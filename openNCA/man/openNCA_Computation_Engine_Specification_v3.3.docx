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52B3" w:rsidRDefault="003E52B3" w:rsidP="003A3797">
      <w:pPr>
        <w:jc w:val="center"/>
        <w:rPr>
          <w:rFonts w:cs="Arial"/>
        </w:rPr>
      </w:pPr>
      <w:bookmarkStart w:id="0" w:name="_GoBack"/>
      <w:bookmarkEnd w:id="0"/>
    </w:p>
    <w:p w:rsidR="003E52B3" w:rsidRDefault="003E52B3">
      <w:pPr>
        <w:jc w:val="center"/>
      </w:pPr>
      <w:r>
        <w:rPr>
          <w:rFonts w:cs="Arial"/>
          <w:b/>
          <w:bCs/>
          <w:sz w:val="36"/>
        </w:rPr>
        <w:br/>
      </w:r>
    </w:p>
    <w:p w:rsidR="00C05CD5" w:rsidRDefault="00C05CD5">
      <w:pPr>
        <w:spacing w:after="100"/>
        <w:jc w:val="center"/>
        <w:rPr>
          <w:b/>
          <w:bCs/>
          <w:kern w:val="36"/>
          <w:sz w:val="36"/>
          <w:szCs w:val="36"/>
        </w:rPr>
      </w:pPr>
      <w:r>
        <w:rPr>
          <w:b/>
          <w:bCs/>
          <w:kern w:val="36"/>
          <w:sz w:val="36"/>
          <w:szCs w:val="36"/>
        </w:rPr>
        <w:t>Clinical Pharmacology</w:t>
      </w:r>
    </w:p>
    <w:p w:rsidR="003E52B3" w:rsidRDefault="00E54966">
      <w:pPr>
        <w:spacing w:after="100"/>
        <w:jc w:val="center"/>
        <w:rPr>
          <w:b/>
          <w:bCs/>
          <w:kern w:val="36"/>
          <w:sz w:val="36"/>
          <w:szCs w:val="36"/>
        </w:rPr>
      </w:pPr>
      <w:proofErr w:type="gramStart"/>
      <w:r>
        <w:rPr>
          <w:b/>
          <w:bCs/>
          <w:kern w:val="36"/>
          <w:sz w:val="36"/>
          <w:szCs w:val="36"/>
        </w:rPr>
        <w:t>open</w:t>
      </w:r>
      <w:r w:rsidR="003E52B3">
        <w:rPr>
          <w:b/>
          <w:bCs/>
          <w:kern w:val="36"/>
          <w:sz w:val="36"/>
          <w:szCs w:val="36"/>
        </w:rPr>
        <w:t>NCA</w:t>
      </w:r>
      <w:proofErr w:type="gramEnd"/>
      <w:r w:rsidR="003E52B3">
        <w:rPr>
          <w:b/>
          <w:bCs/>
          <w:kern w:val="36"/>
          <w:sz w:val="36"/>
          <w:szCs w:val="36"/>
        </w:rPr>
        <w:t xml:space="preserve"> </w:t>
      </w:r>
      <w:r>
        <w:rPr>
          <w:b/>
          <w:bCs/>
          <w:kern w:val="36"/>
          <w:sz w:val="36"/>
          <w:szCs w:val="36"/>
        </w:rPr>
        <w:t xml:space="preserve">PK </w:t>
      </w:r>
      <w:r w:rsidR="003E52B3">
        <w:rPr>
          <w:b/>
          <w:bCs/>
          <w:kern w:val="36"/>
          <w:sz w:val="36"/>
          <w:szCs w:val="36"/>
        </w:rPr>
        <w:t>Computation Engine Specifications</w:t>
      </w:r>
    </w:p>
    <w:p w:rsidR="003E52B3" w:rsidRDefault="00C35F70">
      <w:pPr>
        <w:spacing w:after="100"/>
        <w:jc w:val="center"/>
        <w:rPr>
          <w:b/>
          <w:bCs/>
          <w:kern w:val="36"/>
          <w:sz w:val="36"/>
          <w:szCs w:val="36"/>
        </w:rPr>
      </w:pPr>
      <w:r>
        <w:rPr>
          <w:b/>
          <w:bCs/>
          <w:kern w:val="36"/>
          <w:sz w:val="36"/>
          <w:szCs w:val="36"/>
        </w:rPr>
        <w:t xml:space="preserve">Document version </w:t>
      </w:r>
      <w:r w:rsidR="00262AF9">
        <w:rPr>
          <w:b/>
          <w:bCs/>
          <w:kern w:val="36"/>
          <w:sz w:val="36"/>
          <w:szCs w:val="36"/>
        </w:rPr>
        <w:t>v</w:t>
      </w:r>
      <w:r w:rsidR="00515CB0">
        <w:rPr>
          <w:b/>
          <w:bCs/>
          <w:kern w:val="36"/>
          <w:sz w:val="36"/>
          <w:szCs w:val="36"/>
        </w:rPr>
        <w:t>3</w:t>
      </w:r>
      <w:r>
        <w:rPr>
          <w:b/>
          <w:bCs/>
          <w:kern w:val="36"/>
          <w:sz w:val="36"/>
          <w:szCs w:val="36"/>
        </w:rPr>
        <w:t>.</w:t>
      </w:r>
      <w:r w:rsidR="00CF3DA3">
        <w:rPr>
          <w:b/>
          <w:bCs/>
          <w:kern w:val="36"/>
          <w:sz w:val="36"/>
          <w:szCs w:val="36"/>
        </w:rPr>
        <w:t>3</w:t>
      </w:r>
    </w:p>
    <w:p w:rsidR="003E52B3" w:rsidRDefault="0034619D">
      <w:pPr>
        <w:spacing w:after="100"/>
        <w:jc w:val="center"/>
        <w:rPr>
          <w:b/>
          <w:bCs/>
          <w:kern w:val="36"/>
          <w:sz w:val="36"/>
          <w:szCs w:val="36"/>
        </w:rPr>
      </w:pPr>
      <w:r>
        <w:rPr>
          <w:b/>
          <w:bCs/>
          <w:kern w:val="36"/>
          <w:sz w:val="36"/>
          <w:szCs w:val="36"/>
        </w:rPr>
        <w:t>1</w:t>
      </w:r>
      <w:r w:rsidR="0085097D">
        <w:rPr>
          <w:b/>
          <w:bCs/>
          <w:kern w:val="36"/>
          <w:sz w:val="36"/>
          <w:szCs w:val="36"/>
        </w:rPr>
        <w:t>5</w:t>
      </w:r>
      <w:r w:rsidR="00D674E7">
        <w:rPr>
          <w:b/>
          <w:bCs/>
          <w:kern w:val="36"/>
          <w:sz w:val="36"/>
          <w:szCs w:val="36"/>
        </w:rPr>
        <w:t xml:space="preserve"> </w:t>
      </w:r>
      <w:r w:rsidR="0085097D">
        <w:rPr>
          <w:b/>
          <w:bCs/>
          <w:kern w:val="36"/>
          <w:sz w:val="36"/>
          <w:szCs w:val="36"/>
        </w:rPr>
        <w:t>Jan</w:t>
      </w:r>
      <w:r>
        <w:rPr>
          <w:b/>
          <w:bCs/>
          <w:kern w:val="36"/>
          <w:sz w:val="36"/>
          <w:szCs w:val="36"/>
        </w:rPr>
        <w:t xml:space="preserve"> </w:t>
      </w:r>
      <w:r w:rsidR="00262AF9">
        <w:rPr>
          <w:b/>
          <w:bCs/>
          <w:kern w:val="36"/>
          <w:sz w:val="36"/>
          <w:szCs w:val="36"/>
        </w:rPr>
        <w:t>20</w:t>
      </w:r>
      <w:r w:rsidR="0085097D">
        <w:rPr>
          <w:b/>
          <w:bCs/>
          <w:kern w:val="36"/>
          <w:sz w:val="36"/>
          <w:szCs w:val="36"/>
        </w:rPr>
        <w:t>20</w:t>
      </w:r>
    </w:p>
    <w:p w:rsidR="003E52B3" w:rsidRDefault="003E52B3">
      <w:pPr>
        <w:pStyle w:val="Subtitle"/>
      </w:pPr>
      <w:r>
        <w:br/>
        <w:t>Prepared for</w:t>
      </w:r>
      <w:r w:rsidR="002525AB">
        <w:t>/by</w:t>
      </w:r>
      <w:r>
        <w:t>:</w:t>
      </w:r>
    </w:p>
    <w:p w:rsidR="003E52B3" w:rsidRDefault="003E52B3">
      <w:pPr>
        <w:pStyle w:val="TitleSubtext"/>
      </w:pPr>
      <w:r>
        <w:t>Pfizer Inc</w:t>
      </w:r>
      <w:r>
        <w:br/>
        <w:t>Clinical Pharmacology</w:t>
      </w:r>
    </w:p>
    <w:p w:rsidR="005901BD" w:rsidRDefault="005901BD">
      <w:pPr>
        <w:pStyle w:val="Subtitle"/>
        <w:rPr>
          <w:rFonts w:cs="Arial"/>
          <w:b w:val="0"/>
          <w:bCs w:val="0"/>
          <w:kern w:val="36"/>
          <w:sz w:val="36"/>
          <w:szCs w:val="36"/>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Default="005901BD">
      <w:pPr>
        <w:pStyle w:val="Subtitle"/>
      </w:pPr>
    </w:p>
    <w:p w:rsidR="005901BD" w:rsidRDefault="005901BD">
      <w:pPr>
        <w:pStyle w:val="Subtitle"/>
      </w:pPr>
    </w:p>
    <w:p w:rsidR="003E52B3" w:rsidRDefault="003E52B3">
      <w:pPr>
        <w:pStyle w:val="Subtitle"/>
      </w:pPr>
      <w:r w:rsidRPr="005901BD">
        <w:br w:type="page"/>
      </w:r>
      <w:r>
        <w:lastRenderedPageBreak/>
        <w:t>Document Approval</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250"/>
        <w:gridCol w:w="5262"/>
        <w:gridCol w:w="724"/>
        <w:gridCol w:w="2384"/>
        <w:gridCol w:w="250"/>
      </w:tblGrid>
      <w:tr w:rsidR="006C240E" w:rsidRPr="00AA342A" w:rsidTr="00433F2C">
        <w:tc>
          <w:tcPr>
            <w:tcW w:w="5000" w:type="pct"/>
            <w:gridSpan w:val="5"/>
            <w:tcBorders>
              <w:top w:val="single" w:sz="6" w:space="0" w:color="auto"/>
              <w:left w:val="single" w:sz="6" w:space="0" w:color="auto"/>
              <w:bottom w:val="single" w:sz="6" w:space="0" w:color="auto"/>
              <w:right w:val="single" w:sz="6" w:space="0" w:color="auto"/>
            </w:tcBorders>
            <w:shd w:val="clear" w:color="auto" w:fill="FFFF99"/>
          </w:tcPr>
          <w:p w:rsidR="006C240E" w:rsidRPr="00AA342A" w:rsidRDefault="006C240E" w:rsidP="00433F2C">
            <w:pPr>
              <w:pStyle w:val="TableHeader"/>
              <w:rPr>
                <w:sz w:val="18"/>
                <w:szCs w:val="18"/>
              </w:rPr>
            </w:pPr>
            <w:r w:rsidRPr="00AA342A">
              <w:rPr>
                <w:sz w:val="18"/>
                <w:szCs w:val="18"/>
              </w:rPr>
              <w:t>Author</w:t>
            </w: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4718" w:type="pct"/>
            <w:gridSpan w:val="3"/>
            <w:tcBorders>
              <w:top w:val="nil"/>
              <w:left w:val="nil"/>
              <w:bottom w:val="nil"/>
              <w:right w:val="nil"/>
            </w:tcBorders>
          </w:tcPr>
          <w:p w:rsidR="006C240E" w:rsidRPr="00AA342A" w:rsidRDefault="006C240E" w:rsidP="00433F2C">
            <w:pPr>
              <w:pStyle w:val="TableText"/>
              <w:rPr>
                <w:sz w:val="18"/>
                <w:szCs w:val="18"/>
              </w:rPr>
            </w:pPr>
            <w:r w:rsidRPr="00AA342A">
              <w:rPr>
                <w:sz w:val="18"/>
                <w:szCs w:val="18"/>
              </w:rPr>
              <w:t>I have written this document</w:t>
            </w:r>
            <w:r w:rsidR="00E54966">
              <w:rPr>
                <w:sz w:val="18"/>
                <w:szCs w:val="18"/>
              </w:rPr>
              <w:t xml:space="preserve"> version</w:t>
            </w:r>
            <w:r w:rsidRPr="00AA342A">
              <w:rPr>
                <w:sz w:val="18"/>
                <w:szCs w:val="18"/>
              </w:rPr>
              <w:t xml:space="preserve"> to identify the computation rules required for </w:t>
            </w:r>
            <w:r w:rsidR="00E54966">
              <w:rPr>
                <w:sz w:val="18"/>
                <w:szCs w:val="18"/>
              </w:rPr>
              <w:t>openNCA</w:t>
            </w:r>
            <w:r w:rsidRPr="00AA342A">
              <w:rPr>
                <w:sz w:val="18"/>
                <w:szCs w:val="18"/>
              </w:rPr>
              <w:t xml:space="preserve"> </w:t>
            </w:r>
            <w:r w:rsidR="00E54966">
              <w:rPr>
                <w:sz w:val="18"/>
                <w:szCs w:val="18"/>
              </w:rPr>
              <w:t xml:space="preserve">PK </w:t>
            </w:r>
            <w:r w:rsidRPr="00AA342A">
              <w:rPr>
                <w:sz w:val="18"/>
                <w:szCs w:val="18"/>
              </w:rPr>
              <w:t>Computation Engine.</w:t>
            </w: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Default="006C240E" w:rsidP="00433F2C">
            <w:pPr>
              <w:pStyle w:val="TableText"/>
              <w:rPr>
                <w:iCs/>
                <w:sz w:val="18"/>
                <w:szCs w:val="18"/>
              </w:rPr>
            </w:pPr>
          </w:p>
          <w:p w:rsidR="00E54966" w:rsidRPr="00AA342A" w:rsidRDefault="00E54966" w:rsidP="00433F2C">
            <w:pPr>
              <w:pStyle w:val="TableText"/>
              <w:rPr>
                <w:sz w:val="18"/>
                <w:szCs w:val="18"/>
              </w:rPr>
            </w:pPr>
            <w:r>
              <w:rPr>
                <w:sz w:val="18"/>
                <w:szCs w:val="18"/>
              </w:rPr>
              <w:t>Melissa O’Gorman, GPD Clinical Pharmacology, Pharmacometrics</w:t>
            </w: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Pr>
        <w:tc>
          <w:tcPr>
            <w:tcW w:w="5000" w:type="pct"/>
            <w:gridSpan w:val="5"/>
            <w:tcBorders>
              <w:bottom w:val="nil"/>
            </w:tcBorders>
          </w:tcPr>
          <w:p w:rsidR="006C240E" w:rsidRPr="00AA342A" w:rsidRDefault="006C240E" w:rsidP="003C5335">
            <w:pPr>
              <w:pStyle w:val="TableText"/>
              <w:rPr>
                <w:sz w:val="18"/>
                <w:szCs w:val="18"/>
              </w:rPr>
            </w:pPr>
            <w:r w:rsidRPr="00AA342A">
              <w:rPr>
                <w:sz w:val="18"/>
                <w:szCs w:val="18"/>
              </w:rPr>
              <w:t xml:space="preserve">I have written this document to identify the computation rules required for </w:t>
            </w:r>
            <w:r w:rsidR="003C5335">
              <w:rPr>
                <w:sz w:val="18"/>
                <w:szCs w:val="18"/>
              </w:rPr>
              <w:t>openNCA</w:t>
            </w:r>
            <w:r w:rsidR="003C5335" w:rsidRPr="00AA342A">
              <w:rPr>
                <w:sz w:val="18"/>
                <w:szCs w:val="18"/>
              </w:rPr>
              <w:t xml:space="preserve"> </w:t>
            </w:r>
            <w:r w:rsidRPr="00AA342A">
              <w:rPr>
                <w:sz w:val="18"/>
                <w:szCs w:val="18"/>
              </w:rPr>
              <w:t>Computation Engine.</w:t>
            </w: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6"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6" w:space="0" w:color="auto"/>
              <w:right w:val="nil"/>
            </w:tcBorders>
          </w:tcPr>
          <w:p w:rsidR="006C240E" w:rsidRPr="00AA342A" w:rsidRDefault="006C240E" w:rsidP="00433F2C">
            <w:pPr>
              <w:pStyle w:val="TableText"/>
              <w:rPr>
                <w:sz w:val="18"/>
                <w:szCs w:val="18"/>
              </w:rPr>
            </w:pPr>
          </w:p>
        </w:tc>
        <w:tc>
          <w:tcPr>
            <w:tcW w:w="408" w:type="pct"/>
            <w:tcBorders>
              <w:top w:val="nil"/>
              <w:left w:val="nil"/>
              <w:bottom w:val="single" w:sz="6"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6"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6"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c>
          <w:tcPr>
            <w:tcW w:w="5000" w:type="pct"/>
            <w:gridSpan w:val="5"/>
            <w:tcBorders>
              <w:top w:val="single" w:sz="6" w:space="0" w:color="auto"/>
            </w:tcBorders>
            <w:shd w:val="clear" w:color="auto" w:fill="FFFF99"/>
          </w:tcPr>
          <w:p w:rsidR="006C240E" w:rsidRPr="00AA342A" w:rsidRDefault="006C240E" w:rsidP="00433F2C">
            <w:pPr>
              <w:pStyle w:val="TableHeader"/>
              <w:rPr>
                <w:sz w:val="18"/>
                <w:szCs w:val="18"/>
              </w:rPr>
            </w:pPr>
            <w:r w:rsidRPr="00AA342A">
              <w:rPr>
                <w:sz w:val="18"/>
                <w:szCs w:val="18"/>
              </w:rPr>
              <w:t>Approver</w:t>
            </w:r>
          </w:p>
        </w:tc>
      </w:tr>
      <w:tr w:rsidR="006C240E" w:rsidRPr="00AA342A" w:rsidTr="00433F2C">
        <w:trPr>
          <w:cantSplit/>
        </w:trPr>
        <w:tc>
          <w:tcPr>
            <w:tcW w:w="5000" w:type="pct"/>
            <w:gridSpan w:val="5"/>
            <w:tcBorders>
              <w:bottom w:val="nil"/>
            </w:tcBorders>
          </w:tcPr>
          <w:p w:rsidR="006C240E" w:rsidRPr="00AA342A" w:rsidRDefault="006C240E" w:rsidP="00433F2C">
            <w:pPr>
              <w:pStyle w:val="TableText"/>
              <w:rPr>
                <w:sz w:val="18"/>
                <w:szCs w:val="18"/>
              </w:rPr>
            </w:pPr>
            <w:r w:rsidRPr="00AA342A">
              <w:rPr>
                <w:sz w:val="18"/>
                <w:szCs w:val="18"/>
              </w:rPr>
              <w:t xml:space="preserve">I agree that this document represents accurate computation rules for </w:t>
            </w:r>
            <w:r w:rsidR="003C5335">
              <w:rPr>
                <w:sz w:val="18"/>
                <w:szCs w:val="18"/>
              </w:rPr>
              <w:t>open</w:t>
            </w:r>
            <w:r w:rsidRPr="00AA342A">
              <w:rPr>
                <w:sz w:val="18"/>
                <w:szCs w:val="18"/>
              </w:rPr>
              <w:t>NCA Computation Engine.</w:t>
            </w:r>
          </w:p>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E54966">
            <w:pPr>
              <w:pStyle w:val="TableText"/>
              <w:rPr>
                <w:sz w:val="18"/>
                <w:szCs w:val="18"/>
              </w:rPr>
            </w:pPr>
            <w:r w:rsidRPr="00AA342A">
              <w:rPr>
                <w:color w:val="000000"/>
                <w:sz w:val="18"/>
                <w:szCs w:val="18"/>
              </w:rPr>
              <w:t xml:space="preserve">Thomas G Tensfeldt, </w:t>
            </w:r>
            <w:r w:rsidR="00E54966">
              <w:rPr>
                <w:color w:val="000000"/>
                <w:sz w:val="18"/>
                <w:szCs w:val="18"/>
              </w:rPr>
              <w:t>GPD Clinical Pharmacology, Pharmacometrics</w:t>
            </w: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Pr>
        <w:tc>
          <w:tcPr>
            <w:tcW w:w="5000" w:type="pct"/>
            <w:gridSpan w:val="5"/>
            <w:tcBorders>
              <w:bottom w:val="nil"/>
            </w:tcBorders>
          </w:tcPr>
          <w:p w:rsidR="006C240E" w:rsidRPr="00AA342A" w:rsidRDefault="006C240E" w:rsidP="00433F2C">
            <w:pPr>
              <w:pStyle w:val="TableText"/>
              <w:rPr>
                <w:sz w:val="18"/>
                <w:szCs w:val="18"/>
              </w:rPr>
            </w:pPr>
            <w:r w:rsidRPr="00AA342A">
              <w:rPr>
                <w:sz w:val="18"/>
                <w:szCs w:val="18"/>
              </w:rPr>
              <w:t xml:space="preserve">I agree that this document represents accurate computation rules for </w:t>
            </w:r>
            <w:r w:rsidR="003C5335">
              <w:rPr>
                <w:sz w:val="18"/>
                <w:szCs w:val="18"/>
              </w:rPr>
              <w:t>open</w:t>
            </w:r>
            <w:r w:rsidRPr="00AA342A">
              <w:rPr>
                <w:sz w:val="18"/>
                <w:szCs w:val="18"/>
              </w:rPr>
              <w:t>NCA Computation Engine.</w:t>
            </w:r>
          </w:p>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E54966">
            <w:pPr>
              <w:pStyle w:val="TableText"/>
              <w:rPr>
                <w:sz w:val="18"/>
                <w:szCs w:val="18"/>
              </w:rPr>
            </w:pP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bl>
    <w:p w:rsidR="00811809" w:rsidRPr="00697948" w:rsidRDefault="003E52B3" w:rsidP="00EB144D">
      <w:pPr>
        <w:spacing w:beforeAutospacing="1" w:after="100" w:afterAutospacing="1"/>
        <w:outlineLvl w:val="0"/>
      </w:pPr>
      <w:r>
        <w:rPr>
          <w:kern w:val="36"/>
        </w:rPr>
        <w:br w:type="page"/>
      </w:r>
      <w:bookmarkStart w:id="1" w:name="_Toc5186395"/>
      <w:r w:rsidRPr="00697948">
        <w:lastRenderedPageBreak/>
        <w:t>Table of Contents</w:t>
      </w:r>
      <w:bookmarkEnd w:id="1"/>
    </w:p>
    <w:p w:rsidR="00811809" w:rsidRDefault="00811809" w:rsidP="00697948">
      <w:pPr>
        <w:pStyle w:val="TOC1"/>
      </w:pPr>
    </w:p>
    <w:p w:rsidR="003D5CA1" w:rsidRDefault="003E52B3">
      <w:pPr>
        <w:pStyle w:val="TOC1"/>
        <w:rPr>
          <w:rFonts w:asciiTheme="minorHAnsi" w:eastAsiaTheme="minorEastAsia" w:hAnsiTheme="minorHAnsi" w:cstheme="minorBidi"/>
          <w:noProof/>
          <w:sz w:val="22"/>
          <w:szCs w:val="22"/>
          <w:lang w:eastAsia="en-US"/>
        </w:rPr>
      </w:pPr>
      <w:r>
        <w:rPr>
          <w:kern w:val="36"/>
        </w:rPr>
        <w:fldChar w:fldCharType="begin"/>
      </w:r>
      <w:r>
        <w:rPr>
          <w:kern w:val="36"/>
        </w:rPr>
        <w:instrText xml:space="preserve"> TOC \o "1-3" \h \z \u </w:instrText>
      </w:r>
      <w:r>
        <w:rPr>
          <w:kern w:val="36"/>
        </w:rPr>
        <w:fldChar w:fldCharType="separate"/>
      </w:r>
      <w:hyperlink w:anchor="_Toc5186395" w:history="1">
        <w:r w:rsidR="003D5CA1" w:rsidRPr="0077217E">
          <w:rPr>
            <w:rStyle w:val="Hyperlink"/>
            <w:noProof/>
          </w:rPr>
          <w:t>Table of Contents</w:t>
        </w:r>
        <w:r w:rsidR="003D5CA1">
          <w:rPr>
            <w:noProof/>
            <w:webHidden/>
          </w:rPr>
          <w:tab/>
        </w:r>
        <w:r w:rsidR="003D5CA1">
          <w:rPr>
            <w:noProof/>
            <w:webHidden/>
          </w:rPr>
          <w:fldChar w:fldCharType="begin"/>
        </w:r>
        <w:r w:rsidR="003D5CA1">
          <w:rPr>
            <w:noProof/>
            <w:webHidden/>
          </w:rPr>
          <w:instrText xml:space="preserve"> PAGEREF _Toc5186395 \h </w:instrText>
        </w:r>
        <w:r w:rsidR="003D5CA1">
          <w:rPr>
            <w:noProof/>
            <w:webHidden/>
          </w:rPr>
        </w:r>
        <w:r w:rsidR="003D5CA1">
          <w:rPr>
            <w:noProof/>
            <w:webHidden/>
          </w:rPr>
          <w:fldChar w:fldCharType="separate"/>
        </w:r>
        <w:r w:rsidR="003D5CA1">
          <w:rPr>
            <w:noProof/>
            <w:webHidden/>
          </w:rPr>
          <w:t>3</w:t>
        </w:r>
        <w:r w:rsidR="003D5CA1">
          <w:rPr>
            <w:noProof/>
            <w:webHidden/>
          </w:rPr>
          <w:fldChar w:fldCharType="end"/>
        </w:r>
      </w:hyperlink>
    </w:p>
    <w:p w:rsidR="003D5CA1" w:rsidRDefault="006D0FA9">
      <w:pPr>
        <w:pStyle w:val="TOC1"/>
        <w:rPr>
          <w:rFonts w:asciiTheme="minorHAnsi" w:eastAsiaTheme="minorEastAsia" w:hAnsiTheme="minorHAnsi" w:cstheme="minorBidi"/>
          <w:noProof/>
          <w:sz w:val="22"/>
          <w:szCs w:val="22"/>
          <w:lang w:eastAsia="en-US"/>
        </w:rPr>
      </w:pPr>
      <w:hyperlink w:anchor="_Toc5186396" w:history="1">
        <w:r w:rsidR="003D5CA1" w:rsidRPr="0077217E">
          <w:rPr>
            <w:rStyle w:val="Hyperlink"/>
            <w:noProof/>
          </w:rPr>
          <w:t>Document History</w:t>
        </w:r>
        <w:r w:rsidR="003D5CA1">
          <w:rPr>
            <w:noProof/>
            <w:webHidden/>
          </w:rPr>
          <w:tab/>
        </w:r>
        <w:r w:rsidR="003D5CA1">
          <w:rPr>
            <w:noProof/>
            <w:webHidden/>
          </w:rPr>
          <w:fldChar w:fldCharType="begin"/>
        </w:r>
        <w:r w:rsidR="003D5CA1">
          <w:rPr>
            <w:noProof/>
            <w:webHidden/>
          </w:rPr>
          <w:instrText xml:space="preserve"> PAGEREF _Toc5186396 \h </w:instrText>
        </w:r>
        <w:r w:rsidR="003D5CA1">
          <w:rPr>
            <w:noProof/>
            <w:webHidden/>
          </w:rPr>
        </w:r>
        <w:r w:rsidR="003D5CA1">
          <w:rPr>
            <w:noProof/>
            <w:webHidden/>
          </w:rPr>
          <w:fldChar w:fldCharType="separate"/>
        </w:r>
        <w:r w:rsidR="003D5CA1">
          <w:rPr>
            <w:noProof/>
            <w:webHidden/>
          </w:rPr>
          <w:t>5</w:t>
        </w:r>
        <w:r w:rsidR="003D5CA1">
          <w:rPr>
            <w:noProof/>
            <w:webHidden/>
          </w:rPr>
          <w:fldChar w:fldCharType="end"/>
        </w:r>
      </w:hyperlink>
    </w:p>
    <w:p w:rsidR="003D5CA1" w:rsidRDefault="006D0FA9">
      <w:pPr>
        <w:pStyle w:val="TOC1"/>
        <w:rPr>
          <w:rFonts w:asciiTheme="minorHAnsi" w:eastAsiaTheme="minorEastAsia" w:hAnsiTheme="minorHAnsi" w:cstheme="minorBidi"/>
          <w:noProof/>
          <w:sz w:val="22"/>
          <w:szCs w:val="22"/>
          <w:lang w:eastAsia="en-US"/>
        </w:rPr>
      </w:pPr>
      <w:hyperlink w:anchor="_Toc5186397" w:history="1">
        <w:r w:rsidR="003D5CA1" w:rsidRPr="0077217E">
          <w:rPr>
            <w:rStyle w:val="Hyperlink"/>
            <w:noProof/>
          </w:rPr>
          <w:t>1. Overview</w:t>
        </w:r>
        <w:r w:rsidR="003D5CA1">
          <w:rPr>
            <w:noProof/>
            <w:webHidden/>
          </w:rPr>
          <w:tab/>
        </w:r>
        <w:r w:rsidR="003D5CA1">
          <w:rPr>
            <w:noProof/>
            <w:webHidden/>
          </w:rPr>
          <w:fldChar w:fldCharType="begin"/>
        </w:r>
        <w:r w:rsidR="003D5CA1">
          <w:rPr>
            <w:noProof/>
            <w:webHidden/>
          </w:rPr>
          <w:instrText xml:space="preserve"> PAGEREF _Toc5186397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6D0FA9">
      <w:pPr>
        <w:pStyle w:val="TOC1"/>
        <w:rPr>
          <w:rFonts w:asciiTheme="minorHAnsi" w:eastAsiaTheme="minorEastAsia" w:hAnsiTheme="minorHAnsi" w:cstheme="minorBidi"/>
          <w:noProof/>
          <w:sz w:val="22"/>
          <w:szCs w:val="22"/>
          <w:lang w:eastAsia="en-US"/>
        </w:rPr>
      </w:pPr>
      <w:hyperlink w:anchor="_Toc5186398" w:history="1">
        <w:r w:rsidR="003D5CA1" w:rsidRPr="0077217E">
          <w:rPr>
            <w:rStyle w:val="Hyperlink"/>
            <w:noProof/>
          </w:rPr>
          <w:t>2. Purpose</w:t>
        </w:r>
        <w:r w:rsidR="003D5CA1">
          <w:rPr>
            <w:noProof/>
            <w:webHidden/>
          </w:rPr>
          <w:tab/>
        </w:r>
        <w:r w:rsidR="003D5CA1">
          <w:rPr>
            <w:noProof/>
            <w:webHidden/>
          </w:rPr>
          <w:fldChar w:fldCharType="begin"/>
        </w:r>
        <w:r w:rsidR="003D5CA1">
          <w:rPr>
            <w:noProof/>
            <w:webHidden/>
          </w:rPr>
          <w:instrText xml:space="preserve"> PAGEREF _Toc5186398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6D0FA9">
      <w:pPr>
        <w:pStyle w:val="TOC1"/>
        <w:rPr>
          <w:rFonts w:asciiTheme="minorHAnsi" w:eastAsiaTheme="minorEastAsia" w:hAnsiTheme="minorHAnsi" w:cstheme="minorBidi"/>
          <w:noProof/>
          <w:sz w:val="22"/>
          <w:szCs w:val="22"/>
          <w:lang w:eastAsia="en-US"/>
        </w:rPr>
      </w:pPr>
      <w:hyperlink w:anchor="_Toc5186399" w:history="1">
        <w:r w:rsidR="003D5CA1" w:rsidRPr="0077217E">
          <w:rPr>
            <w:rStyle w:val="Hyperlink"/>
            <w:noProof/>
          </w:rPr>
          <w:t>3. Document Scope</w:t>
        </w:r>
        <w:r w:rsidR="003D5CA1">
          <w:rPr>
            <w:noProof/>
            <w:webHidden/>
          </w:rPr>
          <w:tab/>
        </w:r>
        <w:r w:rsidR="003D5CA1">
          <w:rPr>
            <w:noProof/>
            <w:webHidden/>
          </w:rPr>
          <w:fldChar w:fldCharType="begin"/>
        </w:r>
        <w:r w:rsidR="003D5CA1">
          <w:rPr>
            <w:noProof/>
            <w:webHidden/>
          </w:rPr>
          <w:instrText xml:space="preserve"> PAGEREF _Toc5186399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6D0FA9">
      <w:pPr>
        <w:pStyle w:val="TOC1"/>
        <w:rPr>
          <w:rFonts w:asciiTheme="minorHAnsi" w:eastAsiaTheme="minorEastAsia" w:hAnsiTheme="minorHAnsi" w:cstheme="minorBidi"/>
          <w:noProof/>
          <w:sz w:val="22"/>
          <w:szCs w:val="22"/>
          <w:lang w:eastAsia="en-US"/>
        </w:rPr>
      </w:pPr>
      <w:hyperlink w:anchor="_Toc5186400" w:history="1">
        <w:r w:rsidR="003D5CA1" w:rsidRPr="0077217E">
          <w:rPr>
            <w:rStyle w:val="Hyperlink"/>
            <w:noProof/>
          </w:rPr>
          <w:t>4. Non-Compartmental Analysis Models/Parameters</w:t>
        </w:r>
        <w:r w:rsidR="003D5CA1">
          <w:rPr>
            <w:noProof/>
            <w:webHidden/>
          </w:rPr>
          <w:tab/>
        </w:r>
        <w:r w:rsidR="003D5CA1">
          <w:rPr>
            <w:noProof/>
            <w:webHidden/>
          </w:rPr>
          <w:fldChar w:fldCharType="begin"/>
        </w:r>
        <w:r w:rsidR="003D5CA1">
          <w:rPr>
            <w:noProof/>
            <w:webHidden/>
          </w:rPr>
          <w:instrText xml:space="preserve"> PAGEREF _Toc5186400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6D0FA9">
      <w:pPr>
        <w:pStyle w:val="TOC2"/>
        <w:tabs>
          <w:tab w:val="right" w:leader="dot" w:pos="8630"/>
        </w:tabs>
        <w:rPr>
          <w:rFonts w:asciiTheme="minorHAnsi" w:eastAsiaTheme="minorEastAsia" w:hAnsiTheme="minorHAnsi" w:cstheme="minorBidi"/>
          <w:noProof/>
          <w:sz w:val="22"/>
          <w:szCs w:val="22"/>
          <w:lang w:eastAsia="en-US"/>
        </w:rPr>
      </w:pPr>
      <w:hyperlink w:anchor="_Toc5186401" w:history="1">
        <w:r w:rsidR="003D5CA1" w:rsidRPr="0077217E">
          <w:rPr>
            <w:rStyle w:val="Hyperlink"/>
            <w:noProof/>
          </w:rPr>
          <w:t>4.1. Definitions</w:t>
        </w:r>
        <w:r w:rsidR="003D5CA1">
          <w:rPr>
            <w:noProof/>
            <w:webHidden/>
          </w:rPr>
          <w:tab/>
        </w:r>
        <w:r w:rsidR="003D5CA1">
          <w:rPr>
            <w:noProof/>
            <w:webHidden/>
          </w:rPr>
          <w:fldChar w:fldCharType="begin"/>
        </w:r>
        <w:r w:rsidR="003D5CA1">
          <w:rPr>
            <w:noProof/>
            <w:webHidden/>
          </w:rPr>
          <w:instrText xml:space="preserve"> PAGEREF _Toc5186401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6D0FA9">
      <w:pPr>
        <w:pStyle w:val="TOC2"/>
        <w:tabs>
          <w:tab w:val="right" w:leader="dot" w:pos="8630"/>
        </w:tabs>
        <w:rPr>
          <w:rFonts w:asciiTheme="minorHAnsi" w:eastAsiaTheme="minorEastAsia" w:hAnsiTheme="minorHAnsi" w:cstheme="minorBidi"/>
          <w:noProof/>
          <w:sz w:val="22"/>
          <w:szCs w:val="22"/>
          <w:lang w:eastAsia="en-US"/>
        </w:rPr>
      </w:pPr>
      <w:hyperlink w:anchor="_Toc5186402" w:history="1">
        <w:r w:rsidR="003D5CA1" w:rsidRPr="0077217E">
          <w:rPr>
            <w:rStyle w:val="Hyperlink"/>
            <w:noProof/>
          </w:rPr>
          <w:t>4.2. Models</w:t>
        </w:r>
        <w:r w:rsidR="003D5CA1">
          <w:rPr>
            <w:noProof/>
            <w:webHidden/>
          </w:rPr>
          <w:tab/>
        </w:r>
        <w:r w:rsidR="003D5CA1">
          <w:rPr>
            <w:noProof/>
            <w:webHidden/>
          </w:rPr>
          <w:fldChar w:fldCharType="begin"/>
        </w:r>
        <w:r w:rsidR="003D5CA1">
          <w:rPr>
            <w:noProof/>
            <w:webHidden/>
          </w:rPr>
          <w:instrText xml:space="preserve"> PAGEREF _Toc5186402 \h </w:instrText>
        </w:r>
        <w:r w:rsidR="003D5CA1">
          <w:rPr>
            <w:noProof/>
            <w:webHidden/>
          </w:rPr>
        </w:r>
        <w:r w:rsidR="003D5CA1">
          <w:rPr>
            <w:noProof/>
            <w:webHidden/>
          </w:rPr>
          <w:fldChar w:fldCharType="separate"/>
        </w:r>
        <w:r w:rsidR="003D5CA1">
          <w:rPr>
            <w:noProof/>
            <w:webHidden/>
          </w:rPr>
          <w:t>7</w:t>
        </w:r>
        <w:r w:rsidR="003D5CA1">
          <w:rPr>
            <w:noProof/>
            <w:webHidden/>
          </w:rPr>
          <w:fldChar w:fldCharType="end"/>
        </w:r>
      </w:hyperlink>
    </w:p>
    <w:p w:rsidR="003D5CA1" w:rsidRDefault="006D0FA9">
      <w:pPr>
        <w:pStyle w:val="TOC2"/>
        <w:tabs>
          <w:tab w:val="right" w:leader="dot" w:pos="8630"/>
        </w:tabs>
        <w:rPr>
          <w:rFonts w:asciiTheme="minorHAnsi" w:eastAsiaTheme="minorEastAsia" w:hAnsiTheme="minorHAnsi" w:cstheme="minorBidi"/>
          <w:noProof/>
          <w:sz w:val="22"/>
          <w:szCs w:val="22"/>
          <w:lang w:eastAsia="en-US"/>
        </w:rPr>
      </w:pPr>
      <w:hyperlink w:anchor="_Toc5186403" w:history="1">
        <w:r w:rsidR="003D5CA1" w:rsidRPr="0077217E">
          <w:rPr>
            <w:rStyle w:val="Hyperlink"/>
            <w:noProof/>
          </w:rPr>
          <w:t>4.3. Model Configuration Template</w:t>
        </w:r>
        <w:r w:rsidR="003D5CA1">
          <w:rPr>
            <w:noProof/>
            <w:webHidden/>
          </w:rPr>
          <w:tab/>
        </w:r>
        <w:r w:rsidR="003D5CA1">
          <w:rPr>
            <w:noProof/>
            <w:webHidden/>
          </w:rPr>
          <w:fldChar w:fldCharType="begin"/>
        </w:r>
        <w:r w:rsidR="003D5CA1">
          <w:rPr>
            <w:noProof/>
            <w:webHidden/>
          </w:rPr>
          <w:instrText xml:space="preserve"> PAGEREF _Toc5186403 \h </w:instrText>
        </w:r>
        <w:r w:rsidR="003D5CA1">
          <w:rPr>
            <w:noProof/>
            <w:webHidden/>
          </w:rPr>
        </w:r>
        <w:r w:rsidR="003D5CA1">
          <w:rPr>
            <w:noProof/>
            <w:webHidden/>
          </w:rPr>
          <w:fldChar w:fldCharType="separate"/>
        </w:r>
        <w:r w:rsidR="003D5CA1">
          <w:rPr>
            <w:noProof/>
            <w:webHidden/>
          </w:rPr>
          <w:t>7</w:t>
        </w:r>
        <w:r w:rsidR="003D5CA1">
          <w:rPr>
            <w:noProof/>
            <w:webHidden/>
          </w:rPr>
          <w:fldChar w:fldCharType="end"/>
        </w:r>
      </w:hyperlink>
    </w:p>
    <w:p w:rsidR="003D5CA1" w:rsidRDefault="006D0FA9">
      <w:pPr>
        <w:pStyle w:val="TOC2"/>
        <w:tabs>
          <w:tab w:val="right" w:leader="dot" w:pos="8630"/>
        </w:tabs>
        <w:rPr>
          <w:rFonts w:asciiTheme="minorHAnsi" w:eastAsiaTheme="minorEastAsia" w:hAnsiTheme="minorHAnsi" w:cstheme="minorBidi"/>
          <w:noProof/>
          <w:sz w:val="22"/>
          <w:szCs w:val="22"/>
          <w:lang w:eastAsia="en-US"/>
        </w:rPr>
      </w:pPr>
      <w:hyperlink w:anchor="_Toc5186404" w:history="1">
        <w:r w:rsidR="003D5CA1" w:rsidRPr="0077217E">
          <w:rPr>
            <w:rStyle w:val="Hyperlink"/>
            <w:noProof/>
          </w:rPr>
          <w:t>4.1. Secondary Configuration Template</w:t>
        </w:r>
        <w:r w:rsidR="003D5CA1">
          <w:rPr>
            <w:noProof/>
            <w:webHidden/>
          </w:rPr>
          <w:tab/>
        </w:r>
        <w:r w:rsidR="003D5CA1">
          <w:rPr>
            <w:noProof/>
            <w:webHidden/>
          </w:rPr>
          <w:fldChar w:fldCharType="begin"/>
        </w:r>
        <w:r w:rsidR="003D5CA1">
          <w:rPr>
            <w:noProof/>
            <w:webHidden/>
          </w:rPr>
          <w:instrText xml:space="preserve"> PAGEREF _Toc5186404 \h </w:instrText>
        </w:r>
        <w:r w:rsidR="003D5CA1">
          <w:rPr>
            <w:noProof/>
            <w:webHidden/>
          </w:rPr>
        </w:r>
        <w:r w:rsidR="003D5CA1">
          <w:rPr>
            <w:noProof/>
            <w:webHidden/>
          </w:rPr>
          <w:fldChar w:fldCharType="separate"/>
        </w:r>
        <w:r w:rsidR="003D5CA1">
          <w:rPr>
            <w:noProof/>
            <w:webHidden/>
          </w:rPr>
          <w:t>16</w:t>
        </w:r>
        <w:r w:rsidR="003D5CA1">
          <w:rPr>
            <w:noProof/>
            <w:webHidden/>
          </w:rPr>
          <w:fldChar w:fldCharType="end"/>
        </w:r>
      </w:hyperlink>
    </w:p>
    <w:p w:rsidR="003D5CA1" w:rsidRDefault="006D0FA9">
      <w:pPr>
        <w:pStyle w:val="TOC1"/>
        <w:rPr>
          <w:rFonts w:asciiTheme="minorHAnsi" w:eastAsiaTheme="minorEastAsia" w:hAnsiTheme="minorHAnsi" w:cstheme="minorBidi"/>
          <w:noProof/>
          <w:sz w:val="22"/>
          <w:szCs w:val="22"/>
          <w:lang w:eastAsia="en-US"/>
        </w:rPr>
      </w:pPr>
      <w:hyperlink w:anchor="_Toc5186405" w:history="1">
        <w:r w:rsidR="003D5CA1" w:rsidRPr="0077217E">
          <w:rPr>
            <w:rStyle w:val="Hyperlink"/>
            <w:noProof/>
          </w:rPr>
          <w:t>5. Parameter Units</w:t>
        </w:r>
        <w:r w:rsidR="003D5CA1">
          <w:rPr>
            <w:noProof/>
            <w:webHidden/>
          </w:rPr>
          <w:tab/>
        </w:r>
        <w:r w:rsidR="003D5CA1">
          <w:rPr>
            <w:noProof/>
            <w:webHidden/>
          </w:rPr>
          <w:fldChar w:fldCharType="begin"/>
        </w:r>
        <w:r w:rsidR="003D5CA1">
          <w:rPr>
            <w:noProof/>
            <w:webHidden/>
          </w:rPr>
          <w:instrText xml:space="preserve"> PAGEREF _Toc5186405 \h </w:instrText>
        </w:r>
        <w:r w:rsidR="003D5CA1">
          <w:rPr>
            <w:noProof/>
            <w:webHidden/>
          </w:rPr>
        </w:r>
        <w:r w:rsidR="003D5CA1">
          <w:rPr>
            <w:noProof/>
            <w:webHidden/>
          </w:rPr>
          <w:fldChar w:fldCharType="separate"/>
        </w:r>
        <w:r w:rsidR="003D5CA1">
          <w:rPr>
            <w:noProof/>
            <w:webHidden/>
          </w:rPr>
          <w:t>16</w:t>
        </w:r>
        <w:r w:rsidR="003D5CA1">
          <w:rPr>
            <w:noProof/>
            <w:webHidden/>
          </w:rPr>
          <w:fldChar w:fldCharType="end"/>
        </w:r>
      </w:hyperlink>
    </w:p>
    <w:p w:rsidR="003D5CA1" w:rsidRDefault="006D0FA9">
      <w:pPr>
        <w:pStyle w:val="TOC2"/>
        <w:tabs>
          <w:tab w:val="right" w:leader="dot" w:pos="8630"/>
        </w:tabs>
        <w:rPr>
          <w:rFonts w:asciiTheme="minorHAnsi" w:eastAsiaTheme="minorEastAsia" w:hAnsiTheme="minorHAnsi" w:cstheme="minorBidi"/>
          <w:noProof/>
          <w:sz w:val="22"/>
          <w:szCs w:val="22"/>
          <w:lang w:eastAsia="en-US"/>
        </w:rPr>
      </w:pPr>
      <w:hyperlink w:anchor="_Toc5186406" w:history="1">
        <w:r w:rsidR="003D5CA1" w:rsidRPr="0077217E">
          <w:rPr>
            <w:rStyle w:val="Hyperlink"/>
            <w:noProof/>
          </w:rPr>
          <w:t>5.1. Parameter Unit Classes</w:t>
        </w:r>
        <w:r w:rsidR="003D5CA1">
          <w:rPr>
            <w:noProof/>
            <w:webHidden/>
          </w:rPr>
          <w:tab/>
        </w:r>
        <w:r w:rsidR="003D5CA1">
          <w:rPr>
            <w:noProof/>
            <w:webHidden/>
          </w:rPr>
          <w:fldChar w:fldCharType="begin"/>
        </w:r>
        <w:r w:rsidR="003D5CA1">
          <w:rPr>
            <w:noProof/>
            <w:webHidden/>
          </w:rPr>
          <w:instrText xml:space="preserve"> PAGEREF _Toc5186406 \h </w:instrText>
        </w:r>
        <w:r w:rsidR="003D5CA1">
          <w:rPr>
            <w:noProof/>
            <w:webHidden/>
          </w:rPr>
        </w:r>
        <w:r w:rsidR="003D5CA1">
          <w:rPr>
            <w:noProof/>
            <w:webHidden/>
          </w:rPr>
          <w:fldChar w:fldCharType="separate"/>
        </w:r>
        <w:r w:rsidR="003D5CA1">
          <w:rPr>
            <w:noProof/>
            <w:webHidden/>
          </w:rPr>
          <w:t>16</w:t>
        </w:r>
        <w:r w:rsidR="003D5CA1">
          <w:rPr>
            <w:noProof/>
            <w:webHidden/>
          </w:rPr>
          <w:fldChar w:fldCharType="end"/>
        </w:r>
      </w:hyperlink>
    </w:p>
    <w:p w:rsidR="003D5CA1" w:rsidRDefault="006D0FA9">
      <w:pPr>
        <w:pStyle w:val="TOC2"/>
        <w:tabs>
          <w:tab w:val="right" w:leader="dot" w:pos="8630"/>
        </w:tabs>
        <w:rPr>
          <w:rFonts w:asciiTheme="minorHAnsi" w:eastAsiaTheme="minorEastAsia" w:hAnsiTheme="minorHAnsi" w:cstheme="minorBidi"/>
          <w:noProof/>
          <w:sz w:val="22"/>
          <w:szCs w:val="22"/>
          <w:lang w:eastAsia="en-US"/>
        </w:rPr>
      </w:pPr>
      <w:hyperlink w:anchor="_Toc5186407" w:history="1">
        <w:r w:rsidR="003D5CA1" w:rsidRPr="0077217E">
          <w:rPr>
            <w:rStyle w:val="Hyperlink"/>
            <w:noProof/>
          </w:rPr>
          <w:t>5.2. Parameter Unit Conversions</w:t>
        </w:r>
        <w:r w:rsidR="003D5CA1">
          <w:rPr>
            <w:noProof/>
            <w:webHidden/>
          </w:rPr>
          <w:tab/>
        </w:r>
        <w:r w:rsidR="003D5CA1">
          <w:rPr>
            <w:noProof/>
            <w:webHidden/>
          </w:rPr>
          <w:fldChar w:fldCharType="begin"/>
        </w:r>
        <w:r w:rsidR="003D5CA1">
          <w:rPr>
            <w:noProof/>
            <w:webHidden/>
          </w:rPr>
          <w:instrText xml:space="preserve"> PAGEREF _Toc5186407 \h </w:instrText>
        </w:r>
        <w:r w:rsidR="003D5CA1">
          <w:rPr>
            <w:noProof/>
            <w:webHidden/>
          </w:rPr>
        </w:r>
        <w:r w:rsidR="003D5CA1">
          <w:rPr>
            <w:noProof/>
            <w:webHidden/>
          </w:rPr>
          <w:fldChar w:fldCharType="separate"/>
        </w:r>
        <w:r w:rsidR="003D5CA1">
          <w:rPr>
            <w:noProof/>
            <w:webHidden/>
          </w:rPr>
          <w:t>20</w:t>
        </w:r>
        <w:r w:rsidR="003D5CA1">
          <w:rPr>
            <w:noProof/>
            <w:webHidden/>
          </w:rPr>
          <w:fldChar w:fldCharType="end"/>
        </w:r>
      </w:hyperlink>
    </w:p>
    <w:p w:rsidR="003D5CA1" w:rsidRDefault="006D0FA9">
      <w:pPr>
        <w:pStyle w:val="TOC1"/>
        <w:rPr>
          <w:rFonts w:asciiTheme="minorHAnsi" w:eastAsiaTheme="minorEastAsia" w:hAnsiTheme="minorHAnsi" w:cstheme="minorBidi"/>
          <w:noProof/>
          <w:sz w:val="22"/>
          <w:szCs w:val="22"/>
          <w:lang w:eastAsia="en-US"/>
        </w:rPr>
      </w:pPr>
      <w:hyperlink w:anchor="_Toc5186408" w:history="1">
        <w:r w:rsidR="003D5CA1" w:rsidRPr="0077217E">
          <w:rPr>
            <w:rStyle w:val="Hyperlink"/>
            <w:noProof/>
          </w:rPr>
          <w:t>6. Parameter significant figures and decimal places</w:t>
        </w:r>
        <w:r w:rsidR="003D5CA1">
          <w:rPr>
            <w:noProof/>
            <w:webHidden/>
          </w:rPr>
          <w:tab/>
        </w:r>
        <w:r w:rsidR="003D5CA1">
          <w:rPr>
            <w:noProof/>
            <w:webHidden/>
          </w:rPr>
          <w:fldChar w:fldCharType="begin"/>
        </w:r>
        <w:r w:rsidR="003D5CA1">
          <w:rPr>
            <w:noProof/>
            <w:webHidden/>
          </w:rPr>
          <w:instrText xml:space="preserve"> PAGEREF _Toc5186408 \h </w:instrText>
        </w:r>
        <w:r w:rsidR="003D5CA1">
          <w:rPr>
            <w:noProof/>
            <w:webHidden/>
          </w:rPr>
        </w:r>
        <w:r w:rsidR="003D5CA1">
          <w:rPr>
            <w:noProof/>
            <w:webHidden/>
          </w:rPr>
          <w:fldChar w:fldCharType="separate"/>
        </w:r>
        <w:r w:rsidR="003D5CA1">
          <w:rPr>
            <w:noProof/>
            <w:webHidden/>
          </w:rPr>
          <w:t>20</w:t>
        </w:r>
        <w:r w:rsidR="003D5CA1">
          <w:rPr>
            <w:noProof/>
            <w:webHidden/>
          </w:rPr>
          <w:fldChar w:fldCharType="end"/>
        </w:r>
      </w:hyperlink>
    </w:p>
    <w:p w:rsidR="003D5CA1" w:rsidRDefault="006D0FA9">
      <w:pPr>
        <w:pStyle w:val="TOC2"/>
        <w:tabs>
          <w:tab w:val="right" w:leader="dot" w:pos="8630"/>
        </w:tabs>
        <w:rPr>
          <w:rFonts w:asciiTheme="minorHAnsi" w:eastAsiaTheme="minorEastAsia" w:hAnsiTheme="minorHAnsi" w:cstheme="minorBidi"/>
          <w:noProof/>
          <w:sz w:val="22"/>
          <w:szCs w:val="22"/>
          <w:lang w:eastAsia="en-US"/>
        </w:rPr>
      </w:pPr>
      <w:hyperlink w:anchor="_Toc5186409" w:history="1">
        <w:r w:rsidR="003D5CA1" w:rsidRPr="0077217E">
          <w:rPr>
            <w:rStyle w:val="Hyperlink"/>
            <w:noProof/>
          </w:rPr>
          <w:t>6.1. Automated Reporting Presentations</w:t>
        </w:r>
        <w:r w:rsidR="003D5CA1">
          <w:rPr>
            <w:noProof/>
            <w:webHidden/>
          </w:rPr>
          <w:tab/>
        </w:r>
        <w:r w:rsidR="003D5CA1">
          <w:rPr>
            <w:noProof/>
            <w:webHidden/>
          </w:rPr>
          <w:fldChar w:fldCharType="begin"/>
        </w:r>
        <w:r w:rsidR="003D5CA1">
          <w:rPr>
            <w:noProof/>
            <w:webHidden/>
          </w:rPr>
          <w:instrText xml:space="preserve"> PAGEREF _Toc5186409 \h </w:instrText>
        </w:r>
        <w:r w:rsidR="003D5CA1">
          <w:rPr>
            <w:noProof/>
            <w:webHidden/>
          </w:rPr>
        </w:r>
        <w:r w:rsidR="003D5CA1">
          <w:rPr>
            <w:noProof/>
            <w:webHidden/>
          </w:rPr>
          <w:fldChar w:fldCharType="separate"/>
        </w:r>
        <w:r w:rsidR="003D5CA1">
          <w:rPr>
            <w:noProof/>
            <w:webHidden/>
          </w:rPr>
          <w:t>21</w:t>
        </w:r>
        <w:r w:rsidR="003D5CA1">
          <w:rPr>
            <w:noProof/>
            <w:webHidden/>
          </w:rPr>
          <w:fldChar w:fldCharType="end"/>
        </w:r>
      </w:hyperlink>
    </w:p>
    <w:p w:rsidR="003D5CA1" w:rsidRDefault="006D0FA9">
      <w:pPr>
        <w:pStyle w:val="TOC2"/>
        <w:tabs>
          <w:tab w:val="right" w:leader="dot" w:pos="8630"/>
        </w:tabs>
        <w:rPr>
          <w:rFonts w:asciiTheme="minorHAnsi" w:eastAsiaTheme="minorEastAsia" w:hAnsiTheme="minorHAnsi" w:cstheme="minorBidi"/>
          <w:noProof/>
          <w:sz w:val="22"/>
          <w:szCs w:val="22"/>
          <w:lang w:eastAsia="en-US"/>
        </w:rPr>
      </w:pPr>
      <w:hyperlink w:anchor="_Toc5186410" w:history="1">
        <w:r w:rsidR="003D5CA1" w:rsidRPr="0077217E">
          <w:rPr>
            <w:rStyle w:val="Hyperlink"/>
            <w:noProof/>
          </w:rPr>
          <w:t>6.2. Publishing Results Presentation</w:t>
        </w:r>
        <w:r w:rsidR="003D5CA1">
          <w:rPr>
            <w:noProof/>
            <w:webHidden/>
          </w:rPr>
          <w:tab/>
        </w:r>
        <w:r w:rsidR="003D5CA1">
          <w:rPr>
            <w:noProof/>
            <w:webHidden/>
          </w:rPr>
          <w:fldChar w:fldCharType="begin"/>
        </w:r>
        <w:r w:rsidR="003D5CA1">
          <w:rPr>
            <w:noProof/>
            <w:webHidden/>
          </w:rPr>
          <w:instrText xml:space="preserve"> PAGEREF _Toc5186410 \h </w:instrText>
        </w:r>
        <w:r w:rsidR="003D5CA1">
          <w:rPr>
            <w:noProof/>
            <w:webHidden/>
          </w:rPr>
        </w:r>
        <w:r w:rsidR="003D5CA1">
          <w:rPr>
            <w:noProof/>
            <w:webHidden/>
          </w:rPr>
          <w:fldChar w:fldCharType="separate"/>
        </w:r>
        <w:r w:rsidR="003D5CA1">
          <w:rPr>
            <w:noProof/>
            <w:webHidden/>
          </w:rPr>
          <w:t>21</w:t>
        </w:r>
        <w:r w:rsidR="003D5CA1">
          <w:rPr>
            <w:noProof/>
            <w:webHidden/>
          </w:rPr>
          <w:fldChar w:fldCharType="end"/>
        </w:r>
      </w:hyperlink>
    </w:p>
    <w:p w:rsidR="003D5CA1" w:rsidRDefault="006D0FA9">
      <w:pPr>
        <w:pStyle w:val="TOC1"/>
        <w:rPr>
          <w:rFonts w:asciiTheme="minorHAnsi" w:eastAsiaTheme="minorEastAsia" w:hAnsiTheme="minorHAnsi" w:cstheme="minorBidi"/>
          <w:noProof/>
          <w:sz w:val="22"/>
          <w:szCs w:val="22"/>
          <w:lang w:eastAsia="en-US"/>
        </w:rPr>
      </w:pPr>
      <w:hyperlink w:anchor="_Toc5186411" w:history="1">
        <w:r w:rsidR="003D5CA1" w:rsidRPr="0077217E">
          <w:rPr>
            <w:rStyle w:val="Hyperlink"/>
            <w:noProof/>
          </w:rPr>
          <w:t>7. Pre Computation Checks and Dataset or Computation Flag Definitions</w:t>
        </w:r>
        <w:r w:rsidR="003D5CA1">
          <w:rPr>
            <w:noProof/>
            <w:webHidden/>
          </w:rPr>
          <w:tab/>
        </w:r>
        <w:r w:rsidR="003D5CA1">
          <w:rPr>
            <w:noProof/>
            <w:webHidden/>
          </w:rPr>
          <w:fldChar w:fldCharType="begin"/>
        </w:r>
        <w:r w:rsidR="003D5CA1">
          <w:rPr>
            <w:noProof/>
            <w:webHidden/>
          </w:rPr>
          <w:instrText xml:space="preserve"> PAGEREF _Toc5186411 \h </w:instrText>
        </w:r>
        <w:r w:rsidR="003D5CA1">
          <w:rPr>
            <w:noProof/>
            <w:webHidden/>
          </w:rPr>
        </w:r>
        <w:r w:rsidR="003D5CA1">
          <w:rPr>
            <w:noProof/>
            <w:webHidden/>
          </w:rPr>
          <w:fldChar w:fldCharType="separate"/>
        </w:r>
        <w:r w:rsidR="003D5CA1">
          <w:rPr>
            <w:noProof/>
            <w:webHidden/>
          </w:rPr>
          <w:t>21</w:t>
        </w:r>
        <w:r w:rsidR="003D5CA1">
          <w:rPr>
            <w:noProof/>
            <w:webHidden/>
          </w:rPr>
          <w:fldChar w:fldCharType="end"/>
        </w:r>
      </w:hyperlink>
    </w:p>
    <w:p w:rsidR="003D5CA1" w:rsidRDefault="006D0FA9">
      <w:pPr>
        <w:pStyle w:val="TOC2"/>
        <w:tabs>
          <w:tab w:val="right" w:leader="dot" w:pos="8630"/>
        </w:tabs>
        <w:rPr>
          <w:rFonts w:asciiTheme="minorHAnsi" w:eastAsiaTheme="minorEastAsia" w:hAnsiTheme="minorHAnsi" w:cstheme="minorBidi"/>
          <w:noProof/>
          <w:sz w:val="22"/>
          <w:szCs w:val="22"/>
          <w:lang w:eastAsia="en-US"/>
        </w:rPr>
      </w:pPr>
      <w:hyperlink w:anchor="_Toc5186412" w:history="1">
        <w:r w:rsidR="003D5CA1" w:rsidRPr="0077217E">
          <w:rPr>
            <w:rStyle w:val="Hyperlink"/>
            <w:noProof/>
          </w:rPr>
          <w:t>7.1. Data Items Required – Configuration of Dataset</w:t>
        </w:r>
        <w:r w:rsidR="003D5CA1">
          <w:rPr>
            <w:noProof/>
            <w:webHidden/>
          </w:rPr>
          <w:tab/>
        </w:r>
        <w:r w:rsidR="003D5CA1">
          <w:rPr>
            <w:noProof/>
            <w:webHidden/>
          </w:rPr>
          <w:fldChar w:fldCharType="begin"/>
        </w:r>
        <w:r w:rsidR="003D5CA1">
          <w:rPr>
            <w:noProof/>
            <w:webHidden/>
          </w:rPr>
          <w:instrText xml:space="preserve"> PAGEREF _Toc5186412 \h </w:instrText>
        </w:r>
        <w:r w:rsidR="003D5CA1">
          <w:rPr>
            <w:noProof/>
            <w:webHidden/>
          </w:rPr>
        </w:r>
        <w:r w:rsidR="003D5CA1">
          <w:rPr>
            <w:noProof/>
            <w:webHidden/>
          </w:rPr>
          <w:fldChar w:fldCharType="separate"/>
        </w:r>
        <w:r w:rsidR="003D5CA1">
          <w:rPr>
            <w:noProof/>
            <w:webHidden/>
          </w:rPr>
          <w:t>30</w:t>
        </w:r>
        <w:r w:rsidR="003D5CA1">
          <w:rPr>
            <w:noProof/>
            <w:webHidden/>
          </w:rPr>
          <w:fldChar w:fldCharType="end"/>
        </w:r>
      </w:hyperlink>
    </w:p>
    <w:p w:rsidR="003D5CA1" w:rsidRDefault="006D0FA9">
      <w:pPr>
        <w:pStyle w:val="TOC2"/>
        <w:tabs>
          <w:tab w:val="right" w:leader="dot" w:pos="8630"/>
        </w:tabs>
        <w:rPr>
          <w:rFonts w:asciiTheme="minorHAnsi" w:eastAsiaTheme="minorEastAsia" w:hAnsiTheme="minorHAnsi" w:cstheme="minorBidi"/>
          <w:noProof/>
          <w:sz w:val="22"/>
          <w:szCs w:val="22"/>
          <w:lang w:eastAsia="en-US"/>
        </w:rPr>
      </w:pPr>
      <w:hyperlink w:anchor="_Toc5186413" w:history="1">
        <w:r w:rsidR="003D5CA1" w:rsidRPr="0077217E">
          <w:rPr>
            <w:rStyle w:val="Hyperlink"/>
            <w:noProof/>
          </w:rPr>
          <w:t>7.2. FLAGS Dataset</w:t>
        </w:r>
        <w:r w:rsidR="003D5CA1">
          <w:rPr>
            <w:noProof/>
            <w:webHidden/>
          </w:rPr>
          <w:tab/>
        </w:r>
        <w:r w:rsidR="003D5CA1">
          <w:rPr>
            <w:noProof/>
            <w:webHidden/>
          </w:rPr>
          <w:fldChar w:fldCharType="begin"/>
        </w:r>
        <w:r w:rsidR="003D5CA1">
          <w:rPr>
            <w:noProof/>
            <w:webHidden/>
          </w:rPr>
          <w:instrText xml:space="preserve"> PAGEREF _Toc5186413 \h </w:instrText>
        </w:r>
        <w:r w:rsidR="003D5CA1">
          <w:rPr>
            <w:noProof/>
            <w:webHidden/>
          </w:rPr>
        </w:r>
        <w:r w:rsidR="003D5CA1">
          <w:rPr>
            <w:noProof/>
            <w:webHidden/>
          </w:rPr>
          <w:fldChar w:fldCharType="separate"/>
        </w:r>
        <w:r w:rsidR="003D5CA1">
          <w:rPr>
            <w:noProof/>
            <w:webHidden/>
          </w:rPr>
          <w:t>30</w:t>
        </w:r>
        <w:r w:rsidR="003D5CA1">
          <w:rPr>
            <w:noProof/>
            <w:webHidden/>
          </w:rPr>
          <w:fldChar w:fldCharType="end"/>
        </w:r>
      </w:hyperlink>
    </w:p>
    <w:p w:rsidR="003D5CA1" w:rsidRDefault="006D0FA9">
      <w:pPr>
        <w:pStyle w:val="TOC3"/>
        <w:tabs>
          <w:tab w:val="right" w:leader="dot" w:pos="8630"/>
        </w:tabs>
        <w:rPr>
          <w:rFonts w:asciiTheme="minorHAnsi" w:eastAsiaTheme="minorEastAsia" w:hAnsiTheme="minorHAnsi" w:cstheme="minorBidi"/>
          <w:noProof/>
          <w:sz w:val="22"/>
          <w:szCs w:val="22"/>
          <w:lang w:eastAsia="en-US"/>
        </w:rPr>
      </w:pPr>
      <w:hyperlink w:anchor="_Toc5186414" w:history="1">
        <w:r w:rsidR="003D5CA1" w:rsidRPr="0077217E">
          <w:rPr>
            <w:rStyle w:val="Hyperlink"/>
            <w:noProof/>
          </w:rPr>
          <w:t>7.2.1. Example FLAGS Dataset</w:t>
        </w:r>
        <w:r w:rsidR="003D5CA1">
          <w:rPr>
            <w:noProof/>
            <w:webHidden/>
          </w:rPr>
          <w:tab/>
        </w:r>
        <w:r w:rsidR="003D5CA1">
          <w:rPr>
            <w:noProof/>
            <w:webHidden/>
          </w:rPr>
          <w:fldChar w:fldCharType="begin"/>
        </w:r>
        <w:r w:rsidR="003D5CA1">
          <w:rPr>
            <w:noProof/>
            <w:webHidden/>
          </w:rPr>
          <w:instrText xml:space="preserve"> PAGEREF _Toc5186414 \h </w:instrText>
        </w:r>
        <w:r w:rsidR="003D5CA1">
          <w:rPr>
            <w:noProof/>
            <w:webHidden/>
          </w:rPr>
        </w:r>
        <w:r w:rsidR="003D5CA1">
          <w:rPr>
            <w:noProof/>
            <w:webHidden/>
          </w:rPr>
          <w:fldChar w:fldCharType="separate"/>
        </w:r>
        <w:r w:rsidR="003D5CA1">
          <w:rPr>
            <w:noProof/>
            <w:webHidden/>
          </w:rPr>
          <w:t>32</w:t>
        </w:r>
        <w:r w:rsidR="003D5CA1">
          <w:rPr>
            <w:noProof/>
            <w:webHidden/>
          </w:rPr>
          <w:fldChar w:fldCharType="end"/>
        </w:r>
      </w:hyperlink>
    </w:p>
    <w:p w:rsidR="003D5CA1" w:rsidRDefault="006D0FA9">
      <w:pPr>
        <w:pStyle w:val="TOC1"/>
        <w:rPr>
          <w:rFonts w:asciiTheme="minorHAnsi" w:eastAsiaTheme="minorEastAsia" w:hAnsiTheme="minorHAnsi" w:cstheme="minorBidi"/>
          <w:noProof/>
          <w:sz w:val="22"/>
          <w:szCs w:val="22"/>
          <w:lang w:eastAsia="en-US"/>
        </w:rPr>
      </w:pPr>
      <w:hyperlink w:anchor="_Toc5186415" w:history="1">
        <w:r w:rsidR="003D5CA1" w:rsidRPr="0077217E">
          <w:rPr>
            <w:rStyle w:val="Hyperlink"/>
            <w:noProof/>
          </w:rPr>
          <w:t>8. Primary Parameter Calculations</w:t>
        </w:r>
        <w:r w:rsidR="003D5CA1">
          <w:rPr>
            <w:noProof/>
            <w:webHidden/>
          </w:rPr>
          <w:tab/>
        </w:r>
        <w:r w:rsidR="003D5CA1">
          <w:rPr>
            <w:noProof/>
            <w:webHidden/>
          </w:rPr>
          <w:fldChar w:fldCharType="begin"/>
        </w:r>
        <w:r w:rsidR="003D5CA1">
          <w:rPr>
            <w:noProof/>
            <w:webHidden/>
          </w:rPr>
          <w:instrText xml:space="preserve"> PAGEREF _Toc5186415 \h </w:instrText>
        </w:r>
        <w:r w:rsidR="003D5CA1">
          <w:rPr>
            <w:noProof/>
            <w:webHidden/>
          </w:rPr>
        </w:r>
        <w:r w:rsidR="003D5CA1">
          <w:rPr>
            <w:noProof/>
            <w:webHidden/>
          </w:rPr>
          <w:fldChar w:fldCharType="separate"/>
        </w:r>
        <w:r w:rsidR="003D5CA1">
          <w:rPr>
            <w:noProof/>
            <w:webHidden/>
          </w:rPr>
          <w:t>33</w:t>
        </w:r>
        <w:r w:rsidR="003D5CA1">
          <w:rPr>
            <w:noProof/>
            <w:webHidden/>
          </w:rPr>
          <w:fldChar w:fldCharType="end"/>
        </w:r>
      </w:hyperlink>
    </w:p>
    <w:p w:rsidR="003D5CA1" w:rsidRDefault="006D0FA9">
      <w:pPr>
        <w:pStyle w:val="TOC2"/>
        <w:tabs>
          <w:tab w:val="right" w:leader="dot" w:pos="8630"/>
        </w:tabs>
        <w:rPr>
          <w:rFonts w:asciiTheme="minorHAnsi" w:eastAsiaTheme="minorEastAsia" w:hAnsiTheme="minorHAnsi" w:cstheme="minorBidi"/>
          <w:noProof/>
          <w:sz w:val="22"/>
          <w:szCs w:val="22"/>
          <w:lang w:eastAsia="en-US"/>
        </w:rPr>
      </w:pPr>
      <w:hyperlink w:anchor="_Toc5186416" w:history="1">
        <w:r w:rsidR="003D5CA1" w:rsidRPr="0077217E">
          <w:rPr>
            <w:rStyle w:val="Hyperlink"/>
            <w:noProof/>
          </w:rPr>
          <w:t>8.1. Matrix Independent Parameters</w:t>
        </w:r>
        <w:r w:rsidR="003D5CA1">
          <w:rPr>
            <w:noProof/>
            <w:webHidden/>
          </w:rPr>
          <w:tab/>
        </w:r>
        <w:r w:rsidR="003D5CA1">
          <w:rPr>
            <w:noProof/>
            <w:webHidden/>
          </w:rPr>
          <w:fldChar w:fldCharType="begin"/>
        </w:r>
        <w:r w:rsidR="003D5CA1">
          <w:rPr>
            <w:noProof/>
            <w:webHidden/>
          </w:rPr>
          <w:instrText xml:space="preserve"> PAGEREF _Toc5186416 \h </w:instrText>
        </w:r>
        <w:r w:rsidR="003D5CA1">
          <w:rPr>
            <w:noProof/>
            <w:webHidden/>
          </w:rPr>
        </w:r>
        <w:r w:rsidR="003D5CA1">
          <w:rPr>
            <w:noProof/>
            <w:webHidden/>
          </w:rPr>
          <w:fldChar w:fldCharType="separate"/>
        </w:r>
        <w:r w:rsidR="003D5CA1">
          <w:rPr>
            <w:noProof/>
            <w:webHidden/>
          </w:rPr>
          <w:t>33</w:t>
        </w:r>
        <w:r w:rsidR="003D5CA1">
          <w:rPr>
            <w:noProof/>
            <w:webHidden/>
          </w:rPr>
          <w:fldChar w:fldCharType="end"/>
        </w:r>
      </w:hyperlink>
    </w:p>
    <w:p w:rsidR="003D5CA1" w:rsidRDefault="006D0FA9">
      <w:pPr>
        <w:pStyle w:val="TOC2"/>
        <w:tabs>
          <w:tab w:val="right" w:leader="dot" w:pos="8630"/>
        </w:tabs>
        <w:rPr>
          <w:rFonts w:asciiTheme="minorHAnsi" w:eastAsiaTheme="minorEastAsia" w:hAnsiTheme="minorHAnsi" w:cstheme="minorBidi"/>
          <w:noProof/>
          <w:sz w:val="22"/>
          <w:szCs w:val="22"/>
          <w:lang w:eastAsia="en-US"/>
        </w:rPr>
      </w:pPr>
      <w:hyperlink w:anchor="_Toc5186417" w:history="1">
        <w:r w:rsidR="003D5CA1" w:rsidRPr="0077217E">
          <w:rPr>
            <w:rStyle w:val="Hyperlink"/>
            <w:noProof/>
          </w:rPr>
          <w:t>8.2. Matrix Dependent Parameters</w:t>
        </w:r>
        <w:r w:rsidR="003D5CA1">
          <w:rPr>
            <w:noProof/>
            <w:webHidden/>
          </w:rPr>
          <w:tab/>
        </w:r>
        <w:r w:rsidR="003D5CA1">
          <w:rPr>
            <w:noProof/>
            <w:webHidden/>
          </w:rPr>
          <w:fldChar w:fldCharType="begin"/>
        </w:r>
        <w:r w:rsidR="003D5CA1">
          <w:rPr>
            <w:noProof/>
            <w:webHidden/>
          </w:rPr>
          <w:instrText xml:space="preserve"> PAGEREF _Toc5186417 \h </w:instrText>
        </w:r>
        <w:r w:rsidR="003D5CA1">
          <w:rPr>
            <w:noProof/>
            <w:webHidden/>
          </w:rPr>
        </w:r>
        <w:r w:rsidR="003D5CA1">
          <w:rPr>
            <w:noProof/>
            <w:webHidden/>
          </w:rPr>
          <w:fldChar w:fldCharType="separate"/>
        </w:r>
        <w:r w:rsidR="003D5CA1">
          <w:rPr>
            <w:noProof/>
            <w:webHidden/>
          </w:rPr>
          <w:t>34</w:t>
        </w:r>
        <w:r w:rsidR="003D5CA1">
          <w:rPr>
            <w:noProof/>
            <w:webHidden/>
          </w:rPr>
          <w:fldChar w:fldCharType="end"/>
        </w:r>
      </w:hyperlink>
    </w:p>
    <w:p w:rsidR="003D5CA1" w:rsidRDefault="006D0FA9">
      <w:pPr>
        <w:pStyle w:val="TOC3"/>
        <w:tabs>
          <w:tab w:val="right" w:leader="dot" w:pos="8630"/>
        </w:tabs>
        <w:rPr>
          <w:rFonts w:asciiTheme="minorHAnsi" w:eastAsiaTheme="minorEastAsia" w:hAnsiTheme="minorHAnsi" w:cstheme="minorBidi"/>
          <w:noProof/>
          <w:sz w:val="22"/>
          <w:szCs w:val="22"/>
          <w:lang w:eastAsia="en-US"/>
        </w:rPr>
      </w:pPr>
      <w:hyperlink w:anchor="_Toc5186418" w:history="1">
        <w:r w:rsidR="003D5CA1" w:rsidRPr="0077217E">
          <w:rPr>
            <w:rStyle w:val="Hyperlink"/>
            <w:noProof/>
          </w:rPr>
          <w:t>8.2.1. Blood/Serum/Plasma</w:t>
        </w:r>
        <w:r w:rsidR="003D5CA1">
          <w:rPr>
            <w:noProof/>
            <w:webHidden/>
          </w:rPr>
          <w:tab/>
        </w:r>
        <w:r w:rsidR="003D5CA1">
          <w:rPr>
            <w:noProof/>
            <w:webHidden/>
          </w:rPr>
          <w:fldChar w:fldCharType="begin"/>
        </w:r>
        <w:r w:rsidR="003D5CA1">
          <w:rPr>
            <w:noProof/>
            <w:webHidden/>
          </w:rPr>
          <w:instrText xml:space="preserve"> PAGEREF _Toc5186418 \h </w:instrText>
        </w:r>
        <w:r w:rsidR="003D5CA1">
          <w:rPr>
            <w:noProof/>
            <w:webHidden/>
          </w:rPr>
        </w:r>
        <w:r w:rsidR="003D5CA1">
          <w:rPr>
            <w:noProof/>
            <w:webHidden/>
          </w:rPr>
          <w:fldChar w:fldCharType="separate"/>
        </w:r>
        <w:r w:rsidR="003D5CA1">
          <w:rPr>
            <w:noProof/>
            <w:webHidden/>
          </w:rPr>
          <w:t>34</w:t>
        </w:r>
        <w:r w:rsidR="003D5CA1">
          <w:rPr>
            <w:noProof/>
            <w:webHidden/>
          </w:rPr>
          <w:fldChar w:fldCharType="end"/>
        </w:r>
      </w:hyperlink>
    </w:p>
    <w:p w:rsidR="003D5CA1" w:rsidRDefault="006D0FA9">
      <w:pPr>
        <w:pStyle w:val="TOC3"/>
        <w:tabs>
          <w:tab w:val="right" w:leader="dot" w:pos="8630"/>
        </w:tabs>
        <w:rPr>
          <w:rFonts w:asciiTheme="minorHAnsi" w:eastAsiaTheme="minorEastAsia" w:hAnsiTheme="minorHAnsi" w:cstheme="minorBidi"/>
          <w:noProof/>
          <w:sz w:val="22"/>
          <w:szCs w:val="22"/>
          <w:lang w:eastAsia="en-US"/>
        </w:rPr>
      </w:pPr>
      <w:hyperlink w:anchor="_Toc5186419" w:history="1">
        <w:r w:rsidR="003D5CA1" w:rsidRPr="0077217E">
          <w:rPr>
            <w:rStyle w:val="Hyperlink"/>
            <w:noProof/>
          </w:rPr>
          <w:t>8.2.2. Urine</w:t>
        </w:r>
        <w:r w:rsidR="003D5CA1">
          <w:rPr>
            <w:noProof/>
            <w:webHidden/>
          </w:rPr>
          <w:tab/>
        </w:r>
        <w:r w:rsidR="003D5CA1">
          <w:rPr>
            <w:noProof/>
            <w:webHidden/>
          </w:rPr>
          <w:fldChar w:fldCharType="begin"/>
        </w:r>
        <w:r w:rsidR="003D5CA1">
          <w:rPr>
            <w:noProof/>
            <w:webHidden/>
          </w:rPr>
          <w:instrText xml:space="preserve"> PAGEREF _Toc5186419 \h </w:instrText>
        </w:r>
        <w:r w:rsidR="003D5CA1">
          <w:rPr>
            <w:noProof/>
            <w:webHidden/>
          </w:rPr>
        </w:r>
        <w:r w:rsidR="003D5CA1">
          <w:rPr>
            <w:noProof/>
            <w:webHidden/>
          </w:rPr>
          <w:fldChar w:fldCharType="separate"/>
        </w:r>
        <w:r w:rsidR="003D5CA1">
          <w:rPr>
            <w:noProof/>
            <w:webHidden/>
          </w:rPr>
          <w:t>78</w:t>
        </w:r>
        <w:r w:rsidR="003D5CA1">
          <w:rPr>
            <w:noProof/>
            <w:webHidden/>
          </w:rPr>
          <w:fldChar w:fldCharType="end"/>
        </w:r>
      </w:hyperlink>
    </w:p>
    <w:p w:rsidR="003D5CA1" w:rsidRDefault="006D0FA9">
      <w:pPr>
        <w:pStyle w:val="TOC3"/>
        <w:tabs>
          <w:tab w:val="right" w:leader="dot" w:pos="8630"/>
        </w:tabs>
        <w:rPr>
          <w:rFonts w:asciiTheme="minorHAnsi" w:eastAsiaTheme="minorEastAsia" w:hAnsiTheme="minorHAnsi" w:cstheme="minorBidi"/>
          <w:noProof/>
          <w:sz w:val="22"/>
          <w:szCs w:val="22"/>
          <w:lang w:eastAsia="en-US"/>
        </w:rPr>
      </w:pPr>
      <w:hyperlink w:anchor="_Toc5186420" w:history="1">
        <w:r w:rsidR="003D5CA1" w:rsidRPr="0077217E">
          <w:rPr>
            <w:rStyle w:val="Hyperlink"/>
            <w:noProof/>
          </w:rPr>
          <w:t xml:space="preserve">8.2.3. Derived PK Parameters </w:t>
        </w:r>
        <w:r w:rsidR="003D5CA1" w:rsidRPr="0077217E">
          <w:rPr>
            <w:rStyle w:val="Hyperlink"/>
            <w:rFonts w:eastAsia="Times New Roman"/>
            <w:noProof/>
          </w:rPr>
          <w:t>with</w:t>
        </w:r>
        <w:r w:rsidR="003D5CA1" w:rsidRPr="0077217E">
          <w:rPr>
            <w:rStyle w:val="Hyperlink"/>
            <w:noProof/>
          </w:rPr>
          <w:t xml:space="preserve"> urine and plasma</w:t>
        </w:r>
        <w:r w:rsidR="003D5CA1">
          <w:rPr>
            <w:noProof/>
            <w:webHidden/>
          </w:rPr>
          <w:tab/>
        </w:r>
        <w:r w:rsidR="003D5CA1">
          <w:rPr>
            <w:noProof/>
            <w:webHidden/>
          </w:rPr>
          <w:fldChar w:fldCharType="begin"/>
        </w:r>
        <w:r w:rsidR="003D5CA1">
          <w:rPr>
            <w:noProof/>
            <w:webHidden/>
          </w:rPr>
          <w:instrText xml:space="preserve"> PAGEREF _Toc5186420 \h </w:instrText>
        </w:r>
        <w:r w:rsidR="003D5CA1">
          <w:rPr>
            <w:noProof/>
            <w:webHidden/>
          </w:rPr>
        </w:r>
        <w:r w:rsidR="003D5CA1">
          <w:rPr>
            <w:noProof/>
            <w:webHidden/>
          </w:rPr>
          <w:fldChar w:fldCharType="separate"/>
        </w:r>
        <w:r w:rsidR="003D5CA1">
          <w:rPr>
            <w:noProof/>
            <w:webHidden/>
          </w:rPr>
          <w:t>89</w:t>
        </w:r>
        <w:r w:rsidR="003D5CA1">
          <w:rPr>
            <w:noProof/>
            <w:webHidden/>
          </w:rPr>
          <w:fldChar w:fldCharType="end"/>
        </w:r>
      </w:hyperlink>
    </w:p>
    <w:p w:rsidR="003D5CA1" w:rsidRDefault="006D0FA9">
      <w:pPr>
        <w:pStyle w:val="TOC3"/>
        <w:tabs>
          <w:tab w:val="right" w:leader="dot" w:pos="8630"/>
        </w:tabs>
        <w:rPr>
          <w:rFonts w:asciiTheme="minorHAnsi" w:eastAsiaTheme="minorEastAsia" w:hAnsiTheme="minorHAnsi" w:cstheme="minorBidi"/>
          <w:noProof/>
          <w:sz w:val="22"/>
          <w:szCs w:val="22"/>
          <w:lang w:eastAsia="en-US"/>
        </w:rPr>
      </w:pPr>
      <w:hyperlink w:anchor="_Toc5186421" w:history="1">
        <w:r w:rsidR="003D5CA1" w:rsidRPr="0077217E">
          <w:rPr>
            <w:rStyle w:val="Hyperlink"/>
            <w:noProof/>
          </w:rPr>
          <w:t>8.2.4. Derived PK Parameters for Metabolites</w:t>
        </w:r>
        <w:r w:rsidR="003D5CA1">
          <w:rPr>
            <w:noProof/>
            <w:webHidden/>
          </w:rPr>
          <w:tab/>
        </w:r>
        <w:r w:rsidR="003D5CA1">
          <w:rPr>
            <w:noProof/>
            <w:webHidden/>
          </w:rPr>
          <w:fldChar w:fldCharType="begin"/>
        </w:r>
        <w:r w:rsidR="003D5CA1">
          <w:rPr>
            <w:noProof/>
            <w:webHidden/>
          </w:rPr>
          <w:instrText xml:space="preserve"> PAGEREF _Toc5186421 \h </w:instrText>
        </w:r>
        <w:r w:rsidR="003D5CA1">
          <w:rPr>
            <w:noProof/>
            <w:webHidden/>
          </w:rPr>
        </w:r>
        <w:r w:rsidR="003D5CA1">
          <w:rPr>
            <w:noProof/>
            <w:webHidden/>
          </w:rPr>
          <w:fldChar w:fldCharType="separate"/>
        </w:r>
        <w:r w:rsidR="003D5CA1">
          <w:rPr>
            <w:noProof/>
            <w:webHidden/>
          </w:rPr>
          <w:t>90</w:t>
        </w:r>
        <w:r w:rsidR="003D5CA1">
          <w:rPr>
            <w:noProof/>
            <w:webHidden/>
          </w:rPr>
          <w:fldChar w:fldCharType="end"/>
        </w:r>
      </w:hyperlink>
    </w:p>
    <w:p w:rsidR="003D5CA1" w:rsidRDefault="006D0FA9">
      <w:pPr>
        <w:pStyle w:val="TOC3"/>
        <w:tabs>
          <w:tab w:val="right" w:leader="dot" w:pos="8630"/>
        </w:tabs>
        <w:rPr>
          <w:rFonts w:asciiTheme="minorHAnsi" w:eastAsiaTheme="minorEastAsia" w:hAnsiTheme="minorHAnsi" w:cstheme="minorBidi"/>
          <w:noProof/>
          <w:sz w:val="22"/>
          <w:szCs w:val="22"/>
          <w:lang w:eastAsia="en-US"/>
        </w:rPr>
      </w:pPr>
      <w:hyperlink w:anchor="_Toc5186422" w:history="1">
        <w:r w:rsidR="003D5CA1" w:rsidRPr="0077217E">
          <w:rPr>
            <w:rStyle w:val="Hyperlink"/>
            <w:noProof/>
          </w:rPr>
          <w:t>8.2.5. Derived PK Parameters – Dose Normalization</w:t>
        </w:r>
        <w:r w:rsidR="003D5CA1">
          <w:rPr>
            <w:noProof/>
            <w:webHidden/>
          </w:rPr>
          <w:tab/>
        </w:r>
        <w:r w:rsidR="003D5CA1">
          <w:rPr>
            <w:noProof/>
            <w:webHidden/>
          </w:rPr>
          <w:fldChar w:fldCharType="begin"/>
        </w:r>
        <w:r w:rsidR="003D5CA1">
          <w:rPr>
            <w:noProof/>
            <w:webHidden/>
          </w:rPr>
          <w:instrText xml:space="preserve"> PAGEREF _Toc5186422 \h </w:instrText>
        </w:r>
        <w:r w:rsidR="003D5CA1">
          <w:rPr>
            <w:noProof/>
            <w:webHidden/>
          </w:rPr>
        </w:r>
        <w:r w:rsidR="003D5CA1">
          <w:rPr>
            <w:noProof/>
            <w:webHidden/>
          </w:rPr>
          <w:fldChar w:fldCharType="separate"/>
        </w:r>
        <w:r w:rsidR="003D5CA1">
          <w:rPr>
            <w:noProof/>
            <w:webHidden/>
          </w:rPr>
          <w:t>91</w:t>
        </w:r>
        <w:r w:rsidR="003D5CA1">
          <w:rPr>
            <w:noProof/>
            <w:webHidden/>
          </w:rPr>
          <w:fldChar w:fldCharType="end"/>
        </w:r>
      </w:hyperlink>
    </w:p>
    <w:p w:rsidR="003D5CA1" w:rsidRDefault="006D0FA9">
      <w:pPr>
        <w:pStyle w:val="TOC3"/>
        <w:tabs>
          <w:tab w:val="right" w:leader="dot" w:pos="8630"/>
        </w:tabs>
        <w:rPr>
          <w:rFonts w:asciiTheme="minorHAnsi" w:eastAsiaTheme="minorEastAsia" w:hAnsiTheme="minorHAnsi" w:cstheme="minorBidi"/>
          <w:noProof/>
          <w:sz w:val="22"/>
          <w:szCs w:val="22"/>
          <w:lang w:eastAsia="en-US"/>
        </w:rPr>
      </w:pPr>
      <w:hyperlink w:anchor="_Toc5186423" w:history="1">
        <w:r w:rsidR="003D5CA1" w:rsidRPr="0077217E">
          <w:rPr>
            <w:rStyle w:val="Hyperlink"/>
            <w:noProof/>
          </w:rPr>
          <w:t>8.2.6. Derived PK Parameters - Body Size Normalization</w:t>
        </w:r>
        <w:r w:rsidR="003D5CA1">
          <w:rPr>
            <w:noProof/>
            <w:webHidden/>
          </w:rPr>
          <w:tab/>
        </w:r>
        <w:r w:rsidR="003D5CA1">
          <w:rPr>
            <w:noProof/>
            <w:webHidden/>
          </w:rPr>
          <w:fldChar w:fldCharType="begin"/>
        </w:r>
        <w:r w:rsidR="003D5CA1">
          <w:rPr>
            <w:noProof/>
            <w:webHidden/>
          </w:rPr>
          <w:instrText xml:space="preserve"> PAGEREF _Toc5186423 \h </w:instrText>
        </w:r>
        <w:r w:rsidR="003D5CA1">
          <w:rPr>
            <w:noProof/>
            <w:webHidden/>
          </w:rPr>
        </w:r>
        <w:r w:rsidR="003D5CA1">
          <w:rPr>
            <w:noProof/>
            <w:webHidden/>
          </w:rPr>
          <w:fldChar w:fldCharType="separate"/>
        </w:r>
        <w:r w:rsidR="003D5CA1">
          <w:rPr>
            <w:noProof/>
            <w:webHidden/>
          </w:rPr>
          <w:t>92</w:t>
        </w:r>
        <w:r w:rsidR="003D5CA1">
          <w:rPr>
            <w:noProof/>
            <w:webHidden/>
          </w:rPr>
          <w:fldChar w:fldCharType="end"/>
        </w:r>
      </w:hyperlink>
    </w:p>
    <w:p w:rsidR="003D5CA1" w:rsidRDefault="006D0FA9">
      <w:pPr>
        <w:pStyle w:val="TOC1"/>
        <w:rPr>
          <w:rFonts w:asciiTheme="minorHAnsi" w:eastAsiaTheme="minorEastAsia" w:hAnsiTheme="minorHAnsi" w:cstheme="minorBidi"/>
          <w:noProof/>
          <w:sz w:val="22"/>
          <w:szCs w:val="22"/>
          <w:lang w:eastAsia="en-US"/>
        </w:rPr>
      </w:pPr>
      <w:hyperlink w:anchor="_Toc5186424" w:history="1">
        <w:r w:rsidR="003D5CA1" w:rsidRPr="0077217E">
          <w:rPr>
            <w:rStyle w:val="Hyperlink"/>
            <w:noProof/>
          </w:rPr>
          <w:t>9. Derived PK Parameters for Absolute and Relative Bioavailability</w:t>
        </w:r>
        <w:r w:rsidR="003D5CA1">
          <w:rPr>
            <w:noProof/>
            <w:webHidden/>
          </w:rPr>
          <w:tab/>
        </w:r>
        <w:r w:rsidR="003D5CA1">
          <w:rPr>
            <w:noProof/>
            <w:webHidden/>
          </w:rPr>
          <w:fldChar w:fldCharType="begin"/>
        </w:r>
        <w:r w:rsidR="003D5CA1">
          <w:rPr>
            <w:noProof/>
            <w:webHidden/>
          </w:rPr>
          <w:instrText xml:space="preserve"> PAGEREF _Toc5186424 \h </w:instrText>
        </w:r>
        <w:r w:rsidR="003D5CA1">
          <w:rPr>
            <w:noProof/>
            <w:webHidden/>
          </w:rPr>
        </w:r>
        <w:r w:rsidR="003D5CA1">
          <w:rPr>
            <w:noProof/>
            <w:webHidden/>
          </w:rPr>
          <w:fldChar w:fldCharType="separate"/>
        </w:r>
        <w:r w:rsidR="003D5CA1">
          <w:rPr>
            <w:noProof/>
            <w:webHidden/>
          </w:rPr>
          <w:t>97</w:t>
        </w:r>
        <w:r w:rsidR="003D5CA1">
          <w:rPr>
            <w:noProof/>
            <w:webHidden/>
          </w:rPr>
          <w:fldChar w:fldCharType="end"/>
        </w:r>
      </w:hyperlink>
    </w:p>
    <w:p w:rsidR="003D5CA1" w:rsidRDefault="006D0FA9">
      <w:pPr>
        <w:pStyle w:val="TOC1"/>
        <w:rPr>
          <w:rFonts w:asciiTheme="minorHAnsi" w:eastAsiaTheme="minorEastAsia" w:hAnsiTheme="minorHAnsi" w:cstheme="minorBidi"/>
          <w:noProof/>
          <w:sz w:val="22"/>
          <w:szCs w:val="22"/>
          <w:lang w:eastAsia="en-US"/>
        </w:rPr>
      </w:pPr>
      <w:hyperlink w:anchor="_Toc5186425" w:history="1">
        <w:r w:rsidR="003D5CA1" w:rsidRPr="0077217E">
          <w:rPr>
            <w:rStyle w:val="Hyperlink"/>
            <w:noProof/>
          </w:rPr>
          <w:t>10. Computation Engine User Interface Considerations</w:t>
        </w:r>
        <w:r w:rsidR="003D5CA1">
          <w:rPr>
            <w:noProof/>
            <w:webHidden/>
          </w:rPr>
          <w:tab/>
        </w:r>
        <w:r w:rsidR="003D5CA1">
          <w:rPr>
            <w:noProof/>
            <w:webHidden/>
          </w:rPr>
          <w:fldChar w:fldCharType="begin"/>
        </w:r>
        <w:r w:rsidR="003D5CA1">
          <w:rPr>
            <w:noProof/>
            <w:webHidden/>
          </w:rPr>
          <w:instrText xml:space="preserve"> PAGEREF _Toc5186425 \h </w:instrText>
        </w:r>
        <w:r w:rsidR="003D5CA1">
          <w:rPr>
            <w:noProof/>
            <w:webHidden/>
          </w:rPr>
        </w:r>
        <w:r w:rsidR="003D5CA1">
          <w:rPr>
            <w:noProof/>
            <w:webHidden/>
          </w:rPr>
          <w:fldChar w:fldCharType="separate"/>
        </w:r>
        <w:r w:rsidR="003D5CA1">
          <w:rPr>
            <w:noProof/>
            <w:webHidden/>
          </w:rPr>
          <w:t>98</w:t>
        </w:r>
        <w:r w:rsidR="003D5CA1">
          <w:rPr>
            <w:noProof/>
            <w:webHidden/>
          </w:rPr>
          <w:fldChar w:fldCharType="end"/>
        </w:r>
      </w:hyperlink>
    </w:p>
    <w:p w:rsidR="003D5CA1" w:rsidRDefault="006D0FA9">
      <w:pPr>
        <w:pStyle w:val="TOC2"/>
        <w:tabs>
          <w:tab w:val="right" w:leader="dot" w:pos="8630"/>
        </w:tabs>
        <w:rPr>
          <w:rFonts w:asciiTheme="minorHAnsi" w:eastAsiaTheme="minorEastAsia" w:hAnsiTheme="minorHAnsi" w:cstheme="minorBidi"/>
          <w:noProof/>
          <w:sz w:val="22"/>
          <w:szCs w:val="22"/>
          <w:lang w:eastAsia="en-US"/>
        </w:rPr>
      </w:pPr>
      <w:hyperlink w:anchor="_Toc5186426" w:history="1">
        <w:r w:rsidR="003D5CA1" w:rsidRPr="0077217E">
          <w:rPr>
            <w:rStyle w:val="Hyperlink"/>
            <w:noProof/>
          </w:rPr>
          <w:t>10.1. User/Application Interface</w:t>
        </w:r>
        <w:r w:rsidR="003D5CA1">
          <w:rPr>
            <w:noProof/>
            <w:webHidden/>
          </w:rPr>
          <w:tab/>
        </w:r>
        <w:r w:rsidR="003D5CA1">
          <w:rPr>
            <w:noProof/>
            <w:webHidden/>
          </w:rPr>
          <w:fldChar w:fldCharType="begin"/>
        </w:r>
        <w:r w:rsidR="003D5CA1">
          <w:rPr>
            <w:noProof/>
            <w:webHidden/>
          </w:rPr>
          <w:instrText xml:space="preserve"> PAGEREF _Toc5186426 \h </w:instrText>
        </w:r>
        <w:r w:rsidR="003D5CA1">
          <w:rPr>
            <w:noProof/>
            <w:webHidden/>
          </w:rPr>
        </w:r>
        <w:r w:rsidR="003D5CA1">
          <w:rPr>
            <w:noProof/>
            <w:webHidden/>
          </w:rPr>
          <w:fldChar w:fldCharType="separate"/>
        </w:r>
        <w:r w:rsidR="003D5CA1">
          <w:rPr>
            <w:noProof/>
            <w:webHidden/>
          </w:rPr>
          <w:t>98</w:t>
        </w:r>
        <w:r w:rsidR="003D5CA1">
          <w:rPr>
            <w:noProof/>
            <w:webHidden/>
          </w:rPr>
          <w:fldChar w:fldCharType="end"/>
        </w:r>
      </w:hyperlink>
    </w:p>
    <w:p w:rsidR="003D5CA1" w:rsidRDefault="006D0FA9">
      <w:pPr>
        <w:pStyle w:val="TOC2"/>
        <w:tabs>
          <w:tab w:val="right" w:leader="dot" w:pos="8630"/>
        </w:tabs>
        <w:rPr>
          <w:rFonts w:asciiTheme="minorHAnsi" w:eastAsiaTheme="minorEastAsia" w:hAnsiTheme="minorHAnsi" w:cstheme="minorBidi"/>
          <w:noProof/>
          <w:sz w:val="22"/>
          <w:szCs w:val="22"/>
          <w:lang w:eastAsia="en-US"/>
        </w:rPr>
      </w:pPr>
      <w:hyperlink w:anchor="_Toc5186427" w:history="1">
        <w:r w:rsidR="003D5CA1" w:rsidRPr="0077217E">
          <w:rPr>
            <w:rStyle w:val="Hyperlink"/>
            <w:noProof/>
          </w:rPr>
          <w:t>10.2. K</w:t>
        </w:r>
        <w:r w:rsidR="003D5CA1" w:rsidRPr="0077217E">
          <w:rPr>
            <w:rStyle w:val="Hyperlink"/>
            <w:noProof/>
          </w:rPr>
          <w:t>E</w:t>
        </w:r>
        <w:r w:rsidR="003D5CA1" w:rsidRPr="0077217E">
          <w:rPr>
            <w:rStyle w:val="Hyperlink"/>
            <w:noProof/>
          </w:rPr>
          <w:t>L related user interface computations</w:t>
        </w:r>
        <w:r w:rsidR="003D5CA1">
          <w:rPr>
            <w:noProof/>
            <w:webHidden/>
          </w:rPr>
          <w:tab/>
        </w:r>
        <w:r w:rsidR="003D5CA1">
          <w:rPr>
            <w:noProof/>
            <w:webHidden/>
          </w:rPr>
          <w:fldChar w:fldCharType="begin"/>
        </w:r>
        <w:r w:rsidR="003D5CA1">
          <w:rPr>
            <w:noProof/>
            <w:webHidden/>
          </w:rPr>
          <w:instrText xml:space="preserve"> PAGEREF _Toc5186427 \h </w:instrText>
        </w:r>
        <w:r w:rsidR="003D5CA1">
          <w:rPr>
            <w:noProof/>
            <w:webHidden/>
          </w:rPr>
        </w:r>
        <w:r w:rsidR="003D5CA1">
          <w:rPr>
            <w:noProof/>
            <w:webHidden/>
          </w:rPr>
          <w:fldChar w:fldCharType="separate"/>
        </w:r>
        <w:r w:rsidR="003D5CA1">
          <w:rPr>
            <w:noProof/>
            <w:webHidden/>
          </w:rPr>
          <w:t>98</w:t>
        </w:r>
        <w:r w:rsidR="003D5CA1">
          <w:rPr>
            <w:noProof/>
            <w:webHidden/>
          </w:rPr>
          <w:fldChar w:fldCharType="end"/>
        </w:r>
      </w:hyperlink>
    </w:p>
    <w:p w:rsidR="003D5CA1" w:rsidRDefault="006D0FA9">
      <w:pPr>
        <w:pStyle w:val="TOC2"/>
        <w:tabs>
          <w:tab w:val="right" w:leader="dot" w:pos="8630"/>
        </w:tabs>
        <w:rPr>
          <w:rFonts w:asciiTheme="minorHAnsi" w:eastAsiaTheme="minorEastAsia" w:hAnsiTheme="minorHAnsi" w:cstheme="minorBidi"/>
          <w:noProof/>
          <w:sz w:val="22"/>
          <w:szCs w:val="22"/>
          <w:lang w:eastAsia="en-US"/>
        </w:rPr>
      </w:pPr>
      <w:hyperlink w:anchor="_Toc5186428" w:history="1">
        <w:r w:rsidR="003D5CA1" w:rsidRPr="0077217E">
          <w:rPr>
            <w:rStyle w:val="Hyperlink"/>
            <w:noProof/>
          </w:rPr>
          <w:t>10.3. Parameters on-the-fly</w:t>
        </w:r>
        <w:r w:rsidR="003D5CA1">
          <w:rPr>
            <w:noProof/>
            <w:webHidden/>
          </w:rPr>
          <w:tab/>
        </w:r>
        <w:r w:rsidR="003D5CA1">
          <w:rPr>
            <w:noProof/>
            <w:webHidden/>
          </w:rPr>
          <w:fldChar w:fldCharType="begin"/>
        </w:r>
        <w:r w:rsidR="003D5CA1">
          <w:rPr>
            <w:noProof/>
            <w:webHidden/>
          </w:rPr>
          <w:instrText xml:space="preserve"> PAGEREF _Toc5186428 \h </w:instrText>
        </w:r>
        <w:r w:rsidR="003D5CA1">
          <w:rPr>
            <w:noProof/>
            <w:webHidden/>
          </w:rPr>
        </w:r>
        <w:r w:rsidR="003D5CA1">
          <w:rPr>
            <w:noProof/>
            <w:webHidden/>
          </w:rPr>
          <w:fldChar w:fldCharType="separate"/>
        </w:r>
        <w:r w:rsidR="003D5CA1">
          <w:rPr>
            <w:noProof/>
            <w:webHidden/>
          </w:rPr>
          <w:t>99</w:t>
        </w:r>
        <w:r w:rsidR="003D5CA1">
          <w:rPr>
            <w:noProof/>
            <w:webHidden/>
          </w:rPr>
          <w:fldChar w:fldCharType="end"/>
        </w:r>
      </w:hyperlink>
    </w:p>
    <w:p w:rsidR="003D5CA1" w:rsidRDefault="006D0FA9">
      <w:pPr>
        <w:pStyle w:val="TOC1"/>
        <w:rPr>
          <w:rFonts w:asciiTheme="minorHAnsi" w:eastAsiaTheme="minorEastAsia" w:hAnsiTheme="minorHAnsi" w:cstheme="minorBidi"/>
          <w:noProof/>
          <w:sz w:val="22"/>
          <w:szCs w:val="22"/>
          <w:lang w:eastAsia="en-US"/>
        </w:rPr>
      </w:pPr>
      <w:hyperlink w:anchor="_Toc5186429" w:history="1">
        <w:r w:rsidR="003D5CA1" w:rsidRPr="0077217E">
          <w:rPr>
            <w:rStyle w:val="Hyperlink"/>
            <w:noProof/>
          </w:rPr>
          <w:t>11. References</w:t>
        </w:r>
        <w:r w:rsidR="003D5CA1">
          <w:rPr>
            <w:noProof/>
            <w:webHidden/>
          </w:rPr>
          <w:tab/>
        </w:r>
        <w:r w:rsidR="003D5CA1">
          <w:rPr>
            <w:noProof/>
            <w:webHidden/>
          </w:rPr>
          <w:fldChar w:fldCharType="begin"/>
        </w:r>
        <w:r w:rsidR="003D5CA1">
          <w:rPr>
            <w:noProof/>
            <w:webHidden/>
          </w:rPr>
          <w:instrText xml:space="preserve"> PAGEREF _Toc5186429 \h </w:instrText>
        </w:r>
        <w:r w:rsidR="003D5CA1">
          <w:rPr>
            <w:noProof/>
            <w:webHidden/>
          </w:rPr>
        </w:r>
        <w:r w:rsidR="003D5CA1">
          <w:rPr>
            <w:noProof/>
            <w:webHidden/>
          </w:rPr>
          <w:fldChar w:fldCharType="separate"/>
        </w:r>
        <w:r w:rsidR="003D5CA1">
          <w:rPr>
            <w:noProof/>
            <w:webHidden/>
          </w:rPr>
          <w:t>99</w:t>
        </w:r>
        <w:r w:rsidR="003D5CA1">
          <w:rPr>
            <w:noProof/>
            <w:webHidden/>
          </w:rPr>
          <w:fldChar w:fldCharType="end"/>
        </w:r>
      </w:hyperlink>
    </w:p>
    <w:p w:rsidR="003D5CA1" w:rsidRDefault="006D0FA9">
      <w:pPr>
        <w:pStyle w:val="TOC2"/>
        <w:tabs>
          <w:tab w:val="right" w:leader="dot" w:pos="8630"/>
        </w:tabs>
        <w:rPr>
          <w:rFonts w:asciiTheme="minorHAnsi" w:eastAsiaTheme="minorEastAsia" w:hAnsiTheme="minorHAnsi" w:cstheme="minorBidi"/>
          <w:noProof/>
          <w:sz w:val="22"/>
          <w:szCs w:val="22"/>
          <w:lang w:eastAsia="en-US"/>
        </w:rPr>
      </w:pPr>
      <w:hyperlink w:anchor="_Toc5186430" w:history="1">
        <w:r w:rsidR="003D5CA1" w:rsidRPr="0077217E">
          <w:rPr>
            <w:rStyle w:val="Hyperlink"/>
            <w:noProof/>
          </w:rPr>
          <w:t>11.1. Project References</w:t>
        </w:r>
        <w:r w:rsidR="003D5CA1">
          <w:rPr>
            <w:noProof/>
            <w:webHidden/>
          </w:rPr>
          <w:tab/>
        </w:r>
        <w:r w:rsidR="003D5CA1">
          <w:rPr>
            <w:noProof/>
            <w:webHidden/>
          </w:rPr>
          <w:fldChar w:fldCharType="begin"/>
        </w:r>
        <w:r w:rsidR="003D5CA1">
          <w:rPr>
            <w:noProof/>
            <w:webHidden/>
          </w:rPr>
          <w:instrText xml:space="preserve"> PAGEREF _Toc5186430 \h </w:instrText>
        </w:r>
        <w:r w:rsidR="003D5CA1">
          <w:rPr>
            <w:noProof/>
            <w:webHidden/>
          </w:rPr>
        </w:r>
        <w:r w:rsidR="003D5CA1">
          <w:rPr>
            <w:noProof/>
            <w:webHidden/>
          </w:rPr>
          <w:fldChar w:fldCharType="separate"/>
        </w:r>
        <w:r w:rsidR="003D5CA1">
          <w:rPr>
            <w:noProof/>
            <w:webHidden/>
          </w:rPr>
          <w:t>99</w:t>
        </w:r>
        <w:r w:rsidR="003D5CA1">
          <w:rPr>
            <w:noProof/>
            <w:webHidden/>
          </w:rPr>
          <w:fldChar w:fldCharType="end"/>
        </w:r>
      </w:hyperlink>
    </w:p>
    <w:p w:rsidR="003D5CA1" w:rsidRDefault="006D0FA9">
      <w:pPr>
        <w:pStyle w:val="TOC2"/>
        <w:tabs>
          <w:tab w:val="right" w:leader="dot" w:pos="8630"/>
        </w:tabs>
        <w:rPr>
          <w:rFonts w:asciiTheme="minorHAnsi" w:eastAsiaTheme="minorEastAsia" w:hAnsiTheme="minorHAnsi" w:cstheme="minorBidi"/>
          <w:noProof/>
          <w:sz w:val="22"/>
          <w:szCs w:val="22"/>
          <w:lang w:eastAsia="en-US"/>
        </w:rPr>
      </w:pPr>
      <w:hyperlink w:anchor="_Toc5186431" w:history="1">
        <w:r w:rsidR="003D5CA1" w:rsidRPr="0077217E">
          <w:rPr>
            <w:rStyle w:val="Hyperlink"/>
            <w:noProof/>
          </w:rPr>
          <w:t>11.2. Technical References</w:t>
        </w:r>
        <w:r w:rsidR="003D5CA1">
          <w:rPr>
            <w:noProof/>
            <w:webHidden/>
          </w:rPr>
          <w:tab/>
        </w:r>
        <w:r w:rsidR="003D5CA1">
          <w:rPr>
            <w:noProof/>
            <w:webHidden/>
          </w:rPr>
          <w:fldChar w:fldCharType="begin"/>
        </w:r>
        <w:r w:rsidR="003D5CA1">
          <w:rPr>
            <w:noProof/>
            <w:webHidden/>
          </w:rPr>
          <w:instrText xml:space="preserve"> PAGEREF _Toc5186431 \h </w:instrText>
        </w:r>
        <w:r w:rsidR="003D5CA1">
          <w:rPr>
            <w:noProof/>
            <w:webHidden/>
          </w:rPr>
        </w:r>
        <w:r w:rsidR="003D5CA1">
          <w:rPr>
            <w:noProof/>
            <w:webHidden/>
          </w:rPr>
          <w:fldChar w:fldCharType="separate"/>
        </w:r>
        <w:r w:rsidR="003D5CA1">
          <w:rPr>
            <w:noProof/>
            <w:webHidden/>
          </w:rPr>
          <w:t>100</w:t>
        </w:r>
        <w:r w:rsidR="003D5CA1">
          <w:rPr>
            <w:noProof/>
            <w:webHidden/>
          </w:rPr>
          <w:fldChar w:fldCharType="end"/>
        </w:r>
      </w:hyperlink>
    </w:p>
    <w:p w:rsidR="003D5CA1" w:rsidRDefault="006D0FA9">
      <w:pPr>
        <w:pStyle w:val="TOC1"/>
        <w:rPr>
          <w:rFonts w:asciiTheme="minorHAnsi" w:eastAsiaTheme="minorEastAsia" w:hAnsiTheme="minorHAnsi" w:cstheme="minorBidi"/>
          <w:noProof/>
          <w:sz w:val="22"/>
          <w:szCs w:val="22"/>
          <w:lang w:eastAsia="en-US"/>
        </w:rPr>
      </w:pPr>
      <w:hyperlink w:anchor="_Toc5186432" w:history="1">
        <w:r w:rsidR="003D5CA1" w:rsidRPr="0077217E">
          <w:rPr>
            <w:rStyle w:val="Hyperlink"/>
            <w:noProof/>
          </w:rPr>
          <w:t>12. Appendices</w:t>
        </w:r>
        <w:r w:rsidR="003D5CA1">
          <w:rPr>
            <w:noProof/>
            <w:webHidden/>
          </w:rPr>
          <w:tab/>
        </w:r>
        <w:r w:rsidR="003D5CA1">
          <w:rPr>
            <w:noProof/>
            <w:webHidden/>
          </w:rPr>
          <w:fldChar w:fldCharType="begin"/>
        </w:r>
        <w:r w:rsidR="003D5CA1">
          <w:rPr>
            <w:noProof/>
            <w:webHidden/>
          </w:rPr>
          <w:instrText xml:space="preserve"> PAGEREF _Toc5186432 \h </w:instrText>
        </w:r>
        <w:r w:rsidR="003D5CA1">
          <w:rPr>
            <w:noProof/>
            <w:webHidden/>
          </w:rPr>
        </w:r>
        <w:r w:rsidR="003D5CA1">
          <w:rPr>
            <w:noProof/>
            <w:webHidden/>
          </w:rPr>
          <w:fldChar w:fldCharType="separate"/>
        </w:r>
        <w:r w:rsidR="003D5CA1">
          <w:rPr>
            <w:noProof/>
            <w:webHidden/>
          </w:rPr>
          <w:t>101</w:t>
        </w:r>
        <w:r w:rsidR="003D5CA1">
          <w:rPr>
            <w:noProof/>
            <w:webHidden/>
          </w:rPr>
          <w:fldChar w:fldCharType="end"/>
        </w:r>
      </w:hyperlink>
    </w:p>
    <w:p w:rsidR="003D5CA1" w:rsidRDefault="006D0FA9">
      <w:pPr>
        <w:pStyle w:val="TOC2"/>
        <w:tabs>
          <w:tab w:val="right" w:leader="dot" w:pos="8630"/>
        </w:tabs>
        <w:rPr>
          <w:rFonts w:asciiTheme="minorHAnsi" w:eastAsiaTheme="minorEastAsia" w:hAnsiTheme="minorHAnsi" w:cstheme="minorBidi"/>
          <w:noProof/>
          <w:sz w:val="22"/>
          <w:szCs w:val="22"/>
          <w:lang w:eastAsia="en-US"/>
        </w:rPr>
      </w:pPr>
      <w:hyperlink w:anchor="_Toc5186433" w:history="1">
        <w:r w:rsidR="003D5CA1" w:rsidRPr="0077217E">
          <w:rPr>
            <w:rStyle w:val="Hyperlink"/>
            <w:noProof/>
          </w:rPr>
          <w:t>12.1. Calculating AUC, AUMC, and AURC</w:t>
        </w:r>
        <w:r w:rsidR="003D5CA1">
          <w:rPr>
            <w:noProof/>
            <w:webHidden/>
          </w:rPr>
          <w:tab/>
        </w:r>
        <w:r w:rsidR="003D5CA1">
          <w:rPr>
            <w:noProof/>
            <w:webHidden/>
          </w:rPr>
          <w:fldChar w:fldCharType="begin"/>
        </w:r>
        <w:r w:rsidR="003D5CA1">
          <w:rPr>
            <w:noProof/>
            <w:webHidden/>
          </w:rPr>
          <w:instrText xml:space="preserve"> PAGEREF _Toc5186433 \h </w:instrText>
        </w:r>
        <w:r w:rsidR="003D5CA1">
          <w:rPr>
            <w:noProof/>
            <w:webHidden/>
          </w:rPr>
        </w:r>
        <w:r w:rsidR="003D5CA1">
          <w:rPr>
            <w:noProof/>
            <w:webHidden/>
          </w:rPr>
          <w:fldChar w:fldCharType="separate"/>
        </w:r>
        <w:r w:rsidR="003D5CA1">
          <w:rPr>
            <w:noProof/>
            <w:webHidden/>
          </w:rPr>
          <w:t>101</w:t>
        </w:r>
        <w:r w:rsidR="003D5CA1">
          <w:rPr>
            <w:noProof/>
            <w:webHidden/>
          </w:rPr>
          <w:fldChar w:fldCharType="end"/>
        </w:r>
      </w:hyperlink>
    </w:p>
    <w:p w:rsidR="003D5CA1" w:rsidRDefault="006D0FA9">
      <w:pPr>
        <w:pStyle w:val="TOC3"/>
        <w:tabs>
          <w:tab w:val="right" w:leader="dot" w:pos="8630"/>
        </w:tabs>
        <w:rPr>
          <w:rFonts w:asciiTheme="minorHAnsi" w:eastAsiaTheme="minorEastAsia" w:hAnsiTheme="minorHAnsi" w:cstheme="minorBidi"/>
          <w:noProof/>
          <w:sz w:val="22"/>
          <w:szCs w:val="22"/>
          <w:lang w:eastAsia="en-US"/>
        </w:rPr>
      </w:pPr>
      <w:hyperlink w:anchor="_Toc5186434" w:history="1">
        <w:r w:rsidR="003D5CA1" w:rsidRPr="0077217E">
          <w:rPr>
            <w:rStyle w:val="Hyperlink"/>
            <w:noProof/>
          </w:rPr>
          <w:t>12.1.1. Background</w:t>
        </w:r>
        <w:r w:rsidR="003D5CA1">
          <w:rPr>
            <w:noProof/>
            <w:webHidden/>
          </w:rPr>
          <w:tab/>
        </w:r>
        <w:r w:rsidR="003D5CA1">
          <w:rPr>
            <w:noProof/>
            <w:webHidden/>
          </w:rPr>
          <w:fldChar w:fldCharType="begin"/>
        </w:r>
        <w:r w:rsidR="003D5CA1">
          <w:rPr>
            <w:noProof/>
            <w:webHidden/>
          </w:rPr>
          <w:instrText xml:space="preserve"> PAGEREF _Toc5186434 \h </w:instrText>
        </w:r>
        <w:r w:rsidR="003D5CA1">
          <w:rPr>
            <w:noProof/>
            <w:webHidden/>
          </w:rPr>
        </w:r>
        <w:r w:rsidR="003D5CA1">
          <w:rPr>
            <w:noProof/>
            <w:webHidden/>
          </w:rPr>
          <w:fldChar w:fldCharType="separate"/>
        </w:r>
        <w:r w:rsidR="003D5CA1">
          <w:rPr>
            <w:noProof/>
            <w:webHidden/>
          </w:rPr>
          <w:t>101</w:t>
        </w:r>
        <w:r w:rsidR="003D5CA1">
          <w:rPr>
            <w:noProof/>
            <w:webHidden/>
          </w:rPr>
          <w:fldChar w:fldCharType="end"/>
        </w:r>
      </w:hyperlink>
    </w:p>
    <w:p w:rsidR="003D5CA1" w:rsidRDefault="006D0FA9">
      <w:pPr>
        <w:pStyle w:val="TOC3"/>
        <w:tabs>
          <w:tab w:val="right" w:leader="dot" w:pos="8630"/>
        </w:tabs>
        <w:rPr>
          <w:rFonts w:asciiTheme="minorHAnsi" w:eastAsiaTheme="minorEastAsia" w:hAnsiTheme="minorHAnsi" w:cstheme="minorBidi"/>
          <w:noProof/>
          <w:sz w:val="22"/>
          <w:szCs w:val="22"/>
          <w:lang w:eastAsia="en-US"/>
        </w:rPr>
      </w:pPr>
      <w:hyperlink w:anchor="_Toc5186435" w:history="1">
        <w:r w:rsidR="003D5CA1" w:rsidRPr="0077217E">
          <w:rPr>
            <w:rStyle w:val="Hyperlink"/>
            <w:noProof/>
          </w:rPr>
          <w:t>12.1.2. Options</w:t>
        </w:r>
        <w:r w:rsidR="003D5CA1">
          <w:rPr>
            <w:noProof/>
            <w:webHidden/>
          </w:rPr>
          <w:tab/>
        </w:r>
        <w:r w:rsidR="003D5CA1">
          <w:rPr>
            <w:noProof/>
            <w:webHidden/>
          </w:rPr>
          <w:fldChar w:fldCharType="begin"/>
        </w:r>
        <w:r w:rsidR="003D5CA1">
          <w:rPr>
            <w:noProof/>
            <w:webHidden/>
          </w:rPr>
          <w:instrText xml:space="preserve"> PAGEREF _Toc5186435 \h </w:instrText>
        </w:r>
        <w:r w:rsidR="003D5CA1">
          <w:rPr>
            <w:noProof/>
            <w:webHidden/>
          </w:rPr>
        </w:r>
        <w:r w:rsidR="003D5CA1">
          <w:rPr>
            <w:noProof/>
            <w:webHidden/>
          </w:rPr>
          <w:fldChar w:fldCharType="separate"/>
        </w:r>
        <w:r w:rsidR="003D5CA1">
          <w:rPr>
            <w:noProof/>
            <w:webHidden/>
          </w:rPr>
          <w:t>102</w:t>
        </w:r>
        <w:r w:rsidR="003D5CA1">
          <w:rPr>
            <w:noProof/>
            <w:webHidden/>
          </w:rPr>
          <w:fldChar w:fldCharType="end"/>
        </w:r>
      </w:hyperlink>
    </w:p>
    <w:p w:rsidR="003D5CA1" w:rsidRDefault="006D0FA9">
      <w:pPr>
        <w:pStyle w:val="TOC3"/>
        <w:tabs>
          <w:tab w:val="right" w:leader="dot" w:pos="8630"/>
        </w:tabs>
        <w:rPr>
          <w:rFonts w:asciiTheme="minorHAnsi" w:eastAsiaTheme="minorEastAsia" w:hAnsiTheme="minorHAnsi" w:cstheme="minorBidi"/>
          <w:noProof/>
          <w:sz w:val="22"/>
          <w:szCs w:val="22"/>
          <w:lang w:eastAsia="en-US"/>
        </w:rPr>
      </w:pPr>
      <w:hyperlink w:anchor="_Toc5186436" w:history="1">
        <w:r w:rsidR="003D5CA1" w:rsidRPr="0077217E">
          <w:rPr>
            <w:rStyle w:val="Hyperlink"/>
            <w:noProof/>
          </w:rPr>
          <w:t>12.1.3. NCA Computations: General Issues with Data Handling Rules for Partial Areas</w:t>
        </w:r>
        <w:r w:rsidR="003D5CA1">
          <w:rPr>
            <w:noProof/>
            <w:webHidden/>
          </w:rPr>
          <w:tab/>
        </w:r>
        <w:r w:rsidR="003D5CA1">
          <w:rPr>
            <w:noProof/>
            <w:webHidden/>
          </w:rPr>
          <w:fldChar w:fldCharType="begin"/>
        </w:r>
        <w:r w:rsidR="003D5CA1">
          <w:rPr>
            <w:noProof/>
            <w:webHidden/>
          </w:rPr>
          <w:instrText xml:space="preserve"> PAGEREF _Toc5186436 \h </w:instrText>
        </w:r>
        <w:r w:rsidR="003D5CA1">
          <w:rPr>
            <w:noProof/>
            <w:webHidden/>
          </w:rPr>
        </w:r>
        <w:r w:rsidR="003D5CA1">
          <w:rPr>
            <w:noProof/>
            <w:webHidden/>
          </w:rPr>
          <w:fldChar w:fldCharType="separate"/>
        </w:r>
        <w:r w:rsidR="003D5CA1">
          <w:rPr>
            <w:noProof/>
            <w:webHidden/>
          </w:rPr>
          <w:t>103</w:t>
        </w:r>
        <w:r w:rsidR="003D5CA1">
          <w:rPr>
            <w:noProof/>
            <w:webHidden/>
          </w:rPr>
          <w:fldChar w:fldCharType="end"/>
        </w:r>
      </w:hyperlink>
    </w:p>
    <w:p w:rsidR="003D5CA1" w:rsidRDefault="006D0FA9">
      <w:pPr>
        <w:pStyle w:val="TOC2"/>
        <w:tabs>
          <w:tab w:val="right" w:leader="dot" w:pos="8630"/>
        </w:tabs>
        <w:rPr>
          <w:rFonts w:asciiTheme="minorHAnsi" w:eastAsiaTheme="minorEastAsia" w:hAnsiTheme="minorHAnsi" w:cstheme="minorBidi"/>
          <w:noProof/>
          <w:sz w:val="22"/>
          <w:szCs w:val="22"/>
          <w:lang w:eastAsia="en-US"/>
        </w:rPr>
      </w:pPr>
      <w:hyperlink w:anchor="_Toc5186437" w:history="1">
        <w:r w:rsidR="003D5CA1" w:rsidRPr="0077217E">
          <w:rPr>
            <w:rStyle w:val="Hyperlink"/>
            <w:noProof/>
          </w:rPr>
          <w:t>12.2. Significant Figures Definition</w:t>
        </w:r>
        <w:r w:rsidR="003D5CA1">
          <w:rPr>
            <w:noProof/>
            <w:webHidden/>
          </w:rPr>
          <w:tab/>
        </w:r>
        <w:r w:rsidR="003D5CA1">
          <w:rPr>
            <w:noProof/>
            <w:webHidden/>
          </w:rPr>
          <w:fldChar w:fldCharType="begin"/>
        </w:r>
        <w:r w:rsidR="003D5CA1">
          <w:rPr>
            <w:noProof/>
            <w:webHidden/>
          </w:rPr>
          <w:instrText xml:space="preserve"> PAGEREF _Toc5186437 \h </w:instrText>
        </w:r>
        <w:r w:rsidR="003D5CA1">
          <w:rPr>
            <w:noProof/>
            <w:webHidden/>
          </w:rPr>
        </w:r>
        <w:r w:rsidR="003D5CA1">
          <w:rPr>
            <w:noProof/>
            <w:webHidden/>
          </w:rPr>
          <w:fldChar w:fldCharType="separate"/>
        </w:r>
        <w:r w:rsidR="003D5CA1">
          <w:rPr>
            <w:noProof/>
            <w:webHidden/>
          </w:rPr>
          <w:t>105</w:t>
        </w:r>
        <w:r w:rsidR="003D5CA1">
          <w:rPr>
            <w:noProof/>
            <w:webHidden/>
          </w:rPr>
          <w:fldChar w:fldCharType="end"/>
        </w:r>
      </w:hyperlink>
    </w:p>
    <w:p w:rsidR="003D5CA1" w:rsidRDefault="006D0FA9">
      <w:pPr>
        <w:pStyle w:val="TOC3"/>
        <w:tabs>
          <w:tab w:val="right" w:leader="dot" w:pos="8630"/>
        </w:tabs>
        <w:rPr>
          <w:rFonts w:asciiTheme="minorHAnsi" w:eastAsiaTheme="minorEastAsia" w:hAnsiTheme="minorHAnsi" w:cstheme="minorBidi"/>
          <w:noProof/>
          <w:sz w:val="22"/>
          <w:szCs w:val="22"/>
          <w:lang w:eastAsia="en-US"/>
        </w:rPr>
      </w:pPr>
      <w:hyperlink w:anchor="_Toc5186438" w:history="1">
        <w:r w:rsidR="003D5CA1" w:rsidRPr="0077217E">
          <w:rPr>
            <w:rStyle w:val="Hyperlink"/>
            <w:noProof/>
          </w:rPr>
          <w:t>12.2.1. Definition</w:t>
        </w:r>
        <w:r w:rsidR="003D5CA1">
          <w:rPr>
            <w:noProof/>
            <w:webHidden/>
          </w:rPr>
          <w:tab/>
        </w:r>
        <w:r w:rsidR="003D5CA1">
          <w:rPr>
            <w:noProof/>
            <w:webHidden/>
          </w:rPr>
          <w:fldChar w:fldCharType="begin"/>
        </w:r>
        <w:r w:rsidR="003D5CA1">
          <w:rPr>
            <w:noProof/>
            <w:webHidden/>
          </w:rPr>
          <w:instrText xml:space="preserve"> PAGEREF _Toc5186438 \h </w:instrText>
        </w:r>
        <w:r w:rsidR="003D5CA1">
          <w:rPr>
            <w:noProof/>
            <w:webHidden/>
          </w:rPr>
        </w:r>
        <w:r w:rsidR="003D5CA1">
          <w:rPr>
            <w:noProof/>
            <w:webHidden/>
          </w:rPr>
          <w:fldChar w:fldCharType="separate"/>
        </w:r>
        <w:r w:rsidR="003D5CA1">
          <w:rPr>
            <w:noProof/>
            <w:webHidden/>
          </w:rPr>
          <w:t>105</w:t>
        </w:r>
        <w:r w:rsidR="003D5CA1">
          <w:rPr>
            <w:noProof/>
            <w:webHidden/>
          </w:rPr>
          <w:fldChar w:fldCharType="end"/>
        </w:r>
      </w:hyperlink>
    </w:p>
    <w:p w:rsidR="003D5CA1" w:rsidRDefault="006D0FA9">
      <w:pPr>
        <w:pStyle w:val="TOC3"/>
        <w:tabs>
          <w:tab w:val="right" w:leader="dot" w:pos="8630"/>
        </w:tabs>
        <w:rPr>
          <w:rFonts w:asciiTheme="minorHAnsi" w:eastAsiaTheme="minorEastAsia" w:hAnsiTheme="minorHAnsi" w:cstheme="minorBidi"/>
          <w:noProof/>
          <w:sz w:val="22"/>
          <w:szCs w:val="22"/>
          <w:lang w:eastAsia="en-US"/>
        </w:rPr>
      </w:pPr>
      <w:hyperlink w:anchor="_Toc5186439" w:history="1">
        <w:r w:rsidR="003D5CA1" w:rsidRPr="0077217E">
          <w:rPr>
            <w:rStyle w:val="Hyperlink"/>
            <w:noProof/>
          </w:rPr>
          <w:t>12.2.2. Multiplication and Division</w:t>
        </w:r>
        <w:r w:rsidR="003D5CA1">
          <w:rPr>
            <w:noProof/>
            <w:webHidden/>
          </w:rPr>
          <w:tab/>
        </w:r>
        <w:r w:rsidR="003D5CA1">
          <w:rPr>
            <w:noProof/>
            <w:webHidden/>
          </w:rPr>
          <w:fldChar w:fldCharType="begin"/>
        </w:r>
        <w:r w:rsidR="003D5CA1">
          <w:rPr>
            <w:noProof/>
            <w:webHidden/>
          </w:rPr>
          <w:instrText xml:space="preserve"> PAGEREF _Toc5186439 \h </w:instrText>
        </w:r>
        <w:r w:rsidR="003D5CA1">
          <w:rPr>
            <w:noProof/>
            <w:webHidden/>
          </w:rPr>
        </w:r>
        <w:r w:rsidR="003D5CA1">
          <w:rPr>
            <w:noProof/>
            <w:webHidden/>
          </w:rPr>
          <w:fldChar w:fldCharType="separate"/>
        </w:r>
        <w:r w:rsidR="003D5CA1">
          <w:rPr>
            <w:noProof/>
            <w:webHidden/>
          </w:rPr>
          <w:t>105</w:t>
        </w:r>
        <w:r w:rsidR="003D5CA1">
          <w:rPr>
            <w:noProof/>
            <w:webHidden/>
          </w:rPr>
          <w:fldChar w:fldCharType="end"/>
        </w:r>
      </w:hyperlink>
    </w:p>
    <w:p w:rsidR="003D5CA1" w:rsidRDefault="006D0FA9">
      <w:pPr>
        <w:pStyle w:val="TOC3"/>
        <w:tabs>
          <w:tab w:val="right" w:leader="dot" w:pos="8630"/>
        </w:tabs>
        <w:rPr>
          <w:rFonts w:asciiTheme="minorHAnsi" w:eastAsiaTheme="minorEastAsia" w:hAnsiTheme="minorHAnsi" w:cstheme="minorBidi"/>
          <w:noProof/>
          <w:sz w:val="22"/>
          <w:szCs w:val="22"/>
          <w:lang w:eastAsia="en-US"/>
        </w:rPr>
      </w:pPr>
      <w:hyperlink w:anchor="_Toc5186440" w:history="1">
        <w:r w:rsidR="003D5CA1" w:rsidRPr="0077217E">
          <w:rPr>
            <w:rStyle w:val="Hyperlink"/>
            <w:noProof/>
          </w:rPr>
          <w:t>12.2.3. Addition and Subtraction</w:t>
        </w:r>
        <w:r w:rsidR="003D5CA1">
          <w:rPr>
            <w:noProof/>
            <w:webHidden/>
          </w:rPr>
          <w:tab/>
        </w:r>
        <w:r w:rsidR="003D5CA1">
          <w:rPr>
            <w:noProof/>
            <w:webHidden/>
          </w:rPr>
          <w:fldChar w:fldCharType="begin"/>
        </w:r>
        <w:r w:rsidR="003D5CA1">
          <w:rPr>
            <w:noProof/>
            <w:webHidden/>
          </w:rPr>
          <w:instrText xml:space="preserve"> PAGEREF _Toc5186440 \h </w:instrText>
        </w:r>
        <w:r w:rsidR="003D5CA1">
          <w:rPr>
            <w:noProof/>
            <w:webHidden/>
          </w:rPr>
        </w:r>
        <w:r w:rsidR="003D5CA1">
          <w:rPr>
            <w:noProof/>
            <w:webHidden/>
          </w:rPr>
          <w:fldChar w:fldCharType="separate"/>
        </w:r>
        <w:r w:rsidR="003D5CA1">
          <w:rPr>
            <w:noProof/>
            <w:webHidden/>
          </w:rPr>
          <w:t>106</w:t>
        </w:r>
        <w:r w:rsidR="003D5CA1">
          <w:rPr>
            <w:noProof/>
            <w:webHidden/>
          </w:rPr>
          <w:fldChar w:fldCharType="end"/>
        </w:r>
      </w:hyperlink>
    </w:p>
    <w:p w:rsidR="003D5CA1" w:rsidRDefault="006D0FA9">
      <w:pPr>
        <w:pStyle w:val="TOC2"/>
        <w:tabs>
          <w:tab w:val="right" w:leader="dot" w:pos="8630"/>
        </w:tabs>
        <w:rPr>
          <w:rFonts w:asciiTheme="minorHAnsi" w:eastAsiaTheme="minorEastAsia" w:hAnsiTheme="minorHAnsi" w:cstheme="minorBidi"/>
          <w:noProof/>
          <w:sz w:val="22"/>
          <w:szCs w:val="22"/>
          <w:lang w:eastAsia="en-US"/>
        </w:rPr>
      </w:pPr>
      <w:hyperlink w:anchor="_Toc5186441" w:history="1">
        <w:r w:rsidR="003D5CA1" w:rsidRPr="0077217E">
          <w:rPr>
            <w:rStyle w:val="Hyperlink"/>
            <w:noProof/>
          </w:rPr>
          <w:t>12.3. Missing Data</w:t>
        </w:r>
        <w:r w:rsidR="003D5CA1">
          <w:rPr>
            <w:noProof/>
            <w:webHidden/>
          </w:rPr>
          <w:tab/>
        </w:r>
        <w:r w:rsidR="003D5CA1">
          <w:rPr>
            <w:noProof/>
            <w:webHidden/>
          </w:rPr>
          <w:fldChar w:fldCharType="begin"/>
        </w:r>
        <w:r w:rsidR="003D5CA1">
          <w:rPr>
            <w:noProof/>
            <w:webHidden/>
          </w:rPr>
          <w:instrText xml:space="preserve"> PAGEREF _Toc5186441 \h </w:instrText>
        </w:r>
        <w:r w:rsidR="003D5CA1">
          <w:rPr>
            <w:noProof/>
            <w:webHidden/>
          </w:rPr>
        </w:r>
        <w:r w:rsidR="003D5CA1">
          <w:rPr>
            <w:noProof/>
            <w:webHidden/>
          </w:rPr>
          <w:fldChar w:fldCharType="separate"/>
        </w:r>
        <w:r w:rsidR="003D5CA1">
          <w:rPr>
            <w:noProof/>
            <w:webHidden/>
          </w:rPr>
          <w:t>106</w:t>
        </w:r>
        <w:r w:rsidR="003D5CA1">
          <w:rPr>
            <w:noProof/>
            <w:webHidden/>
          </w:rPr>
          <w:fldChar w:fldCharType="end"/>
        </w:r>
      </w:hyperlink>
    </w:p>
    <w:p w:rsidR="003D5CA1" w:rsidRDefault="006D0FA9">
      <w:pPr>
        <w:pStyle w:val="TOC3"/>
        <w:tabs>
          <w:tab w:val="right" w:leader="dot" w:pos="8630"/>
        </w:tabs>
        <w:rPr>
          <w:rFonts w:asciiTheme="minorHAnsi" w:eastAsiaTheme="minorEastAsia" w:hAnsiTheme="minorHAnsi" w:cstheme="minorBidi"/>
          <w:noProof/>
          <w:sz w:val="22"/>
          <w:szCs w:val="22"/>
          <w:lang w:eastAsia="en-US"/>
        </w:rPr>
      </w:pPr>
      <w:hyperlink w:anchor="_Toc5186442" w:history="1">
        <w:r w:rsidR="003D5CA1" w:rsidRPr="0077217E">
          <w:rPr>
            <w:rStyle w:val="Hyperlink"/>
            <w:noProof/>
          </w:rPr>
          <w:t>12.3.1. Missing Data at Time of Dose</w:t>
        </w:r>
        <w:r w:rsidR="003D5CA1">
          <w:rPr>
            <w:noProof/>
            <w:webHidden/>
          </w:rPr>
          <w:tab/>
        </w:r>
        <w:r w:rsidR="003D5CA1">
          <w:rPr>
            <w:noProof/>
            <w:webHidden/>
          </w:rPr>
          <w:fldChar w:fldCharType="begin"/>
        </w:r>
        <w:r w:rsidR="003D5CA1">
          <w:rPr>
            <w:noProof/>
            <w:webHidden/>
          </w:rPr>
          <w:instrText xml:space="preserve"> PAGEREF _Toc5186442 \h </w:instrText>
        </w:r>
        <w:r w:rsidR="003D5CA1">
          <w:rPr>
            <w:noProof/>
            <w:webHidden/>
          </w:rPr>
        </w:r>
        <w:r w:rsidR="003D5CA1">
          <w:rPr>
            <w:noProof/>
            <w:webHidden/>
          </w:rPr>
          <w:fldChar w:fldCharType="separate"/>
        </w:r>
        <w:r w:rsidR="003D5CA1">
          <w:rPr>
            <w:noProof/>
            <w:webHidden/>
          </w:rPr>
          <w:t>106</w:t>
        </w:r>
        <w:r w:rsidR="003D5CA1">
          <w:rPr>
            <w:noProof/>
            <w:webHidden/>
          </w:rPr>
          <w:fldChar w:fldCharType="end"/>
        </w:r>
      </w:hyperlink>
    </w:p>
    <w:p w:rsidR="003D5CA1" w:rsidRDefault="006D0FA9">
      <w:pPr>
        <w:pStyle w:val="TOC3"/>
        <w:tabs>
          <w:tab w:val="right" w:leader="dot" w:pos="8630"/>
        </w:tabs>
        <w:rPr>
          <w:rFonts w:asciiTheme="minorHAnsi" w:eastAsiaTheme="minorEastAsia" w:hAnsiTheme="minorHAnsi" w:cstheme="minorBidi"/>
          <w:noProof/>
          <w:sz w:val="22"/>
          <w:szCs w:val="22"/>
          <w:lang w:eastAsia="en-US"/>
        </w:rPr>
      </w:pPr>
      <w:hyperlink w:anchor="_Toc5186443" w:history="1">
        <w:r w:rsidR="003D5CA1" w:rsidRPr="0077217E">
          <w:rPr>
            <w:rStyle w:val="Hyperlink"/>
            <w:noProof/>
          </w:rPr>
          <w:t>12.3.2. AUC Calculations and Missing Data</w:t>
        </w:r>
        <w:r w:rsidR="003D5CA1">
          <w:rPr>
            <w:noProof/>
            <w:webHidden/>
          </w:rPr>
          <w:tab/>
        </w:r>
        <w:r w:rsidR="003D5CA1">
          <w:rPr>
            <w:noProof/>
            <w:webHidden/>
          </w:rPr>
          <w:fldChar w:fldCharType="begin"/>
        </w:r>
        <w:r w:rsidR="003D5CA1">
          <w:rPr>
            <w:noProof/>
            <w:webHidden/>
          </w:rPr>
          <w:instrText xml:space="preserve"> PAGEREF _Toc5186443 \h </w:instrText>
        </w:r>
        <w:r w:rsidR="003D5CA1">
          <w:rPr>
            <w:noProof/>
            <w:webHidden/>
          </w:rPr>
        </w:r>
        <w:r w:rsidR="003D5CA1">
          <w:rPr>
            <w:noProof/>
            <w:webHidden/>
          </w:rPr>
          <w:fldChar w:fldCharType="separate"/>
        </w:r>
        <w:r w:rsidR="003D5CA1">
          <w:rPr>
            <w:noProof/>
            <w:webHidden/>
          </w:rPr>
          <w:t>106</w:t>
        </w:r>
        <w:r w:rsidR="003D5CA1">
          <w:rPr>
            <w:noProof/>
            <w:webHidden/>
          </w:rPr>
          <w:fldChar w:fldCharType="end"/>
        </w:r>
      </w:hyperlink>
    </w:p>
    <w:p w:rsidR="003D5CA1" w:rsidRDefault="006D0FA9">
      <w:pPr>
        <w:pStyle w:val="TOC2"/>
        <w:tabs>
          <w:tab w:val="right" w:leader="dot" w:pos="8630"/>
        </w:tabs>
        <w:rPr>
          <w:rFonts w:asciiTheme="minorHAnsi" w:eastAsiaTheme="minorEastAsia" w:hAnsiTheme="minorHAnsi" w:cstheme="minorBidi"/>
          <w:noProof/>
          <w:sz w:val="22"/>
          <w:szCs w:val="22"/>
          <w:lang w:eastAsia="en-US"/>
        </w:rPr>
      </w:pPr>
      <w:hyperlink w:anchor="_Toc5186444" w:history="1">
        <w:r w:rsidR="003D5CA1" w:rsidRPr="0077217E">
          <w:rPr>
            <w:rStyle w:val="Hyperlink"/>
            <w:noProof/>
          </w:rPr>
          <w:t>12.4. Study Design Elements (SDE)/Profile Identifier</w:t>
        </w:r>
        <w:r w:rsidR="003D5CA1">
          <w:rPr>
            <w:noProof/>
            <w:webHidden/>
          </w:rPr>
          <w:tab/>
        </w:r>
        <w:r w:rsidR="003D5CA1">
          <w:rPr>
            <w:noProof/>
            <w:webHidden/>
          </w:rPr>
          <w:fldChar w:fldCharType="begin"/>
        </w:r>
        <w:r w:rsidR="003D5CA1">
          <w:rPr>
            <w:noProof/>
            <w:webHidden/>
          </w:rPr>
          <w:instrText xml:space="preserve"> PAGEREF _Toc5186444 \h </w:instrText>
        </w:r>
        <w:r w:rsidR="003D5CA1">
          <w:rPr>
            <w:noProof/>
            <w:webHidden/>
          </w:rPr>
        </w:r>
        <w:r w:rsidR="003D5CA1">
          <w:rPr>
            <w:noProof/>
            <w:webHidden/>
          </w:rPr>
          <w:fldChar w:fldCharType="separate"/>
        </w:r>
        <w:r w:rsidR="003D5CA1">
          <w:rPr>
            <w:noProof/>
            <w:webHidden/>
          </w:rPr>
          <w:t>108</w:t>
        </w:r>
        <w:r w:rsidR="003D5CA1">
          <w:rPr>
            <w:noProof/>
            <w:webHidden/>
          </w:rPr>
          <w:fldChar w:fldCharType="end"/>
        </w:r>
      </w:hyperlink>
    </w:p>
    <w:p w:rsidR="003D5CA1" w:rsidRDefault="006D0FA9">
      <w:pPr>
        <w:pStyle w:val="TOC2"/>
        <w:tabs>
          <w:tab w:val="right" w:leader="dot" w:pos="8630"/>
        </w:tabs>
        <w:rPr>
          <w:rFonts w:asciiTheme="minorHAnsi" w:eastAsiaTheme="minorEastAsia" w:hAnsiTheme="minorHAnsi" w:cstheme="minorBidi"/>
          <w:noProof/>
          <w:sz w:val="22"/>
          <w:szCs w:val="22"/>
          <w:lang w:eastAsia="en-US"/>
        </w:rPr>
      </w:pPr>
      <w:hyperlink w:anchor="_Toc5186445" w:history="1">
        <w:r w:rsidR="003D5CA1" w:rsidRPr="0077217E">
          <w:rPr>
            <w:rStyle w:val="Hyperlink"/>
            <w:noProof/>
          </w:rPr>
          <w:t>12.5. Analysis Ready Dataset (ARD)</w:t>
        </w:r>
        <w:r w:rsidR="003D5CA1">
          <w:rPr>
            <w:noProof/>
            <w:webHidden/>
          </w:rPr>
          <w:tab/>
        </w:r>
        <w:r w:rsidR="003D5CA1">
          <w:rPr>
            <w:noProof/>
            <w:webHidden/>
          </w:rPr>
          <w:fldChar w:fldCharType="begin"/>
        </w:r>
        <w:r w:rsidR="003D5CA1">
          <w:rPr>
            <w:noProof/>
            <w:webHidden/>
          </w:rPr>
          <w:instrText xml:space="preserve"> PAGEREF _Toc5186445 \h </w:instrText>
        </w:r>
        <w:r w:rsidR="003D5CA1">
          <w:rPr>
            <w:noProof/>
            <w:webHidden/>
          </w:rPr>
        </w:r>
        <w:r w:rsidR="003D5CA1">
          <w:rPr>
            <w:noProof/>
            <w:webHidden/>
          </w:rPr>
          <w:fldChar w:fldCharType="separate"/>
        </w:r>
        <w:r w:rsidR="003D5CA1">
          <w:rPr>
            <w:noProof/>
            <w:webHidden/>
          </w:rPr>
          <w:t>110</w:t>
        </w:r>
        <w:r w:rsidR="003D5CA1">
          <w:rPr>
            <w:noProof/>
            <w:webHidden/>
          </w:rPr>
          <w:fldChar w:fldCharType="end"/>
        </w:r>
      </w:hyperlink>
    </w:p>
    <w:p w:rsidR="003D5CA1" w:rsidRDefault="006D0FA9">
      <w:pPr>
        <w:pStyle w:val="TOC2"/>
        <w:tabs>
          <w:tab w:val="right" w:leader="dot" w:pos="8630"/>
        </w:tabs>
        <w:rPr>
          <w:rFonts w:asciiTheme="minorHAnsi" w:eastAsiaTheme="minorEastAsia" w:hAnsiTheme="minorHAnsi" w:cstheme="minorBidi"/>
          <w:noProof/>
          <w:sz w:val="22"/>
          <w:szCs w:val="22"/>
          <w:lang w:eastAsia="en-US"/>
        </w:rPr>
      </w:pPr>
      <w:hyperlink w:anchor="_Toc5186446" w:history="1">
        <w:r w:rsidR="003D5CA1" w:rsidRPr="0077217E">
          <w:rPr>
            <w:rStyle w:val="Hyperlink"/>
            <w:noProof/>
          </w:rPr>
          <w:t>12.6. Other Key Assumptions</w:t>
        </w:r>
        <w:r w:rsidR="003D5CA1">
          <w:rPr>
            <w:noProof/>
            <w:webHidden/>
          </w:rPr>
          <w:tab/>
        </w:r>
        <w:r w:rsidR="003D5CA1">
          <w:rPr>
            <w:noProof/>
            <w:webHidden/>
          </w:rPr>
          <w:fldChar w:fldCharType="begin"/>
        </w:r>
        <w:r w:rsidR="003D5CA1">
          <w:rPr>
            <w:noProof/>
            <w:webHidden/>
          </w:rPr>
          <w:instrText xml:space="preserve"> PAGEREF _Toc5186446 \h </w:instrText>
        </w:r>
        <w:r w:rsidR="003D5CA1">
          <w:rPr>
            <w:noProof/>
            <w:webHidden/>
          </w:rPr>
        </w:r>
        <w:r w:rsidR="003D5CA1">
          <w:rPr>
            <w:noProof/>
            <w:webHidden/>
          </w:rPr>
          <w:fldChar w:fldCharType="separate"/>
        </w:r>
        <w:r w:rsidR="003D5CA1">
          <w:rPr>
            <w:noProof/>
            <w:webHidden/>
          </w:rPr>
          <w:t>122</w:t>
        </w:r>
        <w:r w:rsidR="003D5CA1">
          <w:rPr>
            <w:noProof/>
            <w:webHidden/>
          </w:rPr>
          <w:fldChar w:fldCharType="end"/>
        </w:r>
      </w:hyperlink>
    </w:p>
    <w:p w:rsidR="003D5CA1" w:rsidRDefault="006D0FA9">
      <w:pPr>
        <w:pStyle w:val="TOC2"/>
        <w:tabs>
          <w:tab w:val="right" w:leader="dot" w:pos="8630"/>
        </w:tabs>
        <w:rPr>
          <w:rFonts w:asciiTheme="minorHAnsi" w:eastAsiaTheme="minorEastAsia" w:hAnsiTheme="minorHAnsi" w:cstheme="minorBidi"/>
          <w:noProof/>
          <w:sz w:val="22"/>
          <w:szCs w:val="22"/>
          <w:lang w:eastAsia="en-US"/>
        </w:rPr>
      </w:pPr>
      <w:hyperlink w:anchor="_Toc5186447" w:history="1">
        <w:r w:rsidR="003D5CA1" w:rsidRPr="0077217E">
          <w:rPr>
            <w:rStyle w:val="Hyperlink"/>
            <w:noProof/>
          </w:rPr>
          <w:t>12.7. Footnoting for PK Parameter Estimates</w:t>
        </w:r>
        <w:r w:rsidR="003D5CA1">
          <w:rPr>
            <w:noProof/>
            <w:webHidden/>
          </w:rPr>
          <w:tab/>
        </w:r>
        <w:r w:rsidR="003D5CA1">
          <w:rPr>
            <w:noProof/>
            <w:webHidden/>
          </w:rPr>
          <w:fldChar w:fldCharType="begin"/>
        </w:r>
        <w:r w:rsidR="003D5CA1">
          <w:rPr>
            <w:noProof/>
            <w:webHidden/>
          </w:rPr>
          <w:instrText xml:space="preserve"> PAGEREF _Toc5186447 \h </w:instrText>
        </w:r>
        <w:r w:rsidR="003D5CA1">
          <w:rPr>
            <w:noProof/>
            <w:webHidden/>
          </w:rPr>
        </w:r>
        <w:r w:rsidR="003D5CA1">
          <w:rPr>
            <w:noProof/>
            <w:webHidden/>
          </w:rPr>
          <w:fldChar w:fldCharType="separate"/>
        </w:r>
        <w:r w:rsidR="003D5CA1">
          <w:rPr>
            <w:noProof/>
            <w:webHidden/>
          </w:rPr>
          <w:t>122</w:t>
        </w:r>
        <w:r w:rsidR="003D5CA1">
          <w:rPr>
            <w:noProof/>
            <w:webHidden/>
          </w:rPr>
          <w:fldChar w:fldCharType="end"/>
        </w:r>
      </w:hyperlink>
    </w:p>
    <w:p w:rsidR="003D5CA1" w:rsidRDefault="006D0FA9">
      <w:pPr>
        <w:pStyle w:val="TOC2"/>
        <w:tabs>
          <w:tab w:val="right" w:leader="dot" w:pos="8630"/>
        </w:tabs>
        <w:rPr>
          <w:rFonts w:asciiTheme="minorHAnsi" w:eastAsiaTheme="minorEastAsia" w:hAnsiTheme="minorHAnsi" w:cstheme="minorBidi"/>
          <w:noProof/>
          <w:sz w:val="22"/>
          <w:szCs w:val="22"/>
          <w:lang w:eastAsia="en-US"/>
        </w:rPr>
      </w:pPr>
      <w:hyperlink w:anchor="_Toc5186448" w:history="1">
        <w:r w:rsidR="003D5CA1" w:rsidRPr="0077217E">
          <w:rPr>
            <w:rStyle w:val="Hyperlink"/>
            <w:noProof/>
          </w:rPr>
          <w:t>12.8. Examples of Profiles and Dosing Intervals in openNCA</w:t>
        </w:r>
        <w:r w:rsidR="003D5CA1">
          <w:rPr>
            <w:noProof/>
            <w:webHidden/>
          </w:rPr>
          <w:tab/>
        </w:r>
        <w:r w:rsidR="003D5CA1">
          <w:rPr>
            <w:noProof/>
            <w:webHidden/>
          </w:rPr>
          <w:fldChar w:fldCharType="begin"/>
        </w:r>
        <w:r w:rsidR="003D5CA1">
          <w:rPr>
            <w:noProof/>
            <w:webHidden/>
          </w:rPr>
          <w:instrText xml:space="preserve"> PAGEREF _Toc5186448 \h </w:instrText>
        </w:r>
        <w:r w:rsidR="003D5CA1">
          <w:rPr>
            <w:noProof/>
            <w:webHidden/>
          </w:rPr>
        </w:r>
        <w:r w:rsidR="003D5CA1">
          <w:rPr>
            <w:noProof/>
            <w:webHidden/>
          </w:rPr>
          <w:fldChar w:fldCharType="separate"/>
        </w:r>
        <w:r w:rsidR="003D5CA1">
          <w:rPr>
            <w:noProof/>
            <w:webHidden/>
          </w:rPr>
          <w:t>122</w:t>
        </w:r>
        <w:r w:rsidR="003D5CA1">
          <w:rPr>
            <w:noProof/>
            <w:webHidden/>
          </w:rPr>
          <w:fldChar w:fldCharType="end"/>
        </w:r>
      </w:hyperlink>
    </w:p>
    <w:p w:rsidR="003D5CA1" w:rsidRDefault="006D0FA9">
      <w:pPr>
        <w:pStyle w:val="TOC3"/>
        <w:tabs>
          <w:tab w:val="right" w:leader="dot" w:pos="8630"/>
        </w:tabs>
        <w:rPr>
          <w:rFonts w:asciiTheme="minorHAnsi" w:eastAsiaTheme="minorEastAsia" w:hAnsiTheme="minorHAnsi" w:cstheme="minorBidi"/>
          <w:noProof/>
          <w:sz w:val="22"/>
          <w:szCs w:val="22"/>
          <w:lang w:eastAsia="en-US"/>
        </w:rPr>
      </w:pPr>
      <w:hyperlink w:anchor="_Toc5186449" w:history="1">
        <w:r w:rsidR="003D5CA1" w:rsidRPr="0077217E">
          <w:rPr>
            <w:rStyle w:val="Hyperlink"/>
            <w:noProof/>
          </w:rPr>
          <w:t>12.8.1. Example 1:  Single-Dose Profiles</w:t>
        </w:r>
        <w:r w:rsidR="003D5CA1">
          <w:rPr>
            <w:noProof/>
            <w:webHidden/>
          </w:rPr>
          <w:tab/>
        </w:r>
        <w:r w:rsidR="003D5CA1">
          <w:rPr>
            <w:noProof/>
            <w:webHidden/>
          </w:rPr>
          <w:fldChar w:fldCharType="begin"/>
        </w:r>
        <w:r w:rsidR="003D5CA1">
          <w:rPr>
            <w:noProof/>
            <w:webHidden/>
          </w:rPr>
          <w:instrText xml:space="preserve"> PAGEREF _Toc5186449 \h </w:instrText>
        </w:r>
        <w:r w:rsidR="003D5CA1">
          <w:rPr>
            <w:noProof/>
            <w:webHidden/>
          </w:rPr>
        </w:r>
        <w:r w:rsidR="003D5CA1">
          <w:rPr>
            <w:noProof/>
            <w:webHidden/>
          </w:rPr>
          <w:fldChar w:fldCharType="separate"/>
        </w:r>
        <w:r w:rsidR="003D5CA1">
          <w:rPr>
            <w:noProof/>
            <w:webHidden/>
          </w:rPr>
          <w:t>122</w:t>
        </w:r>
        <w:r w:rsidR="003D5CA1">
          <w:rPr>
            <w:noProof/>
            <w:webHidden/>
          </w:rPr>
          <w:fldChar w:fldCharType="end"/>
        </w:r>
      </w:hyperlink>
    </w:p>
    <w:p w:rsidR="003D5CA1" w:rsidRDefault="006D0FA9">
      <w:pPr>
        <w:pStyle w:val="TOC3"/>
        <w:tabs>
          <w:tab w:val="right" w:leader="dot" w:pos="8630"/>
        </w:tabs>
        <w:rPr>
          <w:rFonts w:asciiTheme="minorHAnsi" w:eastAsiaTheme="minorEastAsia" w:hAnsiTheme="minorHAnsi" w:cstheme="minorBidi"/>
          <w:noProof/>
          <w:sz w:val="22"/>
          <w:szCs w:val="22"/>
          <w:lang w:eastAsia="en-US"/>
        </w:rPr>
      </w:pPr>
      <w:hyperlink w:anchor="_Toc5186450" w:history="1">
        <w:r w:rsidR="003D5CA1" w:rsidRPr="0077217E">
          <w:rPr>
            <w:rStyle w:val="Hyperlink"/>
            <w:noProof/>
          </w:rPr>
          <w:t>12.8.2. Example 2:  Multiple-Dose Profile</w:t>
        </w:r>
        <w:r w:rsidR="003D5CA1">
          <w:rPr>
            <w:noProof/>
            <w:webHidden/>
          </w:rPr>
          <w:tab/>
        </w:r>
        <w:r w:rsidR="003D5CA1">
          <w:rPr>
            <w:noProof/>
            <w:webHidden/>
          </w:rPr>
          <w:fldChar w:fldCharType="begin"/>
        </w:r>
        <w:r w:rsidR="003D5CA1">
          <w:rPr>
            <w:noProof/>
            <w:webHidden/>
          </w:rPr>
          <w:instrText xml:space="preserve"> PAGEREF _Toc5186450 \h </w:instrText>
        </w:r>
        <w:r w:rsidR="003D5CA1">
          <w:rPr>
            <w:noProof/>
            <w:webHidden/>
          </w:rPr>
        </w:r>
        <w:r w:rsidR="003D5CA1">
          <w:rPr>
            <w:noProof/>
            <w:webHidden/>
          </w:rPr>
          <w:fldChar w:fldCharType="separate"/>
        </w:r>
        <w:r w:rsidR="003D5CA1">
          <w:rPr>
            <w:noProof/>
            <w:webHidden/>
          </w:rPr>
          <w:t>123</w:t>
        </w:r>
        <w:r w:rsidR="003D5CA1">
          <w:rPr>
            <w:noProof/>
            <w:webHidden/>
          </w:rPr>
          <w:fldChar w:fldCharType="end"/>
        </w:r>
      </w:hyperlink>
    </w:p>
    <w:p w:rsidR="003D5CA1" w:rsidRDefault="006D0FA9">
      <w:pPr>
        <w:pStyle w:val="TOC3"/>
        <w:tabs>
          <w:tab w:val="right" w:leader="dot" w:pos="8630"/>
        </w:tabs>
        <w:rPr>
          <w:rFonts w:asciiTheme="minorHAnsi" w:eastAsiaTheme="minorEastAsia" w:hAnsiTheme="minorHAnsi" w:cstheme="minorBidi"/>
          <w:noProof/>
          <w:sz w:val="22"/>
          <w:szCs w:val="22"/>
          <w:lang w:eastAsia="en-US"/>
        </w:rPr>
      </w:pPr>
      <w:hyperlink w:anchor="_Toc5186451" w:history="1">
        <w:r w:rsidR="003D5CA1" w:rsidRPr="0077217E">
          <w:rPr>
            <w:rStyle w:val="Hyperlink"/>
            <w:noProof/>
          </w:rPr>
          <w:t>12.8.3. Example 3:  Multiple-Dose Profile Including 2 Doses</w:t>
        </w:r>
        <w:r w:rsidR="003D5CA1">
          <w:rPr>
            <w:noProof/>
            <w:webHidden/>
          </w:rPr>
          <w:tab/>
        </w:r>
        <w:r w:rsidR="003D5CA1">
          <w:rPr>
            <w:noProof/>
            <w:webHidden/>
          </w:rPr>
          <w:fldChar w:fldCharType="begin"/>
        </w:r>
        <w:r w:rsidR="003D5CA1">
          <w:rPr>
            <w:noProof/>
            <w:webHidden/>
          </w:rPr>
          <w:instrText xml:space="preserve"> PAGEREF _Toc5186451 \h </w:instrText>
        </w:r>
        <w:r w:rsidR="003D5CA1">
          <w:rPr>
            <w:noProof/>
            <w:webHidden/>
          </w:rPr>
        </w:r>
        <w:r w:rsidR="003D5CA1">
          <w:rPr>
            <w:noProof/>
            <w:webHidden/>
          </w:rPr>
          <w:fldChar w:fldCharType="separate"/>
        </w:r>
        <w:r w:rsidR="003D5CA1">
          <w:rPr>
            <w:noProof/>
            <w:webHidden/>
          </w:rPr>
          <w:t>125</w:t>
        </w:r>
        <w:r w:rsidR="003D5CA1">
          <w:rPr>
            <w:noProof/>
            <w:webHidden/>
          </w:rPr>
          <w:fldChar w:fldCharType="end"/>
        </w:r>
      </w:hyperlink>
    </w:p>
    <w:p w:rsidR="003D5CA1" w:rsidRDefault="006D0FA9">
      <w:pPr>
        <w:pStyle w:val="TOC3"/>
        <w:tabs>
          <w:tab w:val="right" w:leader="dot" w:pos="8630"/>
        </w:tabs>
        <w:rPr>
          <w:rFonts w:asciiTheme="minorHAnsi" w:eastAsiaTheme="minorEastAsia" w:hAnsiTheme="minorHAnsi" w:cstheme="minorBidi"/>
          <w:noProof/>
          <w:sz w:val="22"/>
          <w:szCs w:val="22"/>
          <w:lang w:eastAsia="en-US"/>
        </w:rPr>
      </w:pPr>
      <w:hyperlink w:anchor="_Toc5186452" w:history="1">
        <w:r w:rsidR="003D5CA1" w:rsidRPr="0077217E">
          <w:rPr>
            <w:rStyle w:val="Hyperlink"/>
            <w:noProof/>
          </w:rPr>
          <w:t>12.8.4. Example 4:  Multiple-Dose Profile Including 3 Doses</w:t>
        </w:r>
        <w:r w:rsidR="003D5CA1">
          <w:rPr>
            <w:noProof/>
            <w:webHidden/>
          </w:rPr>
          <w:tab/>
        </w:r>
        <w:r w:rsidR="003D5CA1">
          <w:rPr>
            <w:noProof/>
            <w:webHidden/>
          </w:rPr>
          <w:fldChar w:fldCharType="begin"/>
        </w:r>
        <w:r w:rsidR="003D5CA1">
          <w:rPr>
            <w:noProof/>
            <w:webHidden/>
          </w:rPr>
          <w:instrText xml:space="preserve"> PAGEREF _Toc5186452 \h </w:instrText>
        </w:r>
        <w:r w:rsidR="003D5CA1">
          <w:rPr>
            <w:noProof/>
            <w:webHidden/>
          </w:rPr>
        </w:r>
        <w:r w:rsidR="003D5CA1">
          <w:rPr>
            <w:noProof/>
            <w:webHidden/>
          </w:rPr>
          <w:fldChar w:fldCharType="separate"/>
        </w:r>
        <w:r w:rsidR="003D5CA1">
          <w:rPr>
            <w:noProof/>
            <w:webHidden/>
          </w:rPr>
          <w:t>126</w:t>
        </w:r>
        <w:r w:rsidR="003D5CA1">
          <w:rPr>
            <w:noProof/>
            <w:webHidden/>
          </w:rPr>
          <w:fldChar w:fldCharType="end"/>
        </w:r>
      </w:hyperlink>
    </w:p>
    <w:p w:rsidR="003D5CA1" w:rsidRDefault="006D0FA9">
      <w:pPr>
        <w:pStyle w:val="TOC2"/>
        <w:tabs>
          <w:tab w:val="right" w:leader="dot" w:pos="8630"/>
        </w:tabs>
        <w:rPr>
          <w:rFonts w:asciiTheme="minorHAnsi" w:eastAsiaTheme="minorEastAsia" w:hAnsiTheme="minorHAnsi" w:cstheme="minorBidi"/>
          <w:noProof/>
          <w:sz w:val="22"/>
          <w:szCs w:val="22"/>
          <w:lang w:eastAsia="en-US"/>
        </w:rPr>
      </w:pPr>
      <w:hyperlink w:anchor="_Toc5186453" w:history="1">
        <w:r w:rsidR="003D5CA1" w:rsidRPr="0077217E">
          <w:rPr>
            <w:rStyle w:val="Hyperlink"/>
            <w:noProof/>
          </w:rPr>
          <w:t>12.9. Data Exclusion Flag Fields</w:t>
        </w:r>
        <w:r w:rsidR="003D5CA1">
          <w:rPr>
            <w:noProof/>
            <w:webHidden/>
          </w:rPr>
          <w:tab/>
        </w:r>
        <w:r w:rsidR="003D5CA1">
          <w:rPr>
            <w:noProof/>
            <w:webHidden/>
          </w:rPr>
          <w:fldChar w:fldCharType="begin"/>
        </w:r>
        <w:r w:rsidR="003D5CA1">
          <w:rPr>
            <w:noProof/>
            <w:webHidden/>
          </w:rPr>
          <w:instrText xml:space="preserve"> PAGEREF _Toc5186453 \h </w:instrText>
        </w:r>
        <w:r w:rsidR="003D5CA1">
          <w:rPr>
            <w:noProof/>
            <w:webHidden/>
          </w:rPr>
        </w:r>
        <w:r w:rsidR="003D5CA1">
          <w:rPr>
            <w:noProof/>
            <w:webHidden/>
          </w:rPr>
          <w:fldChar w:fldCharType="separate"/>
        </w:r>
        <w:r w:rsidR="003D5CA1">
          <w:rPr>
            <w:noProof/>
            <w:webHidden/>
          </w:rPr>
          <w:t>128</w:t>
        </w:r>
        <w:r w:rsidR="003D5CA1">
          <w:rPr>
            <w:noProof/>
            <w:webHidden/>
          </w:rPr>
          <w:fldChar w:fldCharType="end"/>
        </w:r>
      </w:hyperlink>
    </w:p>
    <w:p w:rsidR="003D5CA1" w:rsidRDefault="006D0FA9">
      <w:pPr>
        <w:pStyle w:val="TOC2"/>
        <w:tabs>
          <w:tab w:val="right" w:leader="dot" w:pos="8630"/>
        </w:tabs>
        <w:rPr>
          <w:rFonts w:asciiTheme="minorHAnsi" w:eastAsiaTheme="minorEastAsia" w:hAnsiTheme="minorHAnsi" w:cstheme="minorBidi"/>
          <w:noProof/>
          <w:sz w:val="22"/>
          <w:szCs w:val="22"/>
          <w:lang w:eastAsia="en-US"/>
        </w:rPr>
      </w:pPr>
      <w:hyperlink w:anchor="_Toc5186454" w:history="1">
        <w:r w:rsidR="003D5CA1" w:rsidRPr="0077217E">
          <w:rPr>
            <w:rStyle w:val="Hyperlink"/>
            <w:noProof/>
          </w:rPr>
          <w:t>12.10. Multiple Dosing Interval and TAU handling</w:t>
        </w:r>
        <w:r w:rsidR="003D5CA1">
          <w:rPr>
            <w:noProof/>
            <w:webHidden/>
          </w:rPr>
          <w:tab/>
        </w:r>
        <w:r w:rsidR="003D5CA1">
          <w:rPr>
            <w:noProof/>
            <w:webHidden/>
          </w:rPr>
          <w:fldChar w:fldCharType="begin"/>
        </w:r>
        <w:r w:rsidR="003D5CA1">
          <w:rPr>
            <w:noProof/>
            <w:webHidden/>
          </w:rPr>
          <w:instrText xml:space="preserve"> PAGEREF _Toc5186454 \h </w:instrText>
        </w:r>
        <w:r w:rsidR="003D5CA1">
          <w:rPr>
            <w:noProof/>
            <w:webHidden/>
          </w:rPr>
        </w:r>
        <w:r w:rsidR="003D5CA1">
          <w:rPr>
            <w:noProof/>
            <w:webHidden/>
          </w:rPr>
          <w:fldChar w:fldCharType="separate"/>
        </w:r>
        <w:r w:rsidR="003D5CA1">
          <w:rPr>
            <w:noProof/>
            <w:webHidden/>
          </w:rPr>
          <w:t>130</w:t>
        </w:r>
        <w:r w:rsidR="003D5CA1">
          <w:rPr>
            <w:noProof/>
            <w:webHidden/>
          </w:rPr>
          <w:fldChar w:fldCharType="end"/>
        </w:r>
      </w:hyperlink>
    </w:p>
    <w:p w:rsidR="003D5CA1" w:rsidRDefault="006D0FA9">
      <w:pPr>
        <w:pStyle w:val="TOC3"/>
        <w:tabs>
          <w:tab w:val="right" w:leader="dot" w:pos="8630"/>
        </w:tabs>
        <w:rPr>
          <w:rFonts w:asciiTheme="minorHAnsi" w:eastAsiaTheme="minorEastAsia" w:hAnsiTheme="minorHAnsi" w:cstheme="minorBidi"/>
          <w:noProof/>
          <w:sz w:val="22"/>
          <w:szCs w:val="22"/>
          <w:lang w:eastAsia="en-US"/>
        </w:rPr>
      </w:pPr>
      <w:hyperlink w:anchor="_Toc5186455" w:history="1">
        <w:r w:rsidR="003D5CA1" w:rsidRPr="0077217E">
          <w:rPr>
            <w:rStyle w:val="Hyperlink"/>
            <w:noProof/>
          </w:rPr>
          <w:t>12.10.1. Variables</w:t>
        </w:r>
        <w:r w:rsidR="003D5CA1">
          <w:rPr>
            <w:noProof/>
            <w:webHidden/>
          </w:rPr>
          <w:tab/>
        </w:r>
        <w:r w:rsidR="003D5CA1">
          <w:rPr>
            <w:noProof/>
            <w:webHidden/>
          </w:rPr>
          <w:fldChar w:fldCharType="begin"/>
        </w:r>
        <w:r w:rsidR="003D5CA1">
          <w:rPr>
            <w:noProof/>
            <w:webHidden/>
          </w:rPr>
          <w:instrText xml:space="preserve"> PAGEREF _Toc5186455 \h </w:instrText>
        </w:r>
        <w:r w:rsidR="003D5CA1">
          <w:rPr>
            <w:noProof/>
            <w:webHidden/>
          </w:rPr>
        </w:r>
        <w:r w:rsidR="003D5CA1">
          <w:rPr>
            <w:noProof/>
            <w:webHidden/>
          </w:rPr>
          <w:fldChar w:fldCharType="separate"/>
        </w:r>
        <w:r w:rsidR="003D5CA1">
          <w:rPr>
            <w:noProof/>
            <w:webHidden/>
          </w:rPr>
          <w:t>130</w:t>
        </w:r>
        <w:r w:rsidR="003D5CA1">
          <w:rPr>
            <w:noProof/>
            <w:webHidden/>
          </w:rPr>
          <w:fldChar w:fldCharType="end"/>
        </w:r>
      </w:hyperlink>
    </w:p>
    <w:p w:rsidR="003D5CA1" w:rsidRDefault="006D0FA9">
      <w:pPr>
        <w:pStyle w:val="TOC3"/>
        <w:tabs>
          <w:tab w:val="right" w:leader="dot" w:pos="8630"/>
        </w:tabs>
        <w:rPr>
          <w:rFonts w:asciiTheme="minorHAnsi" w:eastAsiaTheme="minorEastAsia" w:hAnsiTheme="minorHAnsi" w:cstheme="minorBidi"/>
          <w:noProof/>
          <w:sz w:val="22"/>
          <w:szCs w:val="22"/>
          <w:lang w:eastAsia="en-US"/>
        </w:rPr>
      </w:pPr>
      <w:hyperlink w:anchor="_Toc5186456" w:history="1">
        <w:r w:rsidR="003D5CA1" w:rsidRPr="0077217E">
          <w:rPr>
            <w:rStyle w:val="Hyperlink"/>
            <w:noProof/>
          </w:rPr>
          <w:t>12.10.2. Example Dataset illustrating Dosing Intervals, TAUi and TOLDi values</w:t>
        </w:r>
        <w:r w:rsidR="003D5CA1">
          <w:rPr>
            <w:noProof/>
            <w:webHidden/>
          </w:rPr>
          <w:tab/>
        </w:r>
        <w:r w:rsidR="003D5CA1">
          <w:rPr>
            <w:noProof/>
            <w:webHidden/>
          </w:rPr>
          <w:fldChar w:fldCharType="begin"/>
        </w:r>
        <w:r w:rsidR="003D5CA1">
          <w:rPr>
            <w:noProof/>
            <w:webHidden/>
          </w:rPr>
          <w:instrText xml:space="preserve"> PAGEREF _Toc5186456 \h </w:instrText>
        </w:r>
        <w:r w:rsidR="003D5CA1">
          <w:rPr>
            <w:noProof/>
            <w:webHidden/>
          </w:rPr>
        </w:r>
        <w:r w:rsidR="003D5CA1">
          <w:rPr>
            <w:noProof/>
            <w:webHidden/>
          </w:rPr>
          <w:fldChar w:fldCharType="separate"/>
        </w:r>
        <w:r w:rsidR="003D5CA1">
          <w:rPr>
            <w:noProof/>
            <w:webHidden/>
          </w:rPr>
          <w:t>132</w:t>
        </w:r>
        <w:r w:rsidR="003D5CA1">
          <w:rPr>
            <w:noProof/>
            <w:webHidden/>
          </w:rPr>
          <w:fldChar w:fldCharType="end"/>
        </w:r>
      </w:hyperlink>
    </w:p>
    <w:p w:rsidR="003D5CA1" w:rsidRDefault="006D0FA9">
      <w:pPr>
        <w:pStyle w:val="TOC3"/>
        <w:tabs>
          <w:tab w:val="right" w:leader="dot" w:pos="8630"/>
        </w:tabs>
        <w:rPr>
          <w:rFonts w:asciiTheme="minorHAnsi" w:eastAsiaTheme="minorEastAsia" w:hAnsiTheme="minorHAnsi" w:cstheme="minorBidi"/>
          <w:noProof/>
          <w:sz w:val="22"/>
          <w:szCs w:val="22"/>
          <w:lang w:eastAsia="en-US"/>
        </w:rPr>
      </w:pPr>
      <w:hyperlink w:anchor="_Toc5186457" w:history="1">
        <w:r w:rsidR="003D5CA1" w:rsidRPr="0077217E">
          <w:rPr>
            <w:rStyle w:val="Hyperlink"/>
            <w:noProof/>
          </w:rPr>
          <w:t>12.10.3. Flow</w:t>
        </w:r>
        <w:r w:rsidR="003D5CA1">
          <w:rPr>
            <w:noProof/>
            <w:webHidden/>
          </w:rPr>
          <w:tab/>
        </w:r>
        <w:r w:rsidR="003D5CA1">
          <w:rPr>
            <w:noProof/>
            <w:webHidden/>
          </w:rPr>
          <w:fldChar w:fldCharType="begin"/>
        </w:r>
        <w:r w:rsidR="003D5CA1">
          <w:rPr>
            <w:noProof/>
            <w:webHidden/>
          </w:rPr>
          <w:instrText xml:space="preserve"> PAGEREF _Toc5186457 \h </w:instrText>
        </w:r>
        <w:r w:rsidR="003D5CA1">
          <w:rPr>
            <w:noProof/>
            <w:webHidden/>
          </w:rPr>
        </w:r>
        <w:r w:rsidR="003D5CA1">
          <w:rPr>
            <w:noProof/>
            <w:webHidden/>
          </w:rPr>
          <w:fldChar w:fldCharType="separate"/>
        </w:r>
        <w:r w:rsidR="003D5CA1">
          <w:rPr>
            <w:noProof/>
            <w:webHidden/>
          </w:rPr>
          <w:t>134</w:t>
        </w:r>
        <w:r w:rsidR="003D5CA1">
          <w:rPr>
            <w:noProof/>
            <w:webHidden/>
          </w:rPr>
          <w:fldChar w:fldCharType="end"/>
        </w:r>
      </w:hyperlink>
    </w:p>
    <w:p w:rsidR="003D5CA1" w:rsidRDefault="006D0FA9">
      <w:pPr>
        <w:pStyle w:val="TOC3"/>
        <w:tabs>
          <w:tab w:val="right" w:leader="dot" w:pos="8630"/>
        </w:tabs>
        <w:rPr>
          <w:rFonts w:asciiTheme="minorHAnsi" w:eastAsiaTheme="minorEastAsia" w:hAnsiTheme="minorHAnsi" w:cstheme="minorBidi"/>
          <w:noProof/>
          <w:sz w:val="22"/>
          <w:szCs w:val="22"/>
          <w:lang w:eastAsia="en-US"/>
        </w:rPr>
      </w:pPr>
      <w:hyperlink w:anchor="_Toc5186458" w:history="1">
        <w:r w:rsidR="003D5CA1" w:rsidRPr="0077217E">
          <w:rPr>
            <w:rStyle w:val="Hyperlink"/>
            <w:noProof/>
          </w:rPr>
          <w:t>12.10.4. Important assumptions</w:t>
        </w:r>
        <w:r w:rsidR="003D5CA1">
          <w:rPr>
            <w:noProof/>
            <w:webHidden/>
          </w:rPr>
          <w:tab/>
        </w:r>
        <w:r w:rsidR="003D5CA1">
          <w:rPr>
            <w:noProof/>
            <w:webHidden/>
          </w:rPr>
          <w:fldChar w:fldCharType="begin"/>
        </w:r>
        <w:r w:rsidR="003D5CA1">
          <w:rPr>
            <w:noProof/>
            <w:webHidden/>
          </w:rPr>
          <w:instrText xml:space="preserve"> PAGEREF _Toc5186458 \h </w:instrText>
        </w:r>
        <w:r w:rsidR="003D5CA1">
          <w:rPr>
            <w:noProof/>
            <w:webHidden/>
          </w:rPr>
        </w:r>
        <w:r w:rsidR="003D5CA1">
          <w:rPr>
            <w:noProof/>
            <w:webHidden/>
          </w:rPr>
          <w:fldChar w:fldCharType="separate"/>
        </w:r>
        <w:r w:rsidR="003D5CA1">
          <w:rPr>
            <w:noProof/>
            <w:webHidden/>
          </w:rPr>
          <w:t>134</w:t>
        </w:r>
        <w:r w:rsidR="003D5CA1">
          <w:rPr>
            <w:noProof/>
            <w:webHidden/>
          </w:rPr>
          <w:fldChar w:fldCharType="end"/>
        </w:r>
      </w:hyperlink>
    </w:p>
    <w:p w:rsidR="003D5CA1" w:rsidRDefault="006D0FA9">
      <w:pPr>
        <w:pStyle w:val="TOC2"/>
        <w:tabs>
          <w:tab w:val="right" w:leader="dot" w:pos="8630"/>
        </w:tabs>
        <w:rPr>
          <w:rFonts w:asciiTheme="minorHAnsi" w:eastAsiaTheme="minorEastAsia" w:hAnsiTheme="minorHAnsi" w:cstheme="minorBidi"/>
          <w:noProof/>
          <w:sz w:val="22"/>
          <w:szCs w:val="22"/>
          <w:lang w:eastAsia="en-US"/>
        </w:rPr>
      </w:pPr>
      <w:hyperlink w:anchor="_Toc5186459" w:history="1">
        <w:r w:rsidR="003D5CA1" w:rsidRPr="0077217E">
          <w:rPr>
            <w:rStyle w:val="Hyperlink"/>
            <w:noProof/>
          </w:rPr>
          <w:t>12.11. Parameter Model Mapping List - Primary and Derived</w:t>
        </w:r>
        <w:r w:rsidR="003D5CA1">
          <w:rPr>
            <w:noProof/>
            <w:webHidden/>
          </w:rPr>
          <w:tab/>
        </w:r>
        <w:r w:rsidR="003D5CA1">
          <w:rPr>
            <w:noProof/>
            <w:webHidden/>
          </w:rPr>
          <w:fldChar w:fldCharType="begin"/>
        </w:r>
        <w:r w:rsidR="003D5CA1">
          <w:rPr>
            <w:noProof/>
            <w:webHidden/>
          </w:rPr>
          <w:instrText xml:space="preserve"> PAGEREF _Toc5186459 \h </w:instrText>
        </w:r>
        <w:r w:rsidR="003D5CA1">
          <w:rPr>
            <w:noProof/>
            <w:webHidden/>
          </w:rPr>
        </w:r>
        <w:r w:rsidR="003D5CA1">
          <w:rPr>
            <w:noProof/>
            <w:webHidden/>
          </w:rPr>
          <w:fldChar w:fldCharType="separate"/>
        </w:r>
        <w:r w:rsidR="003D5CA1">
          <w:rPr>
            <w:noProof/>
            <w:webHidden/>
          </w:rPr>
          <w:t>134</w:t>
        </w:r>
        <w:r w:rsidR="003D5CA1">
          <w:rPr>
            <w:noProof/>
            <w:webHidden/>
          </w:rPr>
          <w:fldChar w:fldCharType="end"/>
        </w:r>
      </w:hyperlink>
    </w:p>
    <w:p w:rsidR="003D5CA1" w:rsidRDefault="006D0FA9">
      <w:pPr>
        <w:pStyle w:val="TOC2"/>
        <w:tabs>
          <w:tab w:val="right" w:leader="dot" w:pos="8630"/>
        </w:tabs>
        <w:rPr>
          <w:rFonts w:asciiTheme="minorHAnsi" w:eastAsiaTheme="minorEastAsia" w:hAnsiTheme="minorHAnsi" w:cstheme="minorBidi"/>
          <w:noProof/>
          <w:sz w:val="22"/>
          <w:szCs w:val="22"/>
          <w:lang w:eastAsia="en-US"/>
        </w:rPr>
      </w:pPr>
      <w:hyperlink w:anchor="_Toc5186460" w:history="1">
        <w:r w:rsidR="003D5CA1" w:rsidRPr="0077217E">
          <w:rPr>
            <w:rStyle w:val="Hyperlink"/>
            <w:noProof/>
          </w:rPr>
          <w:t>12.12. C0 Example</w:t>
        </w:r>
        <w:r w:rsidR="003D5CA1">
          <w:rPr>
            <w:noProof/>
            <w:webHidden/>
          </w:rPr>
          <w:tab/>
        </w:r>
        <w:r w:rsidR="003D5CA1">
          <w:rPr>
            <w:noProof/>
            <w:webHidden/>
          </w:rPr>
          <w:fldChar w:fldCharType="begin"/>
        </w:r>
        <w:r w:rsidR="003D5CA1">
          <w:rPr>
            <w:noProof/>
            <w:webHidden/>
          </w:rPr>
          <w:instrText xml:space="preserve"> PAGEREF _Toc5186460 \h </w:instrText>
        </w:r>
        <w:r w:rsidR="003D5CA1">
          <w:rPr>
            <w:noProof/>
            <w:webHidden/>
          </w:rPr>
        </w:r>
        <w:r w:rsidR="003D5CA1">
          <w:rPr>
            <w:noProof/>
            <w:webHidden/>
          </w:rPr>
          <w:fldChar w:fldCharType="separate"/>
        </w:r>
        <w:r w:rsidR="003D5CA1">
          <w:rPr>
            <w:noProof/>
            <w:webHidden/>
          </w:rPr>
          <w:t>138</w:t>
        </w:r>
        <w:r w:rsidR="003D5CA1">
          <w:rPr>
            <w:noProof/>
            <w:webHidden/>
          </w:rPr>
          <w:fldChar w:fldCharType="end"/>
        </w:r>
      </w:hyperlink>
    </w:p>
    <w:p w:rsidR="003D5CA1" w:rsidRDefault="006D0FA9">
      <w:pPr>
        <w:pStyle w:val="TOC3"/>
        <w:tabs>
          <w:tab w:val="right" w:leader="dot" w:pos="8630"/>
        </w:tabs>
        <w:rPr>
          <w:rFonts w:asciiTheme="minorHAnsi" w:eastAsiaTheme="minorEastAsia" w:hAnsiTheme="minorHAnsi" w:cstheme="minorBidi"/>
          <w:noProof/>
          <w:sz w:val="22"/>
          <w:szCs w:val="22"/>
          <w:lang w:eastAsia="en-US"/>
        </w:rPr>
      </w:pPr>
      <w:hyperlink w:anchor="_Toc5186461" w:history="1">
        <w:r w:rsidR="003D5CA1" w:rsidRPr="0077217E">
          <w:rPr>
            <w:rStyle w:val="Hyperlink"/>
            <w:noProof/>
          </w:rPr>
          <w:t>12.12.1. Example Data</w:t>
        </w:r>
        <w:r w:rsidR="003D5CA1">
          <w:rPr>
            <w:noProof/>
            <w:webHidden/>
          </w:rPr>
          <w:tab/>
        </w:r>
        <w:r w:rsidR="003D5CA1">
          <w:rPr>
            <w:noProof/>
            <w:webHidden/>
          </w:rPr>
          <w:fldChar w:fldCharType="begin"/>
        </w:r>
        <w:r w:rsidR="003D5CA1">
          <w:rPr>
            <w:noProof/>
            <w:webHidden/>
          </w:rPr>
          <w:instrText xml:space="preserve"> PAGEREF _Toc5186461 \h </w:instrText>
        </w:r>
        <w:r w:rsidR="003D5CA1">
          <w:rPr>
            <w:noProof/>
            <w:webHidden/>
          </w:rPr>
        </w:r>
        <w:r w:rsidR="003D5CA1">
          <w:rPr>
            <w:noProof/>
            <w:webHidden/>
          </w:rPr>
          <w:fldChar w:fldCharType="separate"/>
        </w:r>
        <w:r w:rsidR="003D5CA1">
          <w:rPr>
            <w:noProof/>
            <w:webHidden/>
          </w:rPr>
          <w:t>138</w:t>
        </w:r>
        <w:r w:rsidR="003D5CA1">
          <w:rPr>
            <w:noProof/>
            <w:webHidden/>
          </w:rPr>
          <w:fldChar w:fldCharType="end"/>
        </w:r>
      </w:hyperlink>
    </w:p>
    <w:p w:rsidR="003D5CA1" w:rsidRDefault="006D0FA9">
      <w:pPr>
        <w:pStyle w:val="TOC3"/>
        <w:tabs>
          <w:tab w:val="right" w:leader="dot" w:pos="8630"/>
        </w:tabs>
        <w:rPr>
          <w:rFonts w:asciiTheme="minorHAnsi" w:eastAsiaTheme="minorEastAsia" w:hAnsiTheme="minorHAnsi" w:cstheme="minorBidi"/>
          <w:noProof/>
          <w:sz w:val="22"/>
          <w:szCs w:val="22"/>
          <w:lang w:eastAsia="en-US"/>
        </w:rPr>
      </w:pPr>
      <w:hyperlink w:anchor="_Toc5186462" w:history="1">
        <w:r w:rsidR="003D5CA1" w:rsidRPr="0077217E">
          <w:rPr>
            <w:rStyle w:val="Hyperlink"/>
            <w:noProof/>
          </w:rPr>
          <w:t>12.12.2. Estimate C0</w:t>
        </w:r>
        <w:r w:rsidR="003D5CA1">
          <w:rPr>
            <w:noProof/>
            <w:webHidden/>
          </w:rPr>
          <w:tab/>
        </w:r>
        <w:r w:rsidR="003D5CA1">
          <w:rPr>
            <w:noProof/>
            <w:webHidden/>
          </w:rPr>
          <w:fldChar w:fldCharType="begin"/>
        </w:r>
        <w:r w:rsidR="003D5CA1">
          <w:rPr>
            <w:noProof/>
            <w:webHidden/>
          </w:rPr>
          <w:instrText xml:space="preserve"> PAGEREF _Toc5186462 \h </w:instrText>
        </w:r>
        <w:r w:rsidR="003D5CA1">
          <w:rPr>
            <w:noProof/>
            <w:webHidden/>
          </w:rPr>
        </w:r>
        <w:r w:rsidR="003D5CA1">
          <w:rPr>
            <w:noProof/>
            <w:webHidden/>
          </w:rPr>
          <w:fldChar w:fldCharType="separate"/>
        </w:r>
        <w:r w:rsidR="003D5CA1">
          <w:rPr>
            <w:noProof/>
            <w:webHidden/>
          </w:rPr>
          <w:t>139</w:t>
        </w:r>
        <w:r w:rsidR="003D5CA1">
          <w:rPr>
            <w:noProof/>
            <w:webHidden/>
          </w:rPr>
          <w:fldChar w:fldCharType="end"/>
        </w:r>
      </w:hyperlink>
    </w:p>
    <w:p w:rsidR="003D5CA1" w:rsidRDefault="006D0FA9">
      <w:pPr>
        <w:pStyle w:val="TOC3"/>
        <w:tabs>
          <w:tab w:val="right" w:leader="dot" w:pos="8630"/>
        </w:tabs>
        <w:rPr>
          <w:rFonts w:asciiTheme="minorHAnsi" w:eastAsiaTheme="minorEastAsia" w:hAnsiTheme="minorHAnsi" w:cstheme="minorBidi"/>
          <w:noProof/>
          <w:sz w:val="22"/>
          <w:szCs w:val="22"/>
          <w:lang w:eastAsia="en-US"/>
        </w:rPr>
      </w:pPr>
      <w:hyperlink w:anchor="_Toc5186463" w:history="1">
        <w:r w:rsidR="003D5CA1" w:rsidRPr="0077217E">
          <w:rPr>
            <w:rStyle w:val="Hyperlink"/>
            <w:noProof/>
          </w:rPr>
          <w:t>12.12.3. Estimate AUCXBPCTO (observed)</w:t>
        </w:r>
        <w:r w:rsidR="003D5CA1">
          <w:rPr>
            <w:noProof/>
            <w:webHidden/>
          </w:rPr>
          <w:tab/>
        </w:r>
        <w:r w:rsidR="003D5CA1">
          <w:rPr>
            <w:noProof/>
            <w:webHidden/>
          </w:rPr>
          <w:fldChar w:fldCharType="begin"/>
        </w:r>
        <w:r w:rsidR="003D5CA1">
          <w:rPr>
            <w:noProof/>
            <w:webHidden/>
          </w:rPr>
          <w:instrText xml:space="preserve"> PAGEREF _Toc5186463 \h </w:instrText>
        </w:r>
        <w:r w:rsidR="003D5CA1">
          <w:rPr>
            <w:noProof/>
            <w:webHidden/>
          </w:rPr>
        </w:r>
        <w:r w:rsidR="003D5CA1">
          <w:rPr>
            <w:noProof/>
            <w:webHidden/>
          </w:rPr>
          <w:fldChar w:fldCharType="separate"/>
        </w:r>
        <w:r w:rsidR="003D5CA1">
          <w:rPr>
            <w:noProof/>
            <w:webHidden/>
          </w:rPr>
          <w:t>139</w:t>
        </w:r>
        <w:r w:rsidR="003D5CA1">
          <w:rPr>
            <w:noProof/>
            <w:webHidden/>
          </w:rPr>
          <w:fldChar w:fldCharType="end"/>
        </w:r>
      </w:hyperlink>
    </w:p>
    <w:p w:rsidR="003D5CA1" w:rsidRDefault="006D0FA9">
      <w:pPr>
        <w:pStyle w:val="TOC3"/>
        <w:tabs>
          <w:tab w:val="right" w:leader="dot" w:pos="8630"/>
        </w:tabs>
        <w:rPr>
          <w:rFonts w:asciiTheme="minorHAnsi" w:eastAsiaTheme="minorEastAsia" w:hAnsiTheme="minorHAnsi" w:cstheme="minorBidi"/>
          <w:noProof/>
          <w:sz w:val="22"/>
          <w:szCs w:val="22"/>
          <w:lang w:eastAsia="en-US"/>
        </w:rPr>
      </w:pPr>
      <w:hyperlink w:anchor="_Toc5186464" w:history="1">
        <w:r w:rsidR="003D5CA1" w:rsidRPr="0077217E">
          <w:rPr>
            <w:rStyle w:val="Hyperlink"/>
            <w:noProof/>
          </w:rPr>
          <w:t>12.12.4. Estimate AUCXBPCTP (predicted)</w:t>
        </w:r>
        <w:r w:rsidR="003D5CA1">
          <w:rPr>
            <w:noProof/>
            <w:webHidden/>
          </w:rPr>
          <w:tab/>
        </w:r>
        <w:r w:rsidR="003D5CA1">
          <w:rPr>
            <w:noProof/>
            <w:webHidden/>
          </w:rPr>
          <w:fldChar w:fldCharType="begin"/>
        </w:r>
        <w:r w:rsidR="003D5CA1">
          <w:rPr>
            <w:noProof/>
            <w:webHidden/>
          </w:rPr>
          <w:instrText xml:space="preserve"> PAGEREF _Toc5186464 \h </w:instrText>
        </w:r>
        <w:r w:rsidR="003D5CA1">
          <w:rPr>
            <w:noProof/>
            <w:webHidden/>
          </w:rPr>
        </w:r>
        <w:r w:rsidR="003D5CA1">
          <w:rPr>
            <w:noProof/>
            <w:webHidden/>
          </w:rPr>
          <w:fldChar w:fldCharType="separate"/>
        </w:r>
        <w:r w:rsidR="003D5CA1">
          <w:rPr>
            <w:noProof/>
            <w:webHidden/>
          </w:rPr>
          <w:t>140</w:t>
        </w:r>
        <w:r w:rsidR="003D5CA1">
          <w:rPr>
            <w:noProof/>
            <w:webHidden/>
          </w:rPr>
          <w:fldChar w:fldCharType="end"/>
        </w:r>
      </w:hyperlink>
    </w:p>
    <w:p w:rsidR="003D5CA1" w:rsidRDefault="006D0FA9">
      <w:pPr>
        <w:pStyle w:val="TOC2"/>
        <w:tabs>
          <w:tab w:val="right" w:leader="dot" w:pos="8630"/>
        </w:tabs>
        <w:rPr>
          <w:rFonts w:asciiTheme="minorHAnsi" w:eastAsiaTheme="minorEastAsia" w:hAnsiTheme="minorHAnsi" w:cstheme="minorBidi"/>
          <w:noProof/>
          <w:sz w:val="22"/>
          <w:szCs w:val="22"/>
          <w:lang w:eastAsia="en-US"/>
        </w:rPr>
      </w:pPr>
      <w:hyperlink w:anchor="_Toc5186465" w:history="1">
        <w:r w:rsidR="003D5CA1" w:rsidRPr="0077217E">
          <w:rPr>
            <w:rStyle w:val="Hyperlink"/>
            <w:noProof/>
          </w:rPr>
          <w:t>12.13. Volume/Weight conversion for Urine data</w:t>
        </w:r>
        <w:r w:rsidR="003D5CA1">
          <w:rPr>
            <w:noProof/>
            <w:webHidden/>
          </w:rPr>
          <w:tab/>
        </w:r>
        <w:r w:rsidR="003D5CA1">
          <w:rPr>
            <w:noProof/>
            <w:webHidden/>
          </w:rPr>
          <w:fldChar w:fldCharType="begin"/>
        </w:r>
        <w:r w:rsidR="003D5CA1">
          <w:rPr>
            <w:noProof/>
            <w:webHidden/>
          </w:rPr>
          <w:instrText xml:space="preserve"> PAGEREF _Toc5186465 \h </w:instrText>
        </w:r>
        <w:r w:rsidR="003D5CA1">
          <w:rPr>
            <w:noProof/>
            <w:webHidden/>
          </w:rPr>
        </w:r>
        <w:r w:rsidR="003D5CA1">
          <w:rPr>
            <w:noProof/>
            <w:webHidden/>
          </w:rPr>
          <w:fldChar w:fldCharType="separate"/>
        </w:r>
        <w:r w:rsidR="003D5CA1">
          <w:rPr>
            <w:noProof/>
            <w:webHidden/>
          </w:rPr>
          <w:t>140</w:t>
        </w:r>
        <w:r w:rsidR="003D5CA1">
          <w:rPr>
            <w:noProof/>
            <w:webHidden/>
          </w:rPr>
          <w:fldChar w:fldCharType="end"/>
        </w:r>
      </w:hyperlink>
    </w:p>
    <w:p w:rsidR="003D5CA1" w:rsidRDefault="006D0FA9">
      <w:pPr>
        <w:pStyle w:val="TOC3"/>
        <w:tabs>
          <w:tab w:val="right" w:leader="dot" w:pos="8630"/>
        </w:tabs>
        <w:rPr>
          <w:rFonts w:asciiTheme="minorHAnsi" w:eastAsiaTheme="minorEastAsia" w:hAnsiTheme="minorHAnsi" w:cstheme="minorBidi"/>
          <w:noProof/>
          <w:sz w:val="22"/>
          <w:szCs w:val="22"/>
          <w:lang w:eastAsia="en-US"/>
        </w:rPr>
      </w:pPr>
      <w:hyperlink w:anchor="_Toc5186466" w:history="1">
        <w:r w:rsidR="003D5CA1" w:rsidRPr="0077217E">
          <w:rPr>
            <w:rStyle w:val="Hyperlink"/>
            <w:noProof/>
          </w:rPr>
          <w:t>12.13.1. Calculation</w:t>
        </w:r>
        <w:r w:rsidR="003D5CA1">
          <w:rPr>
            <w:noProof/>
            <w:webHidden/>
          </w:rPr>
          <w:tab/>
        </w:r>
        <w:r w:rsidR="003D5CA1">
          <w:rPr>
            <w:noProof/>
            <w:webHidden/>
          </w:rPr>
          <w:fldChar w:fldCharType="begin"/>
        </w:r>
        <w:r w:rsidR="003D5CA1">
          <w:rPr>
            <w:noProof/>
            <w:webHidden/>
          </w:rPr>
          <w:instrText xml:space="preserve"> PAGEREF _Toc5186466 \h </w:instrText>
        </w:r>
        <w:r w:rsidR="003D5CA1">
          <w:rPr>
            <w:noProof/>
            <w:webHidden/>
          </w:rPr>
        </w:r>
        <w:r w:rsidR="003D5CA1">
          <w:rPr>
            <w:noProof/>
            <w:webHidden/>
          </w:rPr>
          <w:fldChar w:fldCharType="separate"/>
        </w:r>
        <w:r w:rsidR="003D5CA1">
          <w:rPr>
            <w:noProof/>
            <w:webHidden/>
          </w:rPr>
          <w:t>140</w:t>
        </w:r>
        <w:r w:rsidR="003D5CA1">
          <w:rPr>
            <w:noProof/>
            <w:webHidden/>
          </w:rPr>
          <w:fldChar w:fldCharType="end"/>
        </w:r>
      </w:hyperlink>
    </w:p>
    <w:p w:rsidR="003D5CA1" w:rsidRDefault="006D0FA9">
      <w:pPr>
        <w:pStyle w:val="TOC3"/>
        <w:tabs>
          <w:tab w:val="right" w:leader="dot" w:pos="8630"/>
        </w:tabs>
        <w:rPr>
          <w:rFonts w:asciiTheme="minorHAnsi" w:eastAsiaTheme="minorEastAsia" w:hAnsiTheme="minorHAnsi" w:cstheme="minorBidi"/>
          <w:noProof/>
          <w:sz w:val="22"/>
          <w:szCs w:val="22"/>
          <w:lang w:eastAsia="en-US"/>
        </w:rPr>
      </w:pPr>
      <w:hyperlink w:anchor="_Toc5186467" w:history="1">
        <w:r w:rsidR="003D5CA1" w:rsidRPr="0077217E">
          <w:rPr>
            <w:rStyle w:val="Hyperlink"/>
            <w:noProof/>
          </w:rPr>
          <w:t>12.13.2. NCA Dataset correction for PKAMT</w:t>
        </w:r>
        <w:r w:rsidR="003D5CA1">
          <w:rPr>
            <w:noProof/>
            <w:webHidden/>
          </w:rPr>
          <w:tab/>
        </w:r>
        <w:r w:rsidR="003D5CA1">
          <w:rPr>
            <w:noProof/>
            <w:webHidden/>
          </w:rPr>
          <w:fldChar w:fldCharType="begin"/>
        </w:r>
        <w:r w:rsidR="003D5CA1">
          <w:rPr>
            <w:noProof/>
            <w:webHidden/>
          </w:rPr>
          <w:instrText xml:space="preserve"> PAGEREF _Toc5186467 \h </w:instrText>
        </w:r>
        <w:r w:rsidR="003D5CA1">
          <w:rPr>
            <w:noProof/>
            <w:webHidden/>
          </w:rPr>
        </w:r>
        <w:r w:rsidR="003D5CA1">
          <w:rPr>
            <w:noProof/>
            <w:webHidden/>
          </w:rPr>
          <w:fldChar w:fldCharType="separate"/>
        </w:r>
        <w:r w:rsidR="003D5CA1">
          <w:rPr>
            <w:noProof/>
            <w:webHidden/>
          </w:rPr>
          <w:t>141</w:t>
        </w:r>
        <w:r w:rsidR="003D5CA1">
          <w:rPr>
            <w:noProof/>
            <w:webHidden/>
          </w:rPr>
          <w:fldChar w:fldCharType="end"/>
        </w:r>
      </w:hyperlink>
    </w:p>
    <w:p w:rsidR="003D5CA1" w:rsidRDefault="006D0FA9">
      <w:pPr>
        <w:pStyle w:val="TOC2"/>
        <w:tabs>
          <w:tab w:val="right" w:leader="dot" w:pos="8630"/>
        </w:tabs>
        <w:rPr>
          <w:rFonts w:asciiTheme="minorHAnsi" w:eastAsiaTheme="minorEastAsia" w:hAnsiTheme="minorHAnsi" w:cstheme="minorBidi"/>
          <w:noProof/>
          <w:sz w:val="22"/>
          <w:szCs w:val="22"/>
          <w:lang w:eastAsia="en-US"/>
        </w:rPr>
      </w:pPr>
      <w:hyperlink w:anchor="_Toc5186468" w:history="1">
        <w:r w:rsidR="003D5CA1" w:rsidRPr="0077217E">
          <w:rPr>
            <w:rStyle w:val="Hyperlink"/>
            <w:noProof/>
          </w:rPr>
          <w:t>12.14. Derivations for Parameter calculations</w:t>
        </w:r>
        <w:r w:rsidR="003D5CA1">
          <w:rPr>
            <w:noProof/>
            <w:webHidden/>
          </w:rPr>
          <w:tab/>
        </w:r>
        <w:r w:rsidR="003D5CA1">
          <w:rPr>
            <w:noProof/>
            <w:webHidden/>
          </w:rPr>
          <w:fldChar w:fldCharType="begin"/>
        </w:r>
        <w:r w:rsidR="003D5CA1">
          <w:rPr>
            <w:noProof/>
            <w:webHidden/>
          </w:rPr>
          <w:instrText xml:space="preserve"> PAGEREF _Toc5186468 \h </w:instrText>
        </w:r>
        <w:r w:rsidR="003D5CA1">
          <w:rPr>
            <w:noProof/>
            <w:webHidden/>
          </w:rPr>
        </w:r>
        <w:r w:rsidR="003D5CA1">
          <w:rPr>
            <w:noProof/>
            <w:webHidden/>
          </w:rPr>
          <w:fldChar w:fldCharType="separate"/>
        </w:r>
        <w:r w:rsidR="003D5CA1">
          <w:rPr>
            <w:noProof/>
            <w:webHidden/>
          </w:rPr>
          <w:t>141</w:t>
        </w:r>
        <w:r w:rsidR="003D5CA1">
          <w:rPr>
            <w:noProof/>
            <w:webHidden/>
          </w:rPr>
          <w:fldChar w:fldCharType="end"/>
        </w:r>
      </w:hyperlink>
    </w:p>
    <w:p w:rsidR="003D5CA1" w:rsidRDefault="006D0FA9">
      <w:pPr>
        <w:pStyle w:val="TOC2"/>
        <w:tabs>
          <w:tab w:val="right" w:leader="dot" w:pos="8630"/>
        </w:tabs>
        <w:rPr>
          <w:rFonts w:asciiTheme="minorHAnsi" w:eastAsiaTheme="minorEastAsia" w:hAnsiTheme="minorHAnsi" w:cstheme="minorBidi"/>
          <w:noProof/>
          <w:sz w:val="22"/>
          <w:szCs w:val="22"/>
          <w:lang w:eastAsia="en-US"/>
        </w:rPr>
      </w:pPr>
      <w:hyperlink w:anchor="_Toc5186469" w:history="1">
        <w:r w:rsidR="003D5CA1" w:rsidRPr="0077217E">
          <w:rPr>
            <w:rStyle w:val="Hyperlink"/>
            <w:noProof/>
          </w:rPr>
          <w:t>12.15. Calling Sequences for openNCA Computation Engine R Package</w:t>
        </w:r>
        <w:r w:rsidR="003D5CA1">
          <w:rPr>
            <w:noProof/>
            <w:webHidden/>
          </w:rPr>
          <w:tab/>
        </w:r>
        <w:r w:rsidR="003D5CA1">
          <w:rPr>
            <w:noProof/>
            <w:webHidden/>
          </w:rPr>
          <w:fldChar w:fldCharType="begin"/>
        </w:r>
        <w:r w:rsidR="003D5CA1">
          <w:rPr>
            <w:noProof/>
            <w:webHidden/>
          </w:rPr>
          <w:instrText xml:space="preserve"> PAGEREF _Toc5186469 \h </w:instrText>
        </w:r>
        <w:r w:rsidR="003D5CA1">
          <w:rPr>
            <w:noProof/>
            <w:webHidden/>
          </w:rPr>
        </w:r>
        <w:r w:rsidR="003D5CA1">
          <w:rPr>
            <w:noProof/>
            <w:webHidden/>
          </w:rPr>
          <w:fldChar w:fldCharType="separate"/>
        </w:r>
        <w:r w:rsidR="003D5CA1">
          <w:rPr>
            <w:noProof/>
            <w:webHidden/>
          </w:rPr>
          <w:t>146</w:t>
        </w:r>
        <w:r w:rsidR="003D5CA1">
          <w:rPr>
            <w:noProof/>
            <w:webHidden/>
          </w:rPr>
          <w:fldChar w:fldCharType="end"/>
        </w:r>
      </w:hyperlink>
    </w:p>
    <w:p w:rsidR="003E52B3" w:rsidRDefault="003E52B3" w:rsidP="005A7C0D">
      <w:pPr>
        <w:spacing w:beforeAutospacing="1" w:after="100" w:afterAutospacing="1"/>
        <w:outlineLvl w:val="0"/>
      </w:pPr>
      <w:r>
        <w:rPr>
          <w:rFonts w:cs="Arial"/>
          <w:b/>
          <w:bCs/>
          <w:kern w:val="36"/>
          <w:sz w:val="36"/>
          <w:szCs w:val="36"/>
        </w:rPr>
        <w:fldChar w:fldCharType="end"/>
      </w:r>
      <w:r>
        <w:rPr>
          <w:b/>
          <w:bCs/>
          <w:kern w:val="36"/>
          <w:sz w:val="36"/>
          <w:szCs w:val="36"/>
        </w:rPr>
        <w:br w:type="page"/>
      </w:r>
      <w:bookmarkStart w:id="2" w:name="_Toc80519566"/>
      <w:bookmarkStart w:id="3" w:name="_Toc87955764"/>
      <w:bookmarkStart w:id="4" w:name="_Toc88462467"/>
      <w:bookmarkStart w:id="5" w:name="_Toc105902438"/>
      <w:bookmarkStart w:id="6" w:name="_Ref132101023"/>
      <w:bookmarkStart w:id="7" w:name="_Ref498089196"/>
      <w:bookmarkStart w:id="8" w:name="_Toc5186396"/>
      <w:r>
        <w:lastRenderedPageBreak/>
        <w:t>Document History</w:t>
      </w:r>
      <w:bookmarkEnd w:id="2"/>
      <w:bookmarkEnd w:id="3"/>
      <w:bookmarkEnd w:id="4"/>
      <w:bookmarkEnd w:id="5"/>
      <w:bookmarkEnd w:id="6"/>
      <w:bookmarkEnd w:id="7"/>
      <w:bookmarkEnd w:id="8"/>
    </w:p>
    <w:p w:rsidR="003E52B3" w:rsidRDefault="003E52B3">
      <w:pPr>
        <w:ind w:left="360"/>
      </w:pPr>
    </w:p>
    <w:tbl>
      <w:tblPr>
        <w:tblW w:w="3963" w:type="pct"/>
        <w:tblInd w:w="82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052"/>
        <w:gridCol w:w="1596"/>
        <w:gridCol w:w="4371"/>
      </w:tblGrid>
      <w:tr w:rsidR="00510278" w:rsidRPr="006870E1" w:rsidTr="00510278">
        <w:trPr>
          <w:cantSplit/>
          <w:tblHeader/>
        </w:trPr>
        <w:tc>
          <w:tcPr>
            <w:tcW w:w="749"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Revision</w:t>
            </w:r>
          </w:p>
        </w:tc>
        <w:tc>
          <w:tcPr>
            <w:tcW w:w="1137"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Issue Date</w:t>
            </w:r>
          </w:p>
        </w:tc>
        <w:tc>
          <w:tcPr>
            <w:tcW w:w="3115"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Comments</w:t>
            </w:r>
          </w:p>
        </w:tc>
      </w:tr>
      <w:tr w:rsidR="00510278" w:rsidRPr="006870E1" w:rsidTr="00510278">
        <w:tc>
          <w:tcPr>
            <w:tcW w:w="749"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1.0</w:t>
            </w:r>
          </w:p>
        </w:tc>
        <w:tc>
          <w:tcPr>
            <w:tcW w:w="1137"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06-Feb-2006</w:t>
            </w:r>
          </w:p>
        </w:tc>
        <w:tc>
          <w:tcPr>
            <w:tcW w:w="3115" w:type="pct"/>
            <w:tcBorders>
              <w:top w:val="single" w:sz="6" w:space="0" w:color="auto"/>
              <w:bottom w:val="single" w:sz="6" w:space="0" w:color="auto"/>
            </w:tcBorders>
          </w:tcPr>
          <w:p w:rsidR="00510278" w:rsidRPr="006870E1" w:rsidRDefault="00510278">
            <w:pPr>
              <w:pStyle w:val="TableContent"/>
              <w:rPr>
                <w:sz w:val="18"/>
                <w:szCs w:val="18"/>
              </w:rPr>
            </w:pPr>
            <w:r w:rsidRPr="006870E1">
              <w:rPr>
                <w:sz w:val="18"/>
                <w:szCs w:val="18"/>
              </w:rPr>
              <w:t>Initial release for eNCA release 1.0</w:t>
            </w:r>
          </w:p>
        </w:tc>
      </w:tr>
      <w:tr w:rsidR="00510278" w:rsidRPr="006870E1" w:rsidTr="00510278">
        <w:tc>
          <w:tcPr>
            <w:tcW w:w="749"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2.0</w:t>
            </w:r>
          </w:p>
        </w:tc>
        <w:tc>
          <w:tcPr>
            <w:tcW w:w="1137"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06-Nov-2006</w:t>
            </w:r>
          </w:p>
        </w:tc>
        <w:tc>
          <w:tcPr>
            <w:tcW w:w="3115" w:type="pct"/>
            <w:tcBorders>
              <w:top w:val="single" w:sz="6" w:space="0" w:color="auto"/>
              <w:bottom w:val="single" w:sz="6" w:space="0" w:color="auto"/>
            </w:tcBorders>
          </w:tcPr>
          <w:p w:rsidR="00510278" w:rsidRPr="006870E1" w:rsidRDefault="00510278">
            <w:pPr>
              <w:pStyle w:val="TableContent"/>
              <w:rPr>
                <w:sz w:val="18"/>
                <w:szCs w:val="18"/>
              </w:rPr>
            </w:pPr>
            <w:r w:rsidRPr="006870E1">
              <w:rPr>
                <w:sz w:val="18"/>
                <w:szCs w:val="18"/>
              </w:rPr>
              <w:t>Updated for eNCA release 1.0</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3.0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30-May-2007</w:t>
            </w:r>
          </w:p>
        </w:tc>
        <w:tc>
          <w:tcPr>
            <w:tcW w:w="3115" w:type="pct"/>
            <w:tcBorders>
              <w:top w:val="single" w:sz="6" w:space="0" w:color="auto"/>
              <w:bottom w:val="single" w:sz="6" w:space="0" w:color="auto"/>
            </w:tcBorders>
          </w:tcPr>
          <w:p w:rsidR="00510278" w:rsidRDefault="00510278">
            <w:pPr>
              <w:pStyle w:val="TableContent"/>
              <w:rPr>
                <w:sz w:val="18"/>
                <w:szCs w:val="18"/>
              </w:rPr>
            </w:pPr>
            <w:r w:rsidRPr="006870E1">
              <w:rPr>
                <w:sz w:val="18"/>
                <w:szCs w:val="18"/>
              </w:rPr>
              <w:t>In</w:t>
            </w:r>
            <w:r>
              <w:rPr>
                <w:sz w:val="18"/>
                <w:szCs w:val="18"/>
              </w:rPr>
              <w:t>itial release for eNCA release 2</w:t>
            </w:r>
            <w:r w:rsidRPr="006870E1">
              <w:rPr>
                <w:sz w:val="18"/>
                <w:szCs w:val="18"/>
              </w:rPr>
              <w:t>.0</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4.0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12-May-2017</w:t>
            </w:r>
          </w:p>
        </w:tc>
        <w:tc>
          <w:tcPr>
            <w:tcW w:w="3115" w:type="pct"/>
            <w:tcBorders>
              <w:top w:val="single" w:sz="6" w:space="0" w:color="auto"/>
              <w:bottom w:val="single" w:sz="6" w:space="0" w:color="auto"/>
            </w:tcBorders>
          </w:tcPr>
          <w:p w:rsidR="00510278" w:rsidRPr="006870E1" w:rsidRDefault="00510278" w:rsidP="00E54966">
            <w:pPr>
              <w:pStyle w:val="TableContent"/>
              <w:rPr>
                <w:sz w:val="18"/>
                <w:szCs w:val="18"/>
              </w:rPr>
            </w:pPr>
            <w:r>
              <w:rPr>
                <w:sz w:val="18"/>
                <w:szCs w:val="18"/>
              </w:rPr>
              <w:t>Update required for development of new NCA application environment under the EQuIP program.</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4.0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18-June-2018</w:t>
            </w:r>
          </w:p>
        </w:tc>
        <w:tc>
          <w:tcPr>
            <w:tcW w:w="3115" w:type="pct"/>
            <w:tcBorders>
              <w:top w:val="single" w:sz="6" w:space="0" w:color="auto"/>
              <w:bottom w:val="single" w:sz="6" w:space="0" w:color="auto"/>
            </w:tcBorders>
          </w:tcPr>
          <w:p w:rsidR="00510278" w:rsidRDefault="00510278" w:rsidP="00E54966">
            <w:pPr>
              <w:pStyle w:val="TableContent"/>
              <w:rPr>
                <w:sz w:val="18"/>
                <w:szCs w:val="18"/>
              </w:rPr>
            </w:pPr>
            <w:r>
              <w:rPr>
                <w:sz w:val="18"/>
                <w:szCs w:val="18"/>
              </w:rPr>
              <w:t>Updated modifications to Model Configuration Template – updated with additional entries to reflect the dates and times of sample collection and dosing</w:t>
            </w:r>
          </w:p>
          <w:p w:rsidR="00510278" w:rsidRDefault="00510278" w:rsidP="00E54966">
            <w:pPr>
              <w:pStyle w:val="TableContent"/>
              <w:rPr>
                <w:sz w:val="18"/>
                <w:szCs w:val="18"/>
              </w:rPr>
            </w:pPr>
            <w:r>
              <w:rPr>
                <w:sz w:val="18"/>
                <w:szCs w:val="18"/>
              </w:rPr>
              <w:t>Remove eNCA references</w:t>
            </w:r>
          </w:p>
          <w:p w:rsidR="00510278" w:rsidRDefault="00510278" w:rsidP="00E54966">
            <w:pPr>
              <w:pStyle w:val="TableContent"/>
              <w:rPr>
                <w:sz w:val="18"/>
                <w:szCs w:val="18"/>
              </w:rPr>
            </w:pPr>
            <w:r>
              <w:rPr>
                <w:sz w:val="18"/>
                <w:szCs w:val="18"/>
              </w:rPr>
              <w:t xml:space="preserve">Add Secondary Configuration Template </w:t>
            </w:r>
            <w:proofErr w:type="gramStart"/>
            <w:r>
              <w:rPr>
                <w:sz w:val="18"/>
                <w:szCs w:val="18"/>
              </w:rPr>
              <w:t>concept  to</w:t>
            </w:r>
            <w:proofErr w:type="gramEnd"/>
            <w:r>
              <w:rPr>
                <w:sz w:val="18"/>
                <w:szCs w:val="18"/>
              </w:rPr>
              <w:t xml:space="preserve"> support analysis of Derived or Secondary Parameters.</w:t>
            </w:r>
          </w:p>
          <w:p w:rsidR="00510278" w:rsidRDefault="00510278" w:rsidP="00E54966">
            <w:pPr>
              <w:pStyle w:val="TableContent"/>
              <w:rPr>
                <w:sz w:val="18"/>
                <w:szCs w:val="18"/>
              </w:rPr>
            </w:pPr>
            <w:r>
              <w:rPr>
                <w:sz w:val="18"/>
                <w:szCs w:val="18"/>
              </w:rPr>
              <w:t>Added Urine data handling section</w:t>
            </w:r>
          </w:p>
          <w:p w:rsidR="00510278" w:rsidRDefault="00510278" w:rsidP="00E54966">
            <w:pPr>
              <w:pStyle w:val="TableContent"/>
              <w:rPr>
                <w:sz w:val="18"/>
                <w:szCs w:val="18"/>
              </w:rPr>
            </w:pPr>
            <w:r>
              <w:rPr>
                <w:sz w:val="18"/>
                <w:szCs w:val="18"/>
              </w:rPr>
              <w:t>Refined TAUi/TOLDi/DIi details</w:t>
            </w:r>
            <w:r w:rsidR="00542C5D">
              <w:rPr>
                <w:sz w:val="18"/>
                <w:szCs w:val="18"/>
              </w:rPr>
              <w:t xml:space="preserve"> and changed definition of TOLD</w:t>
            </w:r>
          </w:p>
          <w:p w:rsidR="00510278" w:rsidRDefault="00510278" w:rsidP="00E54966">
            <w:pPr>
              <w:pStyle w:val="TableContent"/>
              <w:rPr>
                <w:sz w:val="18"/>
                <w:szCs w:val="18"/>
              </w:rPr>
            </w:pPr>
            <w:r>
              <w:rPr>
                <w:sz w:val="18"/>
                <w:szCs w:val="18"/>
              </w:rPr>
              <w:t>Added TID multiple dosing profile</w:t>
            </w:r>
          </w:p>
        </w:tc>
      </w:tr>
    </w:tbl>
    <w:p w:rsidR="003E52B3" w:rsidRDefault="003E52B3">
      <w:pPr>
        <w:pStyle w:val="Heading1"/>
      </w:pPr>
      <w:bookmarkStart w:id="9" w:name="_Toc507192754"/>
      <w:bookmarkStart w:id="10" w:name="1044518"/>
      <w:bookmarkEnd w:id="9"/>
      <w:bookmarkEnd w:id="10"/>
      <w:r>
        <w:br w:type="page"/>
      </w:r>
      <w:bookmarkStart w:id="11" w:name="_Toc5186397"/>
      <w:bookmarkStart w:id="12" w:name="OLE_LINK1"/>
      <w:r>
        <w:lastRenderedPageBreak/>
        <w:t>Overview</w:t>
      </w:r>
      <w:bookmarkEnd w:id="11"/>
    </w:p>
    <w:p w:rsidR="003E52B3" w:rsidRDefault="003E52B3">
      <w:pPr>
        <w:rPr>
          <w:lang w:val="en-GB"/>
        </w:rPr>
      </w:pPr>
      <w:proofErr w:type="gramStart"/>
      <w:r>
        <w:rPr>
          <w:lang w:val="en-GB"/>
        </w:rPr>
        <w:t>eNCA</w:t>
      </w:r>
      <w:proofErr w:type="gramEnd"/>
      <w:r>
        <w:rPr>
          <w:lang w:val="en-GB"/>
        </w:rPr>
        <w:t xml:space="preserve"> is a</w:t>
      </w:r>
      <w:r w:rsidR="00674C9A">
        <w:rPr>
          <w:lang w:val="en-GB"/>
        </w:rPr>
        <w:t>n</w:t>
      </w:r>
      <w:r>
        <w:rPr>
          <w:lang w:val="en-GB"/>
        </w:rPr>
        <w:t xml:space="preserve"> </w:t>
      </w:r>
      <w:r w:rsidR="00E54966">
        <w:rPr>
          <w:lang w:val="en-GB"/>
        </w:rPr>
        <w:t>existing (201</w:t>
      </w:r>
      <w:r w:rsidR="002525AB">
        <w:rPr>
          <w:lang w:val="en-GB"/>
        </w:rPr>
        <w:t>8</w:t>
      </w:r>
      <w:r w:rsidR="00E54966">
        <w:rPr>
          <w:lang w:val="en-GB"/>
        </w:rPr>
        <w:t xml:space="preserve">) </w:t>
      </w:r>
      <w:r>
        <w:rPr>
          <w:lang w:val="en-GB"/>
        </w:rPr>
        <w:t xml:space="preserve">pharmacokinetic (PK) data management and analysis system </w:t>
      </w:r>
      <w:r w:rsidR="000B7100">
        <w:rPr>
          <w:lang w:val="en-GB"/>
        </w:rPr>
        <w:t xml:space="preserve">developed by Pfizer Inc </w:t>
      </w:r>
      <w:r>
        <w:rPr>
          <w:lang w:val="en-GB"/>
        </w:rPr>
        <w:t>with full audit and security features</w:t>
      </w:r>
      <w:r w:rsidR="00E54966">
        <w:rPr>
          <w:lang w:val="en-GB"/>
        </w:rPr>
        <w:t xml:space="preserve"> developed as </w:t>
      </w:r>
      <w:r>
        <w:rPr>
          <w:lang w:val="en-GB"/>
        </w:rPr>
        <w:t>a web-based multi-tier application.</w:t>
      </w:r>
    </w:p>
    <w:p w:rsidR="003E52B3" w:rsidRDefault="003E52B3">
      <w:pPr>
        <w:rPr>
          <w:lang w:val="en-GB"/>
        </w:rPr>
      </w:pPr>
    </w:p>
    <w:p w:rsidR="003E52B3" w:rsidRDefault="003E52B3">
      <w:proofErr w:type="gramStart"/>
      <w:r>
        <w:t>eNCA</w:t>
      </w:r>
      <w:proofErr w:type="gramEnd"/>
      <w:r>
        <w:t xml:space="preserve"> provides mathematical and graphical computational capability via “eNCA Computation Engine“</w:t>
      </w:r>
      <w:r w:rsidR="005A568A">
        <w:t xml:space="preserve"> </w:t>
      </w:r>
      <w:r w:rsidR="00E17600">
        <w:t xml:space="preserve">for </w:t>
      </w:r>
      <w:r>
        <w:t xml:space="preserve">various </w:t>
      </w:r>
      <w:r w:rsidR="00E17600">
        <w:t xml:space="preserve">functionality </w:t>
      </w:r>
      <w:r>
        <w:t xml:space="preserve">within the </w:t>
      </w:r>
      <w:r w:rsidR="0047510F">
        <w:t xml:space="preserve">eNCA </w:t>
      </w:r>
      <w:r>
        <w:t>application to perform PK Non Compartmental Analysis</w:t>
      </w:r>
      <w:r w:rsidR="0047510F">
        <w:t>, reporting and other tasks</w:t>
      </w:r>
      <w:r>
        <w:t>.</w:t>
      </w:r>
    </w:p>
    <w:p w:rsidR="00E54966" w:rsidRDefault="00E54966"/>
    <w:p w:rsidR="00E54966" w:rsidRDefault="00E54966">
      <w:r>
        <w:t>This version of this document</w:t>
      </w:r>
      <w:r w:rsidR="00457B0E">
        <w:t xml:space="preserve"> is based on the eNCA PK</w:t>
      </w:r>
      <w:r>
        <w:t xml:space="preserve"> </w:t>
      </w:r>
      <w:r w:rsidR="00457B0E">
        <w:t>Computation Engine Specifications version 2.0 docume</w:t>
      </w:r>
      <w:r w:rsidR="0014390B">
        <w:t>n</w:t>
      </w:r>
      <w:r w:rsidR="00457B0E">
        <w:t xml:space="preserve">tation and </w:t>
      </w:r>
      <w:r>
        <w:t>reflects a</w:t>
      </w:r>
      <w:r w:rsidR="00457B0E">
        <w:t xml:space="preserve">n updated </w:t>
      </w:r>
      <w:r>
        <w:t xml:space="preserve">version of the PK NCA Computation Engine specifications that will be used to support the development and production utilization of the openNCA PK NCA Computation Engine code base developed in 2017-2018 for the Pfizer Enhanced Quantitative Informatics Platform (EQuIP) project supporting the </w:t>
      </w:r>
      <w:r w:rsidR="0047510F">
        <w:t>analysis and content repository for the openNCA PK open source application being developed as one of the EQuIP deliverables through the Pfizer Clinical Pharmacology discipline.</w:t>
      </w:r>
      <w:r w:rsidR="0014390B">
        <w:t xml:space="preserve"> As such, this specification effectively describes release 3.0 of the computation engine.</w:t>
      </w:r>
    </w:p>
    <w:p w:rsidR="003E52B3" w:rsidRDefault="003E52B3"/>
    <w:p w:rsidR="0066306E" w:rsidRDefault="0047510F" w:rsidP="005A7C0D">
      <w:r>
        <w:t>The open</w:t>
      </w:r>
      <w:r w:rsidR="003E52B3">
        <w:t xml:space="preserve">NCA </w:t>
      </w:r>
      <w:r>
        <w:t xml:space="preserve">PK </w:t>
      </w:r>
      <w:r w:rsidR="003E52B3">
        <w:t xml:space="preserve">computation engine </w:t>
      </w:r>
      <w:r>
        <w:t xml:space="preserve">is </w:t>
      </w:r>
      <w:r w:rsidR="001B5C3C">
        <w:t xml:space="preserve">planned for </w:t>
      </w:r>
      <w:r>
        <w:t>develop</w:t>
      </w:r>
      <w:r w:rsidR="001B5C3C">
        <w:t>ment</w:t>
      </w:r>
      <w:r>
        <w:t xml:space="preserve"> as one or more </w:t>
      </w:r>
      <w:r w:rsidR="00DE7D6D">
        <w:fldChar w:fldCharType="begin"/>
      </w:r>
      <w:r w:rsidR="00DE7D6D">
        <w:instrText xml:space="preserve"> REF R \h </w:instrText>
      </w:r>
      <w:r w:rsidR="00DE7D6D">
        <w:fldChar w:fldCharType="separate"/>
      </w:r>
      <w:r w:rsidR="00DE7D6D" w:rsidRPr="005A7C0D">
        <w:rPr>
          <w:rFonts w:ascii="TimesNewRoman" w:hAnsi="TimesNewRoman" w:cs="TimesNewRoman"/>
          <w:sz w:val="24"/>
          <w:lang w:eastAsia="en-US"/>
        </w:rPr>
        <w:t>R</w:t>
      </w:r>
      <w:r w:rsidR="00DE7D6D">
        <w:fldChar w:fldCharType="end"/>
      </w:r>
      <w:r>
        <w:t xml:space="preserve"> packages and utilizes dependencies from the </w:t>
      </w:r>
      <w:hyperlink r:id="rId12" w:history="1">
        <w:r w:rsidRPr="001B5C3C">
          <w:rPr>
            <w:rStyle w:val="Hyperlink"/>
            <w:sz w:val="20"/>
          </w:rPr>
          <w:t>CRAN</w:t>
        </w:r>
      </w:hyperlink>
      <w:r>
        <w:t xml:space="preserve"> and </w:t>
      </w:r>
      <w:hyperlink r:id="rId13" w:history="1">
        <w:r w:rsidRPr="001B5C3C">
          <w:rPr>
            <w:rStyle w:val="Hyperlink"/>
            <w:sz w:val="20"/>
          </w:rPr>
          <w:t>GitHub</w:t>
        </w:r>
      </w:hyperlink>
      <w:r>
        <w:t xml:space="preserve"> </w:t>
      </w:r>
      <w:r w:rsidR="001B5C3C">
        <w:t>package repositories</w:t>
      </w:r>
      <w:r w:rsidR="009E1364">
        <w:t>.</w:t>
      </w:r>
    </w:p>
    <w:p w:rsidR="009E1364" w:rsidRDefault="009E1364" w:rsidP="005A7C0D"/>
    <w:p w:rsidR="009E1364" w:rsidRDefault="009E1364" w:rsidP="005A7C0D">
      <w:r>
        <w:t xml:space="preserve">The openNCA package development is itself hosted in </w:t>
      </w:r>
      <w:hyperlink r:id="rId14" w:history="1">
        <w:r w:rsidRPr="009E1364">
          <w:rPr>
            <w:rStyle w:val="Hyperlink"/>
            <w:sz w:val="20"/>
          </w:rPr>
          <w:t>GitHub</w:t>
        </w:r>
      </w:hyperlink>
      <w:r>
        <w:t xml:space="preserve">. </w:t>
      </w:r>
    </w:p>
    <w:p w:rsidR="003E52B3" w:rsidRDefault="003E52B3" w:rsidP="005A7C0D"/>
    <w:p w:rsidR="003E52B3" w:rsidRDefault="003E52B3">
      <w:pPr>
        <w:pStyle w:val="Heading1"/>
      </w:pPr>
      <w:bookmarkStart w:id="13" w:name="_Toc5186398"/>
      <w:r>
        <w:t>Purpose</w:t>
      </w:r>
      <w:bookmarkEnd w:id="13"/>
    </w:p>
    <w:p w:rsidR="003E52B3" w:rsidRDefault="003E52B3">
      <w:r>
        <w:t>This document provide</w:t>
      </w:r>
      <w:r w:rsidR="00A36E90">
        <w:t>s the</w:t>
      </w:r>
      <w:r w:rsidR="005A568A">
        <w:t xml:space="preserve"> open</w:t>
      </w:r>
      <w:r>
        <w:t xml:space="preserve">NCA computation engine requirements, a part of </w:t>
      </w:r>
      <w:r w:rsidR="002525AB">
        <w:t xml:space="preserve">Pfizer EQuIP </w:t>
      </w:r>
      <w:r>
        <w:t>NCA Requirements Package.</w:t>
      </w:r>
    </w:p>
    <w:p w:rsidR="0066306E" w:rsidRDefault="0066306E"/>
    <w:p w:rsidR="003E52B3" w:rsidRDefault="007C29EF">
      <w:pPr>
        <w:pStyle w:val="Heading1"/>
      </w:pPr>
      <w:bookmarkStart w:id="14" w:name="_Toc5186399"/>
      <w:r>
        <w:t xml:space="preserve">Document </w:t>
      </w:r>
      <w:r w:rsidR="003E52B3">
        <w:t>Scope</w:t>
      </w:r>
      <w:bookmarkEnd w:id="14"/>
    </w:p>
    <w:p w:rsidR="003E52B3" w:rsidRDefault="003E52B3">
      <w:r>
        <w:t>The scope of this document is limited to documenting computing rules to be used for:</w:t>
      </w:r>
    </w:p>
    <w:p w:rsidR="003E52B3" w:rsidRDefault="003E52B3"/>
    <w:p w:rsidR="003E52B3" w:rsidRDefault="003E52B3">
      <w:pPr>
        <w:numPr>
          <w:ilvl w:val="0"/>
          <w:numId w:val="7"/>
        </w:numPr>
      </w:pPr>
      <w:r>
        <w:t xml:space="preserve">Calculating Primary </w:t>
      </w:r>
      <w:r w:rsidR="001B5C3C">
        <w:t>and Secondary</w:t>
      </w:r>
      <w:r w:rsidR="005A568A">
        <w:t xml:space="preserve"> or Derived</w:t>
      </w:r>
      <w:r w:rsidR="001B5C3C">
        <w:t xml:space="preserve"> </w:t>
      </w:r>
      <w:r>
        <w:t>Parameter for Non Compartmental Analysis (NCA) based on total plasma/serum/blood/urine concentration</w:t>
      </w:r>
    </w:p>
    <w:p w:rsidR="003E52B3" w:rsidRDefault="003E52B3">
      <w:pPr>
        <w:numPr>
          <w:ilvl w:val="0"/>
          <w:numId w:val="7"/>
        </w:numPr>
      </w:pPr>
      <w:r>
        <w:t xml:space="preserve">Generating Plots </w:t>
      </w:r>
      <w:r w:rsidR="00457B0E">
        <w:t xml:space="preserve">of individual profile data </w:t>
      </w:r>
      <w:r>
        <w:t xml:space="preserve">to facilitate </w:t>
      </w:r>
      <w:r w:rsidR="00457B0E">
        <w:t xml:space="preserve">exploration and selection of the data points for </w:t>
      </w:r>
      <w:r>
        <w:t>computation of k</w:t>
      </w:r>
      <w:r>
        <w:rPr>
          <w:vertAlign w:val="subscript"/>
        </w:rPr>
        <w:t>el</w:t>
      </w:r>
      <w:r>
        <w:t xml:space="preserve"> and subject inclusion/exclusion for k</w:t>
      </w:r>
      <w:r>
        <w:rPr>
          <w:vertAlign w:val="subscript"/>
        </w:rPr>
        <w:t>el</w:t>
      </w:r>
      <w:r>
        <w:t xml:space="preserve"> and the associated parameters (t</w:t>
      </w:r>
      <w:r>
        <w:rPr>
          <w:vertAlign w:val="subscript"/>
        </w:rPr>
        <w:t>1/2</w:t>
      </w:r>
      <w:r>
        <w:t xml:space="preserve">  and AUC</w:t>
      </w:r>
      <w:r>
        <w:rPr>
          <w:vertAlign w:val="subscript"/>
        </w:rPr>
        <w:t>inf</w:t>
      </w:r>
      <w:r>
        <w:t>)</w:t>
      </w:r>
    </w:p>
    <w:p w:rsidR="003E52B3" w:rsidRDefault="003E52B3"/>
    <w:p w:rsidR="003E52B3" w:rsidRDefault="003E52B3">
      <w:r>
        <w:rPr>
          <w:b/>
        </w:rPr>
        <w:t>Note:</w:t>
      </w:r>
      <w:r>
        <w:t xml:space="preserve"> </w:t>
      </w:r>
      <w:r w:rsidR="005A7C0D">
        <w:t xml:space="preserve">Pharmacokinetic </w:t>
      </w:r>
      <w:r>
        <w:t xml:space="preserve">Parameters </w:t>
      </w:r>
      <w:r w:rsidR="005A7C0D">
        <w:t xml:space="preserve">are </w:t>
      </w:r>
      <w:r>
        <w:t xml:space="preserve">calculated based on Pfizer’s Clinical Pharmacology Guidance </w:t>
      </w:r>
      <w:r w:rsidR="00A36E90">
        <w:t xml:space="preserve">documentation </w:t>
      </w:r>
      <w:r>
        <w:t>(as referenced below)</w:t>
      </w:r>
      <w:r w:rsidR="005A7C0D">
        <w:t xml:space="preserve"> or as identified in the references provided in the Section </w:t>
      </w:r>
      <w:r w:rsidR="005A7C0D">
        <w:fldChar w:fldCharType="begin"/>
      </w:r>
      <w:r w:rsidR="005A7C0D">
        <w:instrText xml:space="preserve"> REF _Ref507194320 \h </w:instrText>
      </w:r>
      <w:r w:rsidR="005A7C0D">
        <w:fldChar w:fldCharType="separate"/>
      </w:r>
      <w:r w:rsidR="005A7C0D">
        <w:t>References</w:t>
      </w:r>
      <w:r w:rsidR="005A7C0D">
        <w:fldChar w:fldCharType="end"/>
      </w:r>
      <w:r>
        <w:t>.</w:t>
      </w:r>
    </w:p>
    <w:p w:rsidR="0066306E" w:rsidRDefault="0066306E"/>
    <w:p w:rsidR="003E52B3" w:rsidRDefault="009F5A3B" w:rsidP="00C41FB3">
      <w:pPr>
        <w:pStyle w:val="Heading1"/>
      </w:pPr>
      <w:bookmarkStart w:id="15" w:name="_Toc5186400"/>
      <w:r>
        <w:t>Non-Compartmental Analysis</w:t>
      </w:r>
      <w:r w:rsidR="003E52B3">
        <w:t xml:space="preserve"> </w:t>
      </w:r>
      <w:r w:rsidR="00C41FB3">
        <w:t>Models/</w:t>
      </w:r>
      <w:r w:rsidR="003C33CA">
        <w:t>Parameters</w:t>
      </w:r>
      <w:bookmarkEnd w:id="15"/>
    </w:p>
    <w:p w:rsidR="00D3622F" w:rsidRDefault="00D3622F" w:rsidP="00D3622F">
      <w:pPr>
        <w:pStyle w:val="Heading2"/>
      </w:pPr>
      <w:bookmarkStart w:id="16" w:name="_Toc5186401"/>
      <w:r>
        <w:t>Definitions</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3"/>
        <w:gridCol w:w="6483"/>
      </w:tblGrid>
      <w:tr w:rsidR="004C136E" w:rsidRPr="00846DB7" w:rsidTr="00846DB7">
        <w:tc>
          <w:tcPr>
            <w:tcW w:w="2373" w:type="dxa"/>
          </w:tcPr>
          <w:p w:rsidR="004C136E" w:rsidRPr="00846DB7" w:rsidRDefault="004C136E" w:rsidP="00846DB7">
            <w:pPr>
              <w:pStyle w:val="TableContent"/>
              <w:ind w:left="25"/>
              <w:rPr>
                <w:b/>
                <w:bCs w:val="0"/>
                <w:sz w:val="18"/>
              </w:rPr>
            </w:pPr>
            <w:r w:rsidRPr="00846DB7">
              <w:rPr>
                <w:b/>
                <w:bCs w:val="0"/>
                <w:sz w:val="18"/>
              </w:rPr>
              <w:t>Primary Parameters</w:t>
            </w:r>
          </w:p>
        </w:tc>
        <w:tc>
          <w:tcPr>
            <w:tcW w:w="6483" w:type="dxa"/>
          </w:tcPr>
          <w:p w:rsidR="004C136E" w:rsidRPr="00846DB7" w:rsidRDefault="004C136E" w:rsidP="00846DB7">
            <w:pPr>
              <w:pStyle w:val="TableContent"/>
              <w:ind w:left="25"/>
              <w:rPr>
                <w:bCs w:val="0"/>
                <w:sz w:val="18"/>
              </w:rPr>
            </w:pPr>
            <w:r w:rsidRPr="00846DB7">
              <w:rPr>
                <w:bCs w:val="0"/>
                <w:sz w:val="18"/>
              </w:rPr>
              <w:t xml:space="preserve">Parameters generated by the system </w:t>
            </w:r>
            <w:r w:rsidR="00CD0CC5">
              <w:rPr>
                <w:bCs w:val="0"/>
                <w:sz w:val="18"/>
              </w:rPr>
              <w:t xml:space="preserve">for one of the primary pharmacokinetic computation </w:t>
            </w:r>
            <w:r w:rsidR="00CD0CC5">
              <w:rPr>
                <w:bCs w:val="0"/>
                <w:sz w:val="18"/>
              </w:rPr>
              <w:fldChar w:fldCharType="begin"/>
            </w:r>
            <w:r w:rsidR="00CD0CC5">
              <w:rPr>
                <w:bCs w:val="0"/>
                <w:sz w:val="18"/>
              </w:rPr>
              <w:instrText xml:space="preserve"> REF _Ref498089187 \h </w:instrText>
            </w:r>
            <w:r w:rsidR="00CD0CC5">
              <w:rPr>
                <w:bCs w:val="0"/>
                <w:sz w:val="18"/>
              </w:rPr>
            </w:r>
            <w:r w:rsidR="00CD0CC5">
              <w:rPr>
                <w:bCs w:val="0"/>
                <w:sz w:val="18"/>
              </w:rPr>
              <w:fldChar w:fldCharType="separate"/>
            </w:r>
            <w:r w:rsidR="00CD0CC5">
              <w:t>Models</w:t>
            </w:r>
            <w:r w:rsidR="00CD0CC5">
              <w:rPr>
                <w:bCs w:val="0"/>
                <w:sz w:val="18"/>
              </w:rPr>
              <w:fldChar w:fldCharType="end"/>
            </w:r>
            <w:r w:rsidR="00CD0CC5">
              <w:rPr>
                <w:bCs w:val="0"/>
                <w:sz w:val="18"/>
              </w:rPr>
              <w:t xml:space="preserve"> </w:t>
            </w:r>
            <w:r w:rsidRPr="00846DB7">
              <w:rPr>
                <w:bCs w:val="0"/>
                <w:sz w:val="18"/>
              </w:rPr>
              <w:t>in the following scenarios:</w:t>
            </w:r>
          </w:p>
          <w:p w:rsidR="004C136E" w:rsidRPr="00846DB7" w:rsidRDefault="004C136E" w:rsidP="00846DB7">
            <w:pPr>
              <w:pStyle w:val="TableContent"/>
              <w:ind w:left="25"/>
              <w:rPr>
                <w:bCs w:val="0"/>
                <w:sz w:val="18"/>
              </w:rPr>
            </w:pPr>
          </w:p>
          <w:p w:rsidR="004C136E" w:rsidRPr="00846DB7" w:rsidRDefault="004C136E" w:rsidP="00846DB7">
            <w:pPr>
              <w:pStyle w:val="TableContent"/>
              <w:ind w:left="25"/>
              <w:rPr>
                <w:bCs w:val="0"/>
                <w:sz w:val="18"/>
              </w:rPr>
            </w:pPr>
            <w:r w:rsidRPr="00846DB7">
              <w:rPr>
                <w:bCs w:val="0"/>
                <w:sz w:val="18"/>
              </w:rPr>
              <w:t xml:space="preserve">Applying computational </w:t>
            </w:r>
            <w:r w:rsidR="00CD0CC5">
              <w:rPr>
                <w:bCs w:val="0"/>
                <w:sz w:val="18"/>
              </w:rPr>
              <w:t xml:space="preserve">pharmacokinetic </w:t>
            </w:r>
            <w:r w:rsidRPr="00846DB7">
              <w:rPr>
                <w:bCs w:val="0"/>
                <w:sz w:val="18"/>
              </w:rPr>
              <w:t>algorithms on the concentration dataset</w:t>
            </w:r>
            <w:r w:rsidR="005246FB" w:rsidRPr="00846DB7">
              <w:rPr>
                <w:bCs w:val="0"/>
                <w:sz w:val="18"/>
              </w:rPr>
              <w:t xml:space="preserve"> (e.g.: AUC, Tmax, Cmax, etc.)</w:t>
            </w:r>
          </w:p>
          <w:p w:rsidR="004C136E" w:rsidRPr="00846DB7" w:rsidRDefault="004C136E" w:rsidP="00846DB7">
            <w:pPr>
              <w:pStyle w:val="TableContent"/>
              <w:ind w:left="25"/>
              <w:rPr>
                <w:bCs w:val="0"/>
                <w:sz w:val="18"/>
              </w:rPr>
            </w:pPr>
            <w:r w:rsidRPr="00846DB7">
              <w:rPr>
                <w:bCs w:val="0"/>
                <w:sz w:val="18"/>
              </w:rPr>
              <w:t>Applying pre-defined computation al</w:t>
            </w:r>
            <w:r w:rsidR="005246FB" w:rsidRPr="00846DB7">
              <w:rPr>
                <w:bCs w:val="0"/>
                <w:sz w:val="18"/>
              </w:rPr>
              <w:t xml:space="preserve">gorithms on the combination of </w:t>
            </w:r>
            <w:r w:rsidRPr="00846DB7">
              <w:rPr>
                <w:bCs w:val="0"/>
                <w:sz w:val="18"/>
              </w:rPr>
              <w:t xml:space="preserve">concentration dataset and other primary parameters </w:t>
            </w:r>
            <w:r w:rsidR="005246FB" w:rsidRPr="00846DB7">
              <w:rPr>
                <w:bCs w:val="0"/>
                <w:sz w:val="18"/>
              </w:rPr>
              <w:t xml:space="preserve">(e.g.: Dose normalized </w:t>
            </w:r>
            <w:r w:rsidR="005246FB" w:rsidRPr="00846DB7">
              <w:rPr>
                <w:bCs w:val="0"/>
                <w:sz w:val="18"/>
              </w:rPr>
              <w:lastRenderedPageBreak/>
              <w:t>parameters, etc.)</w:t>
            </w:r>
          </w:p>
        </w:tc>
      </w:tr>
      <w:tr w:rsidR="004C136E" w:rsidRPr="00846DB7" w:rsidTr="00846DB7">
        <w:tc>
          <w:tcPr>
            <w:tcW w:w="2373" w:type="dxa"/>
          </w:tcPr>
          <w:p w:rsidR="004C136E" w:rsidRPr="00846DB7" w:rsidRDefault="00362DA5" w:rsidP="00846DB7">
            <w:pPr>
              <w:pStyle w:val="TableContent"/>
              <w:ind w:left="25"/>
              <w:rPr>
                <w:b/>
                <w:bCs w:val="0"/>
                <w:sz w:val="18"/>
              </w:rPr>
            </w:pPr>
            <w:r>
              <w:rPr>
                <w:b/>
                <w:bCs w:val="0"/>
                <w:sz w:val="18"/>
              </w:rPr>
              <w:lastRenderedPageBreak/>
              <w:t>Derived</w:t>
            </w:r>
            <w:r w:rsidRPr="00846DB7">
              <w:rPr>
                <w:b/>
                <w:bCs w:val="0"/>
                <w:sz w:val="18"/>
              </w:rPr>
              <w:t xml:space="preserve"> </w:t>
            </w:r>
            <w:r w:rsidR="004C136E" w:rsidRPr="00846DB7">
              <w:rPr>
                <w:b/>
                <w:bCs w:val="0"/>
                <w:sz w:val="18"/>
              </w:rPr>
              <w:t>Parameters</w:t>
            </w:r>
          </w:p>
        </w:tc>
        <w:tc>
          <w:tcPr>
            <w:tcW w:w="6483" w:type="dxa"/>
          </w:tcPr>
          <w:p w:rsidR="004B5194" w:rsidRDefault="004C136E" w:rsidP="00846DB7">
            <w:pPr>
              <w:pStyle w:val="TableContent"/>
              <w:ind w:left="25"/>
              <w:rPr>
                <w:bCs w:val="0"/>
                <w:sz w:val="18"/>
              </w:rPr>
            </w:pPr>
            <w:r w:rsidRPr="00846DB7">
              <w:rPr>
                <w:bCs w:val="0"/>
                <w:sz w:val="18"/>
              </w:rPr>
              <w:t xml:space="preserve">Parameters generated </w:t>
            </w:r>
            <w:r w:rsidR="00CD0CC5">
              <w:rPr>
                <w:bCs w:val="0"/>
                <w:sz w:val="18"/>
              </w:rPr>
              <w:t>utilizing primary parameters from one or more datasets</w:t>
            </w:r>
            <w:r w:rsidR="00A44D08">
              <w:rPr>
                <w:bCs w:val="0"/>
                <w:sz w:val="18"/>
              </w:rPr>
              <w:t>.</w:t>
            </w:r>
            <w:r w:rsidR="00CD0CC5">
              <w:rPr>
                <w:bCs w:val="0"/>
                <w:sz w:val="18"/>
              </w:rPr>
              <w:t xml:space="preserve"> </w:t>
            </w:r>
            <w:proofErr w:type="gramStart"/>
            <w:r w:rsidR="00CD0CC5">
              <w:rPr>
                <w:bCs w:val="0"/>
                <w:sz w:val="18"/>
              </w:rPr>
              <w:t>incorporating</w:t>
            </w:r>
            <w:proofErr w:type="gramEnd"/>
            <w:r w:rsidR="00CD0CC5">
              <w:rPr>
                <w:bCs w:val="0"/>
                <w:sz w:val="18"/>
              </w:rPr>
              <w:t xml:space="preserve"> different analytes, cohorts, visits, or periods</w:t>
            </w:r>
            <w:r w:rsidR="004B5194">
              <w:rPr>
                <w:bCs w:val="0"/>
                <w:sz w:val="18"/>
              </w:rPr>
              <w:t xml:space="preserve">. </w:t>
            </w:r>
          </w:p>
          <w:p w:rsidR="004B5194" w:rsidRDefault="004B5194" w:rsidP="00846DB7">
            <w:pPr>
              <w:pStyle w:val="TableContent"/>
              <w:ind w:left="25"/>
              <w:rPr>
                <w:bCs w:val="0"/>
                <w:sz w:val="18"/>
              </w:rPr>
            </w:pPr>
          </w:p>
          <w:p w:rsidR="004C136E" w:rsidRPr="00846DB7" w:rsidRDefault="00362DA5" w:rsidP="00846DB7">
            <w:pPr>
              <w:pStyle w:val="TableContent"/>
              <w:ind w:left="25"/>
              <w:rPr>
                <w:bCs w:val="0"/>
                <w:sz w:val="18"/>
              </w:rPr>
            </w:pPr>
            <w:r>
              <w:rPr>
                <w:bCs w:val="0"/>
                <w:sz w:val="18"/>
              </w:rPr>
              <w:t xml:space="preserve">Derived </w:t>
            </w:r>
            <w:r w:rsidR="004B5194">
              <w:rPr>
                <w:bCs w:val="0"/>
                <w:sz w:val="18"/>
              </w:rPr>
              <w:t xml:space="preserve">parameters either can be automatically computed </w:t>
            </w:r>
            <w:r w:rsidR="004C136E" w:rsidRPr="00846DB7">
              <w:rPr>
                <w:bCs w:val="0"/>
                <w:sz w:val="18"/>
              </w:rPr>
              <w:t xml:space="preserve">by </w:t>
            </w:r>
            <w:r w:rsidR="00841664" w:rsidRPr="00846DB7">
              <w:rPr>
                <w:bCs w:val="0"/>
                <w:sz w:val="18"/>
              </w:rPr>
              <w:t>custom script</w:t>
            </w:r>
            <w:r w:rsidR="00CD0CC5">
              <w:rPr>
                <w:bCs w:val="0"/>
                <w:sz w:val="18"/>
              </w:rPr>
              <w:t xml:space="preserve"> </w:t>
            </w:r>
            <w:r w:rsidR="00A36E90">
              <w:rPr>
                <w:bCs w:val="0"/>
                <w:sz w:val="18"/>
              </w:rPr>
              <w:t xml:space="preserve">using </w:t>
            </w:r>
            <w:r w:rsidR="004C136E" w:rsidRPr="00846DB7">
              <w:rPr>
                <w:bCs w:val="0"/>
                <w:sz w:val="18"/>
              </w:rPr>
              <w:t>primary parameters to generate new parameters. (e.g.: AUC Ratios, etc.)</w:t>
            </w:r>
          </w:p>
          <w:p w:rsidR="005246FB" w:rsidRPr="00846DB7" w:rsidRDefault="005246FB" w:rsidP="00846DB7">
            <w:pPr>
              <w:pStyle w:val="TableContent"/>
              <w:ind w:left="25"/>
              <w:rPr>
                <w:bCs w:val="0"/>
                <w:sz w:val="18"/>
              </w:rPr>
            </w:pPr>
          </w:p>
          <w:p w:rsidR="005246FB" w:rsidRDefault="00841664" w:rsidP="00A36E90">
            <w:pPr>
              <w:pStyle w:val="TableContent"/>
              <w:ind w:left="25"/>
              <w:rPr>
                <w:bCs w:val="0"/>
                <w:sz w:val="18"/>
              </w:rPr>
            </w:pPr>
            <w:r w:rsidRPr="00846DB7">
              <w:rPr>
                <w:bCs w:val="0"/>
                <w:sz w:val="18"/>
              </w:rPr>
              <w:t xml:space="preserve">These parameters </w:t>
            </w:r>
            <w:r w:rsidR="00A36E90">
              <w:rPr>
                <w:bCs w:val="0"/>
                <w:sz w:val="18"/>
              </w:rPr>
              <w:t xml:space="preserve">are </w:t>
            </w:r>
            <w:r w:rsidRPr="00846DB7">
              <w:rPr>
                <w:bCs w:val="0"/>
                <w:sz w:val="18"/>
              </w:rPr>
              <w:t>calculated by computation engine</w:t>
            </w:r>
            <w:r w:rsidR="00A36E90">
              <w:rPr>
                <w:bCs w:val="0"/>
                <w:sz w:val="18"/>
              </w:rPr>
              <w:t xml:space="preserve"> automatically when feasible or </w:t>
            </w:r>
            <w:r w:rsidRPr="00846DB7">
              <w:rPr>
                <w:bCs w:val="0"/>
                <w:sz w:val="18"/>
              </w:rPr>
              <w:t xml:space="preserve">defined by user </w:t>
            </w:r>
            <w:r w:rsidR="00A36E90">
              <w:rPr>
                <w:bCs w:val="0"/>
                <w:sz w:val="18"/>
              </w:rPr>
              <w:t xml:space="preserve">developed adhoc or stored script </w:t>
            </w:r>
            <w:r w:rsidRPr="00846DB7">
              <w:rPr>
                <w:bCs w:val="0"/>
                <w:sz w:val="18"/>
              </w:rPr>
              <w:t xml:space="preserve">based on particular study </w:t>
            </w:r>
            <w:r w:rsidR="00A36E90">
              <w:rPr>
                <w:bCs w:val="0"/>
                <w:sz w:val="18"/>
              </w:rPr>
              <w:t xml:space="preserve">analysis </w:t>
            </w:r>
            <w:r w:rsidRPr="00846DB7">
              <w:rPr>
                <w:bCs w:val="0"/>
                <w:sz w:val="18"/>
              </w:rPr>
              <w:t>needs.</w:t>
            </w:r>
          </w:p>
          <w:p w:rsidR="00362DA5" w:rsidRDefault="00362DA5" w:rsidP="00A36E90">
            <w:pPr>
              <w:pStyle w:val="TableContent"/>
              <w:ind w:left="25"/>
              <w:rPr>
                <w:bCs w:val="0"/>
                <w:sz w:val="18"/>
              </w:rPr>
            </w:pPr>
          </w:p>
          <w:p w:rsidR="00362DA5" w:rsidRPr="00362DA5" w:rsidRDefault="00362DA5" w:rsidP="00362DA5">
            <w:pPr>
              <w:rPr>
                <w:sz w:val="18"/>
              </w:rPr>
            </w:pPr>
            <w:r w:rsidRPr="00362DA5">
              <w:rPr>
                <w:sz w:val="18"/>
              </w:rPr>
              <w:t xml:space="preserve">Note that </w:t>
            </w:r>
            <w:r w:rsidRPr="00362DA5">
              <w:rPr>
                <w:b/>
                <w:i/>
                <w:sz w:val="18"/>
              </w:rPr>
              <w:t>Derived Parameters</w:t>
            </w:r>
            <w:r w:rsidRPr="00362DA5">
              <w:rPr>
                <w:sz w:val="18"/>
              </w:rPr>
              <w:t xml:space="preserve">, i.e. parameters that were previously referred to inprior editions of this specification associated with the legacy Pfizer eNCA system as </w:t>
            </w:r>
            <w:r w:rsidRPr="00362DA5">
              <w:rPr>
                <w:b/>
                <w:i/>
                <w:sz w:val="18"/>
              </w:rPr>
              <w:t>Secondary Parameters</w:t>
            </w:r>
            <w:r w:rsidRPr="00362DA5">
              <w:rPr>
                <w:sz w:val="18"/>
              </w:rPr>
              <w:t xml:space="preserve"> are also listed in the Appendix Section </w:t>
            </w:r>
            <w:r w:rsidRPr="00362DA5">
              <w:rPr>
                <w:sz w:val="18"/>
              </w:rPr>
              <w:fldChar w:fldCharType="begin"/>
            </w:r>
            <w:r w:rsidRPr="00362DA5">
              <w:rPr>
                <w:sz w:val="18"/>
              </w:rPr>
              <w:instrText xml:space="preserve"> REF _Ref507945116 \h </w:instrText>
            </w:r>
            <w:r>
              <w:rPr>
                <w:sz w:val="18"/>
              </w:rPr>
              <w:instrText xml:space="preserve"> \* MERGEFORMAT </w:instrText>
            </w:r>
            <w:r w:rsidRPr="00362DA5">
              <w:rPr>
                <w:sz w:val="18"/>
              </w:rPr>
            </w:r>
            <w:r w:rsidRPr="00362DA5">
              <w:rPr>
                <w:sz w:val="18"/>
              </w:rPr>
              <w:fldChar w:fldCharType="separate"/>
            </w:r>
            <w:r w:rsidRPr="00362DA5">
              <w:rPr>
                <w:sz w:val="18"/>
              </w:rPr>
              <w:t>Parameter Model Mapping List - Primary and Derived</w:t>
            </w:r>
            <w:r w:rsidRPr="00362DA5">
              <w:rPr>
                <w:sz w:val="18"/>
              </w:rPr>
              <w:fldChar w:fldCharType="end"/>
            </w:r>
            <w:r w:rsidRPr="00362DA5">
              <w:rPr>
                <w:sz w:val="18"/>
              </w:rPr>
              <w:t xml:space="preserve">. </w:t>
            </w:r>
          </w:p>
        </w:tc>
      </w:tr>
    </w:tbl>
    <w:p w:rsidR="00C41FB3" w:rsidRDefault="00C41FB3" w:rsidP="00D3622F">
      <w:pPr>
        <w:pStyle w:val="Heading2"/>
      </w:pPr>
      <w:bookmarkStart w:id="17" w:name="_Ref498089187"/>
      <w:bookmarkStart w:id="18" w:name="_Toc5186402"/>
      <w:r>
        <w:t>Models</w:t>
      </w:r>
      <w:bookmarkEnd w:id="17"/>
      <w:bookmarkEnd w:id="18"/>
    </w:p>
    <w:p w:rsidR="00002A73" w:rsidRDefault="00002A73" w:rsidP="00C41FB3">
      <w:r w:rsidRPr="00E033B9">
        <w:t>The design of the openNCA computation engine specification is intended to be driven by user defined configuration settings. Once the data are selected and all configurations selected and data flags set as desired, execution of the parameter Model with these inputs will create all of the parameters associated with the model specification. The</w:t>
      </w:r>
      <w:r w:rsidR="00334256" w:rsidRPr="00E033B9">
        <w:t xml:space="preserve"> model</w:t>
      </w:r>
      <w:r w:rsidRPr="00E033B9">
        <w:t xml:space="preserve"> input configuration requirements for executing the models</w:t>
      </w:r>
      <w:r w:rsidR="00334256" w:rsidRPr="00E033B9">
        <w:t xml:space="preserve"> and associated flags controlling execution and reporting</w:t>
      </w:r>
      <w:r w:rsidRPr="00E033B9">
        <w:t xml:space="preserve"> are specified in Section </w:t>
      </w:r>
      <w:r w:rsidR="009E5888" w:rsidRPr="00E033B9">
        <w:fldChar w:fldCharType="begin"/>
      </w:r>
      <w:r w:rsidR="009E5888" w:rsidRPr="00E033B9">
        <w:instrText xml:space="preserve"> REF _Ref508115651 \h </w:instrText>
      </w:r>
      <w:r w:rsidR="00E033B9">
        <w:instrText xml:space="preserve"> \* MERGEFORMAT </w:instrText>
      </w:r>
      <w:r w:rsidR="009E5888" w:rsidRPr="00E033B9">
        <w:fldChar w:fldCharType="separate"/>
      </w:r>
      <w:r w:rsidR="009E5888" w:rsidRPr="00E033B9">
        <w:t>Model Configuration Template</w:t>
      </w:r>
      <w:r w:rsidR="009E5888" w:rsidRPr="00E033B9">
        <w:fldChar w:fldCharType="end"/>
      </w:r>
      <w:r w:rsidR="009E5888" w:rsidRPr="00E033B9">
        <w:t xml:space="preserve"> </w:t>
      </w:r>
      <w:r w:rsidRPr="00E033B9">
        <w:t xml:space="preserve">and the data requirements supporting the configuration requirements are specified in Section </w:t>
      </w:r>
      <w:r w:rsidR="00E033B9" w:rsidRPr="00E033B9">
        <w:fldChar w:fldCharType="begin"/>
      </w:r>
      <w:r w:rsidR="00E033B9" w:rsidRPr="00E033B9">
        <w:instrText xml:space="preserve"> REF _Ref509581096 \h </w:instrText>
      </w:r>
      <w:r w:rsidR="00E033B9">
        <w:instrText xml:space="preserve"> \* MERGEFORMAT </w:instrText>
      </w:r>
      <w:r w:rsidR="00E033B9" w:rsidRPr="00E033B9">
        <w:fldChar w:fldCharType="separate"/>
      </w:r>
      <w:r w:rsidR="00E033B9" w:rsidRPr="00E033B9">
        <w:t>Analysis Ready Dataset (ARD)</w:t>
      </w:r>
      <w:r w:rsidR="00E033B9" w:rsidRPr="00E033B9">
        <w:fldChar w:fldCharType="end"/>
      </w:r>
    </w:p>
    <w:p w:rsidR="00002A73" w:rsidRDefault="00002A73" w:rsidP="00C41FB3"/>
    <w:p w:rsidR="00C41FB3" w:rsidRDefault="00C41FB3" w:rsidP="00C41FB3">
      <w:r>
        <w:t xml:space="preserve">All primary parameter computation within </w:t>
      </w:r>
      <w:r w:rsidR="008500CC">
        <w:t>open</w:t>
      </w:r>
      <w:r>
        <w:t>NCA will be grouped in the following PK NCA models:</w:t>
      </w:r>
    </w:p>
    <w:p w:rsidR="00C41FB3" w:rsidRDefault="00C41FB3" w:rsidP="00C41FB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5"/>
        <w:gridCol w:w="2160"/>
        <w:gridCol w:w="3952"/>
      </w:tblGrid>
      <w:tr w:rsidR="00C41FB3" w:rsidTr="00FF54DD">
        <w:trPr>
          <w:jc w:val="center"/>
        </w:trPr>
        <w:tc>
          <w:tcPr>
            <w:tcW w:w="1395" w:type="dxa"/>
          </w:tcPr>
          <w:p w:rsidR="00C41FB3" w:rsidRDefault="00C41FB3" w:rsidP="007C29EF">
            <w:pPr>
              <w:pStyle w:val="TableHeader"/>
            </w:pPr>
            <w:r>
              <w:t>Model</w:t>
            </w:r>
          </w:p>
        </w:tc>
        <w:tc>
          <w:tcPr>
            <w:tcW w:w="2160" w:type="dxa"/>
          </w:tcPr>
          <w:p w:rsidR="00C41FB3" w:rsidRDefault="00C41FB3" w:rsidP="007C29EF">
            <w:pPr>
              <w:pStyle w:val="TableHeader"/>
            </w:pPr>
            <w:r>
              <w:t>Matrix</w:t>
            </w:r>
          </w:p>
        </w:tc>
        <w:tc>
          <w:tcPr>
            <w:tcW w:w="3952" w:type="dxa"/>
          </w:tcPr>
          <w:p w:rsidR="00C41FB3" w:rsidRDefault="00C41FB3" w:rsidP="007C29EF">
            <w:pPr>
              <w:pStyle w:val="TableHeader"/>
            </w:pPr>
            <w:r>
              <w:t>Dosing Route</w:t>
            </w:r>
          </w:p>
        </w:tc>
      </w:tr>
      <w:tr w:rsidR="00C41FB3" w:rsidTr="00FF54DD">
        <w:trPr>
          <w:jc w:val="center"/>
        </w:trPr>
        <w:tc>
          <w:tcPr>
            <w:tcW w:w="1395" w:type="dxa"/>
          </w:tcPr>
          <w:p w:rsidR="00C41FB3" w:rsidRDefault="00C41FB3" w:rsidP="007C29EF">
            <w:pPr>
              <w:pStyle w:val="TableContent"/>
            </w:pPr>
            <w:r>
              <w:t>M1</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Extravascular</w:t>
            </w:r>
          </w:p>
        </w:tc>
      </w:tr>
      <w:tr w:rsidR="00C41FB3" w:rsidTr="00FF54DD">
        <w:trPr>
          <w:jc w:val="center"/>
        </w:trPr>
        <w:tc>
          <w:tcPr>
            <w:tcW w:w="1395" w:type="dxa"/>
          </w:tcPr>
          <w:p w:rsidR="00C41FB3" w:rsidRDefault="00C41FB3" w:rsidP="007C29EF">
            <w:pPr>
              <w:pStyle w:val="TableContent"/>
            </w:pPr>
            <w:r>
              <w:t>M2</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Bolus IV</w:t>
            </w:r>
          </w:p>
        </w:tc>
      </w:tr>
      <w:tr w:rsidR="00C41FB3" w:rsidTr="00FF54DD">
        <w:trPr>
          <w:jc w:val="center"/>
        </w:trPr>
        <w:tc>
          <w:tcPr>
            <w:tcW w:w="1395" w:type="dxa"/>
          </w:tcPr>
          <w:p w:rsidR="00C41FB3" w:rsidRDefault="00C41FB3" w:rsidP="007C29EF">
            <w:pPr>
              <w:pStyle w:val="TableContent"/>
            </w:pPr>
            <w:r>
              <w:t>M3</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Constant Infusion</w:t>
            </w:r>
          </w:p>
        </w:tc>
      </w:tr>
      <w:tr w:rsidR="00C41FB3" w:rsidTr="00FF54DD">
        <w:trPr>
          <w:jc w:val="center"/>
        </w:trPr>
        <w:tc>
          <w:tcPr>
            <w:tcW w:w="1395" w:type="dxa"/>
          </w:tcPr>
          <w:p w:rsidR="00C41FB3" w:rsidRDefault="00C41FB3" w:rsidP="007C29EF">
            <w:pPr>
              <w:pStyle w:val="TableContent"/>
            </w:pPr>
            <w:r>
              <w:t>M4</w:t>
            </w:r>
            <w:r w:rsidR="00FF54DD">
              <w:t xml:space="preserve"> (SD/SS)</w:t>
            </w:r>
          </w:p>
        </w:tc>
        <w:tc>
          <w:tcPr>
            <w:tcW w:w="2160" w:type="dxa"/>
          </w:tcPr>
          <w:p w:rsidR="00C41FB3" w:rsidRDefault="00C41FB3" w:rsidP="007C29EF">
            <w:pPr>
              <w:pStyle w:val="TableContent"/>
            </w:pPr>
            <w:r>
              <w:t>Urine</w:t>
            </w:r>
          </w:p>
        </w:tc>
        <w:tc>
          <w:tcPr>
            <w:tcW w:w="3952" w:type="dxa"/>
          </w:tcPr>
          <w:p w:rsidR="00C41FB3" w:rsidRDefault="00C41FB3" w:rsidP="007C29EF">
            <w:pPr>
              <w:pStyle w:val="TableContent"/>
            </w:pPr>
            <w:r>
              <w:t>Extravascular/Bolus IV/Constant Infusion</w:t>
            </w:r>
          </w:p>
        </w:tc>
      </w:tr>
    </w:tbl>
    <w:p w:rsidR="004929BA" w:rsidRPr="004929BA" w:rsidRDefault="004929BA" w:rsidP="004929BA">
      <w:pPr>
        <w:ind w:firstLine="720"/>
        <w:rPr>
          <w:sz w:val="16"/>
          <w:szCs w:val="16"/>
        </w:rPr>
      </w:pPr>
      <w:r w:rsidRPr="004929BA">
        <w:rPr>
          <w:sz w:val="16"/>
          <w:szCs w:val="16"/>
        </w:rPr>
        <w:t>Note: SD = single dose; SS = steady-state</w:t>
      </w:r>
    </w:p>
    <w:p w:rsidR="00002A73" w:rsidRDefault="00002A73" w:rsidP="00002A73">
      <w:pPr>
        <w:ind w:firstLine="720"/>
      </w:pPr>
    </w:p>
    <w:p w:rsidR="00FF54DD" w:rsidRDefault="00FF54DD" w:rsidP="00C41FB3">
      <w:pPr>
        <w:rPr>
          <w:i/>
        </w:rPr>
      </w:pPr>
      <w:r w:rsidRPr="00046654">
        <w:rPr>
          <w:i/>
        </w:rPr>
        <w:t xml:space="preserve">Refer to the Appendix </w:t>
      </w:r>
      <w:r w:rsidR="00046654">
        <w:rPr>
          <w:i/>
        </w:rPr>
        <w:t>“</w:t>
      </w:r>
      <w:r w:rsidR="0084439A">
        <w:rPr>
          <w:i/>
        </w:rPr>
        <w:fldChar w:fldCharType="begin"/>
      </w:r>
      <w:r w:rsidR="0084439A">
        <w:rPr>
          <w:i/>
        </w:rPr>
        <w:instrText xml:space="preserve"> REF _Ref507221300 \h </w:instrText>
      </w:r>
      <w:r w:rsidR="0084439A">
        <w:rPr>
          <w:i/>
        </w:rPr>
      </w:r>
      <w:r w:rsidR="0084439A">
        <w:rPr>
          <w:i/>
        </w:rPr>
        <w:fldChar w:fldCharType="separate"/>
      </w:r>
      <w:r w:rsidR="0084439A" w:rsidRPr="005A7C0D">
        <w:t xml:space="preserve">Parameter </w:t>
      </w:r>
      <w:r w:rsidR="0084439A">
        <w:t xml:space="preserve">Model Mapping </w:t>
      </w:r>
      <w:r w:rsidR="0084439A" w:rsidRPr="005A7C0D">
        <w:t xml:space="preserve">List - </w:t>
      </w:r>
      <w:r w:rsidR="0084439A" w:rsidRPr="00C85D5B">
        <w:t xml:space="preserve">Primary </w:t>
      </w:r>
      <w:r w:rsidR="0084439A">
        <w:t xml:space="preserve">and </w:t>
      </w:r>
      <w:proofErr w:type="gramStart"/>
      <w:r w:rsidR="0084439A">
        <w:t xml:space="preserve">Derived </w:t>
      </w:r>
      <w:proofErr w:type="gramEnd"/>
      <w:r w:rsidR="0084439A">
        <w:rPr>
          <w:i/>
        </w:rPr>
        <w:fldChar w:fldCharType="end"/>
      </w:r>
      <w:r w:rsidR="00046654">
        <w:rPr>
          <w:i/>
        </w:rPr>
        <w:t>”</w:t>
      </w:r>
      <w:r w:rsidRPr="00046654">
        <w:rPr>
          <w:i/>
        </w:rPr>
        <w:t xml:space="preserve"> for </w:t>
      </w:r>
      <w:r w:rsidR="00046654" w:rsidRPr="00046654">
        <w:rPr>
          <w:i/>
        </w:rPr>
        <w:t>the</w:t>
      </w:r>
      <w:r w:rsidRPr="00046654">
        <w:rPr>
          <w:i/>
        </w:rPr>
        <w:t xml:space="preserve"> summary of parameters to be computed for individual model</w:t>
      </w:r>
      <w:r w:rsidR="007663AD">
        <w:rPr>
          <w:i/>
        </w:rPr>
        <w:t>.</w:t>
      </w:r>
    </w:p>
    <w:p w:rsidR="00002A73" w:rsidRDefault="00002A73" w:rsidP="00C41FB3">
      <w:pPr>
        <w:rPr>
          <w:i/>
        </w:rPr>
      </w:pPr>
    </w:p>
    <w:p w:rsidR="00334256" w:rsidRDefault="00C323A5" w:rsidP="00943E7F">
      <w:pPr>
        <w:pStyle w:val="Heading2"/>
      </w:pPr>
      <w:bookmarkStart w:id="19" w:name="_Toc507192762"/>
      <w:bookmarkStart w:id="20" w:name="_Toc507192763"/>
      <w:bookmarkStart w:id="21" w:name="_Ref508021077"/>
      <w:bookmarkStart w:id="22" w:name="_Ref508115651"/>
      <w:bookmarkStart w:id="23" w:name="_Toc5186403"/>
      <w:bookmarkEnd w:id="19"/>
      <w:bookmarkEnd w:id="20"/>
      <w:r>
        <w:t xml:space="preserve">Model </w:t>
      </w:r>
      <w:bookmarkEnd w:id="21"/>
      <w:r w:rsidR="0002670C">
        <w:t>Configuration Template</w:t>
      </w:r>
      <w:bookmarkEnd w:id="22"/>
      <w:bookmarkEnd w:id="23"/>
    </w:p>
    <w:p w:rsidR="007172B3" w:rsidRDefault="00334256" w:rsidP="00334256">
      <w:r>
        <w:t xml:space="preserve">The following table outlines </w:t>
      </w:r>
      <w:r w:rsidR="007172B3">
        <w:t xml:space="preserve">the </w:t>
      </w:r>
      <w:r w:rsidR="0002670C">
        <w:t xml:space="preserve">configuration entries for the </w:t>
      </w:r>
      <w:r w:rsidR="007172B3">
        <w:t xml:space="preserve">parameterized data items and settings required for executing a </w:t>
      </w:r>
      <w:r w:rsidR="0002670C">
        <w:t xml:space="preserve">specific </w:t>
      </w:r>
      <w:r w:rsidR="007172B3">
        <w:t>model successfully or executing one or more of the pre-model computation data checks or transformations.</w:t>
      </w:r>
      <w:r w:rsidR="0002670C">
        <w:t xml:space="preserve"> This is a </w:t>
      </w:r>
      <w:bookmarkStart w:id="24" w:name="ModelConfigurationTemplate"/>
      <w:r w:rsidR="0002670C">
        <w:rPr>
          <w:b/>
          <w:i/>
        </w:rPr>
        <w:t>M</w:t>
      </w:r>
      <w:r w:rsidR="0002670C" w:rsidRPr="0002670C">
        <w:rPr>
          <w:b/>
          <w:i/>
        </w:rPr>
        <w:t xml:space="preserve">odel </w:t>
      </w:r>
      <w:r w:rsidR="0002670C">
        <w:rPr>
          <w:b/>
          <w:i/>
        </w:rPr>
        <w:t>C</w:t>
      </w:r>
      <w:r w:rsidR="0002670C" w:rsidRPr="0002670C">
        <w:rPr>
          <w:b/>
          <w:i/>
        </w:rPr>
        <w:t xml:space="preserve">onfiguration </w:t>
      </w:r>
      <w:r w:rsidR="0002670C">
        <w:rPr>
          <w:b/>
          <w:i/>
        </w:rPr>
        <w:t>T</w:t>
      </w:r>
      <w:r w:rsidR="0002670C" w:rsidRPr="0002670C">
        <w:rPr>
          <w:b/>
          <w:i/>
        </w:rPr>
        <w:t>emplate</w:t>
      </w:r>
      <w:bookmarkEnd w:id="24"/>
      <w:r w:rsidR="0002670C">
        <w:t>.</w:t>
      </w:r>
    </w:p>
    <w:p w:rsidR="009E5888" w:rsidRDefault="009E5888" w:rsidP="00334256"/>
    <w:p w:rsidR="009E5888" w:rsidRDefault="009E5888" w:rsidP="00334256">
      <w:r>
        <w:t>Note that the list of Parameters defined for number of Decimal Places and Significant Digits for reporting purposes is extensible and the selection displayed below is for illustration only.</w:t>
      </w:r>
      <w:r w:rsidR="00602D09">
        <w:t xml:space="preserve"> </w:t>
      </w:r>
    </w:p>
    <w:p w:rsidR="00602D09" w:rsidRDefault="00602D09" w:rsidP="00334256"/>
    <w:p w:rsidR="00602D09" w:rsidRDefault="00602D09" w:rsidP="00334256">
      <w:r>
        <w:t xml:space="preserve">Note also that values of these fields are set or </w:t>
      </w:r>
      <w:r w:rsidR="00E033B9">
        <w:t>reset</w:t>
      </w:r>
      <w:r>
        <w:t xml:space="preserve"> from default values by </w:t>
      </w:r>
      <w:r w:rsidR="00E033B9">
        <w:t xml:space="preserve">the </w:t>
      </w:r>
      <w:r>
        <w:t>analyst in defining the specifications for the analysis to be performed.</w:t>
      </w:r>
    </w:p>
    <w:p w:rsidR="00A50384" w:rsidRDefault="00A50384" w:rsidP="00334256"/>
    <w:p w:rsidR="00A50384" w:rsidRDefault="00A50384" w:rsidP="00334256">
      <w:r>
        <w:lastRenderedPageBreak/>
        <w:t>Note further that reference to FLAGs or FLAGs datasets in this document refers to a data input file that is used to communicate selections associated with the determination of the data points associated with the terminal elimination phase for computation of associated parameters such as KEL or THALF, etc as well as selections associated with definition of dosing intervals and other flags associated with selection of a profile and its analysis results for further summarization and reporting.</w:t>
      </w:r>
    </w:p>
    <w:p w:rsidR="00716C23" w:rsidRDefault="00716C23" w:rsidP="00334256"/>
    <w:p w:rsidR="00254B7E" w:rsidRDefault="00254B7E" w:rsidP="00334256">
      <w:pPr>
        <w:rPr>
          <w:b/>
        </w:rPr>
      </w:pPr>
    </w:p>
    <w:p w:rsidR="00716C23" w:rsidRDefault="00716C23" w:rsidP="00334256">
      <w:pPr>
        <w:rPr>
          <w:b/>
        </w:rPr>
      </w:pPr>
    </w:p>
    <w:p w:rsidR="00A941B2" w:rsidRDefault="00A941B2" w:rsidP="00334256">
      <w:pPr>
        <w:rPr>
          <w:b/>
        </w:rPr>
      </w:pPr>
    </w:p>
    <w:p w:rsidR="00C323A5" w:rsidRDefault="00C323A5" w:rsidP="00334256"/>
    <w:tbl>
      <w:tblPr>
        <w:tblW w:w="8763" w:type="dxa"/>
        <w:tblInd w:w="93" w:type="dxa"/>
        <w:tblLook w:val="04A0" w:firstRow="1" w:lastRow="0" w:firstColumn="1" w:lastColumn="0" w:noHBand="0" w:noVBand="1"/>
      </w:tblPr>
      <w:tblGrid>
        <w:gridCol w:w="4200"/>
        <w:gridCol w:w="2101"/>
        <w:gridCol w:w="2462"/>
      </w:tblGrid>
      <w:tr w:rsidR="00FE0A76" w:rsidRPr="00C323A5" w:rsidTr="00CA5175">
        <w:trPr>
          <w:trHeight w:val="300"/>
          <w:tblHeader/>
        </w:trPr>
        <w:tc>
          <w:tcPr>
            <w:tcW w:w="4296" w:type="dxa"/>
            <w:tcBorders>
              <w:top w:val="nil"/>
              <w:left w:val="nil"/>
              <w:bottom w:val="nil"/>
              <w:right w:val="nil"/>
            </w:tcBorders>
            <w:shd w:val="clear" w:color="auto" w:fill="E6E6E6"/>
            <w:noWrap/>
            <w:vAlign w:val="bottom"/>
          </w:tcPr>
          <w:p w:rsidR="00535648" w:rsidRPr="00943E7F" w:rsidRDefault="00535648" w:rsidP="00C323A5">
            <w:pPr>
              <w:rPr>
                <w:rFonts w:eastAsia="Times New Roman" w:cs="Arial"/>
                <w:color w:val="000000"/>
                <w:sz w:val="18"/>
                <w:szCs w:val="18"/>
                <w:lang w:eastAsia="en-US"/>
              </w:rPr>
            </w:pPr>
            <w:r w:rsidRPr="00943E7F">
              <w:rPr>
                <w:rFonts w:eastAsia="Times New Roman" w:cs="Arial"/>
                <w:color w:val="000000"/>
                <w:sz w:val="18"/>
                <w:szCs w:val="18"/>
                <w:lang w:eastAsia="en-US"/>
              </w:rPr>
              <w:t>PARAMETER</w:t>
            </w:r>
          </w:p>
        </w:tc>
        <w:tc>
          <w:tcPr>
            <w:tcW w:w="2147" w:type="dxa"/>
            <w:tcBorders>
              <w:top w:val="nil"/>
              <w:left w:val="nil"/>
              <w:bottom w:val="nil"/>
              <w:right w:val="nil"/>
            </w:tcBorders>
            <w:shd w:val="clear" w:color="auto" w:fill="E6E6E6"/>
            <w:noWrap/>
            <w:vAlign w:val="bottom"/>
          </w:tcPr>
          <w:p w:rsidR="00535648" w:rsidRPr="00943E7F" w:rsidRDefault="00535648" w:rsidP="00C323A5">
            <w:pPr>
              <w:rPr>
                <w:rFonts w:eastAsia="Times New Roman" w:cs="Arial"/>
                <w:color w:val="000000"/>
                <w:sz w:val="18"/>
                <w:szCs w:val="18"/>
                <w:lang w:eastAsia="en-US"/>
              </w:rPr>
            </w:pPr>
            <w:r w:rsidRPr="00943E7F">
              <w:rPr>
                <w:rFonts w:eastAsia="Times New Roman" w:cs="Arial"/>
                <w:color w:val="000000"/>
                <w:sz w:val="18"/>
                <w:szCs w:val="18"/>
                <w:lang w:eastAsia="en-US"/>
              </w:rPr>
              <w:t>VALUE</w:t>
            </w:r>
          </w:p>
        </w:tc>
        <w:tc>
          <w:tcPr>
            <w:tcW w:w="2320" w:type="dxa"/>
            <w:tcBorders>
              <w:top w:val="nil"/>
              <w:left w:val="nil"/>
              <w:bottom w:val="nil"/>
              <w:right w:val="nil"/>
            </w:tcBorders>
            <w:shd w:val="clear" w:color="auto" w:fill="E6E6E6"/>
          </w:tcPr>
          <w:p w:rsidR="00535648" w:rsidRDefault="00535648" w:rsidP="00C323A5">
            <w:pPr>
              <w:rPr>
                <w:rFonts w:eastAsia="Times New Roman" w:cs="Arial"/>
                <w:color w:val="000000"/>
                <w:sz w:val="18"/>
                <w:szCs w:val="18"/>
                <w:lang w:eastAsia="en-US"/>
              </w:rPr>
            </w:pPr>
            <w:r>
              <w:rPr>
                <w:rFonts w:eastAsia="Times New Roman" w:cs="Arial"/>
                <w:color w:val="000000"/>
                <w:sz w:val="18"/>
                <w:szCs w:val="18"/>
                <w:lang w:eastAsia="en-US"/>
              </w:rPr>
              <w:t>Description</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MODEL</w:t>
            </w:r>
            <w:r w:rsidR="00636E31" w:rsidRPr="00323C5D">
              <w:rPr>
                <w:rFonts w:eastAsia="Times New Roman" w:cs="Arial"/>
                <w:color w:val="000000"/>
                <w:sz w:val="18"/>
                <w:szCs w:val="18"/>
                <w:lang w:eastAsia="en-US"/>
              </w:rPr>
              <w:t>[a]</w:t>
            </w:r>
          </w:p>
        </w:tc>
        <w:tc>
          <w:tcPr>
            <w:tcW w:w="2147"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M1</w:t>
            </w:r>
          </w:p>
        </w:tc>
        <w:tc>
          <w:tcPr>
            <w:tcW w:w="2320" w:type="dxa"/>
            <w:tcBorders>
              <w:top w:val="nil"/>
              <w:left w:val="nil"/>
              <w:bottom w:val="nil"/>
              <w:right w:val="nil"/>
            </w:tcBorders>
            <w:vAlign w:val="bottom"/>
          </w:tcPr>
          <w:p w:rsidR="00254B7E" w:rsidRPr="009D474B"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Model M1 is specified, selected by analyst</w:t>
            </w:r>
            <w:r w:rsidR="00254B7E" w:rsidRPr="007B459D">
              <w:rPr>
                <w:rFonts w:eastAsia="Times New Roman" w:cs="Arial"/>
                <w:color w:val="000000"/>
                <w:sz w:val="18"/>
                <w:szCs w:val="18"/>
                <w:lang w:eastAsia="en-US"/>
              </w:rPr>
              <w:t>.</w:t>
            </w:r>
          </w:p>
          <w:p w:rsidR="00254B7E" w:rsidRPr="00214ABA" w:rsidRDefault="00254B7E" w:rsidP="00943E7F">
            <w:pPr>
              <w:rPr>
                <w:rFonts w:eastAsia="Times New Roman" w:cs="Arial"/>
                <w:color w:val="000000"/>
                <w:sz w:val="18"/>
                <w:szCs w:val="18"/>
                <w:lang w:eastAsia="en-US"/>
              </w:rPr>
            </w:pPr>
          </w:p>
          <w:p w:rsidR="00535648" w:rsidRPr="000B7100" w:rsidRDefault="00127A5F" w:rsidP="00943E7F">
            <w:pPr>
              <w:rPr>
                <w:rFonts w:eastAsia="Times New Roman" w:cs="Arial"/>
                <w:color w:val="000000"/>
                <w:sz w:val="18"/>
                <w:szCs w:val="18"/>
                <w:lang w:eastAsia="en-US"/>
              </w:rPr>
            </w:pPr>
            <w:r w:rsidRPr="000A5C02">
              <w:rPr>
                <w:rFonts w:eastAsia="Times New Roman" w:cs="Arial"/>
                <w:color w:val="000000"/>
                <w:sz w:val="18"/>
                <w:szCs w:val="18"/>
                <w:lang w:eastAsia="en-US"/>
              </w:rPr>
              <w:t xml:space="preserve">Application </w:t>
            </w:r>
            <w:r w:rsidR="00716C23" w:rsidRPr="00A50384">
              <w:rPr>
                <w:rFonts w:eastAsia="Times New Roman" w:cs="Arial"/>
                <w:color w:val="000000"/>
                <w:sz w:val="18"/>
                <w:szCs w:val="18"/>
                <w:lang w:eastAsia="en-US"/>
              </w:rPr>
              <w:t>Drop Down will present the following options that the analyst can select to override the default in the MCT: M1/M2/M3/M4</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DOSINGTYPE</w:t>
            </w:r>
            <w:r w:rsidR="00636E31" w:rsidRPr="00323C5D">
              <w:rPr>
                <w:rFonts w:eastAsia="Times New Roman" w:cs="Arial"/>
                <w:color w:val="000000"/>
                <w:sz w:val="18"/>
                <w:szCs w:val="18"/>
                <w:lang w:eastAsia="en-US"/>
              </w:rPr>
              <w:t>[a]</w:t>
            </w:r>
          </w:p>
        </w:tc>
        <w:tc>
          <w:tcPr>
            <w:tcW w:w="2147"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w:t>
            </w:r>
          </w:p>
        </w:tc>
        <w:tc>
          <w:tcPr>
            <w:tcW w:w="2320" w:type="dxa"/>
            <w:tcBorders>
              <w:top w:val="nil"/>
              <w:left w:val="nil"/>
              <w:bottom w:val="nil"/>
              <w:right w:val="nil"/>
            </w:tcBorders>
            <w:vAlign w:val="bottom"/>
          </w:tcPr>
          <w:p w:rsidR="00535648" w:rsidRPr="009D474B"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Single Dose iden</w:t>
            </w:r>
            <w:r w:rsidR="0002097A" w:rsidRPr="00323C5D">
              <w:rPr>
                <w:rFonts w:eastAsia="Times New Roman" w:cs="Arial"/>
                <w:color w:val="000000"/>
                <w:sz w:val="18"/>
                <w:szCs w:val="18"/>
                <w:lang w:eastAsia="en-US"/>
              </w:rPr>
              <w:t>ti</w:t>
            </w:r>
            <w:r w:rsidRPr="00323C5D">
              <w:rPr>
                <w:rFonts w:eastAsia="Times New Roman" w:cs="Arial"/>
                <w:color w:val="000000"/>
                <w:sz w:val="18"/>
                <w:szCs w:val="18"/>
                <w:lang w:eastAsia="en-US"/>
              </w:rPr>
              <w:t>fied/set by analyst</w:t>
            </w:r>
            <w:r w:rsidRPr="007B459D">
              <w:rPr>
                <w:rFonts w:eastAsia="Times New Roman" w:cs="Arial"/>
                <w:color w:val="000000"/>
                <w:sz w:val="18"/>
                <w:szCs w:val="18"/>
                <w:lang w:eastAsia="en-US"/>
              </w:rPr>
              <w:t xml:space="preserve"> </w:t>
            </w:r>
          </w:p>
          <w:p w:rsidR="00254B7E" w:rsidRPr="000B7100" w:rsidRDefault="00127A5F" w:rsidP="00943E7F">
            <w:pPr>
              <w:rPr>
                <w:rFonts w:eastAsia="Times New Roman" w:cs="Arial"/>
                <w:color w:val="000000"/>
                <w:sz w:val="18"/>
                <w:szCs w:val="18"/>
                <w:lang w:eastAsia="en-US"/>
              </w:rPr>
            </w:pPr>
            <w:r w:rsidRPr="00214ABA">
              <w:rPr>
                <w:rFonts w:eastAsia="Times New Roman" w:cs="Arial"/>
                <w:color w:val="000000"/>
                <w:sz w:val="18"/>
                <w:szCs w:val="18"/>
                <w:lang w:eastAsia="en-US"/>
              </w:rPr>
              <w:t xml:space="preserve">Application </w:t>
            </w:r>
            <w:r w:rsidR="00254B7E" w:rsidRPr="000A5C02">
              <w:rPr>
                <w:rFonts w:eastAsia="Times New Roman" w:cs="Arial"/>
                <w:color w:val="000000"/>
                <w:sz w:val="18"/>
                <w:szCs w:val="18"/>
                <w:lang w:eastAsia="en-US"/>
              </w:rPr>
              <w:t>Drop Down will present t</w:t>
            </w:r>
            <w:r w:rsidR="00254B7E" w:rsidRPr="00A50384">
              <w:rPr>
                <w:rFonts w:eastAsia="Times New Roman" w:cs="Arial"/>
                <w:color w:val="000000"/>
                <w:sz w:val="18"/>
                <w:szCs w:val="18"/>
                <w:lang w:eastAsia="en-US"/>
              </w:rPr>
              <w:t>he following options that the analyst</w:t>
            </w:r>
            <w:r w:rsidRPr="000B7100">
              <w:rPr>
                <w:rFonts w:eastAsia="Times New Roman" w:cs="Arial"/>
                <w:color w:val="000000"/>
                <w:sz w:val="18"/>
                <w:szCs w:val="18"/>
                <w:lang w:eastAsia="en-US"/>
              </w:rPr>
              <w:t xml:space="preserve"> can select to override the default in the MCT:</w:t>
            </w:r>
          </w:p>
          <w:p w:rsidR="00127A5F" w:rsidRPr="000B7100" w:rsidRDefault="00127A5F" w:rsidP="00943E7F">
            <w:pPr>
              <w:rPr>
                <w:rFonts w:eastAsia="Times New Roman" w:cs="Arial"/>
                <w:color w:val="000000"/>
                <w:sz w:val="18"/>
                <w:szCs w:val="18"/>
                <w:lang w:eastAsia="en-US"/>
              </w:rPr>
            </w:pPr>
            <w:r w:rsidRPr="000B7100">
              <w:rPr>
                <w:rFonts w:eastAsia="Times New Roman" w:cs="Arial"/>
                <w:color w:val="000000"/>
                <w:sz w:val="18"/>
                <w:szCs w:val="18"/>
                <w:lang w:eastAsia="en-US"/>
              </w:rPr>
              <w:t>SS/SD</w:t>
            </w:r>
          </w:p>
          <w:p w:rsidR="00254B7E" w:rsidRPr="000B7100" w:rsidRDefault="00254B7E" w:rsidP="00943E7F">
            <w:pPr>
              <w:rPr>
                <w:rFonts w:eastAsia="Times New Roman" w:cs="Arial"/>
                <w:color w:val="000000"/>
                <w:sz w:val="18"/>
                <w:szCs w:val="18"/>
                <w:lang w:eastAsia="en-US"/>
              </w:rPr>
            </w:pPr>
          </w:p>
        </w:tc>
      </w:tr>
      <w:tr w:rsidR="0000126F" w:rsidRPr="000B7100" w:rsidTr="00CA5175">
        <w:trPr>
          <w:trHeight w:val="300"/>
        </w:trPr>
        <w:tc>
          <w:tcPr>
            <w:tcW w:w="4296" w:type="dxa"/>
            <w:tcBorders>
              <w:top w:val="nil"/>
              <w:left w:val="nil"/>
              <w:bottom w:val="nil"/>
              <w:right w:val="nil"/>
            </w:tcBorders>
            <w:shd w:val="clear" w:color="auto" w:fill="auto"/>
            <w:noWrap/>
            <w:vAlign w:val="bottom"/>
          </w:tcPr>
          <w:p w:rsidR="0000126F" w:rsidRPr="00323C5D" w:rsidRDefault="0000126F" w:rsidP="00C323A5">
            <w:pPr>
              <w:rPr>
                <w:rFonts w:eastAsia="Times New Roman" w:cs="Arial"/>
                <w:color w:val="000000"/>
                <w:sz w:val="18"/>
                <w:szCs w:val="18"/>
                <w:lang w:eastAsia="en-US"/>
              </w:rPr>
            </w:pPr>
            <w:r>
              <w:rPr>
                <w:rFonts w:eastAsia="Times New Roman" w:cs="Arial"/>
                <w:color w:val="000000"/>
                <w:sz w:val="18"/>
                <w:szCs w:val="18"/>
                <w:lang w:eastAsia="en-US"/>
              </w:rPr>
              <w:t>MAXDOSINGINTERVALS</w:t>
            </w:r>
          </w:p>
        </w:tc>
        <w:tc>
          <w:tcPr>
            <w:tcW w:w="2147" w:type="dxa"/>
            <w:tcBorders>
              <w:top w:val="nil"/>
              <w:left w:val="nil"/>
              <w:bottom w:val="nil"/>
              <w:right w:val="nil"/>
            </w:tcBorders>
            <w:shd w:val="clear" w:color="auto" w:fill="auto"/>
            <w:noWrap/>
            <w:vAlign w:val="bottom"/>
          </w:tcPr>
          <w:p w:rsidR="0000126F" w:rsidRPr="00323C5D" w:rsidRDefault="0000126F" w:rsidP="00C323A5">
            <w:pPr>
              <w:rPr>
                <w:rFonts w:eastAsia="Times New Roman" w:cs="Arial"/>
                <w:color w:val="000000"/>
                <w:sz w:val="18"/>
                <w:szCs w:val="18"/>
                <w:lang w:eastAsia="en-US"/>
              </w:rPr>
            </w:pPr>
            <w:r>
              <w:rPr>
                <w:rFonts w:eastAsia="Times New Roman" w:cs="Arial"/>
                <w:color w:val="000000"/>
                <w:sz w:val="18"/>
                <w:szCs w:val="18"/>
                <w:lang w:eastAsia="en-US"/>
              </w:rPr>
              <w:t>5</w:t>
            </w:r>
          </w:p>
        </w:tc>
        <w:tc>
          <w:tcPr>
            <w:tcW w:w="2320" w:type="dxa"/>
            <w:tcBorders>
              <w:top w:val="nil"/>
              <w:left w:val="nil"/>
              <w:bottom w:val="nil"/>
              <w:right w:val="nil"/>
            </w:tcBorders>
            <w:vAlign w:val="bottom"/>
          </w:tcPr>
          <w:p w:rsidR="0000126F" w:rsidRPr="00323C5D" w:rsidRDefault="0000126F" w:rsidP="004F6AFD">
            <w:pPr>
              <w:rPr>
                <w:rFonts w:eastAsia="Times New Roman" w:cs="Arial"/>
                <w:color w:val="000000"/>
                <w:sz w:val="18"/>
                <w:szCs w:val="18"/>
                <w:lang w:eastAsia="en-US"/>
              </w:rPr>
            </w:pPr>
            <w:r>
              <w:rPr>
                <w:rFonts w:eastAsia="Times New Roman" w:cs="Arial"/>
                <w:color w:val="000000"/>
                <w:sz w:val="18"/>
                <w:szCs w:val="18"/>
                <w:lang w:eastAsia="en-US"/>
              </w:rPr>
              <w:t>Configurable number</w:t>
            </w:r>
            <w:r w:rsidRPr="0000126F">
              <w:rPr>
                <w:rFonts w:eastAsia="Times New Roman" w:cs="Arial"/>
                <w:color w:val="000000"/>
                <w:sz w:val="18"/>
                <w:szCs w:val="18"/>
                <w:lang w:eastAsia="en-US"/>
              </w:rPr>
              <w:t xml:space="preserve"> of dosing intervals</w:t>
            </w:r>
            <w:r>
              <w:rPr>
                <w:rFonts w:eastAsia="Times New Roman" w:cs="Arial"/>
                <w:color w:val="000000"/>
                <w:sz w:val="18"/>
                <w:szCs w:val="18"/>
                <w:lang w:eastAsia="en-US"/>
              </w:rPr>
              <w:t xml:space="preserve">. If this is not present in the MCT, the computation engine code will assume a default of 5. The MCT </w:t>
            </w:r>
            <w:r w:rsidR="004F6AFD">
              <w:rPr>
                <w:rFonts w:eastAsia="Times New Roman" w:cs="Arial"/>
                <w:color w:val="000000"/>
                <w:sz w:val="18"/>
                <w:szCs w:val="18"/>
                <w:lang w:eastAsia="en-US"/>
              </w:rPr>
              <w:t xml:space="preserve">can be updated </w:t>
            </w:r>
            <w:r>
              <w:rPr>
                <w:rFonts w:eastAsia="Times New Roman" w:cs="Arial"/>
                <w:color w:val="000000"/>
                <w:sz w:val="18"/>
                <w:szCs w:val="18"/>
                <w:lang w:eastAsia="en-US"/>
              </w:rPr>
              <w:t>if more than 5 are necessary.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AUCMETHOD</w:t>
            </w:r>
            <w:r w:rsidR="00636E31" w:rsidRPr="00323C5D">
              <w:rPr>
                <w:rFonts w:eastAsia="Times New Roman" w:cs="Arial"/>
                <w:color w:val="000000"/>
                <w:sz w:val="18"/>
                <w:szCs w:val="18"/>
                <w:lang w:eastAsia="en-US"/>
              </w:rPr>
              <w:t>[a]</w:t>
            </w:r>
          </w:p>
        </w:tc>
        <w:tc>
          <w:tcPr>
            <w:tcW w:w="2147"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LINLOG</w:t>
            </w:r>
          </w:p>
        </w:tc>
        <w:tc>
          <w:tcPr>
            <w:tcW w:w="2320" w:type="dxa"/>
            <w:tcBorders>
              <w:top w:val="nil"/>
              <w:left w:val="nil"/>
              <w:bottom w:val="nil"/>
              <w:right w:val="nil"/>
            </w:tcBorders>
            <w:vAlign w:val="bottom"/>
          </w:tcPr>
          <w:p w:rsidR="00535648" w:rsidRPr="007B459D"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LINLOG AUC method selected by analyst</w:t>
            </w:r>
          </w:p>
          <w:p w:rsidR="00127A5F" w:rsidRPr="00214ABA" w:rsidRDefault="00127A5F" w:rsidP="00127A5F">
            <w:pPr>
              <w:rPr>
                <w:rFonts w:eastAsia="Times New Roman" w:cs="Arial"/>
                <w:color w:val="000000"/>
                <w:sz w:val="18"/>
                <w:szCs w:val="18"/>
                <w:lang w:eastAsia="en-US"/>
              </w:rPr>
            </w:pPr>
            <w:r w:rsidRPr="009D474B">
              <w:rPr>
                <w:rFonts w:eastAsia="Times New Roman" w:cs="Arial"/>
                <w:color w:val="000000"/>
                <w:sz w:val="18"/>
                <w:szCs w:val="18"/>
                <w:lang w:eastAsia="en-US"/>
              </w:rPr>
              <w:t>Application Drop Down will present the following options that the analyst can select to override the defa</w:t>
            </w:r>
            <w:r w:rsidRPr="00214ABA">
              <w:rPr>
                <w:rFonts w:eastAsia="Times New Roman" w:cs="Arial"/>
                <w:color w:val="000000"/>
                <w:sz w:val="18"/>
                <w:szCs w:val="18"/>
                <w:lang w:eastAsia="en-US"/>
              </w:rPr>
              <w:t>ult in the MCT:</w:t>
            </w:r>
          </w:p>
          <w:p w:rsidR="00127A5F" w:rsidRDefault="00127A5F" w:rsidP="00127A5F">
            <w:pPr>
              <w:rPr>
                <w:rFonts w:eastAsia="Times New Roman" w:cs="Arial"/>
                <w:color w:val="000000"/>
                <w:sz w:val="18"/>
                <w:szCs w:val="18"/>
                <w:lang w:eastAsia="en-US"/>
              </w:rPr>
            </w:pPr>
            <w:r w:rsidRPr="000A5C02">
              <w:rPr>
                <w:rFonts w:eastAsia="Times New Roman" w:cs="Arial"/>
                <w:color w:val="000000"/>
                <w:sz w:val="18"/>
                <w:szCs w:val="18"/>
                <w:lang w:eastAsia="en-US"/>
              </w:rPr>
              <w:t>LINLOG/LIN/LOG/”LINUP-LOGDOWN”</w:t>
            </w:r>
          </w:p>
          <w:p w:rsidR="00127A5F" w:rsidRPr="00535648" w:rsidRDefault="00127A5F" w:rsidP="00943E7F">
            <w:pPr>
              <w:rPr>
                <w:rFonts w:eastAsia="Times New Roman" w:cs="Arial"/>
                <w:color w:val="000000"/>
                <w:sz w:val="18"/>
                <w:szCs w:val="18"/>
                <w:lang w:eastAsia="en-US"/>
              </w:rPr>
            </w:pPr>
          </w:p>
        </w:tc>
      </w:tr>
      <w:tr w:rsidR="0027633E" w:rsidRPr="00C323A5" w:rsidTr="00CA5175">
        <w:trPr>
          <w:trHeight w:val="300"/>
        </w:trPr>
        <w:tc>
          <w:tcPr>
            <w:tcW w:w="4296" w:type="dxa"/>
            <w:tcBorders>
              <w:top w:val="nil"/>
              <w:left w:val="nil"/>
              <w:bottom w:val="nil"/>
              <w:right w:val="nil"/>
            </w:tcBorders>
            <w:shd w:val="clear" w:color="auto" w:fill="auto"/>
            <w:noWrap/>
            <w:vAlign w:val="bottom"/>
          </w:tcPr>
          <w:p w:rsidR="0027633E" w:rsidRPr="00323C5D" w:rsidRDefault="0027633E" w:rsidP="00C323A5">
            <w:pPr>
              <w:rPr>
                <w:rFonts w:eastAsia="Times New Roman" w:cs="Arial"/>
                <w:color w:val="000000"/>
                <w:sz w:val="18"/>
                <w:szCs w:val="18"/>
                <w:lang w:eastAsia="en-US"/>
              </w:rPr>
            </w:pPr>
            <w:r>
              <w:rPr>
                <w:rFonts w:eastAsia="Times New Roman" w:cs="Arial"/>
                <w:color w:val="000000"/>
                <w:sz w:val="18"/>
                <w:szCs w:val="18"/>
                <w:lang w:eastAsia="en-US"/>
              </w:rPr>
              <w:t>SAMPLETYPE[b]</w:t>
            </w:r>
          </w:p>
        </w:tc>
        <w:tc>
          <w:tcPr>
            <w:tcW w:w="2147" w:type="dxa"/>
            <w:tcBorders>
              <w:top w:val="nil"/>
              <w:left w:val="nil"/>
              <w:bottom w:val="nil"/>
              <w:right w:val="nil"/>
            </w:tcBorders>
            <w:shd w:val="clear" w:color="auto" w:fill="auto"/>
            <w:noWrap/>
            <w:vAlign w:val="bottom"/>
          </w:tcPr>
          <w:p w:rsidR="0027633E" w:rsidRPr="00323C5D" w:rsidRDefault="0027633E" w:rsidP="00C323A5">
            <w:pPr>
              <w:rPr>
                <w:rFonts w:eastAsia="Times New Roman" w:cs="Arial"/>
                <w:color w:val="000000"/>
                <w:sz w:val="18"/>
                <w:szCs w:val="18"/>
                <w:lang w:eastAsia="en-US"/>
              </w:rPr>
            </w:pPr>
            <w:r>
              <w:rPr>
                <w:rFonts w:eastAsia="Times New Roman" w:cs="Arial"/>
                <w:color w:val="000000"/>
                <w:sz w:val="18"/>
                <w:szCs w:val="18"/>
                <w:lang w:eastAsia="en-US"/>
              </w:rPr>
              <w:t>PKCOLL</w:t>
            </w:r>
          </w:p>
        </w:tc>
        <w:tc>
          <w:tcPr>
            <w:tcW w:w="2320" w:type="dxa"/>
            <w:tcBorders>
              <w:top w:val="nil"/>
              <w:left w:val="nil"/>
              <w:bottom w:val="nil"/>
              <w:right w:val="nil"/>
            </w:tcBorders>
            <w:vAlign w:val="bottom"/>
          </w:tcPr>
          <w:p w:rsidR="0027633E" w:rsidRPr="00323C5D" w:rsidRDefault="0027633E" w:rsidP="00943E7F">
            <w:pPr>
              <w:rPr>
                <w:rFonts w:eastAsia="Times New Roman" w:cs="Arial"/>
                <w:color w:val="000000"/>
                <w:sz w:val="18"/>
                <w:szCs w:val="18"/>
                <w:lang w:eastAsia="en-US"/>
              </w:rPr>
            </w:pPr>
            <w:r>
              <w:rPr>
                <w:rFonts w:eastAsia="Times New Roman" w:cs="Arial"/>
                <w:color w:val="000000"/>
                <w:sz w:val="18"/>
                <w:szCs w:val="18"/>
                <w:lang w:eastAsia="en-US"/>
              </w:rPr>
              <w:t>Interval vs Point sample collection.</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SDEID</w:t>
            </w:r>
            <w:r w:rsidR="00636E31"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SDEID</w:t>
            </w:r>
          </w:p>
        </w:tc>
        <w:tc>
          <w:tcPr>
            <w:tcW w:w="2320" w:type="dxa"/>
            <w:tcBorders>
              <w:top w:val="nil"/>
              <w:left w:val="nil"/>
              <w:bottom w:val="nil"/>
              <w:right w:val="nil"/>
            </w:tcBorders>
            <w:vAlign w:val="bottom"/>
          </w:tcPr>
          <w:p w:rsidR="00535648" w:rsidRPr="007B459D"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“SDEID” is the name of the field identifying the individual profiles of data</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663CD9" w:rsidRPr="00323C5D" w:rsidRDefault="00663CD9" w:rsidP="00C323A5">
            <w:pPr>
              <w:rPr>
                <w:rFonts w:eastAsia="Times New Roman" w:cs="Arial"/>
                <w:color w:val="000000"/>
                <w:sz w:val="18"/>
                <w:szCs w:val="18"/>
                <w:lang w:eastAsia="en-US"/>
              </w:rPr>
            </w:pPr>
            <w:bookmarkStart w:id="25" w:name="RETURNCOLS"/>
            <w:r w:rsidRPr="00323C5D">
              <w:rPr>
                <w:rFonts w:eastAsia="Times New Roman" w:cs="Arial"/>
                <w:color w:val="000000"/>
                <w:sz w:val="18"/>
                <w:szCs w:val="18"/>
                <w:lang w:eastAsia="en-US"/>
              </w:rPr>
              <w:t>RETURNCOLS</w:t>
            </w:r>
            <w:bookmarkEnd w:id="25"/>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663CD9" w:rsidRPr="00323C5D" w:rsidRDefault="006C226E" w:rsidP="00C323A5">
            <w:pPr>
              <w:rPr>
                <w:rFonts w:eastAsia="Times New Roman" w:cs="Arial"/>
                <w:color w:val="000000"/>
                <w:sz w:val="18"/>
                <w:szCs w:val="18"/>
                <w:lang w:eastAsia="en-US"/>
              </w:rPr>
            </w:pPr>
            <w:r w:rsidRPr="00323C5D">
              <w:rPr>
                <w:rFonts w:eastAsia="Times New Roman" w:cs="Arial"/>
                <w:color w:val="000000"/>
                <w:sz w:val="18"/>
                <w:szCs w:val="18"/>
                <w:lang w:eastAsia="en-US"/>
              </w:rPr>
              <w:t>See Footnote for RETURNCOLS below</w:t>
            </w:r>
            <w:r w:rsidR="007002B8" w:rsidRPr="00323C5D">
              <w:rPr>
                <w:rFonts w:eastAsia="Times New Roman" w:cs="Arial"/>
                <w:color w:val="000000"/>
                <w:sz w:val="18"/>
                <w:szCs w:val="18"/>
                <w:lang w:eastAsia="en-US"/>
              </w:rPr>
              <w:t xml:space="preserve"> **</w:t>
            </w:r>
          </w:p>
        </w:tc>
        <w:tc>
          <w:tcPr>
            <w:tcW w:w="2320" w:type="dxa"/>
            <w:tcBorders>
              <w:top w:val="nil"/>
              <w:left w:val="nil"/>
              <w:bottom w:val="nil"/>
              <w:right w:val="nil"/>
            </w:tcBorders>
            <w:vAlign w:val="bottom"/>
          </w:tcPr>
          <w:p w:rsidR="00663CD9" w:rsidRPr="00323C5D" w:rsidRDefault="007002B8" w:rsidP="007002B8">
            <w:pPr>
              <w:rPr>
                <w:rFonts w:eastAsia="Times New Roman" w:cs="Arial"/>
                <w:color w:val="000000"/>
                <w:sz w:val="18"/>
                <w:szCs w:val="18"/>
                <w:lang w:eastAsia="en-US"/>
              </w:rPr>
            </w:pPr>
            <w:r w:rsidRPr="00323C5D">
              <w:rPr>
                <w:rFonts w:eastAsia="Times New Roman" w:cs="Arial"/>
                <w:color w:val="000000"/>
                <w:sz w:val="18"/>
                <w:szCs w:val="18"/>
                <w:lang w:eastAsia="en-US"/>
              </w:rPr>
              <w:t xml:space="preserve">Semi-colon delimited </w:t>
            </w:r>
            <w:r w:rsidR="00663CD9" w:rsidRPr="00323C5D">
              <w:rPr>
                <w:rFonts w:eastAsia="Times New Roman" w:cs="Arial"/>
                <w:color w:val="000000"/>
                <w:sz w:val="18"/>
                <w:szCs w:val="18"/>
                <w:lang w:eastAsia="en-US"/>
              </w:rPr>
              <w:t xml:space="preserve">list of columns from the INPUT data or FLAGS that are incorporated into the results set </w:t>
            </w:r>
            <w:r w:rsidRPr="00323C5D">
              <w:rPr>
                <w:rFonts w:eastAsia="Times New Roman" w:cs="Arial"/>
                <w:color w:val="000000"/>
                <w:sz w:val="18"/>
                <w:szCs w:val="18"/>
                <w:lang w:eastAsia="en-US"/>
              </w:rPr>
              <w:t>and to include</w:t>
            </w:r>
            <w:r w:rsidR="00663CD9" w:rsidRPr="00323C5D">
              <w:rPr>
                <w:rFonts w:eastAsia="Times New Roman" w:cs="Arial"/>
                <w:color w:val="000000"/>
                <w:sz w:val="18"/>
                <w:szCs w:val="18"/>
                <w:lang w:eastAsia="en-US"/>
              </w:rPr>
              <w:t xml:space="preserve"> all </w:t>
            </w:r>
            <w:r w:rsidRPr="00323C5D">
              <w:rPr>
                <w:rFonts w:eastAsia="Times New Roman" w:cs="Arial"/>
                <w:color w:val="000000"/>
                <w:sz w:val="18"/>
                <w:szCs w:val="18"/>
                <w:lang w:eastAsia="en-US"/>
              </w:rPr>
              <w:t xml:space="preserve">of </w:t>
            </w:r>
            <w:r w:rsidR="00663CD9" w:rsidRPr="00323C5D">
              <w:rPr>
                <w:rFonts w:eastAsia="Times New Roman" w:cs="Arial"/>
                <w:color w:val="000000"/>
                <w:sz w:val="18"/>
                <w:szCs w:val="18"/>
                <w:lang w:eastAsia="en-US"/>
              </w:rPr>
              <w:t>the parameters from the nca computations</w:t>
            </w:r>
            <w:r w:rsidRPr="00323C5D">
              <w:rPr>
                <w:rFonts w:eastAsia="Times New Roman" w:cs="Arial"/>
                <w:color w:val="000000"/>
                <w:sz w:val="18"/>
                <w:szCs w:val="18"/>
                <w:lang w:eastAsia="en-US"/>
              </w:rPr>
              <w:t xml:space="preserve"> for the model selected</w:t>
            </w:r>
            <w:r w:rsidR="00663CD9" w:rsidRPr="00323C5D">
              <w:rPr>
                <w:rFonts w:eastAsia="Times New Roman" w:cs="Arial"/>
                <w:color w:val="000000"/>
                <w:sz w:val="18"/>
                <w:szCs w:val="18"/>
                <w:lang w:eastAsia="en-US"/>
              </w:rPr>
              <w:t>.</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lastRenderedPageBreak/>
              <w:t>PKADT</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Collection Start Date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Collecton Start Time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PKADTE</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PKADTE</w:t>
            </w:r>
          </w:p>
        </w:tc>
        <w:tc>
          <w:tcPr>
            <w:tcW w:w="2320" w:type="dxa"/>
            <w:tcBorders>
              <w:top w:val="nil"/>
              <w:left w:val="nil"/>
              <w:bottom w:val="nil"/>
              <w:right w:val="nil"/>
            </w:tcBorders>
            <w:vAlign w:val="bottom"/>
          </w:tcPr>
          <w:p w:rsidR="00B3171F" w:rsidRPr="00323C5D" w:rsidRDefault="00B3171F" w:rsidP="00662138">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Collection Stop Date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PKATME</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PKATME</w:t>
            </w:r>
          </w:p>
        </w:tc>
        <w:tc>
          <w:tcPr>
            <w:tcW w:w="2320" w:type="dxa"/>
            <w:tcBorders>
              <w:top w:val="nil"/>
              <w:left w:val="nil"/>
              <w:bottom w:val="nil"/>
              <w:right w:val="nil"/>
            </w:tcBorders>
            <w:vAlign w:val="bottom"/>
          </w:tcPr>
          <w:p w:rsidR="00B3171F" w:rsidRPr="00323C5D" w:rsidRDefault="00B3171F" w:rsidP="00662138">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Collecton Stop Time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DRGDATE</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DRGDATE</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Date of Dosing Start</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DOSETIM</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DOSETIME</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Time of Dosing Start</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w:t>
            </w:r>
            <w:r w:rsidR="00463918" w:rsidRPr="00323C5D">
              <w:rPr>
                <w:rFonts w:eastAsia="Times New Roman" w:cs="Arial"/>
                <w:color w:val="000000"/>
                <w:sz w:val="18"/>
                <w:szCs w:val="18"/>
                <w:lang w:eastAsia="en-US"/>
              </w:rPr>
              <w:t>E</w:t>
            </w:r>
            <w:r w:rsidRPr="00323C5D">
              <w:rPr>
                <w:rFonts w:eastAsia="Times New Roman" w:cs="Arial"/>
                <w:color w:val="000000"/>
                <w:sz w:val="18"/>
                <w:szCs w:val="18"/>
                <w:lang w:eastAsia="en-US"/>
              </w:rPr>
              <w:t>S</w:t>
            </w:r>
            <w:r w:rsidR="00463918" w:rsidRPr="00323C5D">
              <w:rPr>
                <w:rFonts w:eastAsia="Times New Roman" w:cs="Arial"/>
                <w:color w:val="000000"/>
                <w:sz w:val="18"/>
                <w:szCs w:val="18"/>
                <w:lang w:eastAsia="en-US"/>
              </w:rPr>
              <w:t>TOP</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6E3297" w:rsidP="00C323A5">
            <w:pPr>
              <w:rPr>
                <w:rFonts w:eastAsia="Times New Roman" w:cs="Arial"/>
                <w:color w:val="000000"/>
                <w:sz w:val="18"/>
                <w:szCs w:val="18"/>
                <w:lang w:eastAsia="en-US"/>
              </w:rPr>
            </w:pPr>
            <w:r>
              <w:rPr>
                <w:rFonts w:eastAsia="Times New Roman" w:cs="Arial"/>
                <w:color w:val="000000"/>
                <w:sz w:val="18"/>
                <w:szCs w:val="18"/>
                <w:lang w:eastAsia="en-US"/>
              </w:rPr>
              <w:t>ACENDTF</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Date of Dosing Stop (For Infusion Dosing)</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w:t>
            </w:r>
            <w:r w:rsidR="00463918" w:rsidRPr="00323C5D">
              <w:rPr>
                <w:rFonts w:eastAsia="Times New Roman" w:cs="Arial"/>
                <w:color w:val="000000"/>
                <w:sz w:val="18"/>
                <w:szCs w:val="18"/>
                <w:lang w:eastAsia="en-US"/>
              </w:rPr>
              <w:t>ME</w:t>
            </w:r>
            <w:r w:rsidRPr="00323C5D">
              <w:rPr>
                <w:rFonts w:eastAsia="Times New Roman" w:cs="Arial"/>
                <w:color w:val="000000"/>
                <w:sz w:val="18"/>
                <w:szCs w:val="18"/>
                <w:lang w:eastAsia="en-US"/>
              </w:rPr>
              <w:t>S</w:t>
            </w:r>
            <w:r w:rsidR="00463918" w:rsidRPr="00323C5D">
              <w:rPr>
                <w:rFonts w:eastAsia="Times New Roman" w:cs="Arial"/>
                <w:color w:val="000000"/>
                <w:sz w:val="18"/>
                <w:szCs w:val="18"/>
                <w:lang w:eastAsia="en-US"/>
              </w:rPr>
              <w:t>TOP</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6E3297" w:rsidP="00C323A5">
            <w:pPr>
              <w:rPr>
                <w:rFonts w:eastAsia="Times New Roman" w:cs="Arial"/>
                <w:color w:val="000000"/>
                <w:sz w:val="18"/>
                <w:szCs w:val="18"/>
                <w:lang w:eastAsia="en-US"/>
              </w:rPr>
            </w:pPr>
            <w:r>
              <w:rPr>
                <w:rFonts w:eastAsia="Times New Roman" w:cs="Arial"/>
                <w:color w:val="000000"/>
                <w:sz w:val="18"/>
                <w:szCs w:val="18"/>
                <w:lang w:eastAsia="en-US"/>
              </w:rPr>
              <w:t>ACENTMF</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Time of Dosing Stop (For Infusion Dosing)</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NOMTIME[b]</w:t>
            </w:r>
          </w:p>
        </w:tc>
        <w:tc>
          <w:tcPr>
            <w:tcW w:w="2147"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PKPTM</w:t>
            </w:r>
            <w:r w:rsidR="006E6071">
              <w:rPr>
                <w:rFonts w:eastAsia="Times New Roman" w:cs="Arial"/>
                <w:color w:val="000000"/>
                <w:sz w:val="18"/>
                <w:szCs w:val="18"/>
                <w:lang w:eastAsia="en-US"/>
              </w:rPr>
              <w:t>S</w:t>
            </w:r>
          </w:p>
        </w:tc>
        <w:tc>
          <w:tcPr>
            <w:tcW w:w="2320" w:type="dxa"/>
            <w:tcBorders>
              <w:top w:val="nil"/>
              <w:left w:val="nil"/>
              <w:bottom w:val="nil"/>
              <w:right w:val="nil"/>
            </w:tcBorders>
            <w:vAlign w:val="bottom"/>
          </w:tcPr>
          <w:p w:rsidR="00B3171F" w:rsidRPr="007B459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Nominal time is selected as data field “PKPTM</w:t>
            </w:r>
            <w:r w:rsidR="006E6071">
              <w:rPr>
                <w:rFonts w:eastAsia="Times New Roman" w:cs="Arial"/>
                <w:color w:val="000000"/>
                <w:sz w:val="18"/>
                <w:szCs w:val="18"/>
                <w:lang w:eastAsia="en-US"/>
              </w:rPr>
              <w:t>S</w:t>
            </w:r>
            <w:r w:rsidRPr="00323C5D">
              <w:rPr>
                <w:rFonts w:eastAsia="Times New Roman" w:cs="Arial"/>
                <w:color w:val="000000"/>
                <w:sz w:val="18"/>
                <w:szCs w:val="18"/>
                <w:lang w:eastAsia="en-US"/>
              </w:rPr>
              <w:t>”</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NOMTIMEU[b]</w:t>
            </w:r>
          </w:p>
        </w:tc>
        <w:tc>
          <w:tcPr>
            <w:tcW w:w="2147"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PKPTMU</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 xml:space="preserve">Nominal time units </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ACTTIME[b]</w:t>
            </w:r>
          </w:p>
        </w:tc>
        <w:tc>
          <w:tcPr>
            <w:tcW w:w="2147"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PKATPD</w:t>
            </w:r>
          </w:p>
        </w:tc>
        <w:tc>
          <w:tcPr>
            <w:tcW w:w="2320" w:type="dxa"/>
            <w:tcBorders>
              <w:top w:val="nil"/>
              <w:left w:val="nil"/>
              <w:bottom w:val="nil"/>
              <w:right w:val="nil"/>
            </w:tcBorders>
            <w:vAlign w:val="bottom"/>
          </w:tcPr>
          <w:p w:rsidR="00B3171F" w:rsidRPr="00323C5D"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Actual Time data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ACTTIMEU[b]</w:t>
            </w:r>
          </w:p>
        </w:tc>
        <w:tc>
          <w:tcPr>
            <w:tcW w:w="2147"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PKATPDU</w:t>
            </w:r>
          </w:p>
        </w:tc>
        <w:tc>
          <w:tcPr>
            <w:tcW w:w="2320" w:type="dxa"/>
            <w:tcBorders>
              <w:top w:val="nil"/>
              <w:left w:val="nil"/>
              <w:bottom w:val="nil"/>
              <w:right w:val="nil"/>
            </w:tcBorders>
            <w:vAlign w:val="bottom"/>
          </w:tcPr>
          <w:p w:rsidR="00B3171F" w:rsidRPr="00323C5D"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Actual Time Units data field</w:t>
            </w:r>
          </w:p>
        </w:tc>
      </w:tr>
      <w:tr w:rsidR="003F4D10" w:rsidRPr="000B7100" w:rsidTr="00CA5175">
        <w:trPr>
          <w:trHeight w:val="300"/>
        </w:trPr>
        <w:tc>
          <w:tcPr>
            <w:tcW w:w="4296" w:type="dxa"/>
            <w:tcBorders>
              <w:top w:val="nil"/>
              <w:left w:val="nil"/>
              <w:bottom w:val="nil"/>
              <w:right w:val="nil"/>
            </w:tcBorders>
            <w:shd w:val="clear" w:color="auto" w:fill="auto"/>
            <w:noWrap/>
            <w:vAlign w:val="bottom"/>
            <w:hideMark/>
          </w:tcPr>
          <w:p w:rsidR="003F4D10" w:rsidRPr="007B459D" w:rsidRDefault="003F4D10" w:rsidP="006E6071">
            <w:pPr>
              <w:rPr>
                <w:rFonts w:eastAsia="Times New Roman" w:cs="Arial"/>
                <w:color w:val="000000"/>
                <w:sz w:val="18"/>
                <w:szCs w:val="18"/>
                <w:lang w:eastAsia="en-US"/>
              </w:rPr>
            </w:pPr>
            <w:r w:rsidRPr="000B7100">
              <w:rPr>
                <w:rFonts w:eastAsia="Times New Roman" w:cs="Arial"/>
                <w:color w:val="000000"/>
                <w:sz w:val="18"/>
                <w:szCs w:val="18"/>
                <w:lang w:eastAsia="en-US"/>
              </w:rPr>
              <w:t>NOMENDTIME</w:t>
            </w:r>
            <w:r w:rsidRPr="0098060B">
              <w:rPr>
                <w:rFonts w:eastAsia="Times New Roman" w:cs="Arial"/>
                <w:color w:val="000000"/>
                <w:sz w:val="18"/>
                <w:szCs w:val="18"/>
                <w:lang w:eastAsia="en-US"/>
              </w:rPr>
              <w:t>[b]</w:t>
            </w:r>
          </w:p>
        </w:tc>
        <w:tc>
          <w:tcPr>
            <w:tcW w:w="2147" w:type="dxa"/>
            <w:tcBorders>
              <w:top w:val="nil"/>
              <w:left w:val="nil"/>
              <w:bottom w:val="nil"/>
              <w:right w:val="nil"/>
            </w:tcBorders>
            <w:shd w:val="clear" w:color="auto" w:fill="auto"/>
            <w:vAlign w:val="bottom"/>
          </w:tcPr>
          <w:p w:rsidR="003F4D10" w:rsidRPr="009D474B" w:rsidRDefault="003F4D10" w:rsidP="006E6071">
            <w:pPr>
              <w:rPr>
                <w:rFonts w:eastAsia="Times New Roman" w:cs="Arial"/>
                <w:color w:val="000000"/>
                <w:sz w:val="18"/>
                <w:szCs w:val="18"/>
                <w:lang w:eastAsia="en-US"/>
              </w:rPr>
            </w:pPr>
            <w:r>
              <w:rPr>
                <w:rFonts w:eastAsia="Times New Roman" w:cs="Arial"/>
                <w:color w:val="000000"/>
                <w:sz w:val="18"/>
                <w:szCs w:val="18"/>
                <w:lang w:eastAsia="en-US"/>
              </w:rPr>
              <w:t>PKPTME</w:t>
            </w:r>
          </w:p>
        </w:tc>
        <w:tc>
          <w:tcPr>
            <w:tcW w:w="2320" w:type="dxa"/>
            <w:tcBorders>
              <w:top w:val="nil"/>
              <w:left w:val="nil"/>
              <w:bottom w:val="nil"/>
              <w:right w:val="nil"/>
            </w:tcBorders>
            <w:vAlign w:val="bottom"/>
          </w:tcPr>
          <w:p w:rsidR="003F4D10" w:rsidRPr="00214ABA" w:rsidRDefault="003F4D10" w:rsidP="006E6071">
            <w:pPr>
              <w:rPr>
                <w:rFonts w:eastAsia="Times New Roman" w:cs="Arial"/>
                <w:color w:val="000000"/>
                <w:sz w:val="18"/>
                <w:szCs w:val="18"/>
                <w:lang w:eastAsia="en-US"/>
              </w:rPr>
            </w:pPr>
            <w:r w:rsidRPr="00214ABA">
              <w:rPr>
                <w:rFonts w:eastAsia="Times New Roman" w:cs="Arial"/>
                <w:color w:val="000000"/>
                <w:sz w:val="18"/>
                <w:szCs w:val="18"/>
                <w:lang w:eastAsia="en-US"/>
              </w:rPr>
              <w:t xml:space="preserve">Nominal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B5530A" w:rsidRPr="000B7100" w:rsidTr="00CA5175">
        <w:trPr>
          <w:trHeight w:val="300"/>
        </w:trPr>
        <w:tc>
          <w:tcPr>
            <w:tcW w:w="4296" w:type="dxa"/>
            <w:tcBorders>
              <w:top w:val="nil"/>
              <w:left w:val="nil"/>
              <w:bottom w:val="nil"/>
              <w:right w:val="nil"/>
            </w:tcBorders>
            <w:shd w:val="clear" w:color="auto" w:fill="auto"/>
            <w:noWrap/>
            <w:vAlign w:val="bottom"/>
          </w:tcPr>
          <w:p w:rsidR="00B5530A" w:rsidRPr="000B7100"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NOMENDTIMEU[b]</w:t>
            </w:r>
          </w:p>
        </w:tc>
        <w:tc>
          <w:tcPr>
            <w:tcW w:w="2147" w:type="dxa"/>
            <w:tcBorders>
              <w:top w:val="nil"/>
              <w:left w:val="nil"/>
              <w:bottom w:val="nil"/>
              <w:right w:val="nil"/>
            </w:tcBorders>
            <w:shd w:val="clear" w:color="auto" w:fill="auto"/>
            <w:vAlign w:val="bottom"/>
          </w:tcPr>
          <w:p w:rsidR="00B5530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PKPTMU</w:t>
            </w:r>
          </w:p>
        </w:tc>
        <w:tc>
          <w:tcPr>
            <w:tcW w:w="2320" w:type="dxa"/>
            <w:tcBorders>
              <w:top w:val="nil"/>
              <w:left w:val="nil"/>
              <w:bottom w:val="nil"/>
              <w:right w:val="nil"/>
            </w:tcBorders>
            <w:vAlign w:val="bottom"/>
          </w:tcPr>
          <w:p w:rsidR="00B5530A" w:rsidRPr="00214AB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 xml:space="preserve">Units for </w:t>
            </w:r>
            <w:r w:rsidRPr="00214ABA">
              <w:rPr>
                <w:rFonts w:eastAsia="Times New Roman" w:cs="Arial"/>
                <w:color w:val="000000"/>
                <w:sz w:val="18"/>
                <w:szCs w:val="18"/>
                <w:lang w:eastAsia="en-US"/>
              </w:rPr>
              <w:t xml:space="preserve">Nominal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3F4D10" w:rsidRPr="000B7100" w:rsidTr="00CA5175">
        <w:trPr>
          <w:trHeight w:val="300"/>
        </w:trPr>
        <w:tc>
          <w:tcPr>
            <w:tcW w:w="4296" w:type="dxa"/>
            <w:tcBorders>
              <w:top w:val="nil"/>
              <w:left w:val="nil"/>
              <w:bottom w:val="nil"/>
              <w:right w:val="nil"/>
            </w:tcBorders>
            <w:shd w:val="clear" w:color="auto" w:fill="auto"/>
            <w:noWrap/>
            <w:vAlign w:val="bottom"/>
            <w:hideMark/>
          </w:tcPr>
          <w:p w:rsidR="003F4D10" w:rsidRPr="007B459D" w:rsidRDefault="003F4D10" w:rsidP="006E6071">
            <w:pPr>
              <w:rPr>
                <w:rFonts w:eastAsia="Times New Roman" w:cs="Arial"/>
                <w:color w:val="000000"/>
                <w:sz w:val="18"/>
                <w:szCs w:val="18"/>
                <w:lang w:eastAsia="en-US"/>
              </w:rPr>
            </w:pPr>
            <w:r w:rsidRPr="000B7100">
              <w:rPr>
                <w:rFonts w:eastAsia="Times New Roman" w:cs="Arial"/>
                <w:color w:val="000000"/>
                <w:sz w:val="18"/>
                <w:szCs w:val="18"/>
                <w:lang w:eastAsia="en-US"/>
              </w:rPr>
              <w:t>ACTENDTIME</w:t>
            </w:r>
            <w:r w:rsidRPr="0098060B">
              <w:rPr>
                <w:rFonts w:eastAsia="Times New Roman" w:cs="Arial"/>
                <w:color w:val="000000"/>
                <w:sz w:val="18"/>
                <w:szCs w:val="18"/>
                <w:lang w:eastAsia="en-US"/>
              </w:rPr>
              <w:t>[b]</w:t>
            </w:r>
          </w:p>
        </w:tc>
        <w:tc>
          <w:tcPr>
            <w:tcW w:w="2147" w:type="dxa"/>
            <w:tcBorders>
              <w:top w:val="nil"/>
              <w:left w:val="nil"/>
              <w:bottom w:val="nil"/>
              <w:right w:val="nil"/>
            </w:tcBorders>
            <w:shd w:val="clear" w:color="auto" w:fill="auto"/>
            <w:vAlign w:val="bottom"/>
          </w:tcPr>
          <w:p w:rsidR="003F4D10" w:rsidRPr="009D474B" w:rsidRDefault="003F4D10" w:rsidP="006E6071">
            <w:pPr>
              <w:rPr>
                <w:rFonts w:eastAsia="Times New Roman" w:cs="Arial"/>
                <w:color w:val="000000"/>
                <w:sz w:val="18"/>
                <w:szCs w:val="18"/>
                <w:lang w:eastAsia="en-US"/>
              </w:rPr>
            </w:pPr>
            <w:r w:rsidRPr="00846DB7">
              <w:rPr>
                <w:rFonts w:cs="Arial"/>
                <w:bCs/>
                <w:sz w:val="18"/>
              </w:rPr>
              <w:t>PKATPDE</w:t>
            </w:r>
          </w:p>
        </w:tc>
        <w:tc>
          <w:tcPr>
            <w:tcW w:w="2320" w:type="dxa"/>
            <w:tcBorders>
              <w:top w:val="nil"/>
              <w:left w:val="nil"/>
              <w:bottom w:val="nil"/>
              <w:right w:val="nil"/>
            </w:tcBorders>
            <w:vAlign w:val="bottom"/>
          </w:tcPr>
          <w:p w:rsidR="003F4D10" w:rsidRPr="00214ABA" w:rsidRDefault="003F4D10" w:rsidP="006E6071">
            <w:pPr>
              <w:rPr>
                <w:rFonts w:eastAsia="Times New Roman" w:cs="Arial"/>
                <w:color w:val="000000"/>
                <w:sz w:val="18"/>
                <w:szCs w:val="18"/>
                <w:lang w:eastAsia="en-US"/>
              </w:rPr>
            </w:pPr>
            <w:r w:rsidRPr="00214ABA">
              <w:rPr>
                <w:rFonts w:eastAsia="Times New Roman" w:cs="Arial"/>
                <w:color w:val="000000"/>
                <w:sz w:val="18"/>
                <w:szCs w:val="18"/>
                <w:lang w:eastAsia="en-US"/>
              </w:rPr>
              <w:t xml:space="preserve">Actual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B5530A" w:rsidRPr="000B7100" w:rsidTr="00CA5175">
        <w:trPr>
          <w:trHeight w:val="300"/>
        </w:trPr>
        <w:tc>
          <w:tcPr>
            <w:tcW w:w="4296" w:type="dxa"/>
            <w:tcBorders>
              <w:top w:val="nil"/>
              <w:left w:val="nil"/>
              <w:bottom w:val="nil"/>
              <w:right w:val="nil"/>
            </w:tcBorders>
            <w:shd w:val="clear" w:color="auto" w:fill="auto"/>
            <w:noWrap/>
            <w:vAlign w:val="bottom"/>
          </w:tcPr>
          <w:p w:rsidR="00B5530A" w:rsidRPr="000B7100"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ACTENDTIMEU[b]</w:t>
            </w:r>
          </w:p>
        </w:tc>
        <w:tc>
          <w:tcPr>
            <w:tcW w:w="2147" w:type="dxa"/>
            <w:tcBorders>
              <w:top w:val="nil"/>
              <w:left w:val="nil"/>
              <w:bottom w:val="nil"/>
              <w:right w:val="nil"/>
            </w:tcBorders>
            <w:shd w:val="clear" w:color="auto" w:fill="auto"/>
            <w:vAlign w:val="bottom"/>
          </w:tcPr>
          <w:p w:rsidR="00B5530A" w:rsidRPr="00846DB7" w:rsidRDefault="00B5530A" w:rsidP="006E6071">
            <w:pPr>
              <w:rPr>
                <w:rFonts w:cs="Arial"/>
                <w:bCs/>
                <w:sz w:val="18"/>
              </w:rPr>
            </w:pPr>
            <w:r>
              <w:rPr>
                <w:rFonts w:cs="Arial"/>
                <w:bCs/>
                <w:sz w:val="18"/>
              </w:rPr>
              <w:t>PKATPDEU</w:t>
            </w:r>
          </w:p>
        </w:tc>
        <w:tc>
          <w:tcPr>
            <w:tcW w:w="2320" w:type="dxa"/>
            <w:tcBorders>
              <w:top w:val="nil"/>
              <w:left w:val="nil"/>
              <w:bottom w:val="nil"/>
              <w:right w:val="nil"/>
            </w:tcBorders>
            <w:vAlign w:val="bottom"/>
          </w:tcPr>
          <w:p w:rsidR="00B5530A" w:rsidRPr="00214AB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Units for a</w:t>
            </w:r>
            <w:r w:rsidRPr="00214ABA">
              <w:rPr>
                <w:rFonts w:eastAsia="Times New Roman" w:cs="Arial"/>
                <w:color w:val="000000"/>
                <w:sz w:val="18"/>
                <w:szCs w:val="18"/>
                <w:lang w:eastAsia="en-US"/>
              </w:rPr>
              <w:t xml:space="preserve">ctual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2212A9" w:rsidRPr="00323C5D" w:rsidRDefault="002212A9" w:rsidP="00C323A5">
            <w:pPr>
              <w:rPr>
                <w:rFonts w:eastAsia="Times New Roman" w:cs="Arial"/>
                <w:color w:val="000000"/>
                <w:sz w:val="18"/>
                <w:szCs w:val="18"/>
                <w:lang w:eastAsia="en-US"/>
              </w:rPr>
            </w:pPr>
            <w:r w:rsidRPr="00323C5D">
              <w:rPr>
                <w:rFonts w:eastAsia="Times New Roman" w:cs="Arial"/>
                <w:color w:val="000000"/>
                <w:sz w:val="18"/>
                <w:szCs w:val="18"/>
                <w:lang w:eastAsia="en-US"/>
              </w:rPr>
              <w:t>CONCRAW</w:t>
            </w:r>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2212A9" w:rsidRPr="00323C5D" w:rsidRDefault="002212A9" w:rsidP="00C323A5">
            <w:pPr>
              <w:rPr>
                <w:rFonts w:eastAsia="Times New Roman" w:cs="Arial"/>
                <w:color w:val="000000"/>
                <w:sz w:val="18"/>
                <w:szCs w:val="18"/>
                <w:lang w:eastAsia="en-US"/>
              </w:rPr>
            </w:pPr>
            <w:r w:rsidRPr="00323C5D">
              <w:rPr>
                <w:rFonts w:eastAsia="Times New Roman" w:cs="Arial"/>
                <w:color w:val="000000"/>
                <w:sz w:val="18"/>
                <w:szCs w:val="18"/>
                <w:lang w:eastAsia="en-US"/>
              </w:rPr>
              <w:t>PKCNC</w:t>
            </w:r>
          </w:p>
        </w:tc>
        <w:tc>
          <w:tcPr>
            <w:tcW w:w="2320" w:type="dxa"/>
            <w:tcBorders>
              <w:top w:val="nil"/>
              <w:left w:val="nil"/>
              <w:bottom w:val="nil"/>
              <w:right w:val="nil"/>
            </w:tcBorders>
            <w:vAlign w:val="bottom"/>
          </w:tcPr>
          <w:p w:rsidR="002212A9" w:rsidRPr="00323C5D" w:rsidRDefault="0094738D" w:rsidP="00230B05">
            <w:pPr>
              <w:rPr>
                <w:rFonts w:eastAsia="Times New Roman" w:cs="Arial"/>
                <w:color w:val="000000"/>
                <w:sz w:val="18"/>
                <w:szCs w:val="18"/>
                <w:lang w:eastAsia="en-US"/>
              </w:rPr>
            </w:pPr>
            <w:r w:rsidRPr="00323C5D">
              <w:rPr>
                <w:rFonts w:eastAsia="Times New Roman" w:cs="Arial"/>
                <w:color w:val="000000"/>
                <w:sz w:val="18"/>
                <w:szCs w:val="18"/>
                <w:lang w:eastAsia="en-US"/>
              </w:rPr>
              <w:t>Raw input concentration data represented as character values</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CONC</w:t>
            </w:r>
            <w:r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PKCNCN</w:t>
            </w:r>
          </w:p>
        </w:tc>
        <w:tc>
          <w:tcPr>
            <w:tcW w:w="2320"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numeric value data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CONCU</w:t>
            </w:r>
            <w:r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PKCNCU</w:t>
            </w:r>
          </w:p>
        </w:tc>
        <w:tc>
          <w:tcPr>
            <w:tcW w:w="2320"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units data field</w:t>
            </w:r>
          </w:p>
        </w:tc>
      </w:tr>
      <w:tr w:rsidR="00743B9C" w:rsidRPr="000B7100" w:rsidTr="00CA5175">
        <w:trPr>
          <w:trHeight w:val="300"/>
        </w:trPr>
        <w:tc>
          <w:tcPr>
            <w:tcW w:w="4296" w:type="dxa"/>
            <w:tcBorders>
              <w:top w:val="nil"/>
              <w:left w:val="nil"/>
              <w:bottom w:val="nil"/>
              <w:right w:val="nil"/>
            </w:tcBorders>
            <w:shd w:val="clear" w:color="auto" w:fill="auto"/>
            <w:noWrap/>
            <w:vAlign w:val="bottom"/>
          </w:tcPr>
          <w:p w:rsidR="00743B9C" w:rsidRPr="000B7100"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CONCMOD[b]</w:t>
            </w:r>
          </w:p>
        </w:tc>
        <w:tc>
          <w:tcPr>
            <w:tcW w:w="2147" w:type="dxa"/>
            <w:tcBorders>
              <w:top w:val="nil"/>
              <w:left w:val="nil"/>
              <w:bottom w:val="nil"/>
              <w:right w:val="nil"/>
            </w:tcBorders>
            <w:shd w:val="clear" w:color="auto" w:fill="auto"/>
            <w:noWrap/>
            <w:vAlign w:val="bottom"/>
          </w:tcPr>
          <w:p w:rsidR="00743B9C" w:rsidRPr="009D474B"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PKCNCNMOD</w:t>
            </w:r>
          </w:p>
        </w:tc>
        <w:tc>
          <w:tcPr>
            <w:tcW w:w="2320" w:type="dxa"/>
            <w:tcBorders>
              <w:top w:val="nil"/>
              <w:left w:val="nil"/>
              <w:bottom w:val="nil"/>
              <w:right w:val="nil"/>
            </w:tcBorders>
            <w:vAlign w:val="bottom"/>
          </w:tcPr>
          <w:p w:rsidR="00743B9C" w:rsidRPr="00214ABA" w:rsidRDefault="00743B9C" w:rsidP="00230B05">
            <w:pPr>
              <w:rPr>
                <w:rFonts w:eastAsia="Times New Roman" w:cs="Arial"/>
                <w:color w:val="000000"/>
                <w:sz w:val="18"/>
                <w:szCs w:val="18"/>
                <w:lang w:eastAsia="en-US"/>
              </w:rPr>
            </w:pPr>
            <w:r>
              <w:rPr>
                <w:rFonts w:eastAsia="Times New Roman" w:cs="Arial"/>
                <w:color w:val="000000"/>
                <w:sz w:val="18"/>
                <w:szCs w:val="18"/>
                <w:lang w:eastAsia="en-US"/>
              </w:rPr>
              <w:t xml:space="preserve">Modified </w:t>
            </w:r>
            <w:r w:rsidRPr="00214ABA">
              <w:rPr>
                <w:rFonts w:eastAsia="Times New Roman" w:cs="Arial"/>
                <w:color w:val="000000"/>
                <w:sz w:val="18"/>
                <w:szCs w:val="18"/>
                <w:lang w:eastAsia="en-US"/>
              </w:rPr>
              <w:t>Concentration numeric value data field</w:t>
            </w:r>
          </w:p>
        </w:tc>
      </w:tr>
      <w:tr w:rsidR="00743B9C" w:rsidRPr="000B7100" w:rsidTr="00CA5175">
        <w:trPr>
          <w:trHeight w:val="300"/>
        </w:trPr>
        <w:tc>
          <w:tcPr>
            <w:tcW w:w="4296" w:type="dxa"/>
            <w:tcBorders>
              <w:top w:val="nil"/>
              <w:left w:val="nil"/>
              <w:bottom w:val="nil"/>
              <w:right w:val="nil"/>
            </w:tcBorders>
            <w:shd w:val="clear" w:color="auto" w:fill="auto"/>
            <w:noWrap/>
            <w:vAlign w:val="bottom"/>
          </w:tcPr>
          <w:p w:rsidR="00743B9C" w:rsidRDefault="00743B9C" w:rsidP="00F8399D">
            <w:pPr>
              <w:rPr>
                <w:rFonts w:eastAsia="Times New Roman" w:cs="Arial"/>
                <w:color w:val="000000"/>
                <w:sz w:val="18"/>
                <w:szCs w:val="18"/>
                <w:lang w:eastAsia="en-US"/>
              </w:rPr>
            </w:pPr>
            <w:r>
              <w:rPr>
                <w:rFonts w:eastAsia="Times New Roman" w:cs="Arial"/>
                <w:color w:val="000000"/>
                <w:sz w:val="18"/>
                <w:szCs w:val="18"/>
                <w:lang w:eastAsia="en-US"/>
              </w:rPr>
              <w:t>CONCMOD</w:t>
            </w:r>
            <w:r w:rsidR="0084761C">
              <w:rPr>
                <w:rFonts w:eastAsia="Times New Roman" w:cs="Arial"/>
                <w:color w:val="000000"/>
                <w:sz w:val="18"/>
                <w:szCs w:val="18"/>
                <w:lang w:eastAsia="en-US"/>
              </w:rPr>
              <w:t>U</w:t>
            </w:r>
            <w:r>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743B9C"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PKCNCNMODU</w:t>
            </w:r>
          </w:p>
        </w:tc>
        <w:tc>
          <w:tcPr>
            <w:tcW w:w="2320" w:type="dxa"/>
            <w:tcBorders>
              <w:top w:val="nil"/>
              <w:left w:val="nil"/>
              <w:bottom w:val="nil"/>
              <w:right w:val="nil"/>
            </w:tcBorders>
            <w:vAlign w:val="bottom"/>
          </w:tcPr>
          <w:p w:rsidR="00743B9C" w:rsidRDefault="00743B9C"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units data field</w:t>
            </w:r>
            <w:r>
              <w:rPr>
                <w:rFonts w:eastAsia="Times New Roman" w:cs="Arial"/>
                <w:color w:val="000000"/>
                <w:sz w:val="18"/>
                <w:szCs w:val="18"/>
                <w:lang w:eastAsia="en-US"/>
              </w:rPr>
              <w:t xml:space="preserve"> for Modified Concentration value</w:t>
            </w:r>
          </w:p>
        </w:tc>
      </w:tr>
      <w:tr w:rsidR="00352485" w:rsidRPr="000B7100" w:rsidTr="00CA5175">
        <w:trPr>
          <w:trHeight w:val="300"/>
        </w:trPr>
        <w:tc>
          <w:tcPr>
            <w:tcW w:w="4296" w:type="dxa"/>
            <w:tcBorders>
              <w:top w:val="nil"/>
              <w:left w:val="nil"/>
              <w:bottom w:val="nil"/>
              <w:right w:val="nil"/>
            </w:tcBorders>
            <w:shd w:val="clear" w:color="auto" w:fill="auto"/>
            <w:noWrap/>
            <w:vAlign w:val="bottom"/>
          </w:tcPr>
          <w:p w:rsidR="00352485" w:rsidRPr="00323C5D" w:rsidRDefault="00352485" w:rsidP="00C323A5">
            <w:pPr>
              <w:rPr>
                <w:rFonts w:eastAsia="Times New Roman" w:cs="Arial"/>
                <w:color w:val="000000"/>
                <w:sz w:val="18"/>
                <w:szCs w:val="18"/>
                <w:lang w:eastAsia="en-US"/>
              </w:rPr>
            </w:pPr>
            <w:r>
              <w:rPr>
                <w:rFonts w:eastAsia="Times New Roman" w:cs="Arial"/>
                <w:color w:val="000000"/>
                <w:sz w:val="18"/>
                <w:szCs w:val="18"/>
                <w:lang w:eastAsia="en-US"/>
              </w:rPr>
              <w:t>TIME[b]</w:t>
            </w:r>
          </w:p>
        </w:tc>
        <w:tc>
          <w:tcPr>
            <w:tcW w:w="2147" w:type="dxa"/>
            <w:tcBorders>
              <w:top w:val="nil"/>
              <w:left w:val="nil"/>
              <w:bottom w:val="nil"/>
              <w:right w:val="nil"/>
            </w:tcBorders>
            <w:shd w:val="clear" w:color="auto" w:fill="auto"/>
            <w:noWrap/>
            <w:vAlign w:val="bottom"/>
          </w:tcPr>
          <w:p w:rsidR="00352485" w:rsidRPr="00323C5D" w:rsidRDefault="00945678" w:rsidP="00C323A5">
            <w:pPr>
              <w:rPr>
                <w:rFonts w:cs="Arial"/>
                <w:color w:val="000000"/>
                <w:sz w:val="18"/>
                <w:szCs w:val="18"/>
              </w:rPr>
            </w:pPr>
            <w:r>
              <w:rPr>
                <w:rFonts w:cs="Arial"/>
                <w:color w:val="000000"/>
                <w:sz w:val="18"/>
                <w:szCs w:val="18"/>
              </w:rPr>
              <w:t>Nominal</w:t>
            </w:r>
          </w:p>
        </w:tc>
        <w:tc>
          <w:tcPr>
            <w:tcW w:w="2320" w:type="dxa"/>
            <w:tcBorders>
              <w:top w:val="nil"/>
              <w:left w:val="nil"/>
              <w:bottom w:val="nil"/>
              <w:right w:val="nil"/>
            </w:tcBorders>
            <w:vAlign w:val="bottom"/>
          </w:tcPr>
          <w:p w:rsidR="00352485" w:rsidRDefault="00352485" w:rsidP="00945678">
            <w:pPr>
              <w:rPr>
                <w:rFonts w:eastAsia="Times New Roman" w:cs="Arial"/>
                <w:color w:val="000000"/>
                <w:sz w:val="18"/>
                <w:szCs w:val="18"/>
                <w:lang w:eastAsia="en-US"/>
              </w:rPr>
            </w:pPr>
            <w:r w:rsidRPr="00352485">
              <w:rPr>
                <w:rFonts w:eastAsia="Times New Roman" w:cs="Arial"/>
                <w:color w:val="000000"/>
                <w:sz w:val="18"/>
                <w:szCs w:val="18"/>
                <w:lang w:eastAsia="en-US"/>
              </w:rPr>
              <w:t xml:space="preserve">Time selected to be </w:t>
            </w:r>
            <w:r w:rsidR="00945678">
              <w:rPr>
                <w:rFonts w:eastAsia="Times New Roman" w:cs="Arial"/>
                <w:color w:val="000000"/>
                <w:sz w:val="18"/>
                <w:szCs w:val="18"/>
                <w:lang w:eastAsia="en-US"/>
              </w:rPr>
              <w:t xml:space="preserve">Nominal </w:t>
            </w:r>
            <w:r w:rsidRPr="00352485">
              <w:rPr>
                <w:rFonts w:eastAsia="Times New Roman" w:cs="Arial"/>
                <w:color w:val="000000"/>
                <w:sz w:val="18"/>
                <w:szCs w:val="18"/>
                <w:lang w:eastAsia="en-US"/>
              </w:rPr>
              <w:t>as default</w:t>
            </w:r>
            <w:r w:rsidR="00945678">
              <w:rPr>
                <w:rFonts w:eastAsia="Times New Roman" w:cs="Arial"/>
                <w:color w:val="000000"/>
                <w:sz w:val="18"/>
                <w:szCs w:val="18"/>
                <w:lang w:eastAsia="en-US"/>
              </w:rPr>
              <w:t>; Two options are “Nominal” or “Actual”</w:t>
            </w:r>
          </w:p>
          <w:p w:rsidR="00C6493F" w:rsidRDefault="00C6493F" w:rsidP="00945678">
            <w:pPr>
              <w:rPr>
                <w:rFonts w:eastAsia="Times New Roman" w:cs="Arial"/>
                <w:color w:val="000000"/>
                <w:sz w:val="18"/>
                <w:szCs w:val="18"/>
                <w:lang w:eastAsia="en-US"/>
              </w:rPr>
            </w:pPr>
          </w:p>
          <w:p w:rsidR="00C6493F" w:rsidRPr="00323C5D" w:rsidRDefault="00C6493F" w:rsidP="00945678">
            <w:pPr>
              <w:rPr>
                <w:rFonts w:eastAsia="Times New Roman" w:cs="Arial"/>
                <w:color w:val="000000"/>
                <w:sz w:val="18"/>
                <w:szCs w:val="18"/>
                <w:lang w:eastAsia="en-US"/>
              </w:rPr>
            </w:pPr>
            <w:r>
              <w:rPr>
                <w:rFonts w:eastAsia="Times New Roman" w:cs="Arial"/>
                <w:color w:val="000000"/>
                <w:sz w:val="18"/>
                <w:szCs w:val="18"/>
                <w:lang w:eastAsia="en-US"/>
              </w:rPr>
              <w:t>If TIME resolves to a column name in the supplied dataset, this is the data field that will be utilized.</w:t>
            </w:r>
          </w:p>
        </w:tc>
      </w:tr>
      <w:tr w:rsidR="00F976DA" w:rsidRPr="000B7100" w:rsidTr="00CA5175">
        <w:trPr>
          <w:trHeight w:val="300"/>
        </w:trPr>
        <w:tc>
          <w:tcPr>
            <w:tcW w:w="4296" w:type="dxa"/>
            <w:tcBorders>
              <w:top w:val="nil"/>
              <w:left w:val="nil"/>
              <w:bottom w:val="nil"/>
              <w:right w:val="nil"/>
            </w:tcBorders>
            <w:shd w:val="clear" w:color="auto" w:fill="auto"/>
            <w:noWrap/>
            <w:vAlign w:val="bottom"/>
          </w:tcPr>
          <w:p w:rsidR="00F976DA" w:rsidRPr="00323C5D" w:rsidRDefault="006C308F" w:rsidP="00C323A5">
            <w:pPr>
              <w:rPr>
                <w:rFonts w:eastAsia="Times New Roman" w:cs="Arial"/>
                <w:color w:val="000000"/>
                <w:sz w:val="18"/>
                <w:szCs w:val="18"/>
                <w:lang w:eastAsia="en-US"/>
              </w:rPr>
            </w:pPr>
            <w:r>
              <w:rPr>
                <w:rFonts w:eastAsia="Times New Roman" w:cs="Arial"/>
                <w:color w:val="000000"/>
                <w:sz w:val="18"/>
                <w:szCs w:val="18"/>
                <w:lang w:eastAsia="en-US"/>
              </w:rPr>
              <w:t>TIMEU[b</w:t>
            </w:r>
            <w:r w:rsidR="00F976DA">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F976DA" w:rsidRPr="00323C5D" w:rsidRDefault="0027271D" w:rsidP="00C323A5">
            <w:pPr>
              <w:rPr>
                <w:rFonts w:cs="Arial"/>
                <w:color w:val="000000"/>
                <w:sz w:val="18"/>
                <w:szCs w:val="18"/>
              </w:rPr>
            </w:pPr>
            <w:r>
              <w:rPr>
                <w:rFonts w:cs="Arial"/>
                <w:color w:val="000000"/>
                <w:sz w:val="18"/>
                <w:szCs w:val="18"/>
              </w:rPr>
              <w:t>PKPTMU</w:t>
            </w:r>
          </w:p>
        </w:tc>
        <w:tc>
          <w:tcPr>
            <w:tcW w:w="2320" w:type="dxa"/>
            <w:tcBorders>
              <w:top w:val="nil"/>
              <w:left w:val="nil"/>
              <w:bottom w:val="nil"/>
              <w:right w:val="nil"/>
            </w:tcBorders>
            <w:vAlign w:val="bottom"/>
          </w:tcPr>
          <w:p w:rsidR="00F976DA" w:rsidRPr="00323C5D" w:rsidRDefault="00F976DA" w:rsidP="00230B05">
            <w:pPr>
              <w:rPr>
                <w:rFonts w:eastAsia="Times New Roman" w:cs="Arial"/>
                <w:color w:val="000000"/>
                <w:sz w:val="18"/>
                <w:szCs w:val="18"/>
                <w:lang w:eastAsia="en-US"/>
              </w:rPr>
            </w:pPr>
            <w:r>
              <w:rPr>
                <w:rFonts w:eastAsia="Times New Roman" w:cs="Arial"/>
                <w:color w:val="000000"/>
                <w:sz w:val="18"/>
                <w:szCs w:val="18"/>
                <w:lang w:eastAsia="en-US"/>
              </w:rPr>
              <w:t xml:space="preserve">UNITS for TIME </w:t>
            </w:r>
            <w:r w:rsidR="006C308F">
              <w:rPr>
                <w:rFonts w:eastAsia="Times New Roman" w:cs="Arial"/>
                <w:color w:val="000000"/>
                <w:sz w:val="18"/>
                <w:szCs w:val="18"/>
                <w:lang w:eastAsia="en-US"/>
              </w:rPr>
              <w:t xml:space="preserve">only required </w:t>
            </w:r>
            <w:r>
              <w:rPr>
                <w:rFonts w:eastAsia="Times New Roman" w:cs="Arial"/>
                <w:color w:val="000000"/>
                <w:sz w:val="18"/>
                <w:szCs w:val="18"/>
                <w:lang w:eastAsia="en-US"/>
              </w:rPr>
              <w:t xml:space="preserve">if TIME </w:t>
            </w:r>
            <w:proofErr w:type="gramStart"/>
            <w:r>
              <w:rPr>
                <w:rFonts w:eastAsia="Times New Roman" w:cs="Arial"/>
                <w:color w:val="000000"/>
                <w:sz w:val="18"/>
                <w:szCs w:val="18"/>
                <w:lang w:eastAsia="en-US"/>
              </w:rPr>
              <w:t>itself</w:t>
            </w:r>
            <w:proofErr w:type="gramEnd"/>
            <w:r>
              <w:rPr>
                <w:rFonts w:eastAsia="Times New Roman" w:cs="Arial"/>
                <w:color w:val="000000"/>
                <w:sz w:val="18"/>
                <w:szCs w:val="18"/>
                <w:lang w:eastAsia="en-US"/>
              </w:rPr>
              <w:t xml:space="preserve"> resolves to a column name in the supplied dataset</w:t>
            </w:r>
            <w:r w:rsidR="006C308F">
              <w:rPr>
                <w:rFonts w:eastAsia="Times New Roman" w:cs="Arial"/>
                <w:color w:val="000000"/>
                <w:sz w:val="18"/>
                <w:szCs w:val="18"/>
                <w:lang w:eastAsia="en-US"/>
              </w:rPr>
              <w:t xml:space="preserve">. Entry not required if TIME is </w:t>
            </w:r>
            <w:r w:rsidR="006C308F">
              <w:rPr>
                <w:rFonts w:eastAsia="Times New Roman" w:cs="Arial"/>
                <w:color w:val="000000"/>
                <w:sz w:val="18"/>
                <w:szCs w:val="18"/>
                <w:lang w:eastAsia="en-US"/>
              </w:rPr>
              <w:lastRenderedPageBreak/>
              <w:t>selected either as “Nominal” or “Actual” value.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96651C" w:rsidRPr="00323C5D" w:rsidRDefault="0096651C" w:rsidP="00C323A5">
            <w:pPr>
              <w:rPr>
                <w:rFonts w:eastAsia="Times New Roman" w:cs="Arial"/>
                <w:color w:val="000000"/>
                <w:sz w:val="18"/>
                <w:szCs w:val="18"/>
                <w:lang w:eastAsia="en-US"/>
              </w:rPr>
            </w:pPr>
            <w:bookmarkStart w:id="26" w:name="LLOQPATTERNS"/>
            <w:r w:rsidRPr="00323C5D">
              <w:rPr>
                <w:rFonts w:eastAsia="Times New Roman" w:cs="Arial"/>
                <w:color w:val="000000"/>
                <w:sz w:val="18"/>
                <w:szCs w:val="18"/>
                <w:lang w:eastAsia="en-US"/>
              </w:rPr>
              <w:lastRenderedPageBreak/>
              <w:t>LLOQPATTERNS</w:t>
            </w:r>
            <w:bookmarkEnd w:id="26"/>
            <w:r w:rsidR="000B7100">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96651C" w:rsidRPr="00323C5D" w:rsidRDefault="00A17DB3" w:rsidP="00C323A5">
            <w:pPr>
              <w:rPr>
                <w:rFonts w:eastAsia="Times New Roman" w:cs="Arial"/>
                <w:color w:val="000000"/>
                <w:sz w:val="18"/>
                <w:szCs w:val="18"/>
                <w:lang w:eastAsia="en-US"/>
              </w:rPr>
            </w:pPr>
            <w:r w:rsidRPr="00323C5D">
              <w:rPr>
                <w:rFonts w:cs="Arial"/>
                <w:color w:val="000000"/>
                <w:sz w:val="18"/>
                <w:szCs w:val="18"/>
              </w:rPr>
              <w:t>LLOQ|BLQ|^[&lt;]{1}</w:t>
            </w:r>
          </w:p>
        </w:tc>
        <w:tc>
          <w:tcPr>
            <w:tcW w:w="2320" w:type="dxa"/>
            <w:tcBorders>
              <w:top w:val="nil"/>
              <w:left w:val="nil"/>
              <w:bottom w:val="nil"/>
              <w:right w:val="nil"/>
            </w:tcBorders>
            <w:vAlign w:val="bottom"/>
          </w:tcPr>
          <w:p w:rsidR="0096651C" w:rsidRPr="00323C5D" w:rsidRDefault="00A33EF4" w:rsidP="00230B05">
            <w:pPr>
              <w:rPr>
                <w:rFonts w:eastAsia="Times New Roman" w:cs="Arial"/>
                <w:color w:val="000000"/>
                <w:sz w:val="18"/>
                <w:szCs w:val="18"/>
                <w:lang w:eastAsia="en-US"/>
              </w:rPr>
            </w:pPr>
            <w:r w:rsidRPr="00323C5D">
              <w:rPr>
                <w:rFonts w:eastAsia="Times New Roman" w:cs="Arial"/>
                <w:color w:val="000000"/>
                <w:sz w:val="18"/>
                <w:szCs w:val="18"/>
                <w:lang w:eastAsia="en-US"/>
              </w:rPr>
              <w:t>LLOQ Patterns to match in CONC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AMOUNT</w:t>
            </w:r>
            <w:r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D977AE" w:rsidRPr="009D474B" w:rsidRDefault="00D977AE" w:rsidP="00C323A5">
            <w:pPr>
              <w:rPr>
                <w:rFonts w:eastAsia="Times New Roman" w:cs="Arial"/>
                <w:color w:val="000000"/>
                <w:sz w:val="18"/>
                <w:szCs w:val="18"/>
                <w:lang w:eastAsia="en-US"/>
              </w:rPr>
            </w:pPr>
            <w:r>
              <w:rPr>
                <w:rFonts w:eastAsia="Times New Roman" w:cs="Arial"/>
                <w:color w:val="000000"/>
                <w:sz w:val="18"/>
                <w:szCs w:val="18"/>
                <w:lang w:eastAsia="en-US"/>
              </w:rPr>
              <w:t>PKAMT</w:t>
            </w:r>
          </w:p>
        </w:tc>
        <w:tc>
          <w:tcPr>
            <w:tcW w:w="2320"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Amount data field</w:t>
            </w:r>
          </w:p>
        </w:tc>
      </w:tr>
      <w:tr w:rsidR="00FE45DC" w:rsidRPr="000B7100" w:rsidTr="00CA5175">
        <w:trPr>
          <w:trHeight w:val="300"/>
        </w:trPr>
        <w:tc>
          <w:tcPr>
            <w:tcW w:w="4296" w:type="dxa"/>
            <w:tcBorders>
              <w:top w:val="nil"/>
              <w:left w:val="nil"/>
              <w:bottom w:val="nil"/>
              <w:right w:val="nil"/>
            </w:tcBorders>
            <w:shd w:val="clear" w:color="auto" w:fill="auto"/>
            <w:noWrap/>
            <w:vAlign w:val="bottom"/>
            <w:hideMark/>
          </w:tcPr>
          <w:p w:rsidR="00FE0A76" w:rsidRPr="00323C5D" w:rsidRDefault="00FE0A76" w:rsidP="00C323A5">
            <w:pPr>
              <w:rPr>
                <w:rFonts w:eastAsia="Times New Roman" w:cs="Arial"/>
                <w:color w:val="000000"/>
                <w:sz w:val="18"/>
                <w:szCs w:val="18"/>
                <w:lang w:eastAsia="en-US"/>
              </w:rPr>
            </w:pPr>
            <w:r w:rsidRPr="000B7100">
              <w:rPr>
                <w:rFonts w:eastAsia="Times New Roman" w:cs="Arial"/>
                <w:color w:val="000000"/>
                <w:sz w:val="18"/>
                <w:szCs w:val="18"/>
                <w:lang w:eastAsia="en-US"/>
              </w:rPr>
              <w:t>AMOUNTU</w:t>
            </w:r>
            <w:r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vAlign w:val="bottom"/>
          </w:tcPr>
          <w:p w:rsidR="00FE0A76" w:rsidRPr="007B459D" w:rsidRDefault="00D977AE" w:rsidP="00C323A5">
            <w:pPr>
              <w:rPr>
                <w:rFonts w:eastAsia="Times New Roman" w:cs="Arial"/>
                <w:color w:val="000000"/>
                <w:sz w:val="18"/>
                <w:szCs w:val="18"/>
                <w:lang w:eastAsia="en-US"/>
              </w:rPr>
            </w:pPr>
            <w:r>
              <w:rPr>
                <w:rFonts w:eastAsia="Times New Roman" w:cs="Arial"/>
                <w:color w:val="000000"/>
                <w:sz w:val="18"/>
                <w:szCs w:val="18"/>
                <w:lang w:eastAsia="en-US"/>
              </w:rPr>
              <w:t>PKAMTU</w:t>
            </w:r>
          </w:p>
        </w:tc>
        <w:tc>
          <w:tcPr>
            <w:tcW w:w="2320" w:type="dxa"/>
            <w:tcBorders>
              <w:top w:val="nil"/>
              <w:left w:val="nil"/>
              <w:bottom w:val="nil"/>
              <w:right w:val="nil"/>
            </w:tcBorders>
            <w:vAlign w:val="bottom"/>
          </w:tcPr>
          <w:p w:rsidR="00FE0A76" w:rsidRPr="009D474B" w:rsidRDefault="00FE0A76" w:rsidP="00230B05">
            <w:pPr>
              <w:rPr>
                <w:rFonts w:eastAsia="Times New Roman" w:cs="Arial"/>
                <w:color w:val="000000"/>
                <w:sz w:val="18"/>
                <w:szCs w:val="18"/>
                <w:lang w:eastAsia="en-US"/>
              </w:rPr>
            </w:pPr>
            <w:r w:rsidRPr="009D474B">
              <w:rPr>
                <w:rFonts w:eastAsia="Times New Roman" w:cs="Arial"/>
                <w:color w:val="000000"/>
                <w:sz w:val="18"/>
                <w:szCs w:val="18"/>
                <w:lang w:eastAsia="en-US"/>
              </w:rPr>
              <w:t>Amount Units data field</w:t>
            </w:r>
          </w:p>
        </w:tc>
      </w:tr>
      <w:tr w:rsidR="00A70FFC" w:rsidRPr="000B7100" w:rsidTr="00CA5175">
        <w:trPr>
          <w:trHeight w:val="300"/>
        </w:trPr>
        <w:tc>
          <w:tcPr>
            <w:tcW w:w="4296" w:type="dxa"/>
            <w:tcBorders>
              <w:top w:val="nil"/>
              <w:left w:val="nil"/>
              <w:bottom w:val="nil"/>
              <w:right w:val="nil"/>
            </w:tcBorders>
            <w:shd w:val="clear" w:color="auto" w:fill="auto"/>
            <w:noWrap/>
            <w:vAlign w:val="bottom"/>
          </w:tcPr>
          <w:p w:rsidR="00A70FFC" w:rsidRPr="000B7100" w:rsidRDefault="00A70FFC" w:rsidP="00C323A5">
            <w:pPr>
              <w:rPr>
                <w:rFonts w:eastAsia="Times New Roman" w:cs="Arial"/>
                <w:color w:val="000000"/>
                <w:sz w:val="18"/>
                <w:szCs w:val="18"/>
                <w:lang w:eastAsia="en-US"/>
              </w:rPr>
            </w:pPr>
            <w:commentRangeStart w:id="27"/>
            <w:del w:id="28" w:author="Tensfeldt, Thomas G" w:date="2019-10-09T09:49:00Z">
              <w:r w:rsidDel="00A35D83">
                <w:rPr>
                  <w:rFonts w:eastAsia="Times New Roman" w:cs="Arial"/>
                  <w:color w:val="000000"/>
                  <w:sz w:val="18"/>
                  <w:szCs w:val="18"/>
                  <w:lang w:eastAsia="en-US"/>
                </w:rPr>
                <w:delText>SAMPLEVOLUME[b]</w:delText>
              </w:r>
            </w:del>
          </w:p>
        </w:tc>
        <w:tc>
          <w:tcPr>
            <w:tcW w:w="2147" w:type="dxa"/>
            <w:tcBorders>
              <w:top w:val="nil"/>
              <w:left w:val="nil"/>
              <w:bottom w:val="nil"/>
              <w:right w:val="nil"/>
            </w:tcBorders>
            <w:shd w:val="clear" w:color="auto" w:fill="auto"/>
            <w:vAlign w:val="bottom"/>
          </w:tcPr>
          <w:p w:rsidR="00A70FFC" w:rsidRDefault="00A70FFC" w:rsidP="00C323A5">
            <w:pPr>
              <w:rPr>
                <w:rFonts w:eastAsia="Times New Roman" w:cs="Arial"/>
                <w:color w:val="000000"/>
                <w:sz w:val="18"/>
                <w:szCs w:val="18"/>
                <w:lang w:eastAsia="en-US"/>
              </w:rPr>
            </w:pPr>
            <w:del w:id="29" w:author="Tensfeldt, Thomas G" w:date="2019-10-09T09:49:00Z">
              <w:r w:rsidDel="00A35D83">
                <w:rPr>
                  <w:rFonts w:eastAsia="Times New Roman" w:cs="Arial"/>
                  <w:color w:val="000000"/>
                  <w:sz w:val="18"/>
                  <w:szCs w:val="18"/>
                  <w:lang w:eastAsia="en-US"/>
                </w:rPr>
                <w:delText>PKSMVL</w:delText>
              </w:r>
            </w:del>
          </w:p>
        </w:tc>
        <w:tc>
          <w:tcPr>
            <w:tcW w:w="2320" w:type="dxa"/>
            <w:tcBorders>
              <w:top w:val="nil"/>
              <w:left w:val="nil"/>
              <w:bottom w:val="nil"/>
              <w:right w:val="nil"/>
            </w:tcBorders>
            <w:vAlign w:val="bottom"/>
          </w:tcPr>
          <w:p w:rsidR="00A70FFC" w:rsidRPr="009D474B" w:rsidRDefault="00A70FFC" w:rsidP="00230B05">
            <w:pPr>
              <w:rPr>
                <w:rFonts w:eastAsia="Times New Roman" w:cs="Arial"/>
                <w:color w:val="000000"/>
                <w:sz w:val="18"/>
                <w:szCs w:val="18"/>
                <w:lang w:eastAsia="en-US"/>
              </w:rPr>
            </w:pPr>
            <w:del w:id="30" w:author="Tensfeldt, Thomas G" w:date="2019-10-09T09:49:00Z">
              <w:r w:rsidDel="00A35D83">
                <w:rPr>
                  <w:rFonts w:eastAsia="Times New Roman" w:cs="Arial"/>
                  <w:color w:val="000000"/>
                  <w:sz w:val="18"/>
                  <w:szCs w:val="18"/>
                  <w:lang w:eastAsia="en-US"/>
                </w:rPr>
                <w:delText>Sample Volume data field</w:delText>
              </w:r>
            </w:del>
          </w:p>
        </w:tc>
      </w:tr>
      <w:tr w:rsidR="00A70FFC" w:rsidRPr="000B7100" w:rsidTr="00CA5175">
        <w:trPr>
          <w:trHeight w:val="300"/>
        </w:trPr>
        <w:tc>
          <w:tcPr>
            <w:tcW w:w="4296" w:type="dxa"/>
            <w:tcBorders>
              <w:top w:val="nil"/>
              <w:left w:val="nil"/>
              <w:bottom w:val="nil"/>
              <w:right w:val="nil"/>
            </w:tcBorders>
            <w:shd w:val="clear" w:color="auto" w:fill="auto"/>
            <w:noWrap/>
            <w:vAlign w:val="bottom"/>
          </w:tcPr>
          <w:p w:rsidR="00A70FFC" w:rsidRDefault="00A70FFC" w:rsidP="00C323A5">
            <w:pPr>
              <w:rPr>
                <w:rFonts w:eastAsia="Times New Roman" w:cs="Arial"/>
                <w:color w:val="000000"/>
                <w:sz w:val="18"/>
                <w:szCs w:val="18"/>
                <w:lang w:eastAsia="en-US"/>
              </w:rPr>
            </w:pPr>
            <w:del w:id="31" w:author="Tensfeldt, Thomas G" w:date="2019-10-09T09:49:00Z">
              <w:r w:rsidDel="00A35D83">
                <w:rPr>
                  <w:rFonts w:eastAsia="Times New Roman" w:cs="Arial"/>
                  <w:color w:val="000000"/>
                  <w:sz w:val="18"/>
                  <w:szCs w:val="18"/>
                  <w:lang w:eastAsia="en-US"/>
                </w:rPr>
                <w:delText>SAMPLEVOLUMEU[b]</w:delText>
              </w:r>
            </w:del>
          </w:p>
        </w:tc>
        <w:tc>
          <w:tcPr>
            <w:tcW w:w="2147" w:type="dxa"/>
            <w:tcBorders>
              <w:top w:val="nil"/>
              <w:left w:val="nil"/>
              <w:bottom w:val="nil"/>
              <w:right w:val="nil"/>
            </w:tcBorders>
            <w:shd w:val="clear" w:color="auto" w:fill="auto"/>
            <w:vAlign w:val="bottom"/>
          </w:tcPr>
          <w:p w:rsidR="00A70FFC" w:rsidRDefault="00A70FFC" w:rsidP="00C323A5">
            <w:pPr>
              <w:rPr>
                <w:rFonts w:eastAsia="Times New Roman" w:cs="Arial"/>
                <w:color w:val="000000"/>
                <w:sz w:val="18"/>
                <w:szCs w:val="18"/>
                <w:lang w:eastAsia="en-US"/>
              </w:rPr>
            </w:pPr>
            <w:del w:id="32" w:author="Tensfeldt, Thomas G" w:date="2019-10-09T09:49:00Z">
              <w:r w:rsidDel="00A35D83">
                <w:rPr>
                  <w:rFonts w:eastAsia="Times New Roman" w:cs="Arial"/>
                  <w:color w:val="000000"/>
                  <w:sz w:val="18"/>
                  <w:szCs w:val="18"/>
                  <w:lang w:eastAsia="en-US"/>
                </w:rPr>
                <w:delText>PKSMVLU</w:delText>
              </w:r>
            </w:del>
          </w:p>
        </w:tc>
        <w:tc>
          <w:tcPr>
            <w:tcW w:w="2320" w:type="dxa"/>
            <w:tcBorders>
              <w:top w:val="nil"/>
              <w:left w:val="nil"/>
              <w:bottom w:val="nil"/>
              <w:right w:val="nil"/>
            </w:tcBorders>
            <w:vAlign w:val="bottom"/>
          </w:tcPr>
          <w:p w:rsidR="00A70FFC" w:rsidRDefault="00A70FFC" w:rsidP="00230B05">
            <w:pPr>
              <w:rPr>
                <w:rFonts w:eastAsia="Times New Roman" w:cs="Arial"/>
                <w:color w:val="000000"/>
                <w:sz w:val="18"/>
                <w:szCs w:val="18"/>
                <w:lang w:eastAsia="en-US"/>
              </w:rPr>
            </w:pPr>
            <w:del w:id="33" w:author="Tensfeldt, Thomas G" w:date="2019-10-09T09:49:00Z">
              <w:r w:rsidDel="00A35D83">
                <w:rPr>
                  <w:rFonts w:eastAsia="Times New Roman" w:cs="Arial"/>
                  <w:color w:val="000000"/>
                  <w:sz w:val="18"/>
                  <w:szCs w:val="18"/>
                  <w:lang w:eastAsia="en-US"/>
                </w:rPr>
                <w:delText>Sample Volume Units data field</w:delText>
              </w:r>
              <w:commentRangeEnd w:id="27"/>
              <w:r w:rsidR="009A5901" w:rsidDel="00A35D83">
                <w:rPr>
                  <w:rStyle w:val="CommentReference"/>
                </w:rPr>
                <w:commentReference w:id="27"/>
              </w:r>
            </w:del>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DOSE</w:t>
            </w:r>
            <w:r w:rsidRPr="00323C5D">
              <w:rPr>
                <w:rFonts w:eastAsia="Times New Roman" w:cs="Arial"/>
                <w:color w:val="000000"/>
                <w:sz w:val="18"/>
                <w:szCs w:val="18"/>
                <w:lang w:eastAsia="en-US"/>
              </w:rPr>
              <w:t>i[b]</w:t>
            </w:r>
            <w:r w:rsidR="00D4323B">
              <w:rPr>
                <w:rFonts w:eastAsia="Times New Roman" w:cs="Arial"/>
                <w:color w:val="000000"/>
                <w:sz w:val="18"/>
                <w:szCs w:val="18"/>
                <w:lang w:eastAsia="en-US"/>
              </w:rPr>
              <w:t xml:space="preserve"> (alternate is DOSE)</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DOSEi</w:t>
            </w:r>
          </w:p>
        </w:tc>
        <w:tc>
          <w:tcPr>
            <w:tcW w:w="2320" w:type="dxa"/>
            <w:tcBorders>
              <w:top w:val="nil"/>
              <w:left w:val="nil"/>
              <w:bottom w:val="nil"/>
              <w:right w:val="nil"/>
            </w:tcBorders>
            <w:vAlign w:val="bottom"/>
          </w:tcPr>
          <w:p w:rsidR="00B3171F" w:rsidRPr="007B459D" w:rsidRDefault="00B3171F" w:rsidP="00191FC1">
            <w:pPr>
              <w:rPr>
                <w:rFonts w:eastAsia="Times New Roman" w:cs="Arial"/>
                <w:color w:val="000000"/>
                <w:sz w:val="18"/>
                <w:szCs w:val="18"/>
                <w:lang w:eastAsia="en-US"/>
              </w:rPr>
            </w:pPr>
            <w:r w:rsidRPr="00214ABA">
              <w:rPr>
                <w:rFonts w:eastAsia="Times New Roman" w:cs="Arial"/>
                <w:color w:val="000000"/>
                <w:sz w:val="18"/>
                <w:szCs w:val="18"/>
                <w:lang w:eastAsia="en-US"/>
              </w:rPr>
              <w:t>Dose (DOSEi)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w:t>
            </w:r>
            <w:r w:rsidR="00191FC1">
              <w:rPr>
                <w:rFonts w:eastAsia="Times New Roman" w:cs="Arial"/>
                <w:color w:val="000000"/>
                <w:sz w:val="18"/>
                <w:szCs w:val="18"/>
                <w:lang w:eastAsia="en-US"/>
              </w:rPr>
              <w:t>dosing intervals</w:t>
            </w:r>
            <w:r w:rsidR="00D4323B">
              <w:rPr>
                <w:rFonts w:eastAsia="Times New Roman" w:cs="Arial"/>
                <w:color w:val="000000"/>
                <w:sz w:val="18"/>
                <w:szCs w:val="18"/>
                <w:lang w:eastAsia="en-US"/>
              </w:rPr>
              <w:t xml:space="preserve">. </w:t>
            </w:r>
            <w:r w:rsidR="00191FC1">
              <w:rPr>
                <w:rFonts w:eastAsia="Times New Roman" w:cs="Arial"/>
                <w:color w:val="000000"/>
                <w:sz w:val="18"/>
                <w:szCs w:val="18"/>
                <w:lang w:eastAsia="en-US"/>
              </w:rPr>
              <w:t>T</w:t>
            </w:r>
            <w:r w:rsidR="00D4323B">
              <w:rPr>
                <w:rFonts w:eastAsia="Times New Roman" w:cs="Arial"/>
                <w:color w:val="000000"/>
                <w:sz w:val="18"/>
                <w:szCs w:val="18"/>
                <w:lang w:eastAsia="en-US"/>
              </w:rPr>
              <w:t xml:space="preserve">he MCT entry for dose </w:t>
            </w:r>
            <w:r w:rsidR="00191FC1">
              <w:rPr>
                <w:rFonts w:eastAsia="Times New Roman" w:cs="Arial"/>
                <w:color w:val="000000"/>
                <w:sz w:val="18"/>
                <w:szCs w:val="18"/>
                <w:lang w:eastAsia="en-US"/>
              </w:rPr>
              <w:t xml:space="preserve">can be </w:t>
            </w:r>
            <w:r w:rsidR="00D4323B">
              <w:rPr>
                <w:rFonts w:eastAsia="Times New Roman" w:cs="Arial"/>
                <w:color w:val="000000"/>
                <w:sz w:val="18"/>
                <w:szCs w:val="18"/>
                <w:lang w:eastAsia="en-US"/>
              </w:rPr>
              <w:t>“DOSE”</w:t>
            </w:r>
            <w:r w:rsidR="00191FC1">
              <w:rPr>
                <w:rFonts w:eastAsia="Times New Roman" w:cs="Arial"/>
                <w:color w:val="000000"/>
                <w:sz w:val="18"/>
                <w:szCs w:val="18"/>
                <w:lang w:eastAsia="en-US"/>
              </w:rPr>
              <w:t xml:space="preserve"> </w:t>
            </w:r>
            <w:r w:rsidR="00D4323B">
              <w:rPr>
                <w:rFonts w:eastAsia="Times New Roman" w:cs="Arial"/>
                <w:color w:val="000000"/>
                <w:sz w:val="18"/>
                <w:szCs w:val="18"/>
                <w:lang w:eastAsia="en-US"/>
              </w:rPr>
              <w:t>if there’s a singe dosing interval within a profile, i.e. a single dose profile.</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DOSE</w:t>
            </w:r>
            <w:r w:rsidRPr="00323C5D">
              <w:rPr>
                <w:rFonts w:eastAsia="Times New Roman" w:cs="Arial"/>
                <w:color w:val="000000"/>
                <w:sz w:val="18"/>
                <w:szCs w:val="18"/>
                <w:lang w:eastAsia="en-US"/>
              </w:rPr>
              <w:t>i</w:t>
            </w:r>
            <w:r w:rsidRPr="007B459D">
              <w:rPr>
                <w:rFonts w:eastAsia="Times New Roman" w:cs="Arial"/>
                <w:color w:val="000000"/>
                <w:sz w:val="18"/>
                <w:szCs w:val="18"/>
                <w:lang w:eastAsia="en-US"/>
              </w:rPr>
              <w:t>U</w:t>
            </w:r>
            <w:r w:rsidRPr="00323C5D">
              <w:rPr>
                <w:rFonts w:eastAsia="Times New Roman" w:cs="Arial"/>
                <w:color w:val="000000"/>
                <w:sz w:val="18"/>
                <w:szCs w:val="18"/>
                <w:lang w:eastAsia="en-US"/>
              </w:rPr>
              <w:t>[b]</w:t>
            </w:r>
            <w:r w:rsidR="00D4323B">
              <w:rPr>
                <w:rFonts w:eastAsia="Times New Roman" w:cs="Arial"/>
                <w:color w:val="000000"/>
                <w:sz w:val="18"/>
                <w:szCs w:val="18"/>
                <w:lang w:eastAsia="en-US"/>
              </w:rPr>
              <w:t xml:space="preserve"> (alternate is DOSEU)</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DOSE</w:t>
            </w:r>
            <w:r w:rsidR="00D4323B">
              <w:rPr>
                <w:rFonts w:eastAsia="Times New Roman" w:cs="Arial"/>
                <w:color w:val="000000"/>
                <w:sz w:val="18"/>
                <w:szCs w:val="18"/>
                <w:lang w:eastAsia="en-US"/>
              </w:rPr>
              <w:t>i</w:t>
            </w:r>
            <w:r w:rsidRPr="009D474B">
              <w:rPr>
                <w:rFonts w:eastAsia="Times New Roman" w:cs="Arial"/>
                <w:color w:val="000000"/>
                <w:sz w:val="18"/>
                <w:szCs w:val="18"/>
                <w:lang w:eastAsia="en-US"/>
              </w:rPr>
              <w:t>U</w:t>
            </w:r>
          </w:p>
        </w:tc>
        <w:tc>
          <w:tcPr>
            <w:tcW w:w="2320" w:type="dxa"/>
            <w:tcBorders>
              <w:top w:val="nil"/>
              <w:left w:val="nil"/>
              <w:bottom w:val="nil"/>
              <w:right w:val="nil"/>
            </w:tcBorders>
            <w:vAlign w:val="bottom"/>
          </w:tcPr>
          <w:p w:rsidR="00D4323B" w:rsidRPr="007B459D"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Dose Units (DOSEUi)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r w:rsidR="00D4323B">
              <w:rPr>
                <w:rFonts w:eastAsia="Times New Roman" w:cs="Arial"/>
                <w:color w:val="000000"/>
                <w:sz w:val="18"/>
                <w:szCs w:val="18"/>
                <w:lang w:eastAsia="en-US"/>
              </w:rPr>
              <w:t>. Alternatively, the MCT entry for dose unit could be simply “DOSEU” if there’s single dosing interval within a profile, i.e. a single dose profile.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DC0CF8"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DOFi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E63656">
              <w:rPr>
                <w:sz w:val="18"/>
                <w:szCs w:val="18"/>
              </w:rPr>
              <w:t>DOF</w:t>
            </w:r>
            <w:r>
              <w:rPr>
                <w:rFonts w:cs="Arial"/>
                <w:iCs/>
                <w:sz w:val="18"/>
                <w:szCs w:val="18"/>
              </w:rPr>
              <w:t>i</w:t>
            </w:r>
            <w:r>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DC0CF8" w:rsidP="00C323A5">
            <w:pPr>
              <w:rPr>
                <w:rFonts w:eastAsia="Times New Roman" w:cs="Arial"/>
                <w:color w:val="000000"/>
                <w:sz w:val="18"/>
                <w:szCs w:val="18"/>
                <w:lang w:eastAsia="en-US"/>
              </w:rPr>
            </w:pPr>
            <w:r>
              <w:rPr>
                <w:rFonts w:eastAsia="Times New Roman" w:cs="Arial"/>
                <w:color w:val="000000"/>
                <w:sz w:val="18"/>
                <w:szCs w:val="18"/>
                <w:lang w:eastAsia="en-US"/>
              </w:rPr>
              <w:t>TIMEU</w:t>
            </w:r>
          </w:p>
        </w:tc>
        <w:tc>
          <w:tcPr>
            <w:tcW w:w="2320" w:type="dxa"/>
            <w:tcBorders>
              <w:top w:val="nil"/>
              <w:left w:val="nil"/>
              <w:bottom w:val="nil"/>
              <w:right w:val="nil"/>
            </w:tcBorders>
            <w:vAlign w:val="bottom"/>
          </w:tcPr>
          <w:p w:rsidR="00B3171F" w:rsidRPr="00DC0CF8"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Duration of Infusion</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0F6356">
            <w:pPr>
              <w:rPr>
                <w:rFonts w:eastAsia="Times New Roman" w:cs="Arial"/>
                <w:color w:val="000000"/>
                <w:sz w:val="18"/>
                <w:szCs w:val="18"/>
                <w:lang w:eastAsia="en-US"/>
              </w:rPr>
            </w:pPr>
            <w:r w:rsidRPr="00DC0CF8">
              <w:rPr>
                <w:rFonts w:eastAsia="Times New Roman" w:cs="Arial"/>
                <w:color w:val="000000"/>
                <w:sz w:val="18"/>
                <w:szCs w:val="18"/>
                <w:lang w:eastAsia="en-US"/>
              </w:rPr>
              <w:fldChar w:fldCharType="begin"/>
            </w:r>
            <w:r w:rsidRPr="00DC0CF8">
              <w:rPr>
                <w:rFonts w:eastAsia="Times New Roman" w:cs="Arial"/>
                <w:color w:val="000000"/>
                <w:sz w:val="18"/>
                <w:szCs w:val="18"/>
                <w:lang w:eastAsia="en-US"/>
              </w:rPr>
              <w:instrText xml:space="preserve"> REF TOLDi \h </w:instrText>
            </w:r>
            <w:r w:rsidR="000B7100">
              <w:rPr>
                <w:rFonts w:eastAsia="Times New Roman" w:cs="Arial"/>
                <w:color w:val="000000"/>
                <w:sz w:val="18"/>
                <w:szCs w:val="18"/>
                <w:lang w:eastAsia="en-US"/>
              </w:rPr>
              <w:instrText xml:space="preserve"> \* MERGEFORMAT </w:instrText>
            </w:r>
            <w:r w:rsidRPr="00DC0CF8">
              <w:rPr>
                <w:rFonts w:eastAsia="Times New Roman" w:cs="Arial"/>
                <w:color w:val="000000"/>
                <w:sz w:val="18"/>
                <w:szCs w:val="18"/>
                <w:lang w:eastAsia="en-US"/>
              </w:rPr>
            </w:r>
            <w:r w:rsidRPr="00DC0CF8">
              <w:rPr>
                <w:rFonts w:eastAsia="Times New Roman" w:cs="Arial"/>
                <w:color w:val="000000"/>
                <w:sz w:val="18"/>
                <w:szCs w:val="18"/>
                <w:lang w:eastAsia="en-US"/>
              </w:rPr>
              <w:fldChar w:fldCharType="separate"/>
            </w:r>
            <w:r w:rsidRPr="000B7100">
              <w:rPr>
                <w:sz w:val="18"/>
                <w:szCs w:val="18"/>
              </w:rPr>
              <w:t>TOLD</w:t>
            </w:r>
            <w:r w:rsidRPr="00DC0CF8">
              <w:rPr>
                <w:i/>
                <w:sz w:val="18"/>
                <w:szCs w:val="18"/>
              </w:rPr>
              <w:t>i</w:t>
            </w:r>
            <w:r w:rsidRPr="00DC0CF8">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B3171F" w:rsidRPr="00DC0CF8">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7B459D" w:rsidRDefault="006C226E" w:rsidP="00C323A5">
            <w:pPr>
              <w:rPr>
                <w:rFonts w:eastAsia="Times New Roman" w:cs="Arial"/>
                <w:color w:val="000000"/>
                <w:sz w:val="18"/>
                <w:szCs w:val="18"/>
                <w:lang w:eastAsia="en-US"/>
              </w:rPr>
            </w:pPr>
            <w:r w:rsidRPr="00DC0CF8">
              <w:rPr>
                <w:rFonts w:eastAsia="Times New Roman" w:cs="Arial"/>
                <w:color w:val="000000"/>
                <w:sz w:val="18"/>
                <w:szCs w:val="18"/>
                <w:lang w:eastAsia="en-US"/>
              </w:rPr>
              <w:t>TOLD1</w:t>
            </w:r>
          </w:p>
        </w:tc>
        <w:tc>
          <w:tcPr>
            <w:tcW w:w="2320" w:type="dxa"/>
            <w:tcBorders>
              <w:top w:val="nil"/>
              <w:left w:val="nil"/>
              <w:bottom w:val="nil"/>
              <w:right w:val="nil"/>
            </w:tcBorders>
            <w:vAlign w:val="bottom"/>
          </w:tcPr>
          <w:p w:rsidR="00B3171F"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 xml:space="preserve">Time of last dose </w:t>
            </w:r>
            <w:r w:rsidRPr="00DC0CF8">
              <w:rPr>
                <w:rFonts w:eastAsia="Times New Roman" w:cs="Arial"/>
                <w:color w:val="000000"/>
                <w:sz w:val="18"/>
                <w:szCs w:val="18"/>
                <w:lang w:eastAsia="en-US"/>
              </w:rPr>
              <w:t xml:space="preserve">of a specific profile </w:t>
            </w:r>
            <w:r w:rsidRPr="007B459D">
              <w:rPr>
                <w:rFonts w:eastAsia="Times New Roman" w:cs="Arial"/>
                <w:color w:val="000000"/>
                <w:sz w:val="18"/>
                <w:szCs w:val="18"/>
                <w:lang w:eastAsia="en-US"/>
              </w:rPr>
              <w:t>data field</w:t>
            </w:r>
            <w:r w:rsidR="00E30E02">
              <w:rPr>
                <w:rFonts w:eastAsia="Times New Roman" w:cs="Arial"/>
                <w:color w:val="000000"/>
                <w:sz w:val="18"/>
                <w:szCs w:val="18"/>
                <w:lang w:eastAsia="en-US"/>
              </w:rPr>
              <w:t>.</w:t>
            </w:r>
          </w:p>
          <w:p w:rsidR="00E30E02" w:rsidRPr="007B459D" w:rsidRDefault="00E30E02" w:rsidP="00230B05">
            <w:pPr>
              <w:rPr>
                <w:rFonts w:eastAsia="Times New Roman" w:cs="Arial"/>
                <w:color w:val="000000"/>
                <w:sz w:val="18"/>
                <w:szCs w:val="18"/>
                <w:lang w:eastAsia="en-US"/>
              </w:rPr>
            </w:pPr>
            <w:r>
              <w:rPr>
                <w:rFonts w:eastAsia="Times New Roman" w:cs="Arial"/>
                <w:color w:val="000000"/>
                <w:sz w:val="18"/>
                <w:szCs w:val="18"/>
                <w:lang w:eastAsia="en-US"/>
              </w:rPr>
              <w:t xml:space="preserve">There will be as many of these entries in the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ModelConfigurationTemplate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as the maximum number of doses for individual profiles</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0F6356" w:rsidP="00C323A5">
            <w:pPr>
              <w:rPr>
                <w:rFonts w:eastAsia="Times New Roman" w:cs="Arial"/>
                <w:color w:val="000000"/>
                <w:sz w:val="18"/>
                <w:szCs w:val="18"/>
                <w:lang w:eastAsia="en-US"/>
              </w:rPr>
            </w:pPr>
            <w:r w:rsidRPr="00DC0CF8">
              <w:rPr>
                <w:rFonts w:eastAsia="Times New Roman" w:cs="Arial"/>
                <w:color w:val="000000"/>
                <w:sz w:val="18"/>
                <w:szCs w:val="18"/>
                <w:lang w:eastAsia="en-US"/>
              </w:rPr>
              <w:fldChar w:fldCharType="begin"/>
            </w:r>
            <w:r w:rsidRPr="00DC0CF8">
              <w:rPr>
                <w:rFonts w:eastAsia="Times New Roman" w:cs="Arial"/>
                <w:color w:val="000000"/>
                <w:sz w:val="18"/>
                <w:szCs w:val="18"/>
                <w:lang w:eastAsia="en-US"/>
              </w:rPr>
              <w:instrText xml:space="preserve"> REF TOLDiU \h </w:instrText>
            </w:r>
            <w:r w:rsidRPr="00DC0CF8">
              <w:rPr>
                <w:rFonts w:eastAsia="Times New Roman" w:cs="Arial"/>
                <w:color w:val="000000"/>
                <w:sz w:val="18"/>
                <w:szCs w:val="18"/>
                <w:lang w:eastAsia="en-US"/>
              </w:rPr>
            </w:r>
            <w:r w:rsidRPr="00DC0CF8">
              <w:rPr>
                <w:rFonts w:eastAsia="Times New Roman" w:cs="Arial"/>
                <w:color w:val="000000"/>
                <w:sz w:val="18"/>
                <w:szCs w:val="18"/>
                <w:lang w:eastAsia="en-US"/>
              </w:rPr>
              <w:fldChar w:fldCharType="separate"/>
            </w:r>
            <w:r w:rsidRPr="000B7100">
              <w:rPr>
                <w:sz w:val="18"/>
                <w:szCs w:val="18"/>
              </w:rPr>
              <w:t>TOLD</w:t>
            </w:r>
            <w:r w:rsidRPr="00DC0CF8">
              <w:rPr>
                <w:i/>
                <w:sz w:val="18"/>
                <w:szCs w:val="18"/>
              </w:rPr>
              <w:t>i</w:t>
            </w:r>
            <w:r w:rsidRPr="000B7100">
              <w:rPr>
                <w:sz w:val="18"/>
                <w:szCs w:val="18"/>
              </w:rPr>
              <w:t>U</w:t>
            </w:r>
            <w:r w:rsidRPr="00DC0CF8">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B3171F" w:rsidRPr="00DC0CF8">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7B459D" w:rsidRDefault="006C226E" w:rsidP="00C323A5">
            <w:pPr>
              <w:rPr>
                <w:rFonts w:eastAsia="Times New Roman" w:cs="Arial"/>
                <w:color w:val="000000"/>
                <w:sz w:val="18"/>
                <w:szCs w:val="18"/>
                <w:lang w:eastAsia="en-US"/>
              </w:rPr>
            </w:pPr>
            <w:r w:rsidRPr="00DC0CF8">
              <w:rPr>
                <w:rFonts w:eastAsia="Times New Roman" w:cs="Arial"/>
                <w:color w:val="000000"/>
                <w:sz w:val="18"/>
                <w:szCs w:val="18"/>
                <w:lang w:eastAsia="en-US"/>
              </w:rPr>
              <w:t>TOLD1U</w:t>
            </w:r>
          </w:p>
        </w:tc>
        <w:tc>
          <w:tcPr>
            <w:tcW w:w="2320" w:type="dxa"/>
            <w:tcBorders>
              <w:top w:val="nil"/>
              <w:left w:val="nil"/>
              <w:bottom w:val="nil"/>
              <w:right w:val="nil"/>
            </w:tcBorders>
            <w:vAlign w:val="bottom"/>
          </w:tcPr>
          <w:p w:rsidR="00B3171F" w:rsidRPr="007B459D"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Units for Time of last dose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846DB7">
              <w:rPr>
                <w:bCs/>
                <w:sz w:val="18"/>
              </w:rPr>
              <w:t>TAU</w:t>
            </w:r>
            <w:r w:rsidRPr="00DD25E3">
              <w:rPr>
                <w:i/>
                <w:sz w:val="18"/>
              </w:rPr>
              <w:t>i</w:t>
            </w:r>
            <w:r>
              <w:rPr>
                <w:rFonts w:eastAsia="Times New Roman" w:cs="Arial"/>
                <w:color w:val="000000"/>
                <w:sz w:val="18"/>
                <w:szCs w:val="18"/>
                <w:lang w:eastAsia="en-US"/>
              </w:rPr>
              <w:fldChar w:fldCharType="end"/>
            </w:r>
            <w:r w:rsidR="00B3171F" w:rsidRPr="00DD25E3">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Cs/>
                <w:sz w:val="18"/>
              </w:rPr>
              <w:t>TAU</w:t>
            </w:r>
            <w:r w:rsidRPr="00DD25E3">
              <w:rPr>
                <w:i/>
                <w:sz w:val="18"/>
              </w:rPr>
              <w:t>i</w:t>
            </w:r>
            <w:r>
              <w:rPr>
                <w:bCs/>
                <w:sz w:val="18"/>
              </w:rPr>
              <w:t>U</w:t>
            </w:r>
            <w:r>
              <w:rPr>
                <w:rFonts w:eastAsia="Times New Roman" w:cs="Arial"/>
                <w:color w:val="000000"/>
                <w:sz w:val="18"/>
                <w:szCs w:val="18"/>
                <w:lang w:eastAsia="en-US"/>
              </w:rPr>
              <w:fldChar w:fldCharType="end"/>
            </w:r>
          </w:p>
        </w:tc>
        <w:tc>
          <w:tcPr>
            <w:tcW w:w="2320" w:type="dxa"/>
            <w:tcBorders>
              <w:top w:val="nil"/>
              <w:left w:val="nil"/>
              <w:bottom w:val="nil"/>
              <w:right w:val="nil"/>
            </w:tcBorders>
            <w:vAlign w:val="bottom"/>
          </w:tcPr>
          <w:p w:rsidR="00B3171F" w:rsidRPr="007B459D" w:rsidRDefault="00B3171F" w:rsidP="003C5335">
            <w:pPr>
              <w:rPr>
                <w:rFonts w:eastAsia="Times New Roman" w:cs="Arial"/>
                <w:color w:val="000000"/>
                <w:sz w:val="18"/>
                <w:szCs w:val="18"/>
                <w:lang w:eastAsia="en-US"/>
              </w:rPr>
            </w:pPr>
            <w:r w:rsidRPr="009D474B">
              <w:rPr>
                <w:rFonts w:eastAsia="Times New Roman" w:cs="Arial"/>
                <w:color w:val="000000"/>
                <w:sz w:val="18"/>
                <w:szCs w:val="18"/>
                <w:lang w:eastAsia="en-US"/>
              </w:rPr>
              <w:t>Data field for TAUi</w:t>
            </w:r>
            <w:r w:rsidRPr="00DC0CF8">
              <w:rPr>
                <w:rFonts w:eastAsia="Times New Roman" w:cs="Arial"/>
                <w:color w:val="000000"/>
                <w:sz w:val="18"/>
                <w:szCs w:val="18"/>
                <w:lang w:eastAsia="en-US"/>
              </w:rPr>
              <w:t>.</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r w:rsidRPr="00DC0CF8">
              <w:rPr>
                <w:rFonts w:eastAsia="Times New Roman" w:cs="Arial"/>
                <w:color w:val="000000"/>
                <w:sz w:val="18"/>
                <w:szCs w:val="18"/>
                <w:lang w:eastAsia="en-US"/>
              </w:rPr>
              <w:t xml:space="preserve"> </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Cs/>
                <w:sz w:val="18"/>
              </w:rPr>
              <w:t>TAU</w:t>
            </w:r>
            <w:r w:rsidRPr="00DD25E3">
              <w:rPr>
                <w:i/>
                <w:sz w:val="18"/>
              </w:rPr>
              <w:t>i</w:t>
            </w:r>
            <w:r>
              <w:rPr>
                <w:bCs/>
                <w:sz w:val="18"/>
              </w:rPr>
              <w:t>U</w:t>
            </w:r>
            <w:r>
              <w:rPr>
                <w:rFonts w:eastAsia="Times New Roman" w:cs="Arial"/>
                <w:color w:val="000000"/>
                <w:sz w:val="18"/>
                <w:szCs w:val="18"/>
                <w:lang w:eastAsia="en-US"/>
              </w:rPr>
              <w:fldChar w:fldCharType="end"/>
            </w:r>
            <w:r w:rsidR="00B3171F" w:rsidRPr="00DD25E3">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Cs/>
                <w:sz w:val="18"/>
              </w:rPr>
              <w:t>TAU</w:t>
            </w:r>
            <w:r w:rsidRPr="00DD25E3">
              <w:rPr>
                <w:i/>
                <w:sz w:val="18"/>
              </w:rPr>
              <w:t>i</w:t>
            </w:r>
            <w:r>
              <w:rPr>
                <w:bCs/>
                <w:sz w:val="18"/>
              </w:rPr>
              <w:t>U</w:t>
            </w:r>
            <w:r>
              <w:rPr>
                <w:rFonts w:eastAsia="Times New Roman" w:cs="Arial"/>
                <w:color w:val="000000"/>
                <w:sz w:val="18"/>
                <w:szCs w:val="18"/>
                <w:lang w:eastAsia="en-US"/>
              </w:rPr>
              <w:fldChar w:fldCharType="end"/>
            </w:r>
          </w:p>
        </w:tc>
        <w:tc>
          <w:tcPr>
            <w:tcW w:w="2320" w:type="dxa"/>
            <w:tcBorders>
              <w:top w:val="nil"/>
              <w:left w:val="nil"/>
              <w:bottom w:val="nil"/>
              <w:right w:val="nil"/>
            </w:tcBorders>
            <w:vAlign w:val="bottom"/>
          </w:tcPr>
          <w:p w:rsidR="00B3171F" w:rsidRPr="007B459D"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 xml:space="preserve">Data field </w:t>
            </w:r>
            <w:r w:rsidRPr="00214ABA">
              <w:rPr>
                <w:rFonts w:eastAsia="Times New Roman" w:cs="Arial"/>
                <w:color w:val="000000"/>
                <w:sz w:val="18"/>
                <w:szCs w:val="18"/>
                <w:lang w:eastAsia="en-US"/>
              </w:rPr>
              <w:t>for Units for TAUi</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w:t>
            </w:r>
            <w:r w:rsidR="00E30E02">
              <w:rPr>
                <w:rFonts w:eastAsia="Times New Roman" w:cs="Arial"/>
                <w:color w:val="000000"/>
                <w:sz w:val="18"/>
                <w:szCs w:val="18"/>
                <w:lang w:eastAsia="en-US"/>
              </w:rPr>
              <w:lastRenderedPageBreak/>
              <w:t>as the maximum number of doses for individual profiles</w:t>
            </w:r>
          </w:p>
        </w:tc>
      </w:tr>
      <w:tr w:rsidR="00E1752D" w:rsidRPr="00C323A5" w:rsidTr="00CA5175">
        <w:trPr>
          <w:trHeight w:val="300"/>
        </w:trPr>
        <w:tc>
          <w:tcPr>
            <w:tcW w:w="4296" w:type="dxa"/>
            <w:tcBorders>
              <w:top w:val="nil"/>
              <w:left w:val="nil"/>
              <w:bottom w:val="nil"/>
              <w:right w:val="nil"/>
            </w:tcBorders>
            <w:shd w:val="clear" w:color="auto" w:fill="auto"/>
            <w:noWrap/>
            <w:vAlign w:val="bottom"/>
          </w:tcPr>
          <w:p w:rsidR="00E1752D" w:rsidRDefault="007F2254" w:rsidP="00C323A5">
            <w:pPr>
              <w:rPr>
                <w:rFonts w:eastAsia="Times New Roman" w:cs="Arial"/>
                <w:color w:val="000000"/>
                <w:sz w:val="18"/>
                <w:szCs w:val="18"/>
                <w:lang w:eastAsia="en-US"/>
              </w:rPr>
            </w:pPr>
            <w:r>
              <w:rPr>
                <w:rFonts w:eastAsia="Times New Roman" w:cs="Arial"/>
                <w:color w:val="000000"/>
                <w:sz w:val="18"/>
                <w:szCs w:val="18"/>
                <w:lang w:eastAsia="en-US"/>
              </w:rPr>
              <w:lastRenderedPageBreak/>
              <w:fldChar w:fldCharType="begin"/>
            </w:r>
            <w:r>
              <w:rPr>
                <w:rFonts w:eastAsia="Times New Roman" w:cs="Arial"/>
                <w:color w:val="000000"/>
                <w:sz w:val="18"/>
                <w:szCs w:val="18"/>
                <w:lang w:eastAsia="en-US"/>
              </w:rPr>
              <w:instrText xml:space="preserve"> REF FLGEXPROF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rFonts w:eastAsia="Times New Roman" w:cs="Arial"/>
                <w:color w:val="000000"/>
                <w:sz w:val="18"/>
                <w:szCs w:val="18"/>
                <w:lang w:eastAsia="en-US"/>
              </w:rPr>
              <w:t>FLGEXPROF</w:t>
            </w:r>
            <w:r>
              <w:rPr>
                <w:rFonts w:eastAsia="Times New Roman" w:cs="Arial"/>
                <w:color w:val="000000"/>
                <w:sz w:val="18"/>
                <w:szCs w:val="18"/>
                <w:lang w:eastAsia="en-US"/>
              </w:rPr>
              <w:fldChar w:fldCharType="end"/>
            </w:r>
            <w:r w:rsidR="002A6B18">
              <w:rPr>
                <w:rFonts w:eastAsia="Times New Roman" w:cs="Arial"/>
                <w:color w:val="000000"/>
                <w:sz w:val="18"/>
                <w:szCs w:val="18"/>
                <w:lang w:eastAsia="en-US"/>
              </w:rPr>
              <w:t>[a]</w:t>
            </w:r>
          </w:p>
        </w:tc>
        <w:tc>
          <w:tcPr>
            <w:tcW w:w="2147" w:type="dxa"/>
            <w:tcBorders>
              <w:top w:val="nil"/>
              <w:left w:val="nil"/>
              <w:bottom w:val="nil"/>
              <w:right w:val="nil"/>
            </w:tcBorders>
            <w:shd w:val="clear" w:color="auto" w:fill="auto"/>
            <w:vAlign w:val="bottom"/>
          </w:tcPr>
          <w:p w:rsidR="002A6B18" w:rsidRDefault="002A6B18" w:rsidP="002A6B18">
            <w:pPr>
              <w:rPr>
                <w:rFonts w:eastAsia="Times New Roman" w:cs="Arial"/>
                <w:color w:val="000000"/>
                <w:sz w:val="18"/>
                <w:szCs w:val="18"/>
                <w:lang w:eastAsia="en-US"/>
              </w:rPr>
            </w:pPr>
            <w:r>
              <w:rPr>
                <w:rFonts w:eastAsia="Times New Roman" w:cs="Arial"/>
                <w:color w:val="000000"/>
                <w:sz w:val="18"/>
                <w:szCs w:val="18"/>
                <w:lang w:eastAsia="en-US"/>
              </w:rPr>
              <w:t>1=TRUE</w:t>
            </w:r>
          </w:p>
          <w:p w:rsidR="002A6B18" w:rsidRDefault="002A6B18" w:rsidP="002A6B18">
            <w:pPr>
              <w:rPr>
                <w:rFonts w:eastAsia="Times New Roman" w:cs="Arial"/>
                <w:color w:val="000000"/>
                <w:sz w:val="18"/>
                <w:szCs w:val="18"/>
                <w:lang w:eastAsia="en-US"/>
              </w:rPr>
            </w:pPr>
          </w:p>
          <w:p w:rsidR="00E1752D" w:rsidRDefault="002A6B18" w:rsidP="002A6B18">
            <w:pPr>
              <w:rPr>
                <w:rFonts w:eastAsia="Times New Roman" w:cs="Arial"/>
                <w:color w:val="000000"/>
                <w:sz w:val="18"/>
                <w:szCs w:val="18"/>
                <w:lang w:eastAsia="en-US"/>
              </w:rPr>
            </w:pPr>
            <w:r>
              <w:rPr>
                <w:rFonts w:eastAsia="Times New Roman" w:cs="Arial"/>
                <w:color w:val="000000"/>
                <w:sz w:val="18"/>
                <w:szCs w:val="18"/>
                <w:lang w:eastAsia="en-US"/>
              </w:rPr>
              <w:t>0=FALSE=DEFAULT</w:t>
            </w:r>
          </w:p>
        </w:tc>
        <w:tc>
          <w:tcPr>
            <w:tcW w:w="2320" w:type="dxa"/>
            <w:tcBorders>
              <w:top w:val="nil"/>
              <w:left w:val="nil"/>
              <w:bottom w:val="nil"/>
              <w:right w:val="nil"/>
            </w:tcBorders>
            <w:vAlign w:val="bottom"/>
          </w:tcPr>
          <w:p w:rsidR="00E1752D" w:rsidRDefault="004128A2" w:rsidP="00230B05">
            <w:pPr>
              <w:rPr>
                <w:rFonts w:eastAsia="Times New Roman" w:cs="Arial"/>
                <w:color w:val="000000"/>
                <w:sz w:val="18"/>
                <w:szCs w:val="18"/>
                <w:lang w:eastAsia="en-US"/>
              </w:rPr>
            </w:pPr>
            <w:r>
              <w:rPr>
                <w:rFonts w:eastAsia="Times New Roman" w:cs="Arial"/>
                <w:color w:val="000000"/>
                <w:sz w:val="18"/>
                <w:szCs w:val="18"/>
                <w:lang w:eastAsia="en-US"/>
              </w:rPr>
              <w:t>If set to 1 then don’t compute PROFILE level parameters but only compute DOSING INTERVAL level parameters.</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2212A9" w:rsidRPr="00DD25E3" w:rsidRDefault="00C4643B"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FLGMERGE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C4643B">
              <w:rPr>
                <w:b/>
                <w:bCs/>
                <w:sz w:val="18"/>
              </w:rPr>
              <w:t>FLGMERGE</w:t>
            </w:r>
            <w:r>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0B7100" w:rsidRPr="00DD25E3">
              <w:rPr>
                <w:rFonts w:eastAsia="Times New Roman" w:cs="Arial"/>
                <w:color w:val="000000"/>
                <w:sz w:val="18"/>
                <w:szCs w:val="18"/>
                <w:lang w:eastAsia="en-US"/>
              </w:rPr>
              <w:t>[b]</w:t>
            </w:r>
          </w:p>
        </w:tc>
        <w:tc>
          <w:tcPr>
            <w:tcW w:w="2147" w:type="dxa"/>
            <w:tcBorders>
              <w:top w:val="nil"/>
              <w:left w:val="nil"/>
              <w:bottom w:val="nil"/>
              <w:right w:val="nil"/>
            </w:tcBorders>
            <w:shd w:val="clear" w:color="auto" w:fill="auto"/>
            <w:vAlign w:val="bottom"/>
          </w:tcPr>
          <w:p w:rsidR="002212A9" w:rsidRPr="00DD25E3" w:rsidRDefault="002212A9" w:rsidP="00C323A5">
            <w:pPr>
              <w:rPr>
                <w:rFonts w:eastAsia="Times New Roman" w:cs="Arial"/>
                <w:color w:val="000000"/>
                <w:sz w:val="18"/>
                <w:szCs w:val="18"/>
                <w:lang w:eastAsia="en-US"/>
              </w:rPr>
            </w:pPr>
            <w:r w:rsidRPr="00DD25E3">
              <w:rPr>
                <w:rFonts w:eastAsia="Times New Roman" w:cs="Arial"/>
                <w:color w:val="000000"/>
                <w:sz w:val="18"/>
                <w:szCs w:val="18"/>
                <w:lang w:eastAsia="en-US"/>
              </w:rPr>
              <w:t>PKDATAROWID</w:t>
            </w:r>
          </w:p>
        </w:tc>
        <w:tc>
          <w:tcPr>
            <w:tcW w:w="2320" w:type="dxa"/>
            <w:tcBorders>
              <w:top w:val="nil"/>
              <w:left w:val="nil"/>
              <w:bottom w:val="nil"/>
              <w:right w:val="nil"/>
            </w:tcBorders>
            <w:vAlign w:val="bottom"/>
          </w:tcPr>
          <w:p w:rsidR="002212A9" w:rsidRPr="00DD25E3" w:rsidRDefault="002212A9" w:rsidP="00230B05">
            <w:pPr>
              <w:rPr>
                <w:rFonts w:eastAsia="Times New Roman" w:cs="Arial"/>
                <w:color w:val="000000"/>
                <w:sz w:val="18"/>
                <w:szCs w:val="18"/>
                <w:lang w:eastAsia="en-US"/>
              </w:rPr>
            </w:pPr>
            <w:r w:rsidRPr="00DD25E3">
              <w:rPr>
                <w:rFonts w:eastAsia="Times New Roman" w:cs="Arial"/>
                <w:color w:val="000000"/>
                <w:sz w:val="18"/>
                <w:szCs w:val="18"/>
                <w:lang w:eastAsia="en-US"/>
              </w:rPr>
              <w:t>Data item utilized to merge FLAG data</w:t>
            </w:r>
            <w:r w:rsidR="0094738D" w:rsidRPr="00DD25E3">
              <w:rPr>
                <w:rFonts w:eastAsia="Times New Roman" w:cs="Arial"/>
                <w:color w:val="000000"/>
                <w:sz w:val="18"/>
                <w:szCs w:val="18"/>
                <w:lang w:eastAsia="en-US"/>
              </w:rPr>
              <w:t>set</w:t>
            </w:r>
            <w:r w:rsidRPr="00DD25E3">
              <w:rPr>
                <w:rFonts w:eastAsia="Times New Roman" w:cs="Arial"/>
                <w:color w:val="000000"/>
                <w:sz w:val="18"/>
                <w:szCs w:val="18"/>
                <w:lang w:eastAsia="en-US"/>
              </w:rPr>
              <w:t xml:space="preserve"> items into the concentration dataset</w:t>
            </w:r>
          </w:p>
        </w:tc>
      </w:tr>
      <w:tr w:rsidR="00E30E02" w:rsidRPr="002E2EE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FLGEXKEL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D25E3">
              <w:rPr>
                <w:rFonts w:eastAsia="Times New Roman" w:cs="Arial"/>
                <w:b/>
                <w:sz w:val="18"/>
                <w:szCs w:val="18"/>
                <w:lang w:eastAsia="en-US"/>
              </w:rPr>
              <w:t>FLGEXKEL</w:t>
            </w:r>
            <w:r w:rsidRPr="00DC667B">
              <w:rPr>
                <w:rFonts w:eastAsia="Times New Roman" w:cs="Arial"/>
                <w:color w:val="000000"/>
                <w:sz w:val="18"/>
                <w:szCs w:val="18"/>
                <w:lang w:eastAsia="en-US"/>
              </w:rPr>
              <w:fldChar w:fldCharType="end"/>
            </w:r>
            <w:r w:rsidRPr="00DD25E3">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FLGEXKEL</w:t>
            </w:r>
          </w:p>
        </w:tc>
        <w:tc>
          <w:tcPr>
            <w:tcW w:w="2320" w:type="dxa"/>
            <w:tcBorders>
              <w:top w:val="nil"/>
              <w:left w:val="nil"/>
              <w:bottom w:val="nil"/>
              <w:right w:val="nil"/>
            </w:tcBorders>
            <w:vAlign w:val="bottom"/>
          </w:tcPr>
          <w:p w:rsidR="00B3171F" w:rsidRPr="009D474B" w:rsidRDefault="00B3171F" w:rsidP="005B6C60">
            <w:pPr>
              <w:autoSpaceDE w:val="0"/>
              <w:autoSpaceDN w:val="0"/>
              <w:adjustRightInd w:val="0"/>
              <w:spacing w:before="40" w:after="40"/>
              <w:rPr>
                <w:rFonts w:eastAsia="Times New Roman" w:cs="Arial"/>
                <w:b/>
                <w:szCs w:val="20"/>
                <w:lang w:eastAsia="en-US"/>
              </w:rPr>
            </w:pPr>
            <w:r w:rsidRPr="009D474B">
              <w:rPr>
                <w:rFonts w:eastAsia="Times New Roman" w:cs="Arial"/>
                <w:b/>
                <w:szCs w:val="20"/>
                <w:lang w:eastAsia="en-US"/>
              </w:rPr>
              <w:t>KEL Exclude Flag Field</w:t>
            </w:r>
          </w:p>
        </w:tc>
      </w:tr>
      <w:tr w:rsidR="00E30E02" w:rsidRPr="002E2EE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FLGEXAUC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D25E3">
              <w:rPr>
                <w:rFonts w:eastAsia="Times New Roman" w:cs="Arial"/>
                <w:b/>
                <w:sz w:val="18"/>
                <w:szCs w:val="18"/>
                <w:lang w:eastAsia="en-US"/>
              </w:rPr>
              <w:t>FLGEXAUC</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FLGEXAUC</w:t>
            </w:r>
          </w:p>
        </w:tc>
        <w:tc>
          <w:tcPr>
            <w:tcW w:w="2320" w:type="dxa"/>
            <w:tcBorders>
              <w:top w:val="nil"/>
              <w:left w:val="nil"/>
              <w:bottom w:val="nil"/>
              <w:right w:val="nil"/>
            </w:tcBorders>
            <w:vAlign w:val="bottom"/>
          </w:tcPr>
          <w:p w:rsidR="00B3171F" w:rsidRPr="009D474B" w:rsidRDefault="00B3171F" w:rsidP="005B6C60">
            <w:pPr>
              <w:autoSpaceDE w:val="0"/>
              <w:autoSpaceDN w:val="0"/>
              <w:adjustRightInd w:val="0"/>
              <w:spacing w:before="40" w:after="40"/>
              <w:rPr>
                <w:rFonts w:eastAsia="Times New Roman" w:cs="Arial"/>
                <w:b/>
                <w:szCs w:val="20"/>
                <w:lang w:eastAsia="en-US"/>
              </w:rPr>
            </w:pPr>
            <w:r w:rsidRPr="009D474B">
              <w:rPr>
                <w:rFonts w:eastAsia="Times New Roman" w:cs="Arial"/>
                <w:b/>
                <w:szCs w:val="20"/>
                <w:lang w:eastAsia="en-US"/>
              </w:rPr>
              <w:t>AUC Exclude Flag Field</w:t>
            </w:r>
          </w:p>
        </w:tc>
      </w:tr>
      <w:tr w:rsidR="00E30E02" w:rsidRPr="002E2EE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FLGEXSDE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D25E3">
              <w:rPr>
                <w:rFonts w:eastAsia="Times New Roman" w:cs="Arial"/>
                <w:b/>
                <w:sz w:val="18"/>
                <w:szCs w:val="18"/>
                <w:lang w:eastAsia="en-US"/>
              </w:rPr>
              <w:t>FLGEXSDE</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FLGEXSDE</w:t>
            </w:r>
          </w:p>
        </w:tc>
        <w:tc>
          <w:tcPr>
            <w:tcW w:w="2320"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9D474B">
              <w:rPr>
                <w:rFonts w:eastAsia="Times New Roman" w:cs="Arial"/>
                <w:b/>
                <w:szCs w:val="20"/>
                <w:lang w:eastAsia="en-US"/>
              </w:rPr>
              <w:t>Exclude from ALL computations flag field</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FLGEXST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D25E3">
              <w:rPr>
                <w:rFonts w:eastAsia="Times New Roman" w:cs="Arial"/>
                <w:b/>
                <w:sz w:val="18"/>
                <w:szCs w:val="18"/>
                <w:lang w:eastAsia="en-US"/>
              </w:rPr>
              <w:t>FLGEXST</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FLGEXST</w:t>
            </w:r>
          </w:p>
        </w:tc>
        <w:tc>
          <w:tcPr>
            <w:tcW w:w="2320" w:type="dxa"/>
            <w:tcBorders>
              <w:top w:val="nil"/>
              <w:left w:val="nil"/>
              <w:bottom w:val="nil"/>
              <w:right w:val="nil"/>
            </w:tcBorders>
            <w:vAlign w:val="bottom"/>
          </w:tcPr>
          <w:p w:rsidR="00B3171F" w:rsidRPr="00535648" w:rsidRDefault="00B3171F" w:rsidP="00230B05">
            <w:pPr>
              <w:rPr>
                <w:rFonts w:eastAsia="Times New Roman" w:cs="Arial"/>
                <w:color w:val="000000"/>
                <w:sz w:val="18"/>
                <w:szCs w:val="18"/>
                <w:lang w:eastAsia="en-US"/>
              </w:rPr>
            </w:pPr>
            <w:r w:rsidRPr="009D474B">
              <w:rPr>
                <w:rFonts w:eastAsia="Times New Roman" w:cs="Arial"/>
                <w:b/>
                <w:szCs w:val="20"/>
                <w:lang w:eastAsia="en-US"/>
              </w:rPr>
              <w:t>Data point excluded from concent</w:t>
            </w:r>
            <w:r w:rsidRPr="00214ABA">
              <w:rPr>
                <w:rFonts w:eastAsia="Times New Roman" w:cs="Arial"/>
                <w:b/>
                <w:szCs w:val="20"/>
                <w:lang w:eastAsia="en-US"/>
              </w:rPr>
              <w:t>ration summary statistics flag field</w:t>
            </w:r>
          </w:p>
        </w:tc>
      </w:tr>
      <w:tr w:rsidR="00AB6178" w:rsidRPr="00C323A5" w:rsidTr="00CA5175">
        <w:trPr>
          <w:trHeight w:val="300"/>
        </w:trPr>
        <w:tc>
          <w:tcPr>
            <w:tcW w:w="4296" w:type="dxa"/>
            <w:tcBorders>
              <w:top w:val="nil"/>
              <w:left w:val="nil"/>
              <w:bottom w:val="nil"/>
              <w:right w:val="nil"/>
            </w:tcBorders>
            <w:shd w:val="clear" w:color="auto" w:fill="auto"/>
            <w:noWrap/>
            <w:vAlign w:val="bottom"/>
          </w:tcPr>
          <w:p w:rsidR="00AB6178" w:rsidRPr="00DC667B" w:rsidRDefault="00AB6178"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FLGCZERO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rFonts w:eastAsia="Times New Roman" w:cs="Arial"/>
                <w:b/>
                <w:szCs w:val="20"/>
                <w:lang w:eastAsia="en-US"/>
              </w:rPr>
              <w:t>FLGCZERO</w:t>
            </w:r>
            <w:r>
              <w:rPr>
                <w:rFonts w:eastAsia="Times New Roman" w:cs="Arial"/>
                <w:color w:val="000000"/>
                <w:sz w:val="18"/>
                <w:szCs w:val="18"/>
                <w:lang w:eastAsia="en-US"/>
              </w:rPr>
              <w:fldChar w:fldCharType="end"/>
            </w:r>
            <w:r>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tcPr>
          <w:p w:rsidR="00AB6178" w:rsidRPr="00DC667B" w:rsidRDefault="00AB6178" w:rsidP="00C323A5">
            <w:pPr>
              <w:rPr>
                <w:rFonts w:eastAsia="Times New Roman" w:cs="Arial"/>
                <w:color w:val="000000"/>
                <w:sz w:val="18"/>
                <w:szCs w:val="18"/>
                <w:lang w:eastAsia="en-US"/>
              </w:rPr>
            </w:pPr>
            <w:r>
              <w:rPr>
                <w:rFonts w:eastAsia="Times New Roman" w:cs="Arial"/>
                <w:color w:val="000000"/>
                <w:sz w:val="18"/>
                <w:szCs w:val="18"/>
                <w:lang w:eastAsia="en-US"/>
              </w:rPr>
              <w:t>FLGCZERO</w:t>
            </w:r>
          </w:p>
        </w:tc>
        <w:tc>
          <w:tcPr>
            <w:tcW w:w="2320" w:type="dxa"/>
            <w:tcBorders>
              <w:top w:val="nil"/>
              <w:left w:val="nil"/>
              <w:bottom w:val="nil"/>
              <w:right w:val="nil"/>
            </w:tcBorders>
            <w:vAlign w:val="bottom"/>
          </w:tcPr>
          <w:p w:rsidR="00AB6178" w:rsidRPr="009D474B" w:rsidRDefault="00AB6178" w:rsidP="00230B05">
            <w:pPr>
              <w:rPr>
                <w:rFonts w:eastAsia="Times New Roman" w:cs="Arial"/>
                <w:b/>
                <w:szCs w:val="20"/>
                <w:lang w:eastAsia="en-US"/>
              </w:rPr>
            </w:pPr>
            <w:r>
              <w:rPr>
                <w:rFonts w:eastAsia="Times New Roman" w:cs="Arial"/>
                <w:b/>
                <w:szCs w:val="20"/>
                <w:lang w:eastAsia="en-US"/>
              </w:rPr>
              <w:t xml:space="preserve">Data point excluded from computation of </w:t>
            </w:r>
            <w:r>
              <w:rPr>
                <w:rFonts w:eastAsia="Times New Roman" w:cs="Arial"/>
                <w:b/>
                <w:szCs w:val="20"/>
                <w:lang w:eastAsia="en-US"/>
              </w:rPr>
              <w:fldChar w:fldCharType="begin"/>
            </w:r>
            <w:r>
              <w:rPr>
                <w:rFonts w:eastAsia="Times New Roman" w:cs="Arial"/>
                <w:b/>
                <w:szCs w:val="20"/>
                <w:lang w:eastAsia="en-US"/>
              </w:rPr>
              <w:instrText xml:space="preserve"> REF C0 \h </w:instrText>
            </w:r>
            <w:r>
              <w:rPr>
                <w:rFonts w:eastAsia="Times New Roman" w:cs="Arial"/>
                <w:b/>
                <w:szCs w:val="20"/>
                <w:lang w:eastAsia="en-US"/>
              </w:rPr>
            </w:r>
            <w:r>
              <w:rPr>
                <w:rFonts w:eastAsia="Times New Roman" w:cs="Arial"/>
                <w:b/>
                <w:szCs w:val="20"/>
                <w:lang w:eastAsia="en-US"/>
              </w:rPr>
              <w:fldChar w:fldCharType="separate"/>
            </w:r>
            <w:r w:rsidRPr="00F71A6D">
              <w:rPr>
                <w:b/>
                <w:sz w:val="18"/>
                <w:szCs w:val="18"/>
              </w:rPr>
              <w:t>C0</w:t>
            </w:r>
            <w:r>
              <w:rPr>
                <w:rFonts w:eastAsia="Times New Roman" w:cs="Arial"/>
                <w:b/>
                <w:szCs w:val="20"/>
                <w:lang w:eastAsia="en-US"/>
              </w:rPr>
              <w:fldChar w:fldCharType="end"/>
            </w:r>
            <w:r>
              <w:rPr>
                <w:rFonts w:eastAsia="Times New Roman" w:cs="Arial"/>
                <w:b/>
                <w:szCs w:val="20"/>
                <w:lang w:eastAsia="en-US"/>
              </w:rPr>
              <w:t xml:space="preserve"> for Model 2.</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3C5AD9" w:rsidRDefault="00755282" w:rsidP="00543320">
            <w:pPr>
              <w:pStyle w:val="TableContent"/>
              <w:rPr>
                <w:rFonts w:cs="Arial"/>
                <w:color w:val="000000"/>
                <w:sz w:val="18"/>
                <w:szCs w:val="18"/>
              </w:rPr>
            </w:pPr>
            <w:r w:rsidRPr="00543320">
              <w:rPr>
                <w:rFonts w:cs="Arial"/>
                <w:bCs w:val="0"/>
                <w:color w:val="000000"/>
                <w:sz w:val="18"/>
                <w:szCs w:val="18"/>
              </w:rPr>
              <w:fldChar w:fldCharType="begin"/>
            </w:r>
            <w:r w:rsidRPr="00543320">
              <w:rPr>
                <w:rFonts w:cs="Arial"/>
                <w:bCs w:val="0"/>
                <w:color w:val="000000"/>
                <w:sz w:val="18"/>
                <w:szCs w:val="18"/>
              </w:rPr>
              <w:instrText xml:space="preserve"> REF FLGACCEPTKELCRIT \h </w:instrText>
            </w:r>
            <w:r w:rsidR="00F26FBF">
              <w:rPr>
                <w:rFonts w:cs="Arial"/>
                <w:color w:val="000000"/>
                <w:sz w:val="18"/>
                <w:szCs w:val="18"/>
              </w:rPr>
              <w:instrText xml:space="preserve"> \* MERGEFORMAT </w:instrText>
            </w:r>
            <w:r w:rsidRPr="00543320">
              <w:rPr>
                <w:rFonts w:cs="Arial"/>
                <w:bCs w:val="0"/>
                <w:color w:val="000000"/>
                <w:sz w:val="18"/>
                <w:szCs w:val="18"/>
              </w:rPr>
            </w:r>
            <w:r w:rsidRPr="00543320">
              <w:rPr>
                <w:rFonts w:cs="Arial"/>
                <w:bCs w:val="0"/>
                <w:color w:val="000000"/>
                <w:sz w:val="18"/>
                <w:szCs w:val="18"/>
              </w:rPr>
              <w:fldChar w:fldCharType="separate"/>
            </w:r>
            <w:r w:rsidRPr="00F26FBF">
              <w:rPr>
                <w:b/>
                <w:sz w:val="18"/>
              </w:rPr>
              <w:t>FLGACCEPTKELCRIT</w:t>
            </w:r>
            <w:r w:rsidRPr="00543320">
              <w:rPr>
                <w:rFonts w:cs="Arial"/>
                <w:bCs w:val="0"/>
                <w:color w:val="000000"/>
                <w:sz w:val="18"/>
                <w:szCs w:val="18"/>
              </w:rPr>
              <w:fldChar w:fldCharType="end"/>
            </w:r>
            <w:r w:rsidRPr="00543320">
              <w:rPr>
                <w:rFonts w:cs="Arial"/>
                <w:bCs w:val="0"/>
                <w:color w:val="000000"/>
                <w:sz w:val="18"/>
                <w:szCs w:val="18"/>
              </w:rPr>
              <w:t>*[d]</w:t>
            </w:r>
          </w:p>
        </w:tc>
        <w:tc>
          <w:tcPr>
            <w:tcW w:w="2147" w:type="dxa"/>
            <w:tcBorders>
              <w:top w:val="nil"/>
              <w:left w:val="nil"/>
              <w:bottom w:val="nil"/>
              <w:right w:val="nil"/>
            </w:tcBorders>
            <w:shd w:val="clear" w:color="auto" w:fill="auto"/>
            <w:noWrap/>
            <w:vAlign w:val="bottom"/>
          </w:tcPr>
          <w:p w:rsidR="00B3171F" w:rsidRPr="00A06AF4" w:rsidRDefault="00B3171F" w:rsidP="00C323A5">
            <w:pPr>
              <w:rPr>
                <w:rFonts w:ascii="Courier New" w:hAnsi="Courier New" w:cs="Courier New"/>
                <w:sz w:val="18"/>
                <w:szCs w:val="20"/>
              </w:rPr>
            </w:pPr>
            <w:r w:rsidRPr="00F26FBF">
              <w:rPr>
                <w:rFonts w:ascii="Courier New" w:hAnsi="Courier New" w:cs="Courier New"/>
                <w:sz w:val="18"/>
                <w:szCs w:val="20"/>
              </w:rPr>
              <w:t>KELRSQ&gt;=0.9</w:t>
            </w:r>
            <w:r w:rsidR="00B47F46">
              <w:rPr>
                <w:rFonts w:ascii="Courier New" w:hAnsi="Courier New" w:cs="Courier New"/>
                <w:sz w:val="18"/>
                <w:szCs w:val="20"/>
              </w:rPr>
              <w:t xml:space="preserve"> &amp; </w:t>
            </w:r>
            <w:r w:rsidRPr="00F26FBF">
              <w:rPr>
                <w:rFonts w:ascii="Courier New" w:hAnsi="Courier New" w:cs="Courier New"/>
                <w:sz w:val="18"/>
                <w:szCs w:val="20"/>
              </w:rPr>
              <w:t xml:space="preserve"> KELNOPT&gt;=3</w:t>
            </w:r>
            <w:r w:rsidR="00B47F46">
              <w:rPr>
                <w:rFonts w:ascii="Courier New" w:hAnsi="Courier New" w:cs="Courier New"/>
                <w:sz w:val="18"/>
                <w:szCs w:val="20"/>
              </w:rPr>
              <w:t xml:space="preserve"> &amp; </w:t>
            </w:r>
          </w:p>
          <w:p w:rsidR="00A027E6" w:rsidRPr="007B459D" w:rsidRDefault="005C4352" w:rsidP="00A027E6">
            <w:pPr>
              <w:rPr>
                <w:rFonts w:eastAsia="Times New Roman" w:cs="Arial"/>
                <w:color w:val="000000"/>
                <w:sz w:val="18"/>
                <w:szCs w:val="18"/>
                <w:lang w:eastAsia="en-US"/>
              </w:rPr>
            </w:pPr>
            <w:r w:rsidRPr="00A06AF4">
              <w:rPr>
                <w:rFonts w:ascii="Courier New" w:hAnsi="Courier New" w:cs="Courier New"/>
                <w:sz w:val="18"/>
                <w:szCs w:val="20"/>
              </w:rPr>
              <w:t>AUCXPCT</w:t>
            </w:r>
            <w:r w:rsidR="00750DD2">
              <w:rPr>
                <w:rFonts w:ascii="Courier New" w:hAnsi="Courier New" w:cs="Courier New"/>
                <w:sz w:val="18"/>
                <w:szCs w:val="20"/>
              </w:rPr>
              <w:t>P</w:t>
            </w:r>
            <w:r w:rsidRPr="00A06AF4">
              <w:rPr>
                <w:rFonts w:ascii="Courier New" w:hAnsi="Courier New" w:cs="Courier New"/>
                <w:sz w:val="18"/>
                <w:szCs w:val="20"/>
              </w:rPr>
              <w:t>&lt;=0.2</w:t>
            </w:r>
          </w:p>
        </w:tc>
        <w:tc>
          <w:tcPr>
            <w:tcW w:w="2320" w:type="dxa"/>
            <w:tcBorders>
              <w:top w:val="nil"/>
              <w:left w:val="nil"/>
              <w:bottom w:val="nil"/>
              <w:right w:val="nil"/>
            </w:tcBorders>
            <w:vAlign w:val="bottom"/>
          </w:tcPr>
          <w:p w:rsidR="00B3171F" w:rsidRPr="00214ABA" w:rsidRDefault="00B3171F" w:rsidP="00B47F46">
            <w:pPr>
              <w:rPr>
                <w:rFonts w:eastAsia="Times New Roman" w:cs="Arial"/>
                <w:color w:val="000000"/>
                <w:sz w:val="18"/>
                <w:szCs w:val="18"/>
                <w:lang w:eastAsia="en-US"/>
              </w:rPr>
            </w:pPr>
            <w:r w:rsidRPr="009D474B">
              <w:rPr>
                <w:rFonts w:eastAsia="Times New Roman" w:cs="Arial"/>
                <w:color w:val="000000"/>
                <w:sz w:val="18"/>
                <w:szCs w:val="18"/>
                <w:lang w:eastAsia="en-US"/>
              </w:rPr>
              <w:t>Acceptance criteria for parameters dependent upon th</w:t>
            </w:r>
            <w:r w:rsidRPr="00214ABA">
              <w:rPr>
                <w:rFonts w:eastAsia="Times New Roman" w:cs="Arial"/>
                <w:color w:val="000000"/>
                <w:sz w:val="18"/>
                <w:szCs w:val="18"/>
                <w:lang w:eastAsia="en-US"/>
              </w:rPr>
              <w:t>e quality of the estimation of KEL. Specification is written as a comma delimited list of Boolean expressions that are evaluated relative to the data and parameter acceptance</w:t>
            </w:r>
            <w:r w:rsidR="00A06AF4">
              <w:rPr>
                <w:rFonts w:eastAsia="Times New Roman" w:cs="Arial"/>
                <w:color w:val="000000"/>
                <w:sz w:val="18"/>
                <w:szCs w:val="18"/>
                <w:lang w:eastAsia="en-US"/>
              </w:rPr>
              <w:t xml:space="preserve">. The example VALUE illustrates a single Boolean expression. </w:t>
            </w:r>
          </w:p>
        </w:tc>
      </w:tr>
      <w:tr w:rsidR="00A027E6" w:rsidRPr="00F26FBF" w:rsidTr="00CA5175">
        <w:trPr>
          <w:trHeight w:val="300"/>
        </w:trPr>
        <w:tc>
          <w:tcPr>
            <w:tcW w:w="4296" w:type="dxa"/>
            <w:tcBorders>
              <w:top w:val="nil"/>
              <w:left w:val="nil"/>
              <w:bottom w:val="nil"/>
              <w:right w:val="nil"/>
            </w:tcBorders>
            <w:shd w:val="clear" w:color="auto" w:fill="auto"/>
            <w:noWrap/>
            <w:vAlign w:val="bottom"/>
          </w:tcPr>
          <w:p w:rsidR="00A027E6" w:rsidRPr="00DC667B" w:rsidRDefault="007658EE"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FLGNOCMAX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rFonts w:cs="Arial"/>
                <w:b/>
              </w:rPr>
              <w:t>FLGNOCMAX</w:t>
            </w:r>
            <w:r>
              <w:rPr>
                <w:rFonts w:eastAsia="Times New Roman" w:cs="Arial"/>
                <w:color w:val="000000"/>
                <w:sz w:val="18"/>
                <w:szCs w:val="18"/>
                <w:lang w:eastAsia="en-US"/>
              </w:rPr>
              <w:fldChar w:fldCharType="end"/>
            </w:r>
          </w:p>
        </w:tc>
        <w:tc>
          <w:tcPr>
            <w:tcW w:w="2147" w:type="dxa"/>
            <w:tcBorders>
              <w:top w:val="nil"/>
              <w:left w:val="nil"/>
              <w:bottom w:val="nil"/>
              <w:right w:val="nil"/>
            </w:tcBorders>
            <w:shd w:val="clear" w:color="auto" w:fill="auto"/>
            <w:noWrap/>
            <w:vAlign w:val="bottom"/>
          </w:tcPr>
          <w:p w:rsidR="002A6B18" w:rsidRDefault="009D7C24" w:rsidP="00C323A5">
            <w:pPr>
              <w:rPr>
                <w:rFonts w:eastAsia="Times New Roman" w:cs="Arial"/>
                <w:color w:val="000000"/>
                <w:sz w:val="18"/>
                <w:szCs w:val="18"/>
                <w:lang w:eastAsia="en-US"/>
              </w:rPr>
            </w:pPr>
            <w:r>
              <w:rPr>
                <w:rFonts w:eastAsia="Times New Roman" w:cs="Arial"/>
                <w:color w:val="000000"/>
                <w:sz w:val="18"/>
                <w:szCs w:val="18"/>
                <w:lang w:eastAsia="en-US"/>
              </w:rPr>
              <w:t>1=TRUE=Default</w:t>
            </w:r>
          </w:p>
          <w:p w:rsidR="00A027E6" w:rsidRDefault="00A027E6" w:rsidP="00C323A5">
            <w:pPr>
              <w:rPr>
                <w:rFonts w:eastAsia="Times New Roman" w:cs="Arial"/>
                <w:color w:val="000000"/>
                <w:sz w:val="18"/>
                <w:szCs w:val="18"/>
                <w:lang w:eastAsia="en-US"/>
              </w:rPr>
            </w:pPr>
          </w:p>
          <w:p w:rsidR="009D7C24" w:rsidRPr="009D474B" w:rsidRDefault="009D7C24" w:rsidP="00C323A5">
            <w:pPr>
              <w:rPr>
                <w:rFonts w:eastAsia="Times New Roman" w:cs="Arial"/>
                <w:color w:val="000000"/>
                <w:sz w:val="18"/>
                <w:szCs w:val="18"/>
                <w:lang w:eastAsia="en-US"/>
              </w:rPr>
            </w:pPr>
            <w:r>
              <w:rPr>
                <w:rFonts w:eastAsia="Times New Roman" w:cs="Arial"/>
                <w:color w:val="000000"/>
                <w:sz w:val="18"/>
                <w:szCs w:val="18"/>
                <w:lang w:eastAsia="en-US"/>
              </w:rPr>
              <w:t>0=FALSE</w:t>
            </w:r>
          </w:p>
        </w:tc>
        <w:tc>
          <w:tcPr>
            <w:tcW w:w="2320" w:type="dxa"/>
            <w:tcBorders>
              <w:top w:val="nil"/>
              <w:left w:val="nil"/>
              <w:bottom w:val="nil"/>
              <w:right w:val="nil"/>
            </w:tcBorders>
          </w:tcPr>
          <w:p w:rsidR="00A027E6" w:rsidRPr="000A5C02" w:rsidRDefault="00C466A3" w:rsidP="00494EEA">
            <w:pPr>
              <w:rPr>
                <w:rFonts w:eastAsia="Times New Roman" w:cs="Arial"/>
                <w:color w:val="000000"/>
                <w:sz w:val="18"/>
                <w:szCs w:val="18"/>
                <w:lang w:eastAsia="en-US"/>
              </w:rPr>
            </w:pPr>
            <w:r>
              <w:rPr>
                <w:rFonts w:eastAsia="Times New Roman" w:cs="Arial"/>
                <w:color w:val="000000"/>
                <w:sz w:val="18"/>
                <w:szCs w:val="18"/>
                <w:lang w:eastAsia="en-US"/>
              </w:rPr>
              <w:t xml:space="preserve">KEL </w:t>
            </w:r>
            <w:r w:rsidR="00494EEA">
              <w:rPr>
                <w:rFonts w:eastAsia="Times New Roman" w:cs="Arial"/>
                <w:color w:val="000000"/>
                <w:sz w:val="18"/>
                <w:szCs w:val="18"/>
                <w:lang w:eastAsia="en-US"/>
              </w:rPr>
              <w:t>optimal selection</w:t>
            </w:r>
            <w:r w:rsidR="00A027E6">
              <w:rPr>
                <w:rFonts w:eastAsia="Times New Roman" w:cs="Arial"/>
                <w:color w:val="000000"/>
                <w:sz w:val="18"/>
                <w:szCs w:val="18"/>
                <w:lang w:eastAsia="en-US"/>
              </w:rPr>
              <w:t xml:space="preserve"> </w:t>
            </w:r>
            <w:r>
              <w:rPr>
                <w:rFonts w:eastAsia="Times New Roman" w:cs="Arial"/>
                <w:color w:val="000000"/>
                <w:sz w:val="18"/>
                <w:szCs w:val="18"/>
                <w:lang w:eastAsia="en-US"/>
              </w:rPr>
              <w:t>algorithm includes CMAX/TMAX data pair or not.</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F26FBF">
              <w:rPr>
                <w:rFonts w:eastAsia="Times New Roman" w:cs="Arial"/>
                <w:color w:val="000000"/>
                <w:sz w:val="18"/>
                <w:szCs w:val="18"/>
                <w:lang w:eastAsia="en-US"/>
              </w:rPr>
              <w:instrText xml:space="preserve"> REF FLGACCEPTTAU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C667B">
              <w:rPr>
                <w:b/>
                <w:bCs/>
                <w:sz w:val="18"/>
              </w:rPr>
              <w:t>FLGACCEPTTAU</w:t>
            </w:r>
            <w:r w:rsidRPr="00DC667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w:t>
            </w:r>
            <w:r w:rsidRPr="00543320">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Pr="00214ABA"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FLGACCEPTTAU</w:t>
            </w:r>
          </w:p>
        </w:tc>
        <w:tc>
          <w:tcPr>
            <w:tcW w:w="2320" w:type="dxa"/>
            <w:tcBorders>
              <w:top w:val="nil"/>
              <w:left w:val="nil"/>
              <w:bottom w:val="nil"/>
              <w:right w:val="nil"/>
            </w:tcBorders>
          </w:tcPr>
          <w:p w:rsidR="00B3171F" w:rsidRPr="000A5C02" w:rsidRDefault="00B3171F" w:rsidP="00943E7F">
            <w:pPr>
              <w:rPr>
                <w:rFonts w:eastAsia="Times New Roman" w:cs="Arial"/>
                <w:color w:val="000000"/>
                <w:sz w:val="18"/>
                <w:szCs w:val="18"/>
                <w:lang w:eastAsia="en-US"/>
              </w:rPr>
            </w:pP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DA7E4F">
            <w:pPr>
              <w:rPr>
                <w:rFonts w:ascii="Courier New" w:hAnsi="Courier New" w:cs="Courier New"/>
                <w:sz w:val="18"/>
                <w:szCs w:val="20"/>
              </w:rPr>
            </w:pPr>
            <w:r w:rsidRPr="003C5AD9">
              <w:rPr>
                <w:rFonts w:cs="Arial"/>
                <w:i/>
                <w:color w:val="000000"/>
                <w:sz w:val="18"/>
                <w:szCs w:val="18"/>
              </w:rPr>
              <w:fldChar w:fldCharType="begin"/>
            </w:r>
            <w:r w:rsidRPr="00F26FBF">
              <w:rPr>
                <w:rFonts w:cs="Arial"/>
                <w:bCs/>
                <w:i/>
                <w:color w:val="000000"/>
                <w:sz w:val="18"/>
                <w:szCs w:val="18"/>
              </w:rPr>
              <w:instrText xml:space="preserve"> REF FLGACCEPTPREDOSECRIT \h  \* MERGEFORMAT </w:instrText>
            </w:r>
            <w:r w:rsidRPr="003C5AD9">
              <w:rPr>
                <w:rFonts w:cs="Arial"/>
                <w:i/>
                <w:color w:val="000000"/>
                <w:sz w:val="18"/>
                <w:szCs w:val="18"/>
              </w:rPr>
            </w:r>
            <w:r w:rsidRPr="003C5AD9">
              <w:rPr>
                <w:rFonts w:cs="Arial"/>
                <w:i/>
                <w:color w:val="000000"/>
                <w:sz w:val="18"/>
                <w:szCs w:val="18"/>
              </w:rPr>
              <w:fldChar w:fldCharType="separate"/>
            </w:r>
            <w:r w:rsidR="00F26FBF">
              <w:rPr>
                <w:b/>
                <w:bCs/>
                <w:sz w:val="18"/>
              </w:rPr>
              <w:t>FLGACCEPTPREDOSECRIT</w:t>
            </w:r>
            <w:r w:rsidRPr="003C5AD9">
              <w:rPr>
                <w:rFonts w:eastAsia="Times New Roman" w:cs="Arial"/>
                <w:i/>
                <w:color w:val="000000"/>
                <w:sz w:val="18"/>
                <w:szCs w:val="18"/>
                <w:lang w:eastAsia="en-US"/>
              </w:rPr>
              <w:fldChar w:fldCharType="end"/>
            </w:r>
            <w:r w:rsidR="00F26FBF">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Pr="007B459D" w:rsidRDefault="00B3171F" w:rsidP="00943E7F">
            <w:pPr>
              <w:jc w:val="right"/>
              <w:rPr>
                <w:rFonts w:eastAsia="Times New Roman" w:cs="Arial"/>
                <w:i/>
                <w:color w:val="000000"/>
                <w:sz w:val="18"/>
                <w:szCs w:val="18"/>
                <w:lang w:eastAsia="en-US"/>
              </w:rPr>
            </w:pPr>
            <w:r w:rsidRPr="007B459D">
              <w:rPr>
                <w:rFonts w:eastAsia="Times New Roman" w:cs="Arial"/>
                <w:i/>
                <w:color w:val="000000"/>
                <w:sz w:val="18"/>
                <w:szCs w:val="18"/>
                <w:lang w:eastAsia="en-US"/>
              </w:rPr>
              <w:t>0.05</w:t>
            </w:r>
          </w:p>
        </w:tc>
        <w:tc>
          <w:tcPr>
            <w:tcW w:w="2320" w:type="dxa"/>
            <w:tcBorders>
              <w:top w:val="nil"/>
              <w:left w:val="nil"/>
              <w:bottom w:val="nil"/>
              <w:right w:val="nil"/>
            </w:tcBorders>
            <w:vAlign w:val="bottom"/>
          </w:tcPr>
          <w:p w:rsidR="00B3171F" w:rsidRPr="000A5C02" w:rsidRDefault="00B3171F" w:rsidP="00BF5BEF">
            <w:pPr>
              <w:pStyle w:val="TableContent"/>
              <w:rPr>
                <w:i/>
                <w:sz w:val="18"/>
              </w:rPr>
            </w:pPr>
            <w:r w:rsidRPr="009D474B">
              <w:rPr>
                <w:rFonts w:cs="Arial"/>
                <w:i/>
                <w:color w:val="000000"/>
                <w:sz w:val="18"/>
                <w:szCs w:val="18"/>
              </w:rPr>
              <w:t xml:space="preserve">Flag indicating upper limit </w:t>
            </w:r>
            <w:r w:rsidRPr="00214ABA">
              <w:rPr>
                <w:bCs w:val="0"/>
                <w:i/>
                <w:sz w:val="18"/>
              </w:rPr>
              <w:t>criteria for identifying a pre-dose concentration value as a percentage of CMAXi for the interval/profile.</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F26FBF">
              <w:rPr>
                <w:rFonts w:eastAsia="Times New Roman" w:cs="Arial"/>
                <w:color w:val="000000"/>
                <w:sz w:val="18"/>
                <w:szCs w:val="18"/>
                <w:lang w:eastAsia="en-US"/>
              </w:rPr>
              <w:instrText xml:space="preserve"> REF LASTTIMEACCEPTCRIT \h </w:instrText>
            </w:r>
            <w:r w:rsidR="00F26FBF">
              <w:rPr>
                <w:rFonts w:eastAsia="Times New Roman" w:cs="Arial"/>
                <w:color w:val="000000"/>
                <w:sz w:val="18"/>
                <w:szCs w:val="18"/>
                <w:lang w:eastAsia="en-US"/>
              </w:rPr>
              <w:instrText xml:space="preserve">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C667B">
              <w:rPr>
                <w:rFonts w:cs="Arial"/>
                <w:b/>
                <w:sz w:val="18"/>
              </w:rPr>
              <w:t>LASTTIMEACCEPTCRIT</w:t>
            </w:r>
            <w:r w:rsidRPr="00DC667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w:t>
            </w:r>
            <w:r w:rsidRPr="002B7629">
              <w:rPr>
                <w:bCs/>
                <w:sz w:val="18"/>
              </w:rPr>
              <w:t>[d]</w:t>
            </w:r>
          </w:p>
        </w:tc>
        <w:tc>
          <w:tcPr>
            <w:tcW w:w="2147" w:type="dxa"/>
            <w:tcBorders>
              <w:top w:val="nil"/>
              <w:left w:val="nil"/>
              <w:bottom w:val="nil"/>
              <w:right w:val="nil"/>
            </w:tcBorders>
            <w:shd w:val="clear" w:color="auto" w:fill="auto"/>
            <w:noWrap/>
            <w:vAlign w:val="bottom"/>
          </w:tcPr>
          <w:p w:rsidR="00B3171F" w:rsidRPr="000A5C02" w:rsidRDefault="00B3171F" w:rsidP="00535648">
            <w:pPr>
              <w:jc w:val="right"/>
              <w:rPr>
                <w:rFonts w:eastAsia="Times New Roman" w:cs="Arial"/>
                <w:color w:val="000000"/>
                <w:sz w:val="18"/>
                <w:szCs w:val="18"/>
                <w:lang w:eastAsia="en-US"/>
              </w:rPr>
            </w:pPr>
            <w:r w:rsidRPr="009D474B">
              <w:rPr>
                <w:rFonts w:eastAsia="Times New Roman" w:cs="Arial"/>
                <w:color w:val="000000"/>
                <w:sz w:val="18"/>
                <w:szCs w:val="18"/>
                <w:lang w:eastAsia="en-US"/>
              </w:rPr>
              <w:t>0.9</w:t>
            </w:r>
            <w:r w:rsidR="005C4352" w:rsidRPr="00214ABA">
              <w:rPr>
                <w:rFonts w:eastAsia="Times New Roman" w:cs="Arial"/>
                <w:color w:val="000000"/>
                <w:sz w:val="18"/>
                <w:szCs w:val="18"/>
                <w:lang w:eastAsia="en-US"/>
              </w:rPr>
              <w:t>5</w:t>
            </w:r>
            <w:r w:rsidRPr="000A5C02">
              <w:rPr>
                <w:rFonts w:eastAsia="Times New Roman" w:cs="Arial"/>
                <w:color w:val="000000"/>
                <w:sz w:val="18"/>
                <w:szCs w:val="18"/>
                <w:lang w:eastAsia="en-US"/>
              </w:rPr>
              <w:t xml:space="preserve"> * TAUi</w:t>
            </w:r>
          </w:p>
        </w:tc>
        <w:tc>
          <w:tcPr>
            <w:tcW w:w="2320" w:type="dxa"/>
            <w:tcBorders>
              <w:top w:val="nil"/>
              <w:left w:val="nil"/>
              <w:bottom w:val="nil"/>
              <w:right w:val="nil"/>
            </w:tcBorders>
          </w:tcPr>
          <w:p w:rsidR="00B3171F" w:rsidRPr="00A50384" w:rsidRDefault="00B3171F" w:rsidP="00943E7F">
            <w:pPr>
              <w:rPr>
                <w:rFonts w:eastAsia="Times New Roman" w:cs="Arial"/>
                <w:color w:val="000000"/>
                <w:sz w:val="18"/>
                <w:szCs w:val="18"/>
                <w:lang w:eastAsia="en-US"/>
              </w:rPr>
            </w:pPr>
            <w:r w:rsidRPr="00A50384">
              <w:rPr>
                <w:rFonts w:eastAsia="Times New Roman" w:cs="Arial"/>
                <w:color w:val="000000"/>
                <w:sz w:val="18"/>
                <w:szCs w:val="18"/>
                <w:lang w:eastAsia="en-US"/>
              </w:rPr>
              <w:t>LASTTIME Acceptance Limit as a  percentage of TAUi</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fldChar w:fldCharType="begin"/>
            </w:r>
            <w:r w:rsidRPr="00E86E22">
              <w:rPr>
                <w:rFonts w:eastAsia="Times New Roman" w:cs="Arial"/>
                <w:color w:val="000000"/>
                <w:sz w:val="18"/>
                <w:szCs w:val="18"/>
                <w:lang w:eastAsia="en-US"/>
              </w:rPr>
              <w:instrText xml:space="preserve"> REF SPANRATIOCRIT \h  \* MERGEFORMAT </w:instrText>
            </w:r>
            <w:r w:rsidRPr="00E86E22">
              <w:rPr>
                <w:rFonts w:eastAsia="Times New Roman" w:cs="Arial"/>
                <w:color w:val="000000"/>
                <w:sz w:val="18"/>
                <w:szCs w:val="18"/>
                <w:lang w:eastAsia="en-US"/>
              </w:rPr>
            </w:r>
            <w:r w:rsidRPr="00E86E22">
              <w:rPr>
                <w:rFonts w:eastAsia="Times New Roman" w:cs="Arial"/>
                <w:color w:val="000000"/>
                <w:sz w:val="18"/>
                <w:szCs w:val="18"/>
                <w:lang w:eastAsia="en-US"/>
              </w:rPr>
              <w:fldChar w:fldCharType="separate"/>
            </w:r>
            <w:r w:rsidRPr="00E86E22">
              <w:rPr>
                <w:b/>
                <w:iCs/>
                <w:sz w:val="18"/>
                <w:szCs w:val="18"/>
              </w:rPr>
              <w:t>SPANRATIOCRIT</w:t>
            </w:r>
            <w:r w:rsidRPr="00E86E22">
              <w:rPr>
                <w:rFonts w:eastAsia="Times New Roman" w:cs="Arial"/>
                <w:color w:val="000000"/>
                <w:sz w:val="18"/>
                <w:szCs w:val="18"/>
                <w:lang w:eastAsia="en-US"/>
              </w:rPr>
              <w:fldChar w:fldCharType="end"/>
            </w:r>
            <w:r w:rsidR="00F26FBF" w:rsidRPr="00D0248E">
              <w:rPr>
                <w:rFonts w:eastAsia="Times New Roman" w:cs="Arial"/>
                <w:color w:val="000000"/>
                <w:sz w:val="18"/>
                <w:szCs w:val="18"/>
                <w:lang w:eastAsia="en-US"/>
              </w:rPr>
              <w:t>*</w:t>
            </w:r>
            <w:r w:rsidR="00F26FBF" w:rsidRPr="00D0248E">
              <w:rPr>
                <w:bCs/>
                <w:sz w:val="18"/>
              </w:rPr>
              <w:t>[d]</w:t>
            </w:r>
          </w:p>
        </w:tc>
        <w:tc>
          <w:tcPr>
            <w:tcW w:w="2147" w:type="dxa"/>
            <w:tcBorders>
              <w:top w:val="nil"/>
              <w:left w:val="nil"/>
              <w:bottom w:val="nil"/>
              <w:right w:val="nil"/>
            </w:tcBorders>
            <w:shd w:val="clear" w:color="auto" w:fill="auto"/>
            <w:noWrap/>
            <w:vAlign w:val="bottom"/>
          </w:tcPr>
          <w:p w:rsidR="00B3171F" w:rsidRPr="00E86E22" w:rsidRDefault="00B3171F" w:rsidP="00535648">
            <w:pPr>
              <w:jc w:val="right"/>
              <w:rPr>
                <w:rFonts w:eastAsia="Times New Roman" w:cs="Arial"/>
                <w:color w:val="000000"/>
                <w:sz w:val="18"/>
                <w:szCs w:val="18"/>
                <w:lang w:eastAsia="en-US"/>
              </w:rPr>
            </w:pPr>
            <w:r w:rsidRPr="00E86E22">
              <w:rPr>
                <w:rFonts w:eastAsia="Times New Roman" w:cs="Arial"/>
                <w:color w:val="000000"/>
                <w:sz w:val="18"/>
                <w:szCs w:val="18"/>
                <w:lang w:eastAsia="en-US"/>
              </w:rPr>
              <w:t>2</w:t>
            </w:r>
          </w:p>
        </w:tc>
        <w:tc>
          <w:tcPr>
            <w:tcW w:w="2320" w:type="dxa"/>
            <w:tcBorders>
              <w:top w:val="nil"/>
              <w:left w:val="nil"/>
              <w:bottom w:val="nil"/>
              <w:right w:val="nil"/>
            </w:tcBorders>
          </w:tcPr>
          <w:p w:rsidR="00B3171F" w:rsidRDefault="00B3171F" w:rsidP="006B2B14">
            <w:pPr>
              <w:rPr>
                <w:rFonts w:eastAsia="Times New Roman" w:cs="Arial"/>
                <w:color w:val="000000"/>
                <w:sz w:val="18"/>
                <w:szCs w:val="18"/>
                <w:lang w:eastAsia="en-US"/>
              </w:rPr>
            </w:pPr>
            <w:r w:rsidRPr="00E86E22">
              <w:rPr>
                <w:iCs/>
                <w:sz w:val="18"/>
                <w:szCs w:val="18"/>
              </w:rPr>
              <w:t>Flag indicating the criteria to be considered in the evaluation of the duration of the interval over which the THALF is estimated to the estimated THALF.</w:t>
            </w:r>
          </w:p>
        </w:tc>
      </w:tr>
      <w:tr w:rsidR="00FE0A76" w:rsidRPr="00F4518F" w:rsidTr="00CA5175">
        <w:trPr>
          <w:trHeight w:val="300"/>
        </w:trPr>
        <w:tc>
          <w:tcPr>
            <w:tcW w:w="4296" w:type="dxa"/>
            <w:tcBorders>
              <w:top w:val="nil"/>
              <w:left w:val="nil"/>
              <w:bottom w:val="nil"/>
              <w:right w:val="nil"/>
            </w:tcBorders>
            <w:shd w:val="clear" w:color="auto" w:fill="auto"/>
            <w:noWrap/>
            <w:vAlign w:val="bottom"/>
          </w:tcPr>
          <w:p w:rsidR="00B3171F" w:rsidRPr="00E86E22" w:rsidRDefault="00D62BAC"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NORMBS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
                <w:bCs/>
                <w:sz w:val="18"/>
              </w:rPr>
              <w:t>NORMBS</w:t>
            </w:r>
            <w:r>
              <w:rPr>
                <w:rFonts w:eastAsia="Times New Roman" w:cs="Arial"/>
                <w:color w:val="000000"/>
                <w:sz w:val="18"/>
                <w:szCs w:val="18"/>
                <w:lang w:eastAsia="en-US"/>
              </w:rPr>
              <w:fldChar w:fldCharType="end"/>
            </w:r>
            <w:r w:rsidR="00B3171F" w:rsidRPr="00E86E22">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E86E22" w:rsidRDefault="00B3171F" w:rsidP="00535648">
            <w:pPr>
              <w:jc w:val="right"/>
              <w:rPr>
                <w:rFonts w:eastAsia="Times New Roman" w:cs="Arial"/>
                <w:color w:val="000000"/>
                <w:sz w:val="18"/>
                <w:szCs w:val="18"/>
                <w:lang w:eastAsia="en-US"/>
              </w:rPr>
            </w:pPr>
            <w:r w:rsidRPr="00E86E22">
              <w:rPr>
                <w:rFonts w:eastAsia="Times New Roman" w:cs="Arial"/>
                <w:color w:val="000000"/>
                <w:sz w:val="18"/>
                <w:szCs w:val="18"/>
                <w:lang w:eastAsia="en-US"/>
              </w:rPr>
              <w:t>BW</w:t>
            </w:r>
          </w:p>
        </w:tc>
        <w:tc>
          <w:tcPr>
            <w:tcW w:w="2320" w:type="dxa"/>
            <w:tcBorders>
              <w:top w:val="nil"/>
              <w:left w:val="nil"/>
              <w:bottom w:val="nil"/>
              <w:right w:val="nil"/>
            </w:tcBorders>
          </w:tcPr>
          <w:p w:rsidR="00B3171F" w:rsidRPr="007B459D" w:rsidRDefault="00B3171F" w:rsidP="00602D09">
            <w:pPr>
              <w:rPr>
                <w:rFonts w:eastAsia="Times New Roman" w:cs="Arial"/>
                <w:color w:val="000000"/>
                <w:sz w:val="18"/>
                <w:szCs w:val="18"/>
                <w:lang w:eastAsia="en-US"/>
              </w:rPr>
            </w:pPr>
            <w:r w:rsidRPr="00E86E22">
              <w:rPr>
                <w:rFonts w:eastAsia="Times New Roman" w:cs="Arial"/>
                <w:color w:val="000000"/>
                <w:sz w:val="18"/>
                <w:szCs w:val="18"/>
                <w:lang w:eastAsia="en-US"/>
              </w:rPr>
              <w:t xml:space="preserve">NORMBS is defined as the name of the data field containing the body size measurement to utilize in parameter body size </w:t>
            </w:r>
            <w:r w:rsidRPr="00E86E22">
              <w:rPr>
                <w:rFonts w:eastAsia="Times New Roman" w:cs="Arial"/>
                <w:color w:val="000000"/>
                <w:sz w:val="18"/>
                <w:szCs w:val="18"/>
                <w:lang w:eastAsia="en-US"/>
              </w:rPr>
              <w:lastRenderedPageBreak/>
              <w:t>normalizations. By default, it’s defined to be the “Body Weight”, BW or baseline/screening WT of the subject, typically the baseline body weight.</w:t>
            </w:r>
            <w:r w:rsidRPr="007B459D">
              <w:rPr>
                <w:rFonts w:eastAsia="Times New Roman" w:cs="Arial"/>
                <w:color w:val="000000"/>
                <w:sz w:val="18"/>
                <w:szCs w:val="18"/>
                <w:lang w:eastAsia="en-US"/>
              </w:rPr>
              <w:t xml:space="preserve"> </w:t>
            </w:r>
          </w:p>
        </w:tc>
      </w:tr>
      <w:tr w:rsidR="00636CBD" w:rsidRPr="00F4518F" w:rsidTr="00CA5175">
        <w:trPr>
          <w:trHeight w:val="300"/>
        </w:trPr>
        <w:tc>
          <w:tcPr>
            <w:tcW w:w="4296" w:type="dxa"/>
            <w:tcBorders>
              <w:top w:val="nil"/>
              <w:left w:val="nil"/>
              <w:bottom w:val="nil"/>
              <w:right w:val="nil"/>
            </w:tcBorders>
            <w:shd w:val="clear" w:color="auto" w:fill="auto"/>
            <w:noWrap/>
            <w:vAlign w:val="bottom"/>
          </w:tcPr>
          <w:p w:rsidR="00636CBD" w:rsidRPr="00636CBD" w:rsidRDefault="00D62BAC" w:rsidP="00C323A5">
            <w:pPr>
              <w:rPr>
                <w:rFonts w:eastAsia="Times New Roman" w:cs="Arial"/>
                <w:color w:val="000000"/>
                <w:sz w:val="18"/>
                <w:szCs w:val="18"/>
                <w:lang w:eastAsia="en-US"/>
              </w:rPr>
            </w:pPr>
            <w:r>
              <w:rPr>
                <w:rFonts w:eastAsia="Times New Roman" w:cs="Arial"/>
                <w:color w:val="000000"/>
                <w:sz w:val="18"/>
                <w:szCs w:val="18"/>
                <w:lang w:eastAsia="en-US"/>
              </w:rPr>
              <w:lastRenderedPageBreak/>
              <w:fldChar w:fldCharType="begin"/>
            </w:r>
            <w:r>
              <w:rPr>
                <w:rFonts w:eastAsia="Times New Roman" w:cs="Arial"/>
                <w:color w:val="000000"/>
                <w:sz w:val="18"/>
                <w:szCs w:val="18"/>
                <w:lang w:eastAsia="en-US"/>
              </w:rPr>
              <w:instrText xml:space="preserve"> REF NORMBSU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
                <w:bCs/>
                <w:sz w:val="18"/>
              </w:rPr>
              <w:t>NORMBSU</w:t>
            </w:r>
            <w:r>
              <w:rPr>
                <w:rFonts w:eastAsia="Times New Roman" w:cs="Arial"/>
                <w:color w:val="000000"/>
                <w:sz w:val="18"/>
                <w:szCs w:val="18"/>
                <w:lang w:eastAsia="en-US"/>
              </w:rPr>
              <w:fldChar w:fldCharType="end"/>
            </w:r>
            <w:r w:rsidR="00636CB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636CBD" w:rsidRPr="00636CBD" w:rsidRDefault="00A041E8" w:rsidP="00C323A5">
            <w:pPr>
              <w:rPr>
                <w:rFonts w:eastAsia="Times New Roman" w:cs="Arial"/>
                <w:color w:val="000000"/>
                <w:sz w:val="18"/>
                <w:szCs w:val="18"/>
                <w:lang w:eastAsia="en-US"/>
              </w:rPr>
            </w:pPr>
            <w:r>
              <w:rPr>
                <w:rFonts w:eastAsia="Times New Roman" w:cs="Arial"/>
                <w:color w:val="000000"/>
                <w:sz w:val="18"/>
                <w:szCs w:val="18"/>
                <w:lang w:eastAsia="en-US"/>
              </w:rPr>
              <w:t>BWU</w:t>
            </w:r>
          </w:p>
        </w:tc>
        <w:tc>
          <w:tcPr>
            <w:tcW w:w="2320" w:type="dxa"/>
            <w:tcBorders>
              <w:top w:val="nil"/>
              <w:left w:val="nil"/>
              <w:bottom w:val="nil"/>
              <w:right w:val="nil"/>
            </w:tcBorders>
            <w:vAlign w:val="bottom"/>
          </w:tcPr>
          <w:p w:rsidR="00636CBD" w:rsidRPr="00636CBD" w:rsidRDefault="00636CBD" w:rsidP="00D62BAC">
            <w:pPr>
              <w:rPr>
                <w:rFonts w:eastAsia="Times New Roman" w:cs="Arial"/>
                <w:color w:val="000000"/>
                <w:sz w:val="18"/>
                <w:szCs w:val="18"/>
                <w:lang w:eastAsia="en-US"/>
              </w:rPr>
            </w:pPr>
            <w:r>
              <w:rPr>
                <w:rFonts w:eastAsia="Times New Roman" w:cs="Arial"/>
                <w:color w:val="000000"/>
                <w:sz w:val="18"/>
                <w:szCs w:val="18"/>
                <w:lang w:eastAsia="en-US"/>
              </w:rPr>
              <w:t>Units</w:t>
            </w:r>
            <w:r w:rsidR="00A041E8">
              <w:rPr>
                <w:rFonts w:eastAsia="Times New Roman" w:cs="Arial"/>
                <w:color w:val="000000"/>
                <w:sz w:val="18"/>
                <w:szCs w:val="18"/>
                <w:lang w:eastAsia="en-US"/>
              </w:rPr>
              <w:t xml:space="preserve"> data field</w:t>
            </w:r>
            <w:r>
              <w:rPr>
                <w:rFonts w:eastAsia="Times New Roman" w:cs="Arial"/>
                <w:color w:val="000000"/>
                <w:sz w:val="18"/>
                <w:szCs w:val="18"/>
                <w:lang w:eastAsia="en-US"/>
              </w:rPr>
              <w:t xml:space="preserve"> for </w:t>
            </w:r>
            <w:r w:rsidR="00D62BAC">
              <w:rPr>
                <w:rFonts w:eastAsia="Times New Roman" w:cs="Arial"/>
                <w:color w:val="000000"/>
                <w:sz w:val="18"/>
                <w:szCs w:val="18"/>
                <w:lang w:eastAsia="en-US"/>
              </w:rPr>
              <w:fldChar w:fldCharType="begin"/>
            </w:r>
            <w:r w:rsidR="00D62BAC">
              <w:rPr>
                <w:rFonts w:eastAsia="Times New Roman" w:cs="Arial"/>
                <w:color w:val="000000"/>
                <w:sz w:val="18"/>
                <w:szCs w:val="18"/>
                <w:lang w:eastAsia="en-US"/>
              </w:rPr>
              <w:instrText xml:space="preserve"> REF NORMBS \h </w:instrText>
            </w:r>
            <w:r w:rsidR="00D62BAC">
              <w:rPr>
                <w:rFonts w:eastAsia="Times New Roman" w:cs="Arial"/>
                <w:color w:val="000000"/>
                <w:sz w:val="18"/>
                <w:szCs w:val="18"/>
                <w:lang w:eastAsia="en-US"/>
              </w:rPr>
            </w:r>
            <w:r w:rsidR="00D62BAC">
              <w:rPr>
                <w:rFonts w:eastAsia="Times New Roman" w:cs="Arial"/>
                <w:color w:val="000000"/>
                <w:sz w:val="18"/>
                <w:szCs w:val="18"/>
                <w:lang w:eastAsia="en-US"/>
              </w:rPr>
              <w:fldChar w:fldCharType="separate"/>
            </w:r>
            <w:r w:rsidR="00D62BAC">
              <w:rPr>
                <w:b/>
                <w:bCs/>
                <w:sz w:val="18"/>
              </w:rPr>
              <w:t>NORMBS</w:t>
            </w:r>
            <w:r w:rsidR="00D62BAC">
              <w:rPr>
                <w:rFonts w:eastAsia="Times New Roman" w:cs="Arial"/>
                <w:color w:val="000000"/>
                <w:sz w:val="18"/>
                <w:szCs w:val="18"/>
                <w:lang w:eastAsia="en-US"/>
              </w:rPr>
              <w:fldChar w:fldCharType="end"/>
            </w:r>
          </w:p>
        </w:tc>
      </w:tr>
      <w:tr w:rsidR="00FE0A76" w:rsidRPr="00F4518F" w:rsidTr="00CA5175">
        <w:trPr>
          <w:trHeight w:val="300"/>
        </w:trPr>
        <w:tc>
          <w:tcPr>
            <w:tcW w:w="4296" w:type="dxa"/>
            <w:tcBorders>
              <w:top w:val="nil"/>
              <w:left w:val="nil"/>
              <w:bottom w:val="nil"/>
              <w:right w:val="nil"/>
            </w:tcBorders>
            <w:shd w:val="clear" w:color="auto" w:fill="auto"/>
            <w:noWrap/>
            <w:vAlign w:val="bottom"/>
            <w:hideMark/>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MATRIX[b]</w:t>
            </w:r>
          </w:p>
        </w:tc>
        <w:tc>
          <w:tcPr>
            <w:tcW w:w="2147" w:type="dxa"/>
            <w:tcBorders>
              <w:top w:val="nil"/>
              <w:left w:val="nil"/>
              <w:bottom w:val="nil"/>
              <w:right w:val="nil"/>
            </w:tcBorders>
            <w:shd w:val="clear" w:color="auto" w:fill="auto"/>
            <w:noWrap/>
            <w:vAlign w:val="bottom"/>
            <w:hideMark/>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PKBDFLD</w:t>
            </w:r>
          </w:p>
        </w:tc>
        <w:tc>
          <w:tcPr>
            <w:tcW w:w="2320" w:type="dxa"/>
            <w:tcBorders>
              <w:top w:val="nil"/>
              <w:left w:val="nil"/>
              <w:bottom w:val="nil"/>
              <w:right w:val="nil"/>
            </w:tcBorders>
            <w:vAlign w:val="bottom"/>
          </w:tcPr>
          <w:p w:rsidR="00B3171F" w:rsidRPr="007B459D" w:rsidRDefault="00B3171F" w:rsidP="00DC3E3D">
            <w:pPr>
              <w:rPr>
                <w:rFonts w:eastAsia="Times New Roman" w:cs="Arial"/>
                <w:color w:val="000000"/>
                <w:sz w:val="18"/>
                <w:szCs w:val="18"/>
                <w:lang w:eastAsia="en-US"/>
              </w:rPr>
            </w:pPr>
            <w:r w:rsidRPr="00E86E22">
              <w:rPr>
                <w:rFonts w:eastAsia="Times New Roman" w:cs="Arial"/>
                <w:color w:val="000000"/>
                <w:sz w:val="18"/>
                <w:szCs w:val="18"/>
                <w:lang w:eastAsia="en-US"/>
              </w:rPr>
              <w:t>Name of the data field recording the bioanalytical matrix.</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bookmarkStart w:id="34" w:name="PKTERMPARENT"/>
            <w:r w:rsidRPr="00E86E22">
              <w:rPr>
                <w:rFonts w:eastAsia="Times New Roman" w:cs="Arial"/>
                <w:color w:val="000000"/>
                <w:sz w:val="18"/>
                <w:szCs w:val="18"/>
                <w:lang w:eastAsia="en-US"/>
              </w:rPr>
              <w:t>PKTERMPARENT</w:t>
            </w:r>
            <w:bookmarkEnd w:id="34"/>
            <w:r w:rsidR="00F26FBF" w:rsidRPr="00E86E22">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7B459D" w:rsidRDefault="00B3171F" w:rsidP="006E08A0">
            <w:pPr>
              <w:pStyle w:val="TableContent"/>
              <w:rPr>
                <w:sz w:val="18"/>
                <w:szCs w:val="18"/>
              </w:rPr>
            </w:pPr>
            <w:r w:rsidRPr="00E86E22">
              <w:rPr>
                <w:sz w:val="18"/>
                <w:szCs w:val="18"/>
              </w:rPr>
              <w:t>Value identifying the PARENT analyte from the unique values of PKTERM. Assumption is that remaining values are “metabolites”</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PKPCOM[c]</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PKPCOM</w:t>
            </w:r>
          </w:p>
        </w:tc>
        <w:tc>
          <w:tcPr>
            <w:tcW w:w="2320" w:type="dxa"/>
            <w:tcBorders>
              <w:top w:val="nil"/>
              <w:left w:val="nil"/>
              <w:bottom w:val="nil"/>
              <w:right w:val="nil"/>
            </w:tcBorders>
            <w:vAlign w:val="bottom"/>
          </w:tcPr>
          <w:p w:rsidR="00B3171F" w:rsidRPr="00214ABA"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PK Analyst Comments</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TIMEOUTPUTUNIT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A33EF4" w:rsidRPr="007B459D" w:rsidRDefault="00A33EF4" w:rsidP="00C323A5">
            <w:pPr>
              <w:rPr>
                <w:rFonts w:eastAsia="Times New Roman" w:cs="Arial"/>
                <w:color w:val="000000"/>
                <w:sz w:val="18"/>
                <w:szCs w:val="18"/>
                <w:lang w:eastAsia="en-US"/>
              </w:rPr>
            </w:pPr>
            <w:r w:rsidRPr="00061D91">
              <w:rPr>
                <w:rFonts w:eastAsia="Times New Roman" w:cs="Arial"/>
                <w:color w:val="000000"/>
                <w:sz w:val="18"/>
                <w:szCs w:val="18"/>
                <w:lang w:eastAsia="en-US"/>
              </w:rPr>
              <w:t>HR</w:t>
            </w: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U</w:t>
            </w:r>
            <w:r w:rsidRPr="000A5C02">
              <w:rPr>
                <w:rFonts w:eastAsia="Times New Roman" w:cs="Arial"/>
                <w:color w:val="000000"/>
                <w:sz w:val="18"/>
                <w:szCs w:val="18"/>
                <w:lang w:eastAsia="en-US"/>
              </w:rPr>
              <w:t>nit Class to convert for TIMEU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AMOUNTOUTPUTUNIT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AMOUNTU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DOSEOUTPUTUNIT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DOSEU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VOLUMEOUTPUTUNIT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VOLUMEU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CONCOUTPUTUNIT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CONCU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KELOUTPUTUNIT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KELU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CLOUTPUTUNIT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CLU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AUCOUTPUTUNIT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AUCU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AUMCOUTPUTUNIT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AUMCU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AUCNORMOUTPUTUNIT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AUCNORMU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AUROUTPUTUNIT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AURCU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CONCNORMOUTPUTUNIT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A50384"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w:t>
            </w:r>
            <w:r w:rsidRPr="00A50384">
              <w:rPr>
                <w:rFonts w:eastAsia="Times New Roman" w:cs="Arial"/>
                <w:color w:val="000000"/>
                <w:sz w:val="18"/>
                <w:szCs w:val="18"/>
                <w:lang w:eastAsia="en-US"/>
              </w:rPr>
              <w:t>or CONCNORMU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RATEOUTPUTUNIT*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RATEU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F26FBF">
              <w:rPr>
                <w:bCs/>
                <w:sz w:val="18"/>
              </w:rPr>
              <w:t>VOLUME</w:t>
            </w:r>
            <w:r w:rsidRPr="00F26FBF">
              <w:rPr>
                <w:rFonts w:eastAsia="SimSun"/>
                <w:bCs/>
                <w:sz w:val="18"/>
                <w:lang w:eastAsia="zh-CN"/>
              </w:rPr>
              <w:t>NORMOUTPUTUNIT*</w:t>
            </w:r>
            <w:r w:rsidR="00F26FBF" w:rsidRPr="00061D91">
              <w:rPr>
                <w:rFonts w:eastAsia="SimSun"/>
                <w:bCs/>
                <w:sz w:val="18"/>
                <w:lang w:eastAsia="zh-CN"/>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F26FBF"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 xml:space="preserve">Unit Class to convert for </w:t>
            </w:r>
            <w:r w:rsidRPr="00A50384">
              <w:rPr>
                <w:bCs/>
                <w:sz w:val="18"/>
              </w:rPr>
              <w:t>VOLUME</w:t>
            </w:r>
            <w:r w:rsidRPr="00A50384">
              <w:rPr>
                <w:rFonts w:eastAsia="SimSun"/>
                <w:bCs/>
                <w:sz w:val="18"/>
                <w:lang w:eastAsia="zh-CN"/>
              </w:rPr>
              <w:t>W</w:t>
            </w:r>
            <w:r w:rsidRPr="00A50384">
              <w:rPr>
                <w:bCs/>
                <w:sz w:val="18"/>
              </w:rPr>
              <w:t>U</w:t>
            </w:r>
            <w:r w:rsidRPr="00A50384">
              <w:rPr>
                <w:rFonts w:eastAsia="Times New Roman" w:cs="Arial"/>
                <w:color w:val="000000"/>
                <w:sz w:val="18"/>
                <w:szCs w:val="18"/>
                <w:lang w:eastAsia="en-US"/>
              </w:rPr>
              <w:t xml:space="preserve"> data item</w:t>
            </w:r>
            <w:r w:rsidRPr="00F26FBF">
              <w:rPr>
                <w:bCs/>
                <w:sz w:val="18"/>
              </w:rPr>
              <w:t xml:space="preserve"> </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bCs/>
                <w:sz w:val="18"/>
              </w:rPr>
            </w:pPr>
            <w:r w:rsidRPr="00F26FBF">
              <w:rPr>
                <w:bCs/>
                <w:sz w:val="18"/>
              </w:rPr>
              <w:t>CLNORMOUTPUTUNIT*</w:t>
            </w:r>
            <w:r w:rsidR="00F26FBF" w:rsidRPr="00061D91">
              <w:rPr>
                <w:bCs/>
                <w:sz w:val="18"/>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 xml:space="preserve">Unit Class to convert for </w:t>
            </w:r>
            <w:r w:rsidRPr="00A50384">
              <w:rPr>
                <w:bCs/>
                <w:sz w:val="18"/>
              </w:rPr>
              <w:t>CL</w:t>
            </w:r>
            <w:r w:rsidRPr="00A50384">
              <w:rPr>
                <w:rFonts w:eastAsia="SimSun"/>
                <w:bCs/>
                <w:sz w:val="18"/>
                <w:lang w:eastAsia="zh-CN"/>
              </w:rPr>
              <w:t>W</w:t>
            </w:r>
            <w:r w:rsidRPr="00A50384">
              <w:rPr>
                <w:bCs/>
                <w:sz w:val="18"/>
              </w:rPr>
              <w:t>U</w:t>
            </w:r>
            <w:r w:rsidRPr="00A50384">
              <w:rPr>
                <w:rFonts w:eastAsia="Times New Roman" w:cs="Arial"/>
                <w:color w:val="000000"/>
                <w:sz w:val="18"/>
                <w:szCs w:val="18"/>
                <w:lang w:eastAsia="en-US"/>
              </w:rPr>
              <w:t xml:space="preserve"> data item</w:t>
            </w:r>
            <w:r w:rsidRPr="00A50384">
              <w:rPr>
                <w:bCs/>
                <w:sz w:val="18"/>
              </w:rPr>
              <w:t xml:space="preserve"> </w:t>
            </w:r>
          </w:p>
        </w:tc>
      </w:tr>
      <w:tr w:rsidR="00E30E02" w:rsidRPr="00CF0561"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bookmarkStart w:id="35" w:name="AUCNPAIR"/>
            <w:r w:rsidRPr="007B459D">
              <w:rPr>
                <w:rFonts w:eastAsia="Times New Roman" w:cs="Arial"/>
                <w:color w:val="000000"/>
                <w:sz w:val="18"/>
                <w:szCs w:val="18"/>
                <w:lang w:eastAsia="en-US"/>
              </w:rPr>
              <w:t>AUCNPAIR</w:t>
            </w:r>
            <w:bookmarkEnd w:id="35"/>
            <w:r w:rsidR="00CF0561" w:rsidRPr="00061D91">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jc w:val="right"/>
              <w:rPr>
                <w:rFonts w:eastAsia="Times New Roman" w:cs="Arial"/>
                <w:color w:val="000000"/>
                <w:sz w:val="18"/>
                <w:szCs w:val="18"/>
                <w:lang w:eastAsia="en-US"/>
              </w:rPr>
            </w:pPr>
            <w:r w:rsidRPr="009D474B">
              <w:rPr>
                <w:rFonts w:eastAsia="Times New Roman" w:cs="Arial"/>
                <w:color w:val="000000"/>
                <w:sz w:val="18"/>
                <w:szCs w:val="18"/>
                <w:lang w:eastAsia="en-US"/>
              </w:rPr>
              <w:t>0</w:t>
            </w: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I</w:t>
            </w:r>
            <w:r w:rsidRPr="000A5C02">
              <w:rPr>
                <w:rFonts w:eastAsia="Times New Roman" w:cs="Arial"/>
                <w:color w:val="000000"/>
                <w:sz w:val="18"/>
                <w:szCs w:val="18"/>
                <w:lang w:eastAsia="en-US"/>
              </w:rPr>
              <w:t>ndicates # of partial AUCs requested</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t>AUC.i.T1</w:t>
            </w:r>
            <w:r w:rsidR="00CF0561" w:rsidRPr="00061D91">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0</w:t>
            </w:r>
          </w:p>
        </w:tc>
        <w:tc>
          <w:tcPr>
            <w:tcW w:w="2320" w:type="dxa"/>
            <w:tcBorders>
              <w:top w:val="nil"/>
              <w:left w:val="nil"/>
              <w:bottom w:val="nil"/>
              <w:right w:val="nil"/>
            </w:tcBorders>
            <w:vAlign w:val="bottom"/>
          </w:tcPr>
          <w:p w:rsidR="00B3171F" w:rsidRPr="00061D91"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1</w:t>
            </w:r>
            <w:r w:rsidRPr="00A50384">
              <w:rPr>
                <w:rFonts w:eastAsia="Times New Roman" w:cs="Arial"/>
                <w:color w:val="000000"/>
                <w:sz w:val="18"/>
                <w:szCs w:val="18"/>
                <w:vertAlign w:val="superscript"/>
                <w:lang w:eastAsia="en-US"/>
              </w:rPr>
              <w:t>st</w:t>
            </w:r>
            <w:r w:rsidRPr="00A50384">
              <w:rPr>
                <w:rFonts w:eastAsia="Times New Roman" w:cs="Arial"/>
                <w:color w:val="000000"/>
                <w:sz w:val="18"/>
                <w:szCs w:val="18"/>
                <w:lang w:eastAsia="en-US"/>
              </w:rPr>
              <w:t xml:space="preserve"> starting time point T1 of the T1_T2 time pair for partial AUC computations. There are 0 to AUCNPAIRs of of these values stored in the </w:t>
            </w:r>
            <w:r w:rsidRPr="009D474B">
              <w:rPr>
                <w:rFonts w:eastAsia="Times New Roman" w:cs="Arial"/>
                <w:color w:val="000000"/>
                <w:sz w:val="18"/>
                <w:szCs w:val="18"/>
                <w:lang w:eastAsia="en-US"/>
              </w:rPr>
              <w:fldChar w:fldCharType="begin"/>
            </w:r>
            <w:r w:rsidRPr="00CF0561">
              <w:rPr>
                <w:rFonts w:eastAsia="Times New Roman" w:cs="Arial"/>
                <w:color w:val="000000"/>
                <w:sz w:val="18"/>
                <w:szCs w:val="18"/>
                <w:lang w:eastAsia="en-US"/>
              </w:rPr>
              <w:instrText xml:space="preserve"> REF ModelConfigurationTemplate \h  \* MERGEFORMAT </w:instrText>
            </w:r>
            <w:r w:rsidRPr="009D474B">
              <w:rPr>
                <w:rFonts w:eastAsia="Times New Roman" w:cs="Arial"/>
                <w:color w:val="000000"/>
                <w:sz w:val="18"/>
                <w:szCs w:val="18"/>
                <w:lang w:eastAsia="en-US"/>
              </w:rPr>
            </w:r>
            <w:r w:rsidRPr="009D474B">
              <w:rPr>
                <w:rFonts w:eastAsia="Times New Roman" w:cs="Arial"/>
                <w:color w:val="000000"/>
                <w:sz w:val="18"/>
                <w:szCs w:val="18"/>
                <w:lang w:eastAsia="en-US"/>
              </w:rPr>
              <w:fldChar w:fldCharType="separate"/>
            </w:r>
            <w:r w:rsidRPr="009D474B">
              <w:rPr>
                <w:b/>
                <w:i/>
              </w:rPr>
              <w:t>Model Conf</w:t>
            </w:r>
            <w:r w:rsidRPr="00214ABA">
              <w:rPr>
                <w:b/>
                <w:i/>
              </w:rPr>
              <w:t>iguration Template</w:t>
            </w:r>
            <w:r w:rsidRPr="009D474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 xml:space="preserve">. These entries are included in the </w:t>
            </w:r>
            <w:r w:rsidRPr="007B459D">
              <w:rPr>
                <w:rFonts w:eastAsia="Times New Roman" w:cs="Arial"/>
                <w:color w:val="000000"/>
                <w:sz w:val="18"/>
                <w:szCs w:val="18"/>
                <w:lang w:eastAsia="en-US"/>
              </w:rPr>
              <w:fldChar w:fldCharType="begin"/>
            </w:r>
            <w:r w:rsidRPr="00CF0561">
              <w:rPr>
                <w:rFonts w:eastAsia="Times New Roman" w:cs="Arial"/>
                <w:color w:val="000000"/>
                <w:sz w:val="18"/>
                <w:szCs w:val="18"/>
                <w:lang w:eastAsia="en-US"/>
              </w:rPr>
              <w:instrText xml:space="preserve"> REF ModelConfigurationTemplate \h  \* MERGEFORMAT </w:instrText>
            </w:r>
            <w:r w:rsidRPr="007B459D">
              <w:rPr>
                <w:rFonts w:eastAsia="Times New Roman" w:cs="Arial"/>
                <w:color w:val="000000"/>
                <w:sz w:val="18"/>
                <w:szCs w:val="18"/>
                <w:lang w:eastAsia="en-US"/>
              </w:rPr>
            </w:r>
            <w:r w:rsidRPr="007B459D">
              <w:rPr>
                <w:rFonts w:eastAsia="Times New Roman" w:cs="Arial"/>
                <w:color w:val="000000"/>
                <w:sz w:val="18"/>
                <w:szCs w:val="18"/>
                <w:lang w:eastAsia="en-US"/>
              </w:rPr>
              <w:fldChar w:fldCharType="separate"/>
            </w:r>
            <w:r w:rsidRPr="009D474B">
              <w:rPr>
                <w:b/>
                <w:i/>
              </w:rPr>
              <w:t>Model Configuration Template</w:t>
            </w:r>
            <w:r w:rsidRPr="007B459D">
              <w:rPr>
                <w:rFonts w:eastAsia="Times New Roman" w:cs="Arial"/>
                <w:color w:val="000000"/>
                <w:sz w:val="18"/>
                <w:szCs w:val="18"/>
                <w:lang w:eastAsia="en-US"/>
              </w:rPr>
              <w:fldChar w:fldCharType="end"/>
            </w:r>
            <w:r w:rsidRPr="007B459D">
              <w:rPr>
                <w:rFonts w:eastAsia="Times New Roman" w:cs="Arial"/>
                <w:color w:val="000000"/>
                <w:sz w:val="18"/>
                <w:szCs w:val="18"/>
                <w:lang w:eastAsia="en-US"/>
              </w:rPr>
              <w:t xml:space="preserve"> </w:t>
            </w:r>
            <w:r w:rsidRPr="007B459D">
              <w:rPr>
                <w:rFonts w:eastAsia="Times New Roman" w:cs="Arial"/>
                <w:color w:val="000000"/>
                <w:sz w:val="18"/>
                <w:szCs w:val="18"/>
                <w:lang w:eastAsia="en-US"/>
              </w:rPr>
              <w:lastRenderedPageBreak/>
              <w:t>if no partial Area computations are specified.</w:t>
            </w:r>
          </w:p>
          <w:p w:rsidR="00FE45DC" w:rsidRPr="00061D91" w:rsidRDefault="00FE45DC" w:rsidP="0096718B">
            <w:pPr>
              <w:rPr>
                <w:rFonts w:eastAsia="Times New Roman" w:cs="Arial"/>
                <w:color w:val="000000"/>
                <w:sz w:val="18"/>
                <w:szCs w:val="18"/>
                <w:lang w:eastAsia="en-US"/>
              </w:rPr>
            </w:pPr>
          </w:p>
          <w:p w:rsidR="00FE45DC" w:rsidRPr="00061D91" w:rsidRDefault="00FE45DC" w:rsidP="0096718B">
            <w:pPr>
              <w:rPr>
                <w:rFonts w:eastAsia="Times New Roman" w:cs="Arial"/>
                <w:color w:val="000000"/>
                <w:sz w:val="18"/>
                <w:szCs w:val="18"/>
                <w:lang w:eastAsia="en-US"/>
              </w:rPr>
            </w:pPr>
            <w:r w:rsidRPr="00061D91">
              <w:rPr>
                <w:rFonts w:eastAsia="Times New Roman" w:cs="Arial"/>
                <w:color w:val="000000"/>
                <w:sz w:val="18"/>
                <w:szCs w:val="18"/>
                <w:lang w:eastAsia="en-US"/>
              </w:rPr>
              <w:t>This will be recorded</w:t>
            </w:r>
            <w:r w:rsidR="00807F09" w:rsidRPr="00061D91">
              <w:rPr>
                <w:rFonts w:eastAsia="Times New Roman" w:cs="Arial"/>
                <w:color w:val="000000"/>
                <w:sz w:val="18"/>
                <w:szCs w:val="18"/>
                <w:lang w:eastAsia="en-US"/>
              </w:rPr>
              <w:t>/labelled</w:t>
            </w:r>
            <w:r w:rsidRPr="00061D91">
              <w:rPr>
                <w:rFonts w:eastAsia="Times New Roman" w:cs="Arial"/>
                <w:color w:val="000000"/>
                <w:sz w:val="18"/>
                <w:szCs w:val="18"/>
                <w:lang w:eastAsia="en-US"/>
              </w:rPr>
              <w:t xml:space="preserve">  as AUC.1.T1 for the start of the first interval</w:t>
            </w:r>
          </w:p>
          <w:p w:rsidR="00807F09" w:rsidRPr="00061D91" w:rsidRDefault="00807F09" w:rsidP="0096718B">
            <w:pPr>
              <w:rPr>
                <w:rFonts w:eastAsia="Times New Roman" w:cs="Arial"/>
                <w:color w:val="000000"/>
                <w:sz w:val="18"/>
                <w:szCs w:val="18"/>
                <w:lang w:eastAsia="en-US"/>
              </w:rPr>
            </w:pPr>
          </w:p>
          <w:p w:rsidR="00807F09" w:rsidRPr="007B459D" w:rsidRDefault="00807F09">
            <w:pPr>
              <w:rPr>
                <w:rFonts w:eastAsia="Times New Roman" w:cs="Arial"/>
                <w:color w:val="000000"/>
                <w:sz w:val="18"/>
                <w:szCs w:val="18"/>
                <w:lang w:eastAsia="en-US"/>
              </w:rPr>
            </w:pPr>
            <w:r w:rsidRPr="00061D91">
              <w:rPr>
                <w:rFonts w:eastAsia="Times New Roman" w:cs="Arial"/>
                <w:color w:val="000000"/>
                <w:sz w:val="18"/>
                <w:szCs w:val="18"/>
                <w:lang w:eastAsia="en-US"/>
              </w:rPr>
              <w:t xml:space="preserve">If AUCNPAIR == 0, no AUC.i.T1 nor AUC.i.T2 entries need to be incorporated into the </w:t>
            </w:r>
            <w:r w:rsidRPr="00543320">
              <w:rPr>
                <w:rFonts w:eastAsia="Times New Roman" w:cs="Arial"/>
                <w:color w:val="000000"/>
                <w:sz w:val="18"/>
                <w:szCs w:val="18"/>
                <w:lang w:eastAsia="en-US"/>
              </w:rPr>
              <w:fldChar w:fldCharType="begin"/>
            </w:r>
            <w:r w:rsidRPr="00061D91">
              <w:rPr>
                <w:rFonts w:eastAsia="Times New Roman" w:cs="Arial"/>
                <w:color w:val="000000"/>
                <w:sz w:val="18"/>
                <w:szCs w:val="18"/>
                <w:lang w:eastAsia="en-US"/>
              </w:rPr>
              <w:instrText xml:space="preserve"> REF ModelConfigurationTemplate \h </w:instrText>
            </w:r>
            <w:r w:rsidR="00CF0561">
              <w:rPr>
                <w:rFonts w:eastAsia="Times New Roman" w:cs="Arial"/>
                <w:color w:val="000000"/>
                <w:sz w:val="18"/>
                <w:szCs w:val="18"/>
                <w:lang w:eastAsia="en-US"/>
              </w:rPr>
              <w:instrText xml:space="preserve"> \* MERGEFORMAT </w:instrText>
            </w:r>
            <w:r w:rsidRPr="00543320">
              <w:rPr>
                <w:rFonts w:eastAsia="Times New Roman" w:cs="Arial"/>
                <w:color w:val="000000"/>
                <w:sz w:val="18"/>
                <w:szCs w:val="18"/>
                <w:lang w:eastAsia="en-US"/>
              </w:rPr>
            </w:r>
            <w:r w:rsidRPr="00543320">
              <w:rPr>
                <w:rFonts w:eastAsia="Times New Roman" w:cs="Arial"/>
                <w:color w:val="000000"/>
                <w:sz w:val="18"/>
                <w:szCs w:val="18"/>
                <w:lang w:eastAsia="en-US"/>
              </w:rPr>
              <w:fldChar w:fldCharType="separate"/>
            </w:r>
            <w:r w:rsidRPr="00CF0561">
              <w:rPr>
                <w:b/>
                <w:i/>
              </w:rPr>
              <w:t>Model Configuration Template</w:t>
            </w:r>
            <w:r w:rsidRPr="00543320">
              <w:rPr>
                <w:rFonts w:eastAsia="Times New Roman" w:cs="Arial"/>
                <w:color w:val="000000"/>
                <w:sz w:val="18"/>
                <w:szCs w:val="18"/>
                <w:lang w:eastAsia="en-US"/>
              </w:rPr>
              <w:fldChar w:fldCharType="end"/>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lastRenderedPageBreak/>
              <w:t>AUC.i.T2</w:t>
            </w:r>
            <w:r w:rsidR="00CF0561" w:rsidRPr="00E86E22">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9D474B" w:rsidRDefault="00B3171F" w:rsidP="00C323A5">
            <w:pPr>
              <w:jc w:val="right"/>
              <w:rPr>
                <w:rFonts w:eastAsia="Times New Roman" w:cs="Arial"/>
                <w:color w:val="000000"/>
                <w:sz w:val="18"/>
                <w:szCs w:val="18"/>
                <w:lang w:eastAsia="en-US"/>
              </w:rPr>
            </w:pPr>
            <w:r w:rsidRPr="00E86E22">
              <w:rPr>
                <w:rFonts w:eastAsia="Times New Roman" w:cs="Arial"/>
                <w:color w:val="000000"/>
                <w:sz w:val="18"/>
                <w:szCs w:val="18"/>
                <w:lang w:eastAsia="en-US"/>
              </w:rPr>
              <w:t>7</w:t>
            </w:r>
          </w:p>
        </w:tc>
        <w:tc>
          <w:tcPr>
            <w:tcW w:w="2320" w:type="dxa"/>
            <w:tcBorders>
              <w:top w:val="nil"/>
              <w:left w:val="nil"/>
              <w:bottom w:val="nil"/>
              <w:right w:val="nil"/>
            </w:tcBorders>
            <w:vAlign w:val="bottom"/>
          </w:tcPr>
          <w:p w:rsidR="00B3171F" w:rsidRPr="00543320" w:rsidRDefault="00B3171F" w:rsidP="008D7901">
            <w:pPr>
              <w:rPr>
                <w:rFonts w:eastAsia="Times New Roman" w:cs="Arial"/>
                <w:color w:val="000000"/>
                <w:sz w:val="18"/>
                <w:szCs w:val="18"/>
                <w:lang w:eastAsia="en-US"/>
              </w:rPr>
            </w:pPr>
            <w:r w:rsidRPr="00214ABA">
              <w:rPr>
                <w:rFonts w:eastAsia="Times New Roman" w:cs="Arial"/>
                <w:color w:val="000000"/>
                <w:sz w:val="18"/>
                <w:szCs w:val="18"/>
                <w:lang w:eastAsia="en-US"/>
              </w:rPr>
              <w:t>1</w:t>
            </w:r>
            <w:r w:rsidRPr="000A5C02">
              <w:rPr>
                <w:rFonts w:eastAsia="Times New Roman" w:cs="Arial"/>
                <w:color w:val="000000"/>
                <w:sz w:val="18"/>
                <w:szCs w:val="18"/>
                <w:vertAlign w:val="superscript"/>
                <w:lang w:eastAsia="en-US"/>
              </w:rPr>
              <w:t>st</w:t>
            </w:r>
            <w:r w:rsidRPr="00A50384">
              <w:rPr>
                <w:rFonts w:eastAsia="Times New Roman" w:cs="Arial"/>
                <w:color w:val="000000"/>
                <w:sz w:val="18"/>
                <w:szCs w:val="18"/>
                <w:lang w:eastAsia="en-US"/>
              </w:rPr>
              <w:t xml:space="preserve"> ending time point </w:t>
            </w:r>
            <w:proofErr w:type="gramStart"/>
            <w:r w:rsidRPr="00A50384">
              <w:rPr>
                <w:rFonts w:eastAsia="Times New Roman" w:cs="Arial"/>
                <w:color w:val="000000"/>
                <w:sz w:val="18"/>
                <w:szCs w:val="18"/>
                <w:lang w:eastAsia="en-US"/>
              </w:rPr>
              <w:t>T2  of</w:t>
            </w:r>
            <w:proofErr w:type="gramEnd"/>
            <w:r w:rsidRPr="00A50384">
              <w:rPr>
                <w:rFonts w:eastAsia="Times New Roman" w:cs="Arial"/>
                <w:color w:val="000000"/>
                <w:sz w:val="18"/>
                <w:szCs w:val="18"/>
                <w:lang w:eastAsia="en-US"/>
              </w:rPr>
              <w:t xml:space="preserve"> the Partial AUC time range.</w:t>
            </w:r>
          </w:p>
          <w:p w:rsidR="00FE45DC" w:rsidRPr="00543320" w:rsidRDefault="00FE45DC" w:rsidP="008D7901">
            <w:pPr>
              <w:rPr>
                <w:rFonts w:eastAsia="Times New Roman" w:cs="Arial"/>
                <w:color w:val="000000"/>
                <w:sz w:val="18"/>
                <w:szCs w:val="18"/>
                <w:lang w:eastAsia="en-US"/>
              </w:rPr>
            </w:pPr>
          </w:p>
          <w:p w:rsidR="00FE0A76" w:rsidRPr="007B459D" w:rsidRDefault="00FE0A76" w:rsidP="008D7901">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w:t>
            </w:r>
            <w:r w:rsidR="00FE45DC" w:rsidRPr="00543320">
              <w:rPr>
                <w:rFonts w:eastAsia="Times New Roman" w:cs="Arial"/>
                <w:color w:val="000000"/>
                <w:sz w:val="18"/>
                <w:szCs w:val="18"/>
                <w:lang w:eastAsia="en-US"/>
              </w:rPr>
              <w:t>.</w:t>
            </w:r>
            <w:r w:rsidRPr="00543320">
              <w:rPr>
                <w:rFonts w:eastAsia="Times New Roman" w:cs="Arial"/>
                <w:color w:val="000000"/>
                <w:sz w:val="18"/>
                <w:szCs w:val="18"/>
                <w:lang w:eastAsia="en-US"/>
              </w:rPr>
              <w:t>1.T2</w:t>
            </w:r>
            <w:r w:rsidR="00FE45DC" w:rsidRPr="00543320">
              <w:rPr>
                <w:rFonts w:eastAsia="Times New Roman" w:cs="Arial"/>
                <w:color w:val="000000"/>
                <w:sz w:val="18"/>
                <w:szCs w:val="18"/>
                <w:lang w:eastAsia="en-US"/>
              </w:rPr>
              <w:t xml:space="preserve"> for the end of the first interval</w:t>
            </w:r>
            <w:r w:rsidRPr="00543320">
              <w:rPr>
                <w:rFonts w:eastAsia="Times New Roman" w:cs="Arial"/>
                <w:color w:val="000000"/>
                <w:sz w:val="18"/>
                <w:szCs w:val="18"/>
                <w:lang w:eastAsia="en-US"/>
              </w:rPr>
              <w:t xml:space="preserve"> </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AUC.i+1.T1</w:t>
            </w:r>
            <w:r w:rsidR="00CF0561" w:rsidRPr="00543320">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9D474B">
              <w:rPr>
                <w:rFonts w:eastAsia="Times New Roman" w:cs="Arial"/>
                <w:color w:val="000000"/>
                <w:sz w:val="18"/>
                <w:szCs w:val="18"/>
                <w:lang w:eastAsia="en-US"/>
              </w:rPr>
              <w:t>8</w:t>
            </w:r>
          </w:p>
        </w:tc>
        <w:tc>
          <w:tcPr>
            <w:tcW w:w="2320"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2</w:t>
            </w:r>
            <w:r w:rsidRPr="00A50384">
              <w:rPr>
                <w:rFonts w:eastAsia="Times New Roman" w:cs="Arial"/>
                <w:color w:val="000000"/>
                <w:sz w:val="18"/>
                <w:szCs w:val="18"/>
                <w:vertAlign w:val="superscript"/>
                <w:lang w:eastAsia="en-US"/>
              </w:rPr>
              <w:t>nd</w:t>
            </w:r>
            <w:r w:rsidRPr="00A50384">
              <w:rPr>
                <w:rFonts w:eastAsia="Times New Roman" w:cs="Arial"/>
                <w:color w:val="000000"/>
                <w:sz w:val="18"/>
                <w:szCs w:val="18"/>
                <w:lang w:eastAsia="en-US"/>
              </w:rPr>
              <w:t xml:space="preserve"> starting time point T1 of the set of AUCNPAIR timepairs for partial AUC computations</w:t>
            </w:r>
          </w:p>
          <w:p w:rsidR="00FE45DC" w:rsidRPr="00543320" w:rsidRDefault="00FE45DC" w:rsidP="0096718B">
            <w:pPr>
              <w:rPr>
                <w:rFonts w:eastAsia="Times New Roman" w:cs="Arial"/>
                <w:color w:val="000000"/>
                <w:sz w:val="18"/>
                <w:szCs w:val="18"/>
                <w:lang w:eastAsia="en-US"/>
              </w:rPr>
            </w:pPr>
          </w:p>
          <w:p w:rsidR="00FE45DC" w:rsidRPr="007B459D" w:rsidRDefault="00FE45DC">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AUC.&lt;i+1&gt;.T1 for the start of the i+1 interval</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AUC.i+1.T2</w:t>
            </w:r>
            <w:r w:rsidR="00CF0561" w:rsidRPr="00543320">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48</w:t>
            </w:r>
          </w:p>
        </w:tc>
        <w:tc>
          <w:tcPr>
            <w:tcW w:w="2320"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2</w:t>
            </w:r>
            <w:r w:rsidRPr="00A50384">
              <w:rPr>
                <w:rFonts w:eastAsia="Times New Roman" w:cs="Arial"/>
                <w:color w:val="000000"/>
                <w:sz w:val="18"/>
                <w:szCs w:val="18"/>
                <w:vertAlign w:val="superscript"/>
                <w:lang w:eastAsia="en-US"/>
              </w:rPr>
              <w:t>nd</w:t>
            </w:r>
            <w:r w:rsidRPr="00A50384">
              <w:rPr>
                <w:rFonts w:eastAsia="Times New Roman" w:cs="Arial"/>
                <w:color w:val="000000"/>
                <w:sz w:val="18"/>
                <w:szCs w:val="18"/>
                <w:lang w:eastAsia="en-US"/>
              </w:rPr>
              <w:t xml:space="preserve"> ending time point </w:t>
            </w:r>
            <w:proofErr w:type="gramStart"/>
            <w:r w:rsidRPr="00A50384">
              <w:rPr>
                <w:rFonts w:eastAsia="Times New Roman" w:cs="Arial"/>
                <w:color w:val="000000"/>
                <w:sz w:val="18"/>
                <w:szCs w:val="18"/>
                <w:lang w:eastAsia="en-US"/>
              </w:rPr>
              <w:t>T2  of</w:t>
            </w:r>
            <w:proofErr w:type="gramEnd"/>
            <w:r w:rsidRPr="00A50384">
              <w:rPr>
                <w:rFonts w:eastAsia="Times New Roman" w:cs="Arial"/>
                <w:color w:val="000000"/>
                <w:sz w:val="18"/>
                <w:szCs w:val="18"/>
                <w:lang w:eastAsia="en-US"/>
              </w:rPr>
              <w:t xml:space="preserve"> the Partial AUC time range.</w:t>
            </w:r>
          </w:p>
          <w:p w:rsidR="00FE45DC" w:rsidRPr="00543320" w:rsidRDefault="00FE45DC" w:rsidP="0096718B">
            <w:pPr>
              <w:rPr>
                <w:rFonts w:eastAsia="Times New Roman" w:cs="Arial"/>
                <w:color w:val="000000"/>
                <w:sz w:val="18"/>
                <w:szCs w:val="18"/>
                <w:lang w:eastAsia="en-US"/>
              </w:rPr>
            </w:pPr>
          </w:p>
          <w:p w:rsidR="00FE45DC" w:rsidRPr="007B459D" w:rsidRDefault="00FE45DC">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AUC.&lt;i+1&gt;.T1 for the end of the i+1 interval</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AUC.AUCNPAIR.T1</w:t>
            </w:r>
            <w:r w:rsidR="00CF0561" w:rsidRPr="00543320">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0</w:t>
            </w:r>
          </w:p>
        </w:tc>
        <w:tc>
          <w:tcPr>
            <w:tcW w:w="2320"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AUCNPAIR</w:t>
            </w:r>
            <w:r w:rsidRPr="00A50384">
              <w:rPr>
                <w:rFonts w:eastAsia="Times New Roman" w:cs="Arial"/>
                <w:color w:val="000000"/>
                <w:sz w:val="18"/>
                <w:szCs w:val="18"/>
                <w:vertAlign w:val="superscript"/>
                <w:lang w:eastAsia="en-US"/>
              </w:rPr>
              <w:t>th</w:t>
            </w:r>
            <w:r w:rsidRPr="00A50384">
              <w:rPr>
                <w:rFonts w:eastAsia="Times New Roman" w:cs="Arial"/>
                <w:color w:val="000000"/>
                <w:sz w:val="18"/>
                <w:szCs w:val="18"/>
                <w:lang w:eastAsia="en-US"/>
              </w:rPr>
              <w:t xml:space="preserve"> starting time point T1 of the set of last of the partial AUCNPAIR timepairs for</w:t>
            </w:r>
            <w:r w:rsidRPr="00CF0561">
              <w:rPr>
                <w:rFonts w:eastAsia="Times New Roman" w:cs="Arial"/>
                <w:color w:val="000000"/>
                <w:sz w:val="18"/>
                <w:szCs w:val="18"/>
                <w:lang w:eastAsia="en-US"/>
              </w:rPr>
              <w:t xml:space="preserve"> partial AUC computations specified</w:t>
            </w:r>
          </w:p>
          <w:p w:rsidR="00FE45DC" w:rsidRPr="00543320" w:rsidRDefault="00FE45DC" w:rsidP="0096718B">
            <w:pPr>
              <w:rPr>
                <w:rFonts w:eastAsia="Times New Roman" w:cs="Arial"/>
                <w:color w:val="000000"/>
                <w:sz w:val="18"/>
                <w:szCs w:val="18"/>
                <w:lang w:eastAsia="en-US"/>
              </w:rPr>
            </w:pPr>
          </w:p>
          <w:p w:rsidR="00FE45DC" w:rsidRPr="007B459D" w:rsidRDefault="00FE45DC" w:rsidP="0096718B">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AUC.&lt;NPAIR&gt;.T1 for the start of the AUCNPAIRth interval</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t>AUC.AUCNPAIR.T2</w:t>
            </w:r>
            <w:r w:rsidR="00CF0561" w:rsidRPr="00543320">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64</w:t>
            </w:r>
          </w:p>
        </w:tc>
        <w:tc>
          <w:tcPr>
            <w:tcW w:w="2320" w:type="dxa"/>
            <w:tcBorders>
              <w:top w:val="nil"/>
              <w:left w:val="nil"/>
              <w:bottom w:val="nil"/>
              <w:right w:val="nil"/>
            </w:tcBorders>
            <w:vAlign w:val="bottom"/>
          </w:tcPr>
          <w:p w:rsidR="00B3171F" w:rsidRPr="00CF0561"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AUCNPAIR</w:t>
            </w:r>
            <w:r w:rsidRPr="00A50384">
              <w:rPr>
                <w:rFonts w:eastAsia="Times New Roman" w:cs="Arial"/>
                <w:color w:val="000000"/>
                <w:sz w:val="18"/>
                <w:szCs w:val="18"/>
                <w:vertAlign w:val="superscript"/>
                <w:lang w:eastAsia="en-US"/>
              </w:rPr>
              <w:t>th</w:t>
            </w:r>
            <w:r w:rsidRPr="00A50384">
              <w:rPr>
                <w:rFonts w:eastAsia="Times New Roman" w:cs="Arial"/>
                <w:color w:val="000000"/>
                <w:sz w:val="18"/>
                <w:szCs w:val="18"/>
                <w:lang w:eastAsia="en-US"/>
              </w:rPr>
              <w:t xml:space="preserve"> ending time point </w:t>
            </w:r>
            <w:proofErr w:type="gramStart"/>
            <w:r w:rsidRPr="00A50384">
              <w:rPr>
                <w:rFonts w:eastAsia="Times New Roman" w:cs="Arial"/>
                <w:color w:val="000000"/>
                <w:sz w:val="18"/>
                <w:szCs w:val="18"/>
                <w:lang w:eastAsia="en-US"/>
              </w:rPr>
              <w:t>T2  of</w:t>
            </w:r>
            <w:proofErr w:type="gramEnd"/>
            <w:r w:rsidRPr="00A50384">
              <w:rPr>
                <w:rFonts w:eastAsia="Times New Roman" w:cs="Arial"/>
                <w:color w:val="000000"/>
                <w:sz w:val="18"/>
                <w:szCs w:val="18"/>
                <w:lang w:eastAsia="en-US"/>
              </w:rPr>
              <w:t xml:space="preserve"> the last of the partial AUCNPAIR timeparis for partial AUC computations speci</w:t>
            </w:r>
            <w:r w:rsidRPr="00CF0561">
              <w:rPr>
                <w:rFonts w:eastAsia="Times New Roman" w:cs="Arial"/>
                <w:color w:val="000000"/>
                <w:sz w:val="18"/>
                <w:szCs w:val="18"/>
                <w:lang w:eastAsia="en-US"/>
              </w:rPr>
              <w:t>fied.</w:t>
            </w:r>
          </w:p>
          <w:p w:rsidR="00FE45DC" w:rsidRPr="00CF0561" w:rsidRDefault="00FE45DC" w:rsidP="0096718B">
            <w:pPr>
              <w:rPr>
                <w:rFonts w:eastAsia="Times New Roman" w:cs="Arial"/>
                <w:color w:val="000000"/>
                <w:sz w:val="18"/>
                <w:szCs w:val="18"/>
                <w:lang w:eastAsia="en-US"/>
              </w:rPr>
            </w:pPr>
          </w:p>
          <w:p w:rsidR="00FE45DC" w:rsidRDefault="00FE45DC" w:rsidP="0096718B">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AUC.&lt;NPAIR&gt;.T1 for the end of the AUCNPAIRth interval</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543320" w:rsidRDefault="00B3171F" w:rsidP="00C323A5">
            <w:pPr>
              <w:rPr>
                <w:rFonts w:eastAsia="Times New Roman" w:cs="Arial"/>
                <w:color w:val="000000"/>
                <w:sz w:val="18"/>
                <w:szCs w:val="18"/>
                <w:lang w:eastAsia="en-US"/>
              </w:rPr>
            </w:pPr>
            <w:r w:rsidRPr="00543320">
              <w:rPr>
                <w:rFonts w:eastAsia="Times New Roman" w:cs="Arial"/>
                <w:color w:val="000000"/>
                <w:sz w:val="18"/>
                <w:szCs w:val="18"/>
                <w:lang w:eastAsia="en-US"/>
              </w:rPr>
              <w:t>ParameterList</w:t>
            </w:r>
            <w:r w:rsidR="000B7100" w:rsidRPr="00543320">
              <w:rPr>
                <w:rFonts w:eastAsia="Times New Roman" w:cs="Arial"/>
                <w:color w:val="000000"/>
                <w:sz w:val="18"/>
                <w:szCs w:val="18"/>
                <w:lang w:eastAsia="en-US"/>
              </w:rPr>
              <w:t>[</w:t>
            </w:r>
            <w:r w:rsidR="001F4318">
              <w:rPr>
                <w:rFonts w:eastAsia="Times New Roman" w:cs="Arial"/>
                <w:color w:val="000000"/>
                <w:sz w:val="18"/>
                <w:szCs w:val="18"/>
                <w:lang w:eastAsia="en-US"/>
              </w:rPr>
              <w:t>g</w:t>
            </w:r>
            <w:r w:rsidR="000B7100" w:rsidRPr="00543320">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B3171F" w:rsidRPr="00543320" w:rsidRDefault="00B3171F" w:rsidP="00C323A5">
            <w:pPr>
              <w:jc w:val="right"/>
              <w:rPr>
                <w:rFonts w:eastAsia="Times New Roman" w:cs="Arial"/>
                <w:color w:val="000000"/>
                <w:sz w:val="18"/>
                <w:szCs w:val="18"/>
                <w:lang w:eastAsia="en-US"/>
              </w:rPr>
            </w:pPr>
          </w:p>
        </w:tc>
        <w:tc>
          <w:tcPr>
            <w:tcW w:w="2320" w:type="dxa"/>
            <w:tcBorders>
              <w:top w:val="nil"/>
              <w:left w:val="nil"/>
              <w:bottom w:val="nil"/>
              <w:right w:val="nil"/>
            </w:tcBorders>
            <w:vAlign w:val="bottom"/>
          </w:tcPr>
          <w:p w:rsidR="00F30CB6" w:rsidRDefault="00B3171F" w:rsidP="008E7CCF">
            <w:pPr>
              <w:rPr>
                <w:rFonts w:eastAsia="Times New Roman" w:cs="Arial"/>
                <w:color w:val="000000"/>
                <w:sz w:val="18"/>
                <w:szCs w:val="18"/>
                <w:lang w:eastAsia="en-US"/>
              </w:rPr>
            </w:pPr>
            <w:r w:rsidRPr="00543320">
              <w:rPr>
                <w:rFonts w:eastAsia="Times New Roman" w:cs="Arial"/>
                <w:color w:val="000000"/>
                <w:sz w:val="18"/>
                <w:szCs w:val="18"/>
                <w:lang w:eastAsia="en-US"/>
              </w:rPr>
              <w:t>Semi-colon delimited list of parameters that are utilized in reporting/publishing</w:t>
            </w:r>
            <w:r w:rsidR="00A06AF4">
              <w:rPr>
                <w:rFonts w:eastAsia="Times New Roman" w:cs="Arial"/>
                <w:color w:val="000000"/>
                <w:sz w:val="18"/>
                <w:szCs w:val="18"/>
                <w:lang w:eastAsia="en-US"/>
              </w:rPr>
              <w:t xml:space="preserve">. </w:t>
            </w:r>
          </w:p>
          <w:p w:rsidR="00B3171F" w:rsidRPr="00E86E22" w:rsidRDefault="00F30CB6" w:rsidP="00F30CB6">
            <w:pPr>
              <w:rPr>
                <w:rFonts w:eastAsia="Times New Roman" w:cs="Arial"/>
                <w:color w:val="000000"/>
                <w:sz w:val="18"/>
                <w:szCs w:val="18"/>
                <w:lang w:eastAsia="en-US"/>
              </w:rPr>
            </w:pPr>
            <w:r>
              <w:rPr>
                <w:rFonts w:eastAsia="Times New Roman" w:cs="Arial"/>
                <w:color w:val="000000"/>
                <w:sz w:val="18"/>
                <w:szCs w:val="18"/>
                <w:lang w:eastAsia="en-US"/>
              </w:rPr>
              <w:t xml:space="preserve">See footnote for details. </w:t>
            </w:r>
          </w:p>
        </w:tc>
      </w:tr>
      <w:tr w:rsidR="003A7137" w:rsidRPr="00CF0561" w:rsidTr="00CA5175">
        <w:trPr>
          <w:trHeight w:val="300"/>
        </w:trPr>
        <w:tc>
          <w:tcPr>
            <w:tcW w:w="4296" w:type="dxa"/>
            <w:tcBorders>
              <w:top w:val="nil"/>
              <w:left w:val="nil"/>
              <w:bottom w:val="nil"/>
              <w:right w:val="nil"/>
            </w:tcBorders>
            <w:shd w:val="clear" w:color="auto" w:fill="auto"/>
            <w:noWrap/>
            <w:vAlign w:val="bottom"/>
          </w:tcPr>
          <w:p w:rsidR="003A7137" w:rsidRPr="00E86E22" w:rsidRDefault="003A7137" w:rsidP="001F6E3A">
            <w:pPr>
              <w:rPr>
                <w:rFonts w:eastAsia="Times New Roman" w:cs="Arial"/>
                <w:color w:val="000000"/>
                <w:sz w:val="18"/>
                <w:szCs w:val="18"/>
                <w:lang w:eastAsia="en-US"/>
              </w:rPr>
            </w:pPr>
            <w:r>
              <w:rPr>
                <w:rFonts w:eastAsia="Times New Roman" w:cs="Arial"/>
                <w:color w:val="000000"/>
                <w:sz w:val="18"/>
                <w:szCs w:val="18"/>
                <w:lang w:eastAsia="en-US"/>
              </w:rPr>
              <w:t>DATADISPLAYLIST[b]</w:t>
            </w:r>
          </w:p>
        </w:tc>
        <w:tc>
          <w:tcPr>
            <w:tcW w:w="2147" w:type="dxa"/>
            <w:tcBorders>
              <w:top w:val="nil"/>
              <w:left w:val="nil"/>
              <w:bottom w:val="nil"/>
              <w:right w:val="nil"/>
            </w:tcBorders>
            <w:shd w:val="clear" w:color="auto" w:fill="auto"/>
            <w:noWrap/>
            <w:vAlign w:val="bottom"/>
          </w:tcPr>
          <w:p w:rsidR="003A7137" w:rsidRPr="00E86E22" w:rsidRDefault="003A7137" w:rsidP="00C323A5">
            <w:pPr>
              <w:jc w:val="right"/>
              <w:rPr>
                <w:rFonts w:eastAsia="Times New Roman" w:cs="Arial"/>
                <w:color w:val="000000"/>
                <w:sz w:val="18"/>
                <w:szCs w:val="18"/>
                <w:lang w:eastAsia="en-US"/>
              </w:rPr>
            </w:pPr>
          </w:p>
        </w:tc>
        <w:tc>
          <w:tcPr>
            <w:tcW w:w="2320" w:type="dxa"/>
            <w:tcBorders>
              <w:top w:val="nil"/>
              <w:left w:val="nil"/>
              <w:bottom w:val="nil"/>
              <w:right w:val="nil"/>
            </w:tcBorders>
            <w:vAlign w:val="bottom"/>
          </w:tcPr>
          <w:p w:rsidR="003A7137" w:rsidRPr="00E86E22" w:rsidRDefault="003A7137" w:rsidP="003A7137">
            <w:pPr>
              <w:rPr>
                <w:rFonts w:eastAsia="Times New Roman" w:cs="Arial"/>
                <w:color w:val="000000"/>
                <w:sz w:val="18"/>
                <w:szCs w:val="18"/>
                <w:lang w:eastAsia="en-US"/>
              </w:rPr>
            </w:pPr>
            <w:r w:rsidRPr="00E86E22">
              <w:rPr>
                <w:rFonts w:eastAsia="Times New Roman" w:cs="Arial"/>
                <w:color w:val="000000"/>
                <w:sz w:val="18"/>
                <w:szCs w:val="18"/>
                <w:lang w:eastAsia="en-US"/>
              </w:rPr>
              <w:t xml:space="preserve">Semi-colon delimited list of </w:t>
            </w:r>
            <w:r>
              <w:rPr>
                <w:rFonts w:eastAsia="Times New Roman" w:cs="Arial"/>
                <w:color w:val="000000"/>
                <w:sz w:val="18"/>
                <w:szCs w:val="18"/>
                <w:lang w:eastAsia="en-US"/>
              </w:rPr>
              <w:t>dataset items</w:t>
            </w:r>
            <w:r w:rsidRPr="00E86E22">
              <w:rPr>
                <w:rFonts w:eastAsia="Times New Roman" w:cs="Arial"/>
                <w:color w:val="000000"/>
                <w:sz w:val="18"/>
                <w:szCs w:val="18"/>
                <w:lang w:eastAsia="en-US"/>
              </w:rPr>
              <w:t xml:space="preserve"> that are </w:t>
            </w:r>
            <w:r w:rsidRPr="00E86E22">
              <w:rPr>
                <w:rFonts w:eastAsia="Times New Roman" w:cs="Arial"/>
                <w:color w:val="000000"/>
                <w:sz w:val="18"/>
                <w:szCs w:val="18"/>
                <w:lang w:eastAsia="en-US"/>
              </w:rPr>
              <w:lastRenderedPageBreak/>
              <w:t xml:space="preserve">utilized </w:t>
            </w:r>
            <w:r w:rsidR="00F30CB6">
              <w:rPr>
                <w:rFonts w:eastAsia="Times New Roman" w:cs="Arial"/>
                <w:color w:val="000000"/>
                <w:sz w:val="18"/>
                <w:szCs w:val="18"/>
                <w:lang w:eastAsia="en-US"/>
              </w:rPr>
              <w:t xml:space="preserve">and </w:t>
            </w:r>
            <w:r w:rsidRPr="00E86E22">
              <w:rPr>
                <w:rFonts w:eastAsia="Times New Roman" w:cs="Arial"/>
                <w:color w:val="000000"/>
                <w:sz w:val="18"/>
                <w:szCs w:val="18"/>
                <w:lang w:eastAsia="en-US"/>
              </w:rPr>
              <w:t xml:space="preserve">interactively </w:t>
            </w:r>
            <w:r>
              <w:rPr>
                <w:rFonts w:eastAsia="Times New Roman" w:cs="Arial"/>
                <w:color w:val="000000"/>
                <w:sz w:val="18"/>
                <w:szCs w:val="18"/>
                <w:lang w:eastAsia="en-US"/>
              </w:rPr>
              <w:t xml:space="preserve">displayed </w:t>
            </w:r>
            <w:r w:rsidRPr="00E86E22">
              <w:rPr>
                <w:rFonts w:eastAsia="Times New Roman" w:cs="Arial"/>
                <w:color w:val="000000"/>
                <w:sz w:val="18"/>
                <w:szCs w:val="18"/>
                <w:lang w:eastAsia="en-US"/>
              </w:rPr>
              <w:t>during analysis of individual profiles in analysis module</w:t>
            </w:r>
            <w:r w:rsidR="00F30CB6">
              <w:rPr>
                <w:rFonts w:eastAsia="Times New Roman" w:cs="Arial"/>
                <w:color w:val="000000"/>
                <w:sz w:val="18"/>
                <w:szCs w:val="18"/>
                <w:lang w:eastAsia="en-US"/>
              </w:rPr>
              <w:t xml:space="preserve"> of the openNCA application. No direct utilization in the Computation Engine code</w:t>
            </w:r>
            <w:r>
              <w:rPr>
                <w:rFonts w:eastAsia="Times New Roman" w:cs="Arial"/>
                <w:color w:val="000000"/>
                <w:sz w:val="18"/>
                <w:szCs w:val="18"/>
                <w:lang w:eastAsia="en-US"/>
              </w:rPr>
              <w:t>.</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1F6E3A">
            <w:pPr>
              <w:rPr>
                <w:rFonts w:eastAsia="Times New Roman" w:cs="Arial"/>
                <w:color w:val="000000"/>
                <w:sz w:val="18"/>
                <w:szCs w:val="18"/>
                <w:lang w:eastAsia="en-US"/>
              </w:rPr>
            </w:pPr>
            <w:r w:rsidRPr="00E86E22">
              <w:rPr>
                <w:rFonts w:eastAsia="Times New Roman" w:cs="Arial"/>
                <w:color w:val="000000"/>
                <w:sz w:val="18"/>
                <w:szCs w:val="18"/>
                <w:lang w:eastAsia="en-US"/>
              </w:rPr>
              <w:lastRenderedPageBreak/>
              <w:t>ParameterDisplayList</w:t>
            </w:r>
            <w:r w:rsidR="000B7100" w:rsidRPr="00E86E22">
              <w:rPr>
                <w:rFonts w:eastAsia="Times New Roman" w:cs="Arial"/>
                <w:color w:val="000000"/>
                <w:sz w:val="18"/>
                <w:szCs w:val="18"/>
                <w:lang w:eastAsia="en-US"/>
              </w:rPr>
              <w:t>[</w:t>
            </w:r>
            <w:r w:rsidR="001F4318">
              <w:rPr>
                <w:rFonts w:eastAsia="Times New Roman" w:cs="Arial"/>
                <w:color w:val="000000"/>
                <w:sz w:val="18"/>
                <w:szCs w:val="18"/>
                <w:lang w:eastAsia="en-US"/>
              </w:rPr>
              <w:t>g</w:t>
            </w:r>
            <w:r w:rsidR="000B7100" w:rsidRPr="00E86E22">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B3171F" w:rsidRPr="00E86E22" w:rsidRDefault="00B3171F" w:rsidP="00C323A5">
            <w:pPr>
              <w:jc w:val="right"/>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Default="00B3171F" w:rsidP="00BF59A7">
            <w:pPr>
              <w:rPr>
                <w:rFonts w:eastAsia="Times New Roman" w:cs="Arial"/>
                <w:color w:val="000000"/>
                <w:sz w:val="18"/>
                <w:szCs w:val="18"/>
                <w:lang w:eastAsia="en-US"/>
              </w:rPr>
            </w:pPr>
            <w:r w:rsidRPr="00E86E22">
              <w:rPr>
                <w:rFonts w:eastAsia="Times New Roman" w:cs="Arial"/>
                <w:color w:val="000000"/>
                <w:sz w:val="18"/>
                <w:szCs w:val="18"/>
                <w:lang w:eastAsia="en-US"/>
              </w:rPr>
              <w:t xml:space="preserve">Semi-colon delimited list of parameters that are utilized in </w:t>
            </w:r>
            <w:r w:rsidR="006F32C3" w:rsidRPr="00E86E22">
              <w:rPr>
                <w:rFonts w:eastAsia="Times New Roman" w:cs="Arial"/>
                <w:color w:val="000000"/>
                <w:sz w:val="18"/>
                <w:szCs w:val="18"/>
                <w:lang w:eastAsia="en-US"/>
              </w:rPr>
              <w:t xml:space="preserve">interactively </w:t>
            </w:r>
            <w:r w:rsidRPr="00E86E22">
              <w:rPr>
                <w:rFonts w:eastAsia="Times New Roman" w:cs="Arial"/>
                <w:color w:val="000000"/>
                <w:sz w:val="18"/>
                <w:szCs w:val="18"/>
                <w:lang w:eastAsia="en-US"/>
              </w:rPr>
              <w:t>displaying computed parameters during analysis of individual profiles in analysis module</w:t>
            </w:r>
            <w:r w:rsidR="00207A64">
              <w:rPr>
                <w:rFonts w:eastAsia="Times New Roman" w:cs="Arial"/>
                <w:color w:val="000000"/>
                <w:sz w:val="18"/>
                <w:szCs w:val="18"/>
                <w:lang w:eastAsia="en-US"/>
              </w:rPr>
              <w:t xml:space="preserve"> of an </w:t>
            </w:r>
            <w:proofErr w:type="gramStart"/>
            <w:r w:rsidR="00207A64">
              <w:rPr>
                <w:rFonts w:eastAsia="Times New Roman" w:cs="Arial"/>
                <w:color w:val="000000"/>
                <w:sz w:val="18"/>
                <w:szCs w:val="18"/>
                <w:lang w:eastAsia="en-US"/>
              </w:rPr>
              <w:t>application  (</w:t>
            </w:r>
            <w:proofErr w:type="gramEnd"/>
            <w:r w:rsidR="00207A64">
              <w:rPr>
                <w:rFonts w:eastAsia="Times New Roman" w:cs="Arial"/>
                <w:color w:val="000000"/>
                <w:sz w:val="18"/>
                <w:szCs w:val="18"/>
                <w:lang w:eastAsia="en-US"/>
              </w:rPr>
              <w:t>openNCA) that utilizes the computation engine</w:t>
            </w:r>
            <w:r w:rsidR="00F30CB6">
              <w:rPr>
                <w:rFonts w:eastAsia="Times New Roman" w:cs="Arial"/>
                <w:color w:val="000000"/>
                <w:sz w:val="18"/>
                <w:szCs w:val="18"/>
                <w:lang w:eastAsia="en-US"/>
              </w:rPr>
              <w:t>.</w:t>
            </w:r>
          </w:p>
          <w:p w:rsidR="00F30CB6" w:rsidRPr="007B459D" w:rsidRDefault="00F30CB6" w:rsidP="00BF59A7">
            <w:pPr>
              <w:rPr>
                <w:rFonts w:eastAsia="Times New Roman" w:cs="Arial"/>
                <w:color w:val="000000"/>
                <w:sz w:val="18"/>
                <w:szCs w:val="18"/>
                <w:lang w:eastAsia="en-US"/>
              </w:rPr>
            </w:pPr>
            <w:r>
              <w:rPr>
                <w:rFonts w:eastAsia="Times New Roman" w:cs="Arial"/>
                <w:color w:val="000000"/>
                <w:sz w:val="18"/>
                <w:szCs w:val="18"/>
                <w:lang w:eastAsia="en-US"/>
              </w:rPr>
              <w:t>See footnote for details.</w:t>
            </w:r>
          </w:p>
        </w:tc>
      </w:tr>
      <w:tr w:rsidR="00B27FE9" w:rsidRPr="00DB3E7E" w:rsidTr="00CA5175">
        <w:trPr>
          <w:trHeight w:val="300"/>
        </w:trPr>
        <w:tc>
          <w:tcPr>
            <w:tcW w:w="4296" w:type="dxa"/>
            <w:tcBorders>
              <w:top w:val="nil"/>
              <w:left w:val="nil"/>
              <w:bottom w:val="nil"/>
              <w:right w:val="nil"/>
            </w:tcBorders>
            <w:shd w:val="clear" w:color="auto" w:fill="auto"/>
            <w:noWrap/>
            <w:vAlign w:val="bottom"/>
          </w:tcPr>
          <w:p w:rsidR="00B27FE9" w:rsidRPr="009D7C24" w:rsidRDefault="00B27FE9" w:rsidP="00C323A5">
            <w:pPr>
              <w:rPr>
                <w:rFonts w:eastAsia="Times New Roman" w:cs="Arial"/>
                <w:color w:val="000000"/>
                <w:sz w:val="18"/>
                <w:szCs w:val="18"/>
                <w:lang w:eastAsia="en-US"/>
              </w:rPr>
            </w:pPr>
            <w:bookmarkStart w:id="36" w:name="FLAGSDISPLAYLIST"/>
            <w:r w:rsidRPr="009D7C24">
              <w:rPr>
                <w:rFonts w:eastAsia="Times New Roman" w:cs="Arial"/>
                <w:color w:val="000000"/>
                <w:sz w:val="18"/>
                <w:szCs w:val="18"/>
                <w:lang w:eastAsia="en-US"/>
              </w:rPr>
              <w:t>FLAGSDISPLAYLIST</w:t>
            </w:r>
            <w:bookmarkEnd w:id="36"/>
            <w:r w:rsidR="00DB3E7E" w:rsidRPr="009D7C24">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27FE9" w:rsidRDefault="00DB3E7E" w:rsidP="00DB3E7E">
            <w:pPr>
              <w:rPr>
                <w:rFonts w:eastAsia="Times New Roman" w:cs="Arial"/>
                <w:color w:val="000000"/>
                <w:sz w:val="18"/>
                <w:szCs w:val="18"/>
                <w:lang w:eastAsia="en-US"/>
              </w:rPr>
            </w:pPr>
            <w:r w:rsidRPr="00323C5D">
              <w:rPr>
                <w:rFonts w:eastAsia="Times New Roman" w:cs="Arial"/>
                <w:color w:val="000000"/>
                <w:sz w:val="18"/>
                <w:szCs w:val="18"/>
                <w:lang w:eastAsia="en-US"/>
              </w:rPr>
              <w:t xml:space="preserve">See </w:t>
            </w:r>
            <w:r>
              <w:rPr>
                <w:rFonts w:eastAsia="Times New Roman" w:cs="Arial"/>
                <w:color w:val="000000"/>
                <w:sz w:val="18"/>
                <w:szCs w:val="18"/>
                <w:lang w:eastAsia="en-US"/>
              </w:rPr>
              <w:t xml:space="preserve">Representative example in Section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_Ref5114445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t>FLAGS Dataset</w:t>
            </w:r>
            <w:r>
              <w:rPr>
                <w:rFonts w:eastAsia="Times New Roman" w:cs="Arial"/>
                <w:color w:val="000000"/>
                <w:sz w:val="18"/>
                <w:szCs w:val="18"/>
                <w:lang w:eastAsia="en-US"/>
              </w:rPr>
              <w:fldChar w:fldCharType="end"/>
            </w:r>
          </w:p>
          <w:p w:rsidR="00D26BE3" w:rsidRPr="009D7C24" w:rsidRDefault="00D26BE3" w:rsidP="00465AA8">
            <w:pPr>
              <w:rPr>
                <w:rFonts w:eastAsia="Times New Roman" w:cs="Arial"/>
                <w:b/>
                <w:color w:val="000000"/>
                <w:sz w:val="18"/>
                <w:szCs w:val="18"/>
                <w:lang w:eastAsia="en-US"/>
              </w:rPr>
            </w:pPr>
          </w:p>
        </w:tc>
        <w:tc>
          <w:tcPr>
            <w:tcW w:w="2320" w:type="dxa"/>
            <w:tcBorders>
              <w:top w:val="nil"/>
              <w:left w:val="nil"/>
              <w:bottom w:val="nil"/>
              <w:right w:val="nil"/>
            </w:tcBorders>
            <w:vAlign w:val="bottom"/>
          </w:tcPr>
          <w:p w:rsidR="00B27FE9" w:rsidRPr="009D7C24" w:rsidRDefault="00DB3E7E" w:rsidP="00DB3E7E">
            <w:pPr>
              <w:rPr>
                <w:rFonts w:eastAsia="Times New Roman" w:cs="Arial"/>
                <w:color w:val="000000"/>
                <w:sz w:val="18"/>
                <w:szCs w:val="18"/>
                <w:lang w:eastAsia="en-US"/>
              </w:rPr>
            </w:pPr>
            <w:r w:rsidRPr="009D7C24">
              <w:rPr>
                <w:rFonts w:eastAsia="Times New Roman" w:cs="Arial"/>
                <w:color w:val="000000"/>
                <w:sz w:val="18"/>
                <w:szCs w:val="18"/>
                <w:lang w:eastAsia="en-US"/>
              </w:rPr>
              <w:t xml:space="preserve">Semi-colon delimited </w:t>
            </w:r>
            <w:r>
              <w:rPr>
                <w:rFonts w:eastAsia="Times New Roman" w:cs="Arial"/>
                <w:color w:val="000000"/>
                <w:sz w:val="18"/>
                <w:szCs w:val="18"/>
                <w:lang w:eastAsia="en-US"/>
              </w:rPr>
              <w:t xml:space="preserve">list of data fields (nominal time, actual time, concentration, dose, treatment, etc.), selected analysis selection flags such as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FLGEXKEL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and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FLGEXAUC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AUC</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and return values from the results of the computation engine model execution, i.e. FLG</w:t>
            </w:r>
          </w:p>
        </w:tc>
      </w:tr>
      <w:tr w:rsidR="00147318" w:rsidRPr="00F26FBF" w:rsidTr="00CA5175">
        <w:trPr>
          <w:trHeight w:val="300"/>
        </w:trPr>
        <w:tc>
          <w:tcPr>
            <w:tcW w:w="4296" w:type="dxa"/>
            <w:tcBorders>
              <w:top w:val="nil"/>
              <w:left w:val="nil"/>
              <w:bottom w:val="nil"/>
              <w:right w:val="nil"/>
            </w:tcBorders>
            <w:shd w:val="clear" w:color="auto" w:fill="auto"/>
            <w:noWrap/>
            <w:vAlign w:val="bottom"/>
          </w:tcPr>
          <w:p w:rsidR="00147318" w:rsidRPr="00E86E22" w:rsidRDefault="00147318" w:rsidP="00147318">
            <w:pPr>
              <w:rPr>
                <w:rFonts w:eastAsia="Times New Roman" w:cs="Arial"/>
                <w:b/>
                <w:i/>
                <w:color w:val="000000"/>
                <w:sz w:val="18"/>
                <w:szCs w:val="18"/>
                <w:lang w:eastAsia="en-US"/>
              </w:rPr>
            </w:pPr>
            <w:r>
              <w:rPr>
                <w:rFonts w:eastAsia="Times New Roman" w:cs="Arial"/>
                <w:color w:val="000000"/>
                <w:sz w:val="18"/>
                <w:szCs w:val="18"/>
                <w:lang w:eastAsia="en-US"/>
              </w:rPr>
              <w:t>OPTIMIZEKEL</w:t>
            </w:r>
          </w:p>
        </w:tc>
        <w:tc>
          <w:tcPr>
            <w:tcW w:w="2147" w:type="dxa"/>
            <w:tcBorders>
              <w:top w:val="nil"/>
              <w:left w:val="nil"/>
              <w:bottom w:val="nil"/>
              <w:right w:val="nil"/>
            </w:tcBorders>
            <w:shd w:val="clear" w:color="auto" w:fill="auto"/>
            <w:noWrap/>
            <w:vAlign w:val="bottom"/>
          </w:tcPr>
          <w:p w:rsidR="00147318" w:rsidRPr="00F30CB6" w:rsidRDefault="00147318" w:rsidP="00E86E22">
            <w:pPr>
              <w:rPr>
                <w:rFonts w:eastAsia="Times New Roman" w:cs="Arial"/>
                <w:b/>
                <w:color w:val="000000"/>
                <w:sz w:val="18"/>
                <w:szCs w:val="18"/>
                <w:lang w:eastAsia="en-US"/>
              </w:rPr>
            </w:pPr>
            <w:r>
              <w:rPr>
                <w:rFonts w:eastAsia="Times New Roman" w:cs="Arial"/>
                <w:b/>
                <w:color w:val="000000"/>
                <w:sz w:val="18"/>
                <w:szCs w:val="18"/>
                <w:lang w:eastAsia="en-US"/>
              </w:rPr>
              <w:t>1</w:t>
            </w:r>
          </w:p>
        </w:tc>
        <w:tc>
          <w:tcPr>
            <w:tcW w:w="2320" w:type="dxa"/>
            <w:tcBorders>
              <w:top w:val="nil"/>
              <w:left w:val="nil"/>
              <w:bottom w:val="nil"/>
              <w:right w:val="nil"/>
            </w:tcBorders>
            <w:vAlign w:val="bottom"/>
          </w:tcPr>
          <w:p w:rsidR="00147318" w:rsidRPr="000751D0" w:rsidRDefault="00147318" w:rsidP="000751D0">
            <w:pPr>
              <w:rPr>
                <w:rFonts w:eastAsia="Times New Roman" w:cs="Arial"/>
                <w:color w:val="000000"/>
                <w:sz w:val="18"/>
                <w:szCs w:val="18"/>
                <w:lang w:eastAsia="en-US"/>
              </w:rPr>
            </w:pPr>
            <w:r w:rsidRPr="000751D0">
              <w:rPr>
                <w:rFonts w:eastAsia="Times New Roman" w:cs="Arial"/>
                <w:color w:val="000000"/>
                <w:sz w:val="18"/>
                <w:szCs w:val="18"/>
                <w:lang w:eastAsia="en-US"/>
              </w:rPr>
              <w:t>Allowed values (1/0)</w:t>
            </w:r>
          </w:p>
          <w:p w:rsidR="00147318" w:rsidRDefault="00147318" w:rsidP="000751D0">
            <w:pPr>
              <w:rPr>
                <w:rFonts w:eastAsia="Times New Roman" w:cs="Arial"/>
                <w:color w:val="000000"/>
                <w:sz w:val="18"/>
                <w:szCs w:val="18"/>
                <w:lang w:eastAsia="en-US"/>
              </w:rPr>
            </w:pPr>
            <w:r w:rsidRPr="000751D0">
              <w:rPr>
                <w:rFonts w:eastAsia="Times New Roman" w:cs="Arial"/>
                <w:color w:val="000000"/>
                <w:sz w:val="18"/>
                <w:szCs w:val="18"/>
                <w:lang w:eastAsia="en-US"/>
              </w:rPr>
              <w:t xml:space="preserve">1=FALSE=Default </w:t>
            </w:r>
          </w:p>
          <w:p w:rsidR="00147318" w:rsidRDefault="00147318" w:rsidP="000751D0">
            <w:pPr>
              <w:rPr>
                <w:rFonts w:eastAsia="Times New Roman" w:cs="Arial"/>
                <w:color w:val="000000"/>
                <w:sz w:val="18"/>
                <w:szCs w:val="18"/>
                <w:lang w:eastAsia="en-US"/>
              </w:rPr>
            </w:pPr>
          </w:p>
          <w:p w:rsidR="00147318" w:rsidRPr="000751D0" w:rsidRDefault="00147318" w:rsidP="000751D0">
            <w:pPr>
              <w:rPr>
                <w:rFonts w:eastAsia="Times New Roman" w:cs="Arial"/>
                <w:color w:val="000000"/>
                <w:sz w:val="18"/>
                <w:szCs w:val="18"/>
                <w:lang w:eastAsia="en-US"/>
              </w:rPr>
            </w:pPr>
            <w:r>
              <w:rPr>
                <w:rFonts w:eastAsia="Times New Roman" w:cs="Arial"/>
                <w:color w:val="000000"/>
                <w:sz w:val="18"/>
                <w:szCs w:val="18"/>
                <w:lang w:eastAsia="en-US"/>
              </w:rPr>
              <w:t xml:space="preserve">OPTIMIZEKEL </w:t>
            </w:r>
            <w:r w:rsidRPr="000751D0">
              <w:rPr>
                <w:rFonts w:eastAsia="Times New Roman" w:cs="Arial"/>
                <w:color w:val="000000"/>
                <w:sz w:val="18"/>
                <w:szCs w:val="18"/>
                <w:lang w:eastAsia="en-US"/>
              </w:rPr>
              <w:t xml:space="preserve">specifies whether to implement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OPTIMIZEKEL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846DB7">
              <w:rPr>
                <w:rFonts w:cs="Arial"/>
                <w:b/>
              </w:rPr>
              <w:t xml:space="preserve">Set KEL </w:t>
            </w:r>
            <w:r>
              <w:rPr>
                <w:rFonts w:cs="Arial"/>
                <w:b/>
              </w:rPr>
              <w:t>optimal data selection</w:t>
            </w:r>
            <w:r>
              <w:rPr>
                <w:rFonts w:eastAsia="Times New Roman" w:cs="Arial"/>
                <w:color w:val="000000"/>
                <w:sz w:val="18"/>
                <w:szCs w:val="18"/>
                <w:lang w:eastAsia="en-US"/>
              </w:rPr>
              <w:fldChar w:fldCharType="end"/>
            </w:r>
            <w:r w:rsidRPr="000751D0">
              <w:rPr>
                <w:rFonts w:eastAsia="Times New Roman" w:cs="Arial"/>
                <w:color w:val="000000"/>
                <w:sz w:val="18"/>
                <w:szCs w:val="18"/>
                <w:lang w:eastAsia="en-US"/>
              </w:rPr>
              <w:t xml:space="preserve"> algorithm or not.</w:t>
            </w:r>
          </w:p>
          <w:p w:rsidR="00147318" w:rsidRPr="000751D0" w:rsidRDefault="00147318" w:rsidP="000751D0">
            <w:pPr>
              <w:rPr>
                <w:rFonts w:eastAsia="Times New Roman" w:cs="Arial"/>
                <w:color w:val="000000"/>
                <w:sz w:val="18"/>
                <w:szCs w:val="18"/>
                <w:lang w:eastAsia="en-US"/>
              </w:rPr>
            </w:pPr>
          </w:p>
        </w:tc>
      </w:tr>
      <w:tr w:rsidR="00147318" w:rsidRPr="00F26FBF" w:rsidTr="00CA5175">
        <w:trPr>
          <w:trHeight w:val="300"/>
        </w:trPr>
        <w:tc>
          <w:tcPr>
            <w:tcW w:w="4296" w:type="dxa"/>
            <w:tcBorders>
              <w:top w:val="nil"/>
              <w:left w:val="nil"/>
              <w:bottom w:val="nil"/>
              <w:right w:val="nil"/>
            </w:tcBorders>
            <w:shd w:val="clear" w:color="auto" w:fill="auto"/>
            <w:noWrap/>
            <w:vAlign w:val="bottom"/>
          </w:tcPr>
          <w:p w:rsidR="00147318" w:rsidRPr="00F30CB6" w:rsidRDefault="00147318" w:rsidP="00C323A5">
            <w:pPr>
              <w:rPr>
                <w:rFonts w:eastAsia="Times New Roman" w:cs="Arial"/>
                <w:color w:val="000000"/>
                <w:sz w:val="18"/>
                <w:szCs w:val="18"/>
                <w:lang w:eastAsia="en-US"/>
              </w:rPr>
            </w:pPr>
            <w:bookmarkStart w:id="37" w:name="INCLUDEINTERPOLATION"/>
            <w:r>
              <w:rPr>
                <w:rFonts w:eastAsia="Times New Roman" w:cs="Arial"/>
                <w:color w:val="000000"/>
                <w:sz w:val="18"/>
                <w:szCs w:val="18"/>
                <w:lang w:eastAsia="en-US"/>
              </w:rPr>
              <w:t>INCLUDEINTERPOLATION</w:t>
            </w:r>
            <w:bookmarkEnd w:id="37"/>
            <w:r w:rsidR="00CA5175">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147318" w:rsidRPr="00972F25" w:rsidRDefault="00201979" w:rsidP="00E86E22">
            <w:pPr>
              <w:rPr>
                <w:rFonts w:eastAsia="Times New Roman" w:cs="Arial"/>
                <w:b/>
                <w:color w:val="000000"/>
                <w:sz w:val="18"/>
                <w:szCs w:val="18"/>
                <w:lang w:eastAsia="en-US"/>
              </w:rPr>
            </w:pPr>
            <w:r w:rsidRPr="00972F25">
              <w:rPr>
                <w:rFonts w:eastAsia="Times New Roman" w:cs="Arial"/>
                <w:b/>
                <w:color w:val="000000"/>
                <w:sz w:val="18"/>
                <w:szCs w:val="18"/>
                <w:lang w:eastAsia="en-US"/>
              </w:rPr>
              <w:t>1</w:t>
            </w:r>
          </w:p>
        </w:tc>
        <w:tc>
          <w:tcPr>
            <w:tcW w:w="2320" w:type="dxa"/>
            <w:tcBorders>
              <w:top w:val="nil"/>
              <w:left w:val="nil"/>
              <w:bottom w:val="nil"/>
              <w:right w:val="nil"/>
            </w:tcBorders>
            <w:vAlign w:val="bottom"/>
          </w:tcPr>
          <w:p w:rsidR="000751D0" w:rsidRDefault="00147318" w:rsidP="000751D0">
            <w:pPr>
              <w:rPr>
                <w:rFonts w:eastAsia="Times New Roman" w:cs="Arial"/>
                <w:color w:val="000000"/>
                <w:sz w:val="18"/>
                <w:szCs w:val="18"/>
                <w:lang w:eastAsia="en-US"/>
              </w:rPr>
            </w:pPr>
            <w:r>
              <w:rPr>
                <w:rFonts w:eastAsia="Times New Roman" w:cs="Arial"/>
                <w:color w:val="000000"/>
                <w:sz w:val="18"/>
                <w:szCs w:val="18"/>
                <w:lang w:eastAsia="en-US"/>
              </w:rPr>
              <w:t xml:space="preserve">Allowed values </w:t>
            </w:r>
            <w:r w:rsidRPr="00F30CB6">
              <w:rPr>
                <w:rFonts w:eastAsia="Times New Roman" w:cs="Arial"/>
                <w:color w:val="000000"/>
                <w:sz w:val="18"/>
                <w:szCs w:val="18"/>
                <w:lang w:eastAsia="en-US"/>
              </w:rPr>
              <w:t>(1/0)</w:t>
            </w:r>
          </w:p>
          <w:p w:rsidR="00147318" w:rsidRPr="00F30CB6" w:rsidRDefault="00147318" w:rsidP="000751D0">
            <w:pPr>
              <w:rPr>
                <w:rFonts w:eastAsia="Times New Roman" w:cs="Arial"/>
                <w:color w:val="000000"/>
                <w:sz w:val="18"/>
                <w:szCs w:val="18"/>
                <w:lang w:eastAsia="en-US"/>
              </w:rPr>
            </w:pPr>
            <w:r w:rsidRPr="00F30CB6">
              <w:rPr>
                <w:rFonts w:eastAsia="Times New Roman" w:cs="Arial"/>
                <w:color w:val="000000"/>
                <w:sz w:val="18"/>
                <w:szCs w:val="18"/>
                <w:lang w:eastAsia="en-US"/>
              </w:rPr>
              <w:t>1=TRUE=Default</w:t>
            </w:r>
          </w:p>
          <w:p w:rsidR="00147318" w:rsidRDefault="00147318" w:rsidP="00147318">
            <w:pPr>
              <w:rPr>
                <w:rFonts w:eastAsia="Times New Roman" w:cs="Arial"/>
                <w:color w:val="000000"/>
                <w:sz w:val="18"/>
                <w:szCs w:val="18"/>
                <w:lang w:eastAsia="en-US"/>
              </w:rPr>
            </w:pPr>
          </w:p>
          <w:p w:rsidR="00147318" w:rsidRPr="00F30CB6" w:rsidRDefault="00147318" w:rsidP="00147318">
            <w:pPr>
              <w:rPr>
                <w:rFonts w:eastAsia="Times New Roman" w:cs="Arial"/>
                <w:color w:val="000000"/>
                <w:sz w:val="18"/>
                <w:szCs w:val="18"/>
                <w:lang w:eastAsia="en-US"/>
              </w:rPr>
            </w:pPr>
            <w:r>
              <w:rPr>
                <w:rFonts w:eastAsia="Times New Roman" w:cs="Arial"/>
                <w:color w:val="000000"/>
                <w:sz w:val="18"/>
                <w:szCs w:val="18"/>
                <w:lang w:eastAsia="en-US"/>
              </w:rPr>
              <w:t xml:space="preserve">INCLUDEINTERPOLATION </w:t>
            </w:r>
            <w:r w:rsidR="00F30CB6">
              <w:rPr>
                <w:rFonts w:eastAsia="Times New Roman" w:cs="Arial"/>
                <w:color w:val="000000"/>
                <w:sz w:val="18"/>
                <w:szCs w:val="18"/>
                <w:lang w:eastAsia="en-US"/>
              </w:rPr>
              <w:t xml:space="preserve">argument </w:t>
            </w:r>
            <w:r w:rsidRPr="00F30CB6">
              <w:rPr>
                <w:rFonts w:eastAsia="Times New Roman" w:cs="Arial"/>
                <w:color w:val="000000"/>
                <w:sz w:val="18"/>
                <w:szCs w:val="18"/>
                <w:lang w:eastAsia="en-US"/>
              </w:rPr>
              <w:t>specifies whether to implement interpolation for AUC computations or not.</w:t>
            </w:r>
          </w:p>
        </w:tc>
      </w:tr>
      <w:tr w:rsidR="00147318" w:rsidRPr="00147318" w:rsidTr="00CA5175">
        <w:trPr>
          <w:trHeight w:val="300"/>
        </w:trPr>
        <w:tc>
          <w:tcPr>
            <w:tcW w:w="4296" w:type="dxa"/>
            <w:tcBorders>
              <w:top w:val="nil"/>
              <w:left w:val="nil"/>
              <w:bottom w:val="nil"/>
              <w:right w:val="nil"/>
            </w:tcBorders>
            <w:shd w:val="clear" w:color="auto" w:fill="auto"/>
            <w:noWrap/>
            <w:vAlign w:val="bottom"/>
          </w:tcPr>
          <w:p w:rsidR="00147318" w:rsidRPr="00F30CB6" w:rsidRDefault="00147318" w:rsidP="00C323A5">
            <w:pPr>
              <w:rPr>
                <w:rFonts w:eastAsia="Times New Roman" w:cs="Arial"/>
                <w:color w:val="000000"/>
                <w:sz w:val="18"/>
                <w:szCs w:val="18"/>
                <w:lang w:eastAsia="en-US"/>
              </w:rPr>
            </w:pPr>
            <w:r>
              <w:rPr>
                <w:rFonts w:eastAsia="Times New Roman" w:cs="Arial"/>
                <w:color w:val="000000"/>
                <w:sz w:val="18"/>
                <w:szCs w:val="18"/>
                <w:lang w:eastAsia="en-US"/>
              </w:rPr>
              <w:t>INCLUDEEXTRAPOLATION</w:t>
            </w:r>
            <w:r w:rsidR="00CA5175">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147318" w:rsidRPr="00F30CB6" w:rsidRDefault="00201979" w:rsidP="00E86E22">
            <w:pPr>
              <w:rPr>
                <w:rFonts w:eastAsia="Times New Roman" w:cs="Arial"/>
                <w:color w:val="000000"/>
                <w:sz w:val="18"/>
                <w:szCs w:val="18"/>
                <w:lang w:eastAsia="en-US"/>
              </w:rPr>
            </w:pPr>
            <w:r>
              <w:rPr>
                <w:rFonts w:eastAsia="Times New Roman" w:cs="Arial"/>
                <w:color w:val="000000"/>
                <w:sz w:val="18"/>
                <w:szCs w:val="18"/>
                <w:lang w:eastAsia="en-US"/>
              </w:rPr>
              <w:t>1</w:t>
            </w:r>
          </w:p>
        </w:tc>
        <w:tc>
          <w:tcPr>
            <w:tcW w:w="2320" w:type="dxa"/>
            <w:tcBorders>
              <w:top w:val="nil"/>
              <w:left w:val="nil"/>
              <w:bottom w:val="nil"/>
              <w:right w:val="nil"/>
            </w:tcBorders>
            <w:vAlign w:val="bottom"/>
          </w:tcPr>
          <w:p w:rsidR="00147318" w:rsidRDefault="00147318" w:rsidP="00147318">
            <w:pPr>
              <w:rPr>
                <w:rFonts w:eastAsia="Times New Roman" w:cs="Arial"/>
                <w:color w:val="000000"/>
                <w:sz w:val="18"/>
                <w:szCs w:val="18"/>
                <w:lang w:eastAsia="en-US"/>
              </w:rPr>
            </w:pPr>
            <w:r>
              <w:rPr>
                <w:rFonts w:eastAsia="Times New Roman" w:cs="Arial"/>
                <w:color w:val="000000"/>
                <w:sz w:val="18"/>
                <w:szCs w:val="18"/>
                <w:lang w:eastAsia="en-US"/>
              </w:rPr>
              <w:t xml:space="preserve">Allowed Values </w:t>
            </w:r>
            <w:r w:rsidRPr="004E596A">
              <w:rPr>
                <w:rFonts w:eastAsia="Times New Roman" w:cs="Arial"/>
                <w:color w:val="000000"/>
                <w:sz w:val="18"/>
                <w:szCs w:val="18"/>
                <w:lang w:eastAsia="en-US"/>
              </w:rPr>
              <w:t>(1/0) 1=TRUE=Default</w:t>
            </w:r>
          </w:p>
          <w:p w:rsidR="00147318" w:rsidRPr="004E596A" w:rsidRDefault="00147318" w:rsidP="00147318">
            <w:pPr>
              <w:rPr>
                <w:rFonts w:eastAsia="Times New Roman" w:cs="Arial"/>
                <w:color w:val="000000"/>
                <w:sz w:val="18"/>
                <w:szCs w:val="18"/>
                <w:lang w:eastAsia="en-US"/>
              </w:rPr>
            </w:pPr>
          </w:p>
          <w:p w:rsidR="00147318" w:rsidRPr="00F30CB6" w:rsidRDefault="00F30CB6" w:rsidP="00147318">
            <w:pPr>
              <w:rPr>
                <w:rFonts w:eastAsia="Times New Roman" w:cs="Arial"/>
                <w:color w:val="000000"/>
                <w:sz w:val="18"/>
                <w:szCs w:val="18"/>
                <w:lang w:eastAsia="en-US"/>
              </w:rPr>
            </w:pPr>
            <w:r>
              <w:rPr>
                <w:rFonts w:eastAsia="Times New Roman" w:cs="Arial"/>
                <w:color w:val="000000"/>
                <w:sz w:val="18"/>
                <w:szCs w:val="18"/>
                <w:lang w:eastAsia="en-US"/>
              </w:rPr>
              <w:t xml:space="preserve">INCLUDEEXTRAPOLATION </w:t>
            </w:r>
            <w:r w:rsidR="00147318" w:rsidRPr="004E596A">
              <w:rPr>
                <w:rFonts w:eastAsia="Times New Roman" w:cs="Arial"/>
                <w:color w:val="000000"/>
                <w:sz w:val="18"/>
                <w:szCs w:val="18"/>
                <w:lang w:eastAsia="en-US"/>
              </w:rPr>
              <w:t>argument specifies whether to implement extrapoloation for AUC computations or not.</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b/>
                <w:i/>
                <w:color w:val="000000"/>
                <w:sz w:val="18"/>
                <w:szCs w:val="18"/>
                <w:lang w:eastAsia="en-US"/>
              </w:rPr>
            </w:pPr>
            <w:r w:rsidRPr="00E86E22">
              <w:rPr>
                <w:rFonts w:eastAsia="Times New Roman" w:cs="Arial"/>
                <w:b/>
                <w:i/>
                <w:color w:val="000000"/>
                <w:sz w:val="18"/>
                <w:szCs w:val="18"/>
                <w:lang w:eastAsia="en-US"/>
              </w:rPr>
              <w:t>DP.&lt;PARAMETERNAME&gt;</w:t>
            </w:r>
            <w:r w:rsidR="00CF0561" w:rsidRPr="00E86E22">
              <w:rPr>
                <w:rFonts w:eastAsia="Times New Roman" w:cs="Arial"/>
                <w:color w:val="000000"/>
                <w:sz w:val="18"/>
                <w:szCs w:val="18"/>
                <w:lang w:eastAsia="en-US"/>
              </w:rPr>
              <w:t>[f]</w:t>
            </w:r>
          </w:p>
        </w:tc>
        <w:tc>
          <w:tcPr>
            <w:tcW w:w="2147" w:type="dxa"/>
            <w:tcBorders>
              <w:top w:val="nil"/>
              <w:left w:val="nil"/>
              <w:bottom w:val="nil"/>
              <w:right w:val="nil"/>
            </w:tcBorders>
            <w:shd w:val="clear" w:color="auto" w:fill="auto"/>
            <w:noWrap/>
            <w:vAlign w:val="bottom"/>
          </w:tcPr>
          <w:p w:rsidR="00B3171F" w:rsidRPr="00E86E22" w:rsidRDefault="00B3171F" w:rsidP="00E86E22">
            <w:pPr>
              <w:rPr>
                <w:rFonts w:eastAsia="Times New Roman" w:cs="Arial"/>
                <w:b/>
                <w:i/>
                <w:color w:val="000000"/>
                <w:sz w:val="18"/>
                <w:szCs w:val="18"/>
                <w:lang w:eastAsia="en-US"/>
              </w:rPr>
            </w:pPr>
            <w:r w:rsidRPr="00E86E22">
              <w:rPr>
                <w:rFonts w:eastAsia="Times New Roman" w:cs="Arial"/>
                <w:b/>
                <w:i/>
                <w:color w:val="000000"/>
                <w:sz w:val="18"/>
                <w:szCs w:val="18"/>
                <w:lang w:eastAsia="en-US"/>
              </w:rPr>
              <w:t>&lt;Decimal Places&gt;</w:t>
            </w:r>
          </w:p>
        </w:tc>
        <w:tc>
          <w:tcPr>
            <w:tcW w:w="2320" w:type="dxa"/>
            <w:tcBorders>
              <w:top w:val="nil"/>
              <w:left w:val="nil"/>
              <w:bottom w:val="nil"/>
              <w:right w:val="nil"/>
            </w:tcBorders>
            <w:vAlign w:val="bottom"/>
          </w:tcPr>
          <w:p w:rsidR="00B3171F" w:rsidRPr="00E86E22" w:rsidRDefault="00B3171F" w:rsidP="007B459D">
            <w:pPr>
              <w:rPr>
                <w:rFonts w:eastAsia="Times New Roman" w:cs="Arial"/>
                <w:b/>
                <w:i/>
                <w:color w:val="000000"/>
                <w:sz w:val="18"/>
                <w:szCs w:val="18"/>
                <w:lang w:eastAsia="en-US"/>
              </w:rPr>
            </w:pPr>
            <w:r w:rsidRPr="00E86E22">
              <w:rPr>
                <w:rFonts w:eastAsia="Times New Roman" w:cs="Arial"/>
                <w:b/>
                <w:i/>
                <w:color w:val="000000"/>
                <w:sz w:val="18"/>
                <w:szCs w:val="18"/>
                <w:lang w:eastAsia="en-US"/>
              </w:rPr>
              <w:t>An entry for the # of decimal places for each parameter associated with a Model</w:t>
            </w:r>
            <w:r w:rsidR="00F26FBF" w:rsidRPr="00E86E22">
              <w:rPr>
                <w:rFonts w:eastAsia="Times New Roman" w:cs="Arial"/>
                <w:b/>
                <w:i/>
                <w:color w:val="000000"/>
                <w:sz w:val="18"/>
                <w:szCs w:val="18"/>
                <w:lang w:eastAsia="en-US"/>
              </w:rPr>
              <w:t xml:space="preserve">. </w:t>
            </w:r>
            <w:r w:rsidR="00CF0561">
              <w:rPr>
                <w:rFonts w:eastAsia="Times New Roman" w:cs="Arial"/>
                <w:b/>
                <w:i/>
                <w:color w:val="000000"/>
                <w:sz w:val="18"/>
                <w:szCs w:val="18"/>
                <w:lang w:eastAsia="en-US"/>
              </w:rPr>
              <w:t>The</w:t>
            </w:r>
            <w:r w:rsidR="00F26FBF">
              <w:rPr>
                <w:rFonts w:eastAsia="Times New Roman" w:cs="Arial"/>
                <w:b/>
                <w:i/>
                <w:color w:val="000000"/>
                <w:sz w:val="18"/>
                <w:szCs w:val="18"/>
                <w:lang w:eastAsia="en-US"/>
              </w:rPr>
              <w:t xml:space="preserve"> entry </w:t>
            </w:r>
            <w:r w:rsidR="00CF0561">
              <w:rPr>
                <w:rFonts w:eastAsia="Times New Roman" w:cs="Arial"/>
                <w:b/>
                <w:i/>
                <w:color w:val="000000"/>
                <w:sz w:val="18"/>
                <w:szCs w:val="18"/>
                <w:lang w:eastAsia="en-US"/>
              </w:rPr>
              <w:t xml:space="preserve">in this table </w:t>
            </w:r>
            <w:r w:rsidR="00F26FBF">
              <w:rPr>
                <w:rFonts w:eastAsia="Times New Roman" w:cs="Arial"/>
                <w:b/>
                <w:i/>
                <w:color w:val="000000"/>
                <w:sz w:val="18"/>
                <w:szCs w:val="18"/>
                <w:lang w:eastAsia="en-US"/>
              </w:rPr>
              <w:t>is for illustration only.</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Default="00B3171F" w:rsidP="00C323A5">
            <w:pPr>
              <w:rPr>
                <w:rFonts w:eastAsia="Times New Roman" w:cs="Arial"/>
                <w:color w:val="000000"/>
                <w:sz w:val="18"/>
                <w:szCs w:val="18"/>
                <w:lang w:eastAsia="en-US"/>
              </w:rPr>
            </w:pPr>
            <w:r>
              <w:rPr>
                <w:rFonts w:eastAsia="Times New Roman" w:cs="Arial"/>
                <w:color w:val="000000"/>
                <w:sz w:val="18"/>
                <w:szCs w:val="18"/>
                <w:lang w:eastAsia="en-US"/>
              </w:rPr>
              <w:t>DP.DEFAULT</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B3171F" w:rsidP="007B459D">
            <w:pPr>
              <w:rPr>
                <w:rFonts w:eastAsia="Times New Roman" w:cs="Arial"/>
                <w:color w:val="000000"/>
                <w:sz w:val="18"/>
                <w:szCs w:val="18"/>
                <w:lang w:eastAsia="en-US"/>
              </w:rPr>
            </w:pPr>
            <w:r>
              <w:rPr>
                <w:rFonts w:eastAsia="Times New Roman" w:cs="Arial"/>
                <w:color w:val="000000"/>
                <w:sz w:val="18"/>
                <w:szCs w:val="18"/>
                <w:lang w:eastAsia="en-US"/>
              </w:rPr>
              <w:t xml:space="preserve">The default for the # of decimal places if a </w:t>
            </w:r>
            <w:r>
              <w:rPr>
                <w:rFonts w:eastAsia="Times New Roman" w:cs="Arial"/>
                <w:color w:val="000000"/>
                <w:sz w:val="18"/>
                <w:szCs w:val="18"/>
                <w:lang w:eastAsia="en-US"/>
              </w:rPr>
              <w:lastRenderedPageBreak/>
              <w:t xml:space="preserve">parameter is not defined in the </w:t>
            </w:r>
            <w:r w:rsidR="00F26FBF">
              <w:rPr>
                <w:rFonts w:eastAsia="Times New Roman" w:cs="Arial"/>
                <w:color w:val="000000"/>
                <w:sz w:val="18"/>
                <w:szCs w:val="18"/>
                <w:lang w:eastAsia="en-US"/>
              </w:rPr>
              <w:fldChar w:fldCharType="begin"/>
            </w:r>
            <w:r w:rsidR="00F26FBF">
              <w:rPr>
                <w:rFonts w:eastAsia="Times New Roman" w:cs="Arial"/>
                <w:color w:val="000000"/>
                <w:sz w:val="18"/>
                <w:szCs w:val="18"/>
                <w:lang w:eastAsia="en-US"/>
              </w:rPr>
              <w:instrText xml:space="preserve"> REF ModelConfigurationTemplate \h </w:instrText>
            </w:r>
            <w:r w:rsidR="00F26FBF">
              <w:rPr>
                <w:rFonts w:eastAsia="Times New Roman" w:cs="Arial"/>
                <w:color w:val="000000"/>
                <w:sz w:val="18"/>
                <w:szCs w:val="18"/>
                <w:lang w:eastAsia="en-US"/>
              </w:rPr>
            </w:r>
            <w:r w:rsidR="00F26FBF">
              <w:rPr>
                <w:rFonts w:eastAsia="Times New Roman" w:cs="Arial"/>
                <w:color w:val="000000"/>
                <w:sz w:val="18"/>
                <w:szCs w:val="18"/>
                <w:lang w:eastAsia="en-US"/>
              </w:rPr>
              <w:fldChar w:fldCharType="separate"/>
            </w:r>
            <w:r w:rsidR="00F26FBF">
              <w:rPr>
                <w:b/>
                <w:i/>
              </w:rPr>
              <w:t>M</w:t>
            </w:r>
            <w:r w:rsidR="00F26FBF" w:rsidRPr="0002670C">
              <w:rPr>
                <w:b/>
                <w:i/>
              </w:rPr>
              <w:t xml:space="preserve">odel </w:t>
            </w:r>
            <w:r w:rsidR="00F26FBF">
              <w:rPr>
                <w:b/>
                <w:i/>
              </w:rPr>
              <w:t>C</w:t>
            </w:r>
            <w:r w:rsidR="00F26FBF" w:rsidRPr="0002670C">
              <w:rPr>
                <w:b/>
                <w:i/>
              </w:rPr>
              <w:t xml:space="preserve">onfiguration </w:t>
            </w:r>
            <w:r w:rsidR="00F26FBF">
              <w:rPr>
                <w:b/>
                <w:i/>
              </w:rPr>
              <w:t>T</w:t>
            </w:r>
            <w:r w:rsidR="00F26FBF" w:rsidRPr="0002670C">
              <w:rPr>
                <w:b/>
                <w:i/>
              </w:rPr>
              <w:t>emplate</w:t>
            </w:r>
            <w:r w:rsidR="00F26FBF">
              <w:rPr>
                <w:rFonts w:eastAsia="Times New Roman" w:cs="Arial"/>
                <w:color w:val="000000"/>
                <w:sz w:val="18"/>
                <w:szCs w:val="18"/>
                <w:lang w:eastAsia="en-US"/>
              </w:rPr>
              <w:fldChar w:fldCharType="end"/>
            </w:r>
            <w:r>
              <w:rPr>
                <w:rFonts w:eastAsia="Times New Roman" w:cs="Arial"/>
                <w:color w:val="000000"/>
                <w:sz w:val="18"/>
                <w:szCs w:val="18"/>
                <w:lang w:eastAsia="en-US"/>
              </w:rPr>
              <w:t>.</w:t>
            </w:r>
          </w:p>
        </w:tc>
      </w:tr>
      <w:tr w:rsidR="00357373" w:rsidRPr="00C323A5" w:rsidTr="00CA5175">
        <w:trPr>
          <w:trHeight w:val="300"/>
        </w:trPr>
        <w:tc>
          <w:tcPr>
            <w:tcW w:w="4296" w:type="dxa"/>
            <w:tcBorders>
              <w:top w:val="nil"/>
              <w:left w:val="nil"/>
              <w:bottom w:val="nil"/>
              <w:right w:val="nil"/>
            </w:tcBorders>
            <w:shd w:val="clear" w:color="auto" w:fill="auto"/>
            <w:noWrap/>
            <w:vAlign w:val="bottom"/>
          </w:tcPr>
          <w:p w:rsidR="00357373" w:rsidRDefault="00357373" w:rsidP="00C323A5">
            <w:pPr>
              <w:rPr>
                <w:rFonts w:eastAsia="Times New Roman" w:cs="Arial"/>
                <w:color w:val="000000"/>
                <w:sz w:val="18"/>
                <w:szCs w:val="18"/>
                <w:lang w:eastAsia="en-US"/>
              </w:rPr>
            </w:pPr>
            <w:r>
              <w:rPr>
                <w:rFonts w:eastAsia="Times New Roman" w:cs="Arial"/>
                <w:color w:val="000000"/>
                <w:sz w:val="18"/>
                <w:szCs w:val="18"/>
                <w:lang w:eastAsia="en-US"/>
              </w:rPr>
              <w:lastRenderedPageBreak/>
              <w:t>DP.CMAXi[d]</w:t>
            </w:r>
          </w:p>
        </w:tc>
        <w:tc>
          <w:tcPr>
            <w:tcW w:w="2147" w:type="dxa"/>
            <w:tcBorders>
              <w:top w:val="nil"/>
              <w:left w:val="nil"/>
              <w:bottom w:val="nil"/>
              <w:right w:val="nil"/>
            </w:tcBorders>
            <w:shd w:val="clear" w:color="auto" w:fill="auto"/>
            <w:noWrap/>
            <w:vAlign w:val="bottom"/>
          </w:tcPr>
          <w:p w:rsidR="00357373"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2</w:t>
            </w:r>
          </w:p>
        </w:tc>
        <w:tc>
          <w:tcPr>
            <w:tcW w:w="2320" w:type="dxa"/>
            <w:tcBorders>
              <w:top w:val="nil"/>
              <w:left w:val="nil"/>
              <w:bottom w:val="nil"/>
              <w:right w:val="nil"/>
            </w:tcBorders>
            <w:vAlign w:val="bottom"/>
          </w:tcPr>
          <w:p w:rsidR="00357373" w:rsidRDefault="00357373" w:rsidP="00F26FB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220163" w:rsidRDefault="00B3171F" w:rsidP="00C323A5">
            <w:pPr>
              <w:rPr>
                <w:rFonts w:eastAsia="Times New Roman" w:cs="Arial"/>
                <w:color w:val="000000"/>
                <w:sz w:val="18"/>
                <w:szCs w:val="18"/>
                <w:lang w:eastAsia="en-US"/>
              </w:rPr>
            </w:pPr>
            <w:r w:rsidRPr="00220163">
              <w:rPr>
                <w:rFonts w:eastAsia="Times New Roman" w:cs="Arial"/>
                <w:color w:val="000000"/>
                <w:sz w:val="18"/>
                <w:szCs w:val="18"/>
                <w:lang w:eastAsia="en-US"/>
              </w:rPr>
              <w:t>DP.AUCALL</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220163"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02670C">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BF5BEF" w:rsidRDefault="00B3171F" w:rsidP="00C323A5">
            <w:pPr>
              <w:rPr>
                <w:rFonts w:eastAsia="Times New Roman" w:cs="Arial"/>
                <w:color w:val="000000"/>
                <w:sz w:val="18"/>
                <w:szCs w:val="18"/>
                <w:lang w:eastAsia="en-US"/>
              </w:rPr>
            </w:pPr>
            <w:r w:rsidRPr="00BF5BEF">
              <w:rPr>
                <w:rFonts w:eastAsia="Times New Roman" w:cs="Arial"/>
                <w:color w:val="000000"/>
                <w:sz w:val="18"/>
                <w:szCs w:val="18"/>
                <w:lang w:eastAsia="en-US"/>
              </w:rPr>
              <w:t>DP.KEL</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BF5BEF" w:rsidRDefault="00B3171F" w:rsidP="00A44CA3">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BF5BE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BF5BEF" w:rsidRDefault="00B3171F" w:rsidP="00C323A5">
            <w:pPr>
              <w:rPr>
                <w:rFonts w:eastAsia="Times New Roman" w:cs="Arial"/>
                <w:color w:val="000000"/>
                <w:sz w:val="18"/>
                <w:szCs w:val="18"/>
                <w:lang w:eastAsia="en-US"/>
              </w:rPr>
            </w:pPr>
            <w:r w:rsidRPr="00BF5BEF">
              <w:rPr>
                <w:rFonts w:eastAsia="Times New Roman" w:cs="Arial"/>
                <w:color w:val="000000"/>
                <w:sz w:val="18"/>
                <w:szCs w:val="18"/>
                <w:lang w:eastAsia="en-US"/>
              </w:rPr>
              <w:t>DP.KELRSQ</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BF5BEF" w:rsidRDefault="00B3171F" w:rsidP="00C323A5">
            <w:pPr>
              <w:jc w:val="right"/>
              <w:rPr>
                <w:rFonts w:eastAsia="Times New Roman" w:cs="Arial"/>
                <w:color w:val="000000"/>
                <w:sz w:val="18"/>
                <w:szCs w:val="18"/>
                <w:lang w:eastAsia="en-US"/>
              </w:rPr>
            </w:pPr>
            <w:r w:rsidRPr="00BF5BEF">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BF5BE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8D7901" w:rsidTr="00CA5175">
        <w:trPr>
          <w:trHeight w:val="300"/>
        </w:trPr>
        <w:tc>
          <w:tcPr>
            <w:tcW w:w="4296" w:type="dxa"/>
            <w:tcBorders>
              <w:top w:val="nil"/>
              <w:left w:val="nil"/>
              <w:bottom w:val="nil"/>
              <w:right w:val="nil"/>
            </w:tcBorders>
            <w:shd w:val="clear" w:color="auto" w:fill="auto"/>
            <w:noWrap/>
            <w:vAlign w:val="bottom"/>
          </w:tcPr>
          <w:p w:rsidR="00B3171F" w:rsidRPr="00543320" w:rsidRDefault="00B3171F" w:rsidP="00C323A5">
            <w:pPr>
              <w:rPr>
                <w:rFonts w:eastAsia="Times New Roman" w:cs="Arial"/>
                <w:b/>
                <w:i/>
                <w:color w:val="000000"/>
                <w:sz w:val="18"/>
                <w:szCs w:val="18"/>
                <w:lang w:eastAsia="en-US"/>
              </w:rPr>
            </w:pPr>
            <w:r w:rsidRPr="00543320">
              <w:rPr>
                <w:rFonts w:eastAsia="Times New Roman" w:cs="Arial"/>
                <w:b/>
                <w:i/>
                <w:color w:val="000000"/>
                <w:sz w:val="18"/>
                <w:szCs w:val="18"/>
                <w:lang w:eastAsia="en-US"/>
              </w:rPr>
              <w:t>SF.&lt;PARAMETERNAME&gt;</w:t>
            </w:r>
            <w:r w:rsidR="00CF0561" w:rsidRPr="00543320">
              <w:rPr>
                <w:rFonts w:eastAsia="Times New Roman" w:cs="Arial"/>
                <w:color w:val="000000"/>
                <w:sz w:val="18"/>
                <w:szCs w:val="18"/>
                <w:lang w:eastAsia="en-US"/>
              </w:rPr>
              <w:t>[f]</w:t>
            </w:r>
          </w:p>
        </w:tc>
        <w:tc>
          <w:tcPr>
            <w:tcW w:w="2147" w:type="dxa"/>
            <w:tcBorders>
              <w:top w:val="nil"/>
              <w:left w:val="nil"/>
              <w:bottom w:val="nil"/>
              <w:right w:val="nil"/>
            </w:tcBorders>
            <w:shd w:val="clear" w:color="auto" w:fill="auto"/>
            <w:noWrap/>
            <w:vAlign w:val="bottom"/>
          </w:tcPr>
          <w:p w:rsidR="00B3171F" w:rsidRPr="00543320" w:rsidRDefault="00B3171F" w:rsidP="00C323A5">
            <w:pPr>
              <w:jc w:val="right"/>
              <w:rPr>
                <w:rFonts w:eastAsia="Times New Roman" w:cs="Arial"/>
                <w:b/>
                <w:i/>
                <w:color w:val="000000"/>
                <w:sz w:val="18"/>
                <w:szCs w:val="18"/>
                <w:lang w:eastAsia="en-US"/>
              </w:rPr>
            </w:pPr>
            <w:r w:rsidRPr="00543320">
              <w:rPr>
                <w:rFonts w:eastAsia="Times New Roman" w:cs="Arial"/>
                <w:b/>
                <w:i/>
                <w:color w:val="000000"/>
                <w:sz w:val="18"/>
                <w:szCs w:val="18"/>
                <w:lang w:eastAsia="en-US"/>
              </w:rPr>
              <w:t>&lt;Significant Figures&gt;</w:t>
            </w:r>
          </w:p>
        </w:tc>
        <w:tc>
          <w:tcPr>
            <w:tcW w:w="2320" w:type="dxa"/>
            <w:tcBorders>
              <w:top w:val="nil"/>
              <w:left w:val="nil"/>
              <w:bottom w:val="nil"/>
              <w:right w:val="nil"/>
            </w:tcBorders>
            <w:vAlign w:val="bottom"/>
          </w:tcPr>
          <w:p w:rsidR="00B3171F" w:rsidRPr="00543320" w:rsidRDefault="00B3171F" w:rsidP="0002670C">
            <w:pPr>
              <w:rPr>
                <w:rFonts w:eastAsia="Times New Roman" w:cs="Arial"/>
                <w:b/>
                <w:i/>
                <w:color w:val="000000"/>
                <w:sz w:val="18"/>
                <w:szCs w:val="18"/>
                <w:lang w:eastAsia="en-US"/>
              </w:rPr>
            </w:pPr>
            <w:r w:rsidRPr="00543320">
              <w:rPr>
                <w:rFonts w:eastAsia="Times New Roman" w:cs="Arial"/>
                <w:b/>
                <w:i/>
                <w:color w:val="000000"/>
                <w:sz w:val="18"/>
                <w:szCs w:val="18"/>
                <w:lang w:eastAsia="en-US"/>
              </w:rPr>
              <w:t>An entry for the # of significant figures for each parameter associated with a Model</w:t>
            </w:r>
            <w:r w:rsidR="00F26FBF">
              <w:rPr>
                <w:rFonts w:eastAsia="Times New Roman" w:cs="Arial"/>
                <w:b/>
                <w:i/>
                <w:color w:val="000000"/>
                <w:sz w:val="18"/>
                <w:szCs w:val="18"/>
                <w:lang w:eastAsia="en-US"/>
              </w:rPr>
              <w:t xml:space="preserve">. </w:t>
            </w:r>
            <w:r w:rsidR="00CF0561">
              <w:rPr>
                <w:rFonts w:eastAsia="Times New Roman" w:cs="Arial"/>
                <w:b/>
                <w:i/>
                <w:color w:val="000000"/>
                <w:sz w:val="18"/>
                <w:szCs w:val="18"/>
                <w:lang w:eastAsia="en-US"/>
              </w:rPr>
              <w:t>The entry in this table is for illustration only.</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Pr="0002670C" w:rsidRDefault="00B3171F" w:rsidP="00C323A5">
            <w:pPr>
              <w:rPr>
                <w:rFonts w:eastAsia="Times New Roman" w:cs="Arial"/>
                <w:color w:val="000000"/>
                <w:sz w:val="18"/>
                <w:szCs w:val="18"/>
                <w:lang w:eastAsia="en-US"/>
              </w:rPr>
            </w:pPr>
            <w:r>
              <w:rPr>
                <w:rFonts w:eastAsia="Times New Roman" w:cs="Arial"/>
                <w:color w:val="000000"/>
                <w:sz w:val="18"/>
                <w:szCs w:val="18"/>
                <w:lang w:eastAsia="en-US"/>
              </w:rPr>
              <w:t>SF.DEFAULT</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Pr="0002670C"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B3171F" w:rsidP="007B459D">
            <w:pPr>
              <w:rPr>
                <w:rFonts w:eastAsia="Times New Roman" w:cs="Arial"/>
                <w:color w:val="000000"/>
                <w:sz w:val="18"/>
                <w:szCs w:val="18"/>
                <w:lang w:eastAsia="en-US"/>
              </w:rPr>
            </w:pPr>
            <w:r>
              <w:rPr>
                <w:rFonts w:eastAsia="Times New Roman" w:cs="Arial"/>
                <w:color w:val="000000"/>
                <w:sz w:val="18"/>
                <w:szCs w:val="18"/>
                <w:lang w:eastAsia="en-US"/>
              </w:rPr>
              <w:t xml:space="preserve">The default for the # of significant figures if a parameter is not defined in the </w:t>
            </w:r>
            <w:r w:rsidR="00F26FBF">
              <w:rPr>
                <w:rFonts w:eastAsia="Times New Roman" w:cs="Arial"/>
                <w:color w:val="000000"/>
                <w:sz w:val="18"/>
                <w:szCs w:val="18"/>
                <w:lang w:eastAsia="en-US"/>
              </w:rPr>
              <w:fldChar w:fldCharType="begin"/>
            </w:r>
            <w:r w:rsidR="00F26FBF">
              <w:rPr>
                <w:rFonts w:eastAsia="Times New Roman" w:cs="Arial"/>
                <w:color w:val="000000"/>
                <w:sz w:val="18"/>
                <w:szCs w:val="18"/>
                <w:lang w:eastAsia="en-US"/>
              </w:rPr>
              <w:instrText xml:space="preserve"> REF ModelConfigurationTemplate \h </w:instrText>
            </w:r>
            <w:r w:rsidR="00F26FBF">
              <w:rPr>
                <w:rFonts w:eastAsia="Times New Roman" w:cs="Arial"/>
                <w:color w:val="000000"/>
                <w:sz w:val="18"/>
                <w:szCs w:val="18"/>
                <w:lang w:eastAsia="en-US"/>
              </w:rPr>
            </w:r>
            <w:r w:rsidR="00F26FBF">
              <w:rPr>
                <w:rFonts w:eastAsia="Times New Roman" w:cs="Arial"/>
                <w:color w:val="000000"/>
                <w:sz w:val="18"/>
                <w:szCs w:val="18"/>
                <w:lang w:eastAsia="en-US"/>
              </w:rPr>
              <w:fldChar w:fldCharType="separate"/>
            </w:r>
            <w:r w:rsidR="00F26FBF">
              <w:rPr>
                <w:b/>
                <w:i/>
              </w:rPr>
              <w:t>M</w:t>
            </w:r>
            <w:r w:rsidR="00F26FBF" w:rsidRPr="0002670C">
              <w:rPr>
                <w:b/>
                <w:i/>
              </w:rPr>
              <w:t xml:space="preserve">odel </w:t>
            </w:r>
            <w:r w:rsidR="00F26FBF">
              <w:rPr>
                <w:b/>
                <w:i/>
              </w:rPr>
              <w:t>C</w:t>
            </w:r>
            <w:r w:rsidR="00F26FBF" w:rsidRPr="0002670C">
              <w:rPr>
                <w:b/>
                <w:i/>
              </w:rPr>
              <w:t xml:space="preserve">onfiguration </w:t>
            </w:r>
            <w:r w:rsidR="00F26FBF">
              <w:rPr>
                <w:b/>
                <w:i/>
              </w:rPr>
              <w:t>T</w:t>
            </w:r>
            <w:r w:rsidR="00F26FBF" w:rsidRPr="0002670C">
              <w:rPr>
                <w:b/>
                <w:i/>
              </w:rPr>
              <w:t>emplate</w:t>
            </w:r>
            <w:r w:rsidR="00F26FBF">
              <w:rPr>
                <w:rFonts w:eastAsia="Times New Roman" w:cs="Arial"/>
                <w:color w:val="000000"/>
                <w:sz w:val="18"/>
                <w:szCs w:val="18"/>
                <w:lang w:eastAsia="en-US"/>
              </w:rPr>
              <w:fldChar w:fldCharType="end"/>
            </w:r>
            <w:r>
              <w:rPr>
                <w:rFonts w:eastAsia="Times New Roman" w:cs="Arial"/>
                <w:color w:val="000000"/>
                <w:sz w:val="18"/>
                <w:szCs w:val="18"/>
                <w:lang w:eastAsia="en-US"/>
              </w:rPr>
              <w:t>.</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SF.AUCALL</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7B459D">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SF.AUCINFP</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SF.AUCINFPN</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SF.AUCLAST</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SF.AUCT</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SF.CLFIP</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SF.CLFO</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SF.CMAXI</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SF.CMAXIN</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SF.CMINI</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SF.CTROUGHI</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SF.KEL</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295A4D" w:rsidRPr="005A568A" w:rsidRDefault="00295A4D" w:rsidP="00C323A5">
            <w:pPr>
              <w:rPr>
                <w:rFonts w:eastAsia="Times New Roman" w:cs="Arial"/>
                <w:color w:val="000000"/>
                <w:sz w:val="18"/>
                <w:szCs w:val="18"/>
                <w:lang w:eastAsia="en-US"/>
              </w:rPr>
            </w:pPr>
            <w:r>
              <w:rPr>
                <w:rFonts w:eastAsia="Times New Roman" w:cs="Arial"/>
                <w:color w:val="000000"/>
                <w:sz w:val="18"/>
                <w:szCs w:val="18"/>
                <w:lang w:eastAsia="en-US"/>
              </w:rPr>
              <w:t>SF.KELRSQ</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295A4D"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295A4D"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295A4D" w:rsidRDefault="00295A4D" w:rsidP="00C323A5">
            <w:pPr>
              <w:rPr>
                <w:rFonts w:eastAsia="Times New Roman" w:cs="Arial"/>
                <w:color w:val="000000"/>
                <w:sz w:val="18"/>
                <w:szCs w:val="18"/>
                <w:lang w:eastAsia="en-US"/>
              </w:rPr>
            </w:pPr>
            <w:r>
              <w:rPr>
                <w:rFonts w:eastAsia="Times New Roman" w:cs="Arial"/>
                <w:color w:val="000000"/>
                <w:sz w:val="18"/>
                <w:szCs w:val="18"/>
                <w:lang w:eastAsia="en-US"/>
              </w:rPr>
              <w:t>SF.KELRSQA</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295A4D"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295A4D"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SF.THALF</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bl>
    <w:p w:rsidR="00334256" w:rsidRDefault="00334256" w:rsidP="00334256"/>
    <w:p w:rsidR="000B7100" w:rsidRPr="00543320" w:rsidRDefault="000B7100" w:rsidP="000B7100">
      <w:pPr>
        <w:rPr>
          <w:sz w:val="18"/>
          <w:szCs w:val="18"/>
        </w:rPr>
      </w:pPr>
      <w:r w:rsidRPr="00543320">
        <w:rPr>
          <w:sz w:val="18"/>
          <w:szCs w:val="18"/>
        </w:rPr>
        <w:t>[</w:t>
      </w:r>
      <w:proofErr w:type="gramStart"/>
      <w:r w:rsidRPr="00543320">
        <w:rPr>
          <w:sz w:val="18"/>
          <w:szCs w:val="18"/>
        </w:rPr>
        <w:t>a</w:t>
      </w:r>
      <w:proofErr w:type="gramEnd"/>
      <w:r w:rsidRPr="00543320">
        <w:rPr>
          <w:sz w:val="18"/>
          <w:szCs w:val="18"/>
        </w:rPr>
        <w:t>]</w:t>
      </w:r>
      <w:r w:rsidR="00CF0561">
        <w:rPr>
          <w:sz w:val="18"/>
          <w:szCs w:val="18"/>
        </w:rPr>
        <w:t xml:space="preserve"> </w:t>
      </w:r>
      <w:r w:rsidRPr="00543320">
        <w:rPr>
          <w:sz w:val="18"/>
          <w:szCs w:val="18"/>
        </w:rPr>
        <w:t xml:space="preserve">– configuration comes from selected MCT config file. Analyst can select from a dropdown of standard options which override the default presented in the MCT. </w:t>
      </w:r>
    </w:p>
    <w:p w:rsidR="000B7100" w:rsidRPr="00543320" w:rsidRDefault="000B7100" w:rsidP="000B7100">
      <w:pPr>
        <w:rPr>
          <w:sz w:val="18"/>
          <w:szCs w:val="18"/>
        </w:rPr>
      </w:pPr>
    </w:p>
    <w:p w:rsidR="000B7100" w:rsidRPr="00543320" w:rsidRDefault="000B7100" w:rsidP="000B7100">
      <w:pPr>
        <w:rPr>
          <w:sz w:val="18"/>
          <w:szCs w:val="18"/>
        </w:rPr>
      </w:pPr>
      <w:r w:rsidRPr="00543320">
        <w:rPr>
          <w:sz w:val="18"/>
          <w:szCs w:val="18"/>
        </w:rPr>
        <w:t>[b]</w:t>
      </w:r>
      <w:r w:rsidR="00CF0561">
        <w:rPr>
          <w:sz w:val="18"/>
          <w:szCs w:val="18"/>
        </w:rPr>
        <w:t xml:space="preserve"> </w:t>
      </w:r>
      <w:r w:rsidRPr="00543320">
        <w:rPr>
          <w:sz w:val="18"/>
          <w:szCs w:val="18"/>
        </w:rPr>
        <w:t>– The entries in the MCT represent default data field items in the source dataset, either ARD (or some other file specification) or integration with PIMS or via merging in a Data Transformation utilizing data from an ARD or similar file format and a file representing data from the CRF. The application will permit the analyst to change this default value mapping from the input dataset to a different value also appearing in the input dataset. The user can re-select the default value from one of the existing values in the source dataset.</w:t>
      </w:r>
      <w:r w:rsidR="006C308F">
        <w:rPr>
          <w:sz w:val="18"/>
          <w:szCs w:val="18"/>
        </w:rPr>
        <w:t xml:space="preserve"> In the case of the TIME MCT value, this entry may either represent a pointer to the selected NOMTIME data field value if “NOMINAL” is selected or the ACTTIME value if “ACTUAL” is selected. Alternatively TIME can be selected to be the name of a datafield in the dataset.</w:t>
      </w:r>
    </w:p>
    <w:p w:rsidR="000B7100" w:rsidRPr="00543320" w:rsidRDefault="000B7100" w:rsidP="000B7100">
      <w:pPr>
        <w:rPr>
          <w:sz w:val="18"/>
          <w:szCs w:val="18"/>
        </w:rPr>
      </w:pPr>
    </w:p>
    <w:p w:rsidR="002E2EE0" w:rsidRPr="00543320" w:rsidRDefault="002E2EE0" w:rsidP="002E2EE0">
      <w:pPr>
        <w:rPr>
          <w:sz w:val="18"/>
          <w:szCs w:val="18"/>
        </w:rPr>
      </w:pPr>
      <w:r w:rsidRPr="00543320">
        <w:rPr>
          <w:sz w:val="18"/>
          <w:szCs w:val="18"/>
        </w:rPr>
        <w:t>[</w:t>
      </w:r>
      <w:proofErr w:type="gramStart"/>
      <w:r w:rsidRPr="00543320">
        <w:rPr>
          <w:sz w:val="18"/>
          <w:szCs w:val="18"/>
        </w:rPr>
        <w:t>c</w:t>
      </w:r>
      <w:proofErr w:type="gramEnd"/>
      <w:r w:rsidRPr="00543320">
        <w:rPr>
          <w:sz w:val="18"/>
          <w:szCs w:val="18"/>
        </w:rPr>
        <w:t>]</w:t>
      </w:r>
      <w:r w:rsidR="00CF0561">
        <w:rPr>
          <w:sz w:val="18"/>
          <w:szCs w:val="18"/>
        </w:rPr>
        <w:t xml:space="preserve"> </w:t>
      </w:r>
      <w:r w:rsidRPr="00543320">
        <w:rPr>
          <w:sz w:val="18"/>
          <w:szCs w:val="18"/>
        </w:rPr>
        <w:t xml:space="preserve">– These are flags set an defined through the FLAGs dataset by the analyst in 1) the NCA Application Analysis Module or 2) in the input dataset. If set in the input dataset, these represent initialization values that set the initial settings or selection of the flags in the NCA Analysis Module. The user can then reset these as desired in the NCA Analysis Module. The flags dataset itself will contain the values that the user has requested from the NCA Analysis Module and will be used to </w:t>
      </w:r>
      <w:r w:rsidR="00781E96" w:rsidRPr="00543320">
        <w:rPr>
          <w:sz w:val="18"/>
          <w:szCs w:val="18"/>
        </w:rPr>
        <w:t xml:space="preserve">replace any </w:t>
      </w:r>
      <w:r w:rsidRPr="00543320">
        <w:rPr>
          <w:sz w:val="18"/>
          <w:szCs w:val="18"/>
        </w:rPr>
        <w:t>values in the input dataset on merging the flags dataset with the input dataset.</w:t>
      </w:r>
    </w:p>
    <w:p w:rsidR="00F26FBF" w:rsidRPr="00543320" w:rsidRDefault="00F26FBF" w:rsidP="002E2EE0">
      <w:pPr>
        <w:rPr>
          <w:sz w:val="18"/>
          <w:szCs w:val="18"/>
        </w:rPr>
      </w:pPr>
    </w:p>
    <w:p w:rsidR="00F26FBF" w:rsidRPr="00543320" w:rsidRDefault="00F26FBF" w:rsidP="00F26FBF">
      <w:pPr>
        <w:rPr>
          <w:sz w:val="18"/>
          <w:szCs w:val="18"/>
        </w:rPr>
      </w:pPr>
      <w:r w:rsidRPr="00543320">
        <w:rPr>
          <w:sz w:val="18"/>
          <w:szCs w:val="18"/>
        </w:rPr>
        <w:t>[</w:t>
      </w:r>
      <w:proofErr w:type="gramStart"/>
      <w:r w:rsidRPr="00543320">
        <w:rPr>
          <w:sz w:val="18"/>
          <w:szCs w:val="18"/>
        </w:rPr>
        <w:t>d</w:t>
      </w:r>
      <w:proofErr w:type="gramEnd"/>
      <w:r w:rsidRPr="00543320">
        <w:rPr>
          <w:sz w:val="18"/>
          <w:szCs w:val="18"/>
        </w:rPr>
        <w:t>]</w:t>
      </w:r>
      <w:r w:rsidR="00CF0561">
        <w:rPr>
          <w:sz w:val="18"/>
          <w:szCs w:val="18"/>
        </w:rPr>
        <w:t xml:space="preserve"> </w:t>
      </w:r>
      <w:r w:rsidRPr="00543320">
        <w:rPr>
          <w:sz w:val="18"/>
          <w:szCs w:val="18"/>
        </w:rPr>
        <w:t xml:space="preserve">– generally items representing flags that have default values and can be updated through text direct entry in the NCA Analysis Module. </w:t>
      </w:r>
    </w:p>
    <w:p w:rsidR="00F26FBF" w:rsidRPr="00543320" w:rsidRDefault="00F26FBF" w:rsidP="00F26FBF">
      <w:pPr>
        <w:rPr>
          <w:b/>
          <w:sz w:val="18"/>
          <w:szCs w:val="18"/>
        </w:rPr>
      </w:pPr>
    </w:p>
    <w:p w:rsidR="00F26FBF" w:rsidRPr="00543320" w:rsidRDefault="00F26FBF" w:rsidP="00F26FBF">
      <w:pPr>
        <w:rPr>
          <w:sz w:val="18"/>
          <w:szCs w:val="18"/>
        </w:rPr>
      </w:pPr>
      <w:r w:rsidRPr="00543320">
        <w:rPr>
          <w:sz w:val="18"/>
          <w:szCs w:val="18"/>
        </w:rPr>
        <w:t xml:space="preserve">[e] – entries required for the MCT associated with Partial Areas. Note the default MCTs as configuration items to the Computation Engine will ALL have </w:t>
      </w:r>
      <w:r w:rsidR="004877BD">
        <w:rPr>
          <w:sz w:val="18"/>
          <w:szCs w:val="18"/>
        </w:rPr>
        <w:fldChar w:fldCharType="begin"/>
      </w:r>
      <w:r w:rsidR="004877BD">
        <w:rPr>
          <w:sz w:val="18"/>
          <w:szCs w:val="18"/>
        </w:rPr>
        <w:instrText xml:space="preserve"> REF AUCNPAIR \h </w:instrText>
      </w:r>
      <w:r w:rsidR="004877BD">
        <w:rPr>
          <w:sz w:val="18"/>
          <w:szCs w:val="18"/>
        </w:rPr>
      </w:r>
      <w:r w:rsidR="004877BD">
        <w:rPr>
          <w:sz w:val="18"/>
          <w:szCs w:val="18"/>
        </w:rPr>
        <w:fldChar w:fldCharType="separate"/>
      </w:r>
      <w:r w:rsidR="004877BD" w:rsidRPr="007B459D">
        <w:rPr>
          <w:rFonts w:eastAsia="Times New Roman" w:cs="Arial"/>
          <w:color w:val="000000"/>
          <w:sz w:val="18"/>
          <w:szCs w:val="18"/>
          <w:lang w:eastAsia="en-US"/>
        </w:rPr>
        <w:t>AUCNPAIR</w:t>
      </w:r>
      <w:r w:rsidR="004877BD">
        <w:rPr>
          <w:sz w:val="18"/>
          <w:szCs w:val="18"/>
        </w:rPr>
        <w:fldChar w:fldCharType="end"/>
      </w:r>
      <w:r w:rsidRPr="00543320">
        <w:rPr>
          <w:sz w:val="18"/>
          <w:szCs w:val="18"/>
        </w:rPr>
        <w:t xml:space="preserve"> = 0 and thus no entries for the endpoints of the AUC time pairs. The entries for the AUC time pairs are only made through the NCA Analysis Module itself through analyst actions take to define them. Once these are set or updated by the user, the value for ANCNPAIR is recalculated to reflect the number of defined pairs requested by the user. </w:t>
      </w:r>
    </w:p>
    <w:p w:rsidR="00F26FBF" w:rsidRDefault="00F26FBF" w:rsidP="00F26FBF">
      <w:pPr>
        <w:rPr>
          <w:b/>
        </w:rPr>
      </w:pPr>
    </w:p>
    <w:p w:rsidR="00CF0561" w:rsidRDefault="00CF0561" w:rsidP="00F26FBF">
      <w:pPr>
        <w:rPr>
          <w:rFonts w:eastAsia="Times New Roman" w:cs="Arial"/>
          <w:color w:val="000000"/>
          <w:sz w:val="18"/>
          <w:szCs w:val="18"/>
          <w:lang w:eastAsia="en-US"/>
        </w:rPr>
      </w:pPr>
      <w:r w:rsidRPr="00543320">
        <w:rPr>
          <w:sz w:val="18"/>
          <w:szCs w:val="18"/>
        </w:rPr>
        <w:t xml:space="preserve">[f] - </w:t>
      </w:r>
      <w:r w:rsidRPr="00543320">
        <w:rPr>
          <w:rFonts w:eastAsia="Times New Roman" w:cs="Arial"/>
          <w:color w:val="000000"/>
          <w:sz w:val="18"/>
          <w:szCs w:val="18"/>
          <w:lang w:eastAsia="en-US"/>
        </w:rPr>
        <w:t xml:space="preserve">The </w:t>
      </w:r>
      <w:r>
        <w:rPr>
          <w:rFonts w:eastAsia="Times New Roman" w:cs="Arial"/>
          <w:color w:val="000000"/>
          <w:sz w:val="18"/>
          <w:szCs w:val="18"/>
          <w:lang w:eastAsia="en-US"/>
        </w:rPr>
        <w:t xml:space="preserve">particular </w:t>
      </w:r>
      <w:r w:rsidRPr="00543320">
        <w:rPr>
          <w:rFonts w:eastAsia="Times New Roman" w:cs="Arial"/>
          <w:color w:val="000000"/>
          <w:sz w:val="18"/>
          <w:szCs w:val="18"/>
          <w:lang w:eastAsia="en-US"/>
        </w:rPr>
        <w:t>entry in this table is for illustration only</w:t>
      </w:r>
      <w:r>
        <w:rPr>
          <w:rFonts w:eastAsia="Times New Roman" w:cs="Arial"/>
          <w:color w:val="000000"/>
          <w:sz w:val="18"/>
          <w:szCs w:val="18"/>
          <w:lang w:eastAsia="en-US"/>
        </w:rPr>
        <w:t xml:space="preserve"> and is not a formal component of the MCT definition.</w:t>
      </w:r>
    </w:p>
    <w:p w:rsidR="008E7CCF" w:rsidRDefault="008E7CCF" w:rsidP="00F26FBF">
      <w:pPr>
        <w:rPr>
          <w:rFonts w:eastAsia="Times New Roman" w:cs="Arial"/>
          <w:color w:val="000000"/>
          <w:sz w:val="18"/>
          <w:szCs w:val="18"/>
          <w:lang w:eastAsia="en-US"/>
        </w:rPr>
      </w:pPr>
    </w:p>
    <w:p w:rsidR="008E7CCF" w:rsidRPr="00543320" w:rsidRDefault="008E7CCF" w:rsidP="00F26FBF">
      <w:pPr>
        <w:rPr>
          <w:rFonts w:eastAsia="Times New Roman" w:cs="Arial"/>
          <w:i/>
          <w:color w:val="000000"/>
          <w:sz w:val="18"/>
          <w:szCs w:val="18"/>
          <w:lang w:eastAsia="en-US"/>
        </w:rPr>
      </w:pPr>
      <w:r>
        <w:rPr>
          <w:rFonts w:eastAsia="Times New Roman" w:cs="Arial"/>
          <w:color w:val="000000"/>
          <w:sz w:val="18"/>
          <w:szCs w:val="18"/>
          <w:lang w:eastAsia="en-US"/>
        </w:rPr>
        <w:t xml:space="preserve">[g] - </w:t>
      </w:r>
      <w:r w:rsidR="00F30CB6">
        <w:rPr>
          <w:rFonts w:eastAsia="Times New Roman" w:cs="Arial"/>
          <w:color w:val="000000"/>
          <w:sz w:val="18"/>
          <w:szCs w:val="18"/>
          <w:lang w:eastAsia="en-US"/>
        </w:rPr>
        <w:t xml:space="preserve">Note that section </w:t>
      </w:r>
      <w:r w:rsidR="00F30CB6">
        <w:rPr>
          <w:rFonts w:eastAsia="Times New Roman" w:cs="Arial"/>
          <w:color w:val="000000"/>
          <w:sz w:val="18"/>
          <w:szCs w:val="18"/>
          <w:lang w:eastAsia="en-US"/>
        </w:rPr>
        <w:fldChar w:fldCharType="begin"/>
      </w:r>
      <w:r w:rsidR="00F30CB6">
        <w:rPr>
          <w:rFonts w:eastAsia="Times New Roman" w:cs="Arial"/>
          <w:color w:val="000000"/>
          <w:sz w:val="18"/>
          <w:szCs w:val="18"/>
          <w:lang w:eastAsia="en-US"/>
        </w:rPr>
        <w:instrText xml:space="preserve"> REF _Ref507945116 \h </w:instrText>
      </w:r>
      <w:r w:rsidR="00F30CB6">
        <w:rPr>
          <w:rFonts w:eastAsia="Times New Roman" w:cs="Arial"/>
          <w:color w:val="000000"/>
          <w:sz w:val="18"/>
          <w:szCs w:val="18"/>
          <w:lang w:eastAsia="en-US"/>
        </w:rPr>
      </w:r>
      <w:r w:rsidR="00F30CB6">
        <w:rPr>
          <w:rFonts w:eastAsia="Times New Roman" w:cs="Arial"/>
          <w:color w:val="000000"/>
          <w:sz w:val="18"/>
          <w:szCs w:val="18"/>
          <w:lang w:eastAsia="en-US"/>
        </w:rPr>
        <w:fldChar w:fldCharType="separate"/>
      </w:r>
      <w:r w:rsidR="00F30CB6" w:rsidRPr="005A7C0D">
        <w:t xml:space="preserve">Parameter </w:t>
      </w:r>
      <w:r w:rsidR="00F30CB6">
        <w:t xml:space="preserve">Model Mapping </w:t>
      </w:r>
      <w:r w:rsidR="00F30CB6" w:rsidRPr="005A7C0D">
        <w:t xml:space="preserve">List - </w:t>
      </w:r>
      <w:r w:rsidR="00F30CB6" w:rsidRPr="00C85D5B">
        <w:t xml:space="preserve">Primary </w:t>
      </w:r>
      <w:r w:rsidR="00F30CB6">
        <w:t>and Derived</w:t>
      </w:r>
      <w:r w:rsidR="00F30CB6">
        <w:rPr>
          <w:rFonts w:eastAsia="Times New Roman" w:cs="Arial"/>
          <w:color w:val="000000"/>
          <w:sz w:val="18"/>
          <w:szCs w:val="18"/>
          <w:lang w:eastAsia="en-US"/>
        </w:rPr>
        <w:fldChar w:fldCharType="end"/>
      </w:r>
      <w:r w:rsidR="00F30CB6">
        <w:rPr>
          <w:rFonts w:eastAsia="Times New Roman" w:cs="Arial"/>
          <w:color w:val="000000"/>
          <w:sz w:val="18"/>
          <w:szCs w:val="18"/>
          <w:lang w:eastAsia="en-US"/>
        </w:rPr>
        <w:t xml:space="preserve"> contains the mapping between Models, dosing regimen (Single vs Multiple or Steady-State dosing) and the parameters available as default in the models output and defined in the PARAMETERLIST and PARAMETERDISPLAYLIST values for the MCT.</w:t>
      </w:r>
    </w:p>
    <w:p w:rsidR="00CF0561" w:rsidRDefault="00CF0561" w:rsidP="00F26FBF">
      <w:pPr>
        <w:rPr>
          <w:b/>
        </w:rPr>
      </w:pPr>
    </w:p>
    <w:p w:rsidR="00334256" w:rsidRPr="00543320" w:rsidRDefault="00334256" w:rsidP="00334256">
      <w:pPr>
        <w:rPr>
          <w:sz w:val="18"/>
        </w:rPr>
      </w:pPr>
      <w:r w:rsidRPr="00543320">
        <w:rPr>
          <w:sz w:val="18"/>
        </w:rPr>
        <w:t>* - New with release 3.0 of the Computation Engine Specifications</w:t>
      </w:r>
    </w:p>
    <w:p w:rsidR="006C226E" w:rsidRDefault="00F26FBF" w:rsidP="00334256">
      <w:r w:rsidRPr="00543320">
        <w:rPr>
          <w:sz w:val="18"/>
        </w:rPr>
        <w:t>*</w:t>
      </w:r>
      <w:r w:rsidR="006C226E" w:rsidRPr="00543320">
        <w:rPr>
          <w:sz w:val="18"/>
        </w:rPr>
        <w:t xml:space="preserve">* - </w:t>
      </w:r>
      <w:r w:rsidR="00D26BE3">
        <w:rPr>
          <w:sz w:val="18"/>
        </w:rPr>
        <w:fldChar w:fldCharType="begin"/>
      </w:r>
      <w:r w:rsidR="00D26BE3">
        <w:rPr>
          <w:sz w:val="18"/>
        </w:rPr>
        <w:instrText xml:space="preserve"> REF RETURNCOLS \h </w:instrText>
      </w:r>
      <w:r w:rsidR="00D26BE3">
        <w:rPr>
          <w:sz w:val="18"/>
        </w:rPr>
      </w:r>
      <w:r w:rsidR="00D26BE3">
        <w:rPr>
          <w:sz w:val="18"/>
        </w:rPr>
        <w:fldChar w:fldCharType="separate"/>
      </w:r>
      <w:r w:rsidR="00D26BE3" w:rsidRPr="00323C5D">
        <w:rPr>
          <w:rFonts w:eastAsia="Times New Roman" w:cs="Arial"/>
          <w:color w:val="000000"/>
          <w:sz w:val="18"/>
          <w:szCs w:val="18"/>
          <w:lang w:eastAsia="en-US"/>
        </w:rPr>
        <w:t>RETURNCOLS</w:t>
      </w:r>
      <w:r w:rsidR="00D26BE3">
        <w:rPr>
          <w:sz w:val="18"/>
        </w:rPr>
        <w:fldChar w:fldCharType="end"/>
      </w:r>
      <w:r w:rsidR="006C226E" w:rsidRPr="00543320">
        <w:rPr>
          <w:sz w:val="18"/>
        </w:rPr>
        <w:t xml:space="preserve"> – default example: </w:t>
      </w:r>
      <w:r w:rsidR="006C226E" w:rsidRPr="007002B8">
        <w:rPr>
          <w:rFonts w:eastAsia="Times New Roman" w:cs="Arial"/>
          <w:color w:val="000000"/>
          <w:sz w:val="16"/>
          <w:szCs w:val="18"/>
          <w:lang w:eastAsia="en-US"/>
        </w:rPr>
        <w:t>UDSDEID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SDEID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STUDY</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SITEID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SUBJID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RAND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TREATXT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TRTCD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PKCOLL</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PKBDFLD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PKTERM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PERIODU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PERIOD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VISITU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VISIT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PHASE</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w:t>
      </w:r>
      <w:r w:rsidR="00F85217">
        <w:rPr>
          <w:rFonts w:eastAsia="Times New Roman" w:cs="Arial"/>
          <w:color w:val="000000"/>
          <w:sz w:val="16"/>
          <w:szCs w:val="18"/>
          <w:lang w:eastAsia="en-US"/>
        </w:rPr>
        <w:t>ANMETH</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DSREAS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DSSTAT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AGEDERU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AGEDER</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WTUNI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WTRAW</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HTUNI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HTRAW</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RACEOTH</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RACES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SEX</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RACIALD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ETHNIC</w:t>
      </w:r>
      <w:r w:rsidR="007002B8">
        <w:rPr>
          <w:rFonts w:eastAsia="Times New Roman" w:cs="Arial"/>
          <w:color w:val="000000"/>
          <w:sz w:val="16"/>
          <w:szCs w:val="18"/>
          <w:lang w:eastAsia="en-US"/>
        </w:rPr>
        <w:t>;</w:t>
      </w:r>
      <w:r w:rsidR="00707F0C">
        <w:rPr>
          <w:rFonts w:eastAsia="Times New Roman" w:cs="Arial"/>
          <w:color w:val="000000"/>
          <w:sz w:val="16"/>
          <w:szCs w:val="18"/>
          <w:lang w:eastAsia="en-US"/>
        </w:rPr>
        <w:t>DOSE</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DOSEi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DOSEiU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ACTTRTC</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TREATSEQ</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FLGEMESIS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FU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UDFNAME1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UDFVALUE1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UDFUNIT1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UDFNAMEn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UDFVALUEn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UDFUNITn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DATASTATUS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PKPCOM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PKSIGFIG</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PKDECPL</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DATABLINDSTATUS</w:t>
      </w:r>
      <w:r w:rsidR="007002B8">
        <w:rPr>
          <w:rFonts w:eastAsia="Times New Roman" w:cs="Arial"/>
          <w:color w:val="000000"/>
          <w:sz w:val="16"/>
          <w:szCs w:val="18"/>
          <w:lang w:eastAsia="en-US"/>
        </w:rPr>
        <w:t>;</w:t>
      </w:r>
      <w:r w:rsidR="00F85217">
        <w:rPr>
          <w:rFonts w:eastAsia="Times New Roman" w:cs="Arial"/>
          <w:color w:val="000000"/>
          <w:sz w:val="16"/>
          <w:szCs w:val="18"/>
          <w:lang w:eastAsia="en-US"/>
        </w:rPr>
        <w:t>PCMETHOD;</w:t>
      </w:r>
      <w:r w:rsidR="006C226E" w:rsidRPr="007002B8">
        <w:rPr>
          <w:rFonts w:eastAsia="Times New Roman" w:cs="Arial"/>
          <w:color w:val="000000"/>
          <w:sz w:val="16"/>
          <w:szCs w:val="18"/>
          <w:lang w:eastAsia="en-US"/>
        </w:rPr>
        <w:t>PCLLOQ</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PCSTRESU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PCNAM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ROUTE</w:t>
      </w:r>
      <w:r w:rsidR="006E6071">
        <w:rPr>
          <w:rFonts w:eastAsia="Times New Roman" w:cs="Arial"/>
          <w:color w:val="000000"/>
          <w:sz w:val="16"/>
          <w:szCs w:val="18"/>
          <w:lang w:eastAsia="en-US"/>
        </w:rPr>
        <w:t>;TAU1;TAI1U;TOLD1;TOLD1U</w:t>
      </w:r>
    </w:p>
    <w:p w:rsidR="004D6522" w:rsidRPr="00D26BE3" w:rsidRDefault="00D26BE3" w:rsidP="00334256">
      <w:pPr>
        <w:rPr>
          <w:rFonts w:eastAsia="Times New Roman" w:cs="Arial"/>
          <w:color w:val="000000"/>
          <w:sz w:val="16"/>
          <w:szCs w:val="18"/>
          <w:lang w:eastAsia="en-US"/>
        </w:rPr>
      </w:pPr>
      <w:r w:rsidRPr="00D26BE3">
        <w:rPr>
          <w:rFonts w:eastAsia="Times New Roman" w:cs="Arial"/>
          <w:color w:val="000000"/>
          <w:sz w:val="16"/>
          <w:szCs w:val="18"/>
          <w:lang w:eastAsia="en-US"/>
        </w:rPr>
        <w:t xml:space="preserve">*** - </w:t>
      </w:r>
      <w:r>
        <w:rPr>
          <w:rFonts w:eastAsia="Times New Roman" w:cs="Arial"/>
          <w:color w:val="000000"/>
          <w:sz w:val="16"/>
          <w:szCs w:val="18"/>
          <w:lang w:eastAsia="en-US"/>
        </w:rPr>
        <w:fldChar w:fldCharType="begin"/>
      </w:r>
      <w:r>
        <w:rPr>
          <w:rFonts w:eastAsia="Times New Roman" w:cs="Arial"/>
          <w:color w:val="000000"/>
          <w:sz w:val="16"/>
          <w:szCs w:val="18"/>
          <w:lang w:eastAsia="en-US"/>
        </w:rPr>
        <w:instrText xml:space="preserve"> REF FLAGSDISPLAYLIST \h </w:instrText>
      </w:r>
      <w:r>
        <w:rPr>
          <w:rFonts w:eastAsia="Times New Roman" w:cs="Arial"/>
          <w:color w:val="000000"/>
          <w:sz w:val="16"/>
          <w:szCs w:val="18"/>
          <w:lang w:eastAsia="en-US"/>
        </w:rPr>
      </w:r>
      <w:r>
        <w:rPr>
          <w:rFonts w:eastAsia="Times New Roman" w:cs="Arial"/>
          <w:color w:val="000000"/>
          <w:sz w:val="16"/>
          <w:szCs w:val="18"/>
          <w:lang w:eastAsia="en-US"/>
        </w:rPr>
        <w:fldChar w:fldCharType="separate"/>
      </w:r>
      <w:r w:rsidRPr="00D26BE3">
        <w:rPr>
          <w:rFonts w:eastAsia="Times New Roman" w:cs="Arial"/>
          <w:color w:val="000000"/>
          <w:sz w:val="18"/>
          <w:szCs w:val="18"/>
          <w:lang w:eastAsia="en-US"/>
        </w:rPr>
        <w:t>FLAGSDISPLAYLIST</w:t>
      </w:r>
      <w:r>
        <w:rPr>
          <w:rFonts w:eastAsia="Times New Roman" w:cs="Arial"/>
          <w:color w:val="000000"/>
          <w:sz w:val="16"/>
          <w:szCs w:val="18"/>
          <w:lang w:eastAsia="en-US"/>
        </w:rPr>
        <w:fldChar w:fldCharType="end"/>
      </w:r>
      <w:r w:rsidRPr="00D26BE3">
        <w:rPr>
          <w:rFonts w:eastAsia="Times New Roman" w:cs="Arial"/>
          <w:color w:val="000000"/>
          <w:sz w:val="16"/>
          <w:szCs w:val="18"/>
          <w:lang w:eastAsia="en-US"/>
        </w:rPr>
        <w:t xml:space="preserve"> – example: PKDATAROWID;PKPTMS;PKATPD;PKCNCN;PKCNCNMOD;FLGEXKEL;FLGEXAUC;FLGEXSDE;FLGEXST;</w:t>
      </w:r>
      <w:r w:rsidR="008C4FA1">
        <w:rPr>
          <w:rFonts w:eastAsia="Times New Roman" w:cs="Arial"/>
          <w:color w:val="000000"/>
          <w:sz w:val="16"/>
          <w:szCs w:val="18"/>
          <w:lang w:eastAsia="en-US"/>
        </w:rPr>
        <w:t>FLGCZERO;</w:t>
      </w:r>
      <w:r w:rsidR="00B20061">
        <w:rPr>
          <w:rFonts w:eastAsia="Times New Roman" w:cs="Arial"/>
          <w:color w:val="000000"/>
          <w:sz w:val="16"/>
          <w:szCs w:val="18"/>
          <w:lang w:eastAsia="en-US"/>
        </w:rPr>
        <w:t>x`</w:t>
      </w:r>
      <w:r w:rsidRPr="00D26BE3">
        <w:rPr>
          <w:rFonts w:eastAsia="Times New Roman" w:cs="Arial"/>
          <w:color w:val="000000"/>
          <w:sz w:val="16"/>
          <w:szCs w:val="18"/>
          <w:lang w:eastAsia="en-US"/>
        </w:rPr>
        <w:t>PKPCOM;PKRCOM;FLGEMESIS;TAU1;TOLD1;TAU2;TOLD2;DOSE</w:t>
      </w:r>
    </w:p>
    <w:p w:rsidR="00D26BE3" w:rsidRDefault="00D26BE3" w:rsidP="00334256"/>
    <w:p w:rsidR="00D26BE3" w:rsidRDefault="00CA5175" w:rsidP="00334256">
      <w:r>
        <w:rPr>
          <w:rFonts w:eastAsia="Times New Roman" w:cs="Arial"/>
          <w:b/>
          <w:szCs w:val="20"/>
          <w:lang w:eastAsia="en-US"/>
        </w:rPr>
        <w:t>†</w:t>
      </w:r>
      <w:r>
        <w:rPr>
          <w:rFonts w:eastAsia="Times New Roman"/>
          <w:b/>
          <w:szCs w:val="20"/>
          <w:lang w:eastAsia="en-US"/>
        </w:rPr>
        <w:t xml:space="preserve">- </w:t>
      </w:r>
      <w:r>
        <w:t>Not yet implemented in openNCA interface to computation engine nor in computation engine code itself.</w:t>
      </w:r>
    </w:p>
    <w:p w:rsidR="004D6522" w:rsidRDefault="004D6522" w:rsidP="004D6522">
      <w:pPr>
        <w:pStyle w:val="Heading2"/>
        <w:numPr>
          <w:ilvl w:val="1"/>
          <w:numId w:val="54"/>
        </w:numPr>
      </w:pPr>
      <w:bookmarkStart w:id="38" w:name="_Toc5186404"/>
      <w:r>
        <w:t>Secondary Configuration Template</w:t>
      </w:r>
      <w:bookmarkEnd w:id="38"/>
    </w:p>
    <w:p w:rsidR="004D6522" w:rsidRPr="004D6522" w:rsidRDefault="004D6522" w:rsidP="004D6522"/>
    <w:p w:rsidR="005C3514" w:rsidRDefault="004D6522" w:rsidP="00334256">
      <w:r w:rsidRPr="00543320">
        <w:t>The secondary configuration template (SCT) specifies for</w:t>
      </w:r>
      <w:r w:rsidR="005C3514">
        <w:t xml:space="preserve"> the following derived/secondary parameter types the specific settings and data requirements to finalize the computations for the parameters.</w:t>
      </w:r>
    </w:p>
    <w:p w:rsidR="004D6522" w:rsidRPr="00C323A5" w:rsidRDefault="004D6522" w:rsidP="00334256"/>
    <w:p w:rsidR="008C2B25" w:rsidRDefault="008C2B25">
      <w:pPr>
        <w:pStyle w:val="Heading1"/>
      </w:pPr>
      <w:bookmarkStart w:id="39" w:name="_Toc5186405"/>
      <w:r>
        <w:t>Parameter Units</w:t>
      </w:r>
      <w:bookmarkEnd w:id="39"/>
    </w:p>
    <w:p w:rsidR="0050066E" w:rsidRPr="0050066E" w:rsidRDefault="00994A0F" w:rsidP="00AE2A1B">
      <w:pPr>
        <w:pStyle w:val="Heading2"/>
      </w:pPr>
      <w:bookmarkStart w:id="40" w:name="_Toc5186406"/>
      <w:r>
        <w:t xml:space="preserve">Parameter </w:t>
      </w:r>
      <w:r w:rsidR="0050066E">
        <w:t>Unit</w:t>
      </w:r>
      <w:r>
        <w:t xml:space="preserve"> Classes</w:t>
      </w:r>
      <w:bookmarkEnd w:id="40"/>
    </w:p>
    <w:p w:rsidR="003A4B25" w:rsidRDefault="008E5488" w:rsidP="008C2B25">
      <w:r>
        <w:t>Concentration</w:t>
      </w:r>
      <w:r w:rsidR="00592A02">
        <w:t>, Time and Dose</w:t>
      </w:r>
      <w:r>
        <w:t xml:space="preserve"> data units are </w:t>
      </w:r>
      <w:r w:rsidR="00AE2A1B">
        <w:t>specified</w:t>
      </w:r>
      <w:r>
        <w:t xml:space="preserve"> in the </w:t>
      </w:r>
      <w:r w:rsidR="00592A02">
        <w:t>PK</w:t>
      </w:r>
      <w:r>
        <w:t xml:space="preserve"> data file and are identified by the user in the parameter calculation user interface. Parameter units are obtained from the concentration</w:t>
      </w:r>
      <w:r w:rsidR="00592A02">
        <w:t>, time and dose</w:t>
      </w:r>
      <w:r w:rsidR="003A4B25">
        <w:t xml:space="preserve"> data units.</w:t>
      </w:r>
    </w:p>
    <w:p w:rsidR="003A4B25" w:rsidRDefault="003A4B25" w:rsidP="008C2B25"/>
    <w:p w:rsidR="00994A0F" w:rsidRDefault="00FF66F8" w:rsidP="008C2B25">
      <w:r>
        <w:t>T</w:t>
      </w:r>
      <w:r w:rsidR="00AE2A1B">
        <w:t xml:space="preserve">he table below </w:t>
      </w:r>
      <w:r>
        <w:t xml:space="preserve">catalogs </w:t>
      </w:r>
      <w:r w:rsidR="00AE2A1B">
        <w:t>the unit class</w:t>
      </w:r>
      <w:r>
        <w:t>es</w:t>
      </w:r>
      <w:r w:rsidR="00AE2A1B">
        <w:t xml:space="preserve"> and parameters associated with </w:t>
      </w:r>
      <w:r>
        <w:t xml:space="preserve">each </w:t>
      </w:r>
      <w:r w:rsidR="00AE2A1B">
        <w:t>class.</w:t>
      </w:r>
    </w:p>
    <w:p w:rsidR="00931DBB" w:rsidRDefault="00931DBB" w:rsidP="008C2B2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35"/>
        <w:gridCol w:w="1823"/>
        <w:gridCol w:w="2321"/>
        <w:gridCol w:w="2377"/>
      </w:tblGrid>
      <w:tr w:rsidR="00931DBB" w:rsidRPr="00846DB7" w:rsidTr="00E63656">
        <w:trPr>
          <w:tblHeader/>
          <w:jc w:val="center"/>
        </w:trPr>
        <w:tc>
          <w:tcPr>
            <w:tcW w:w="2335" w:type="dxa"/>
            <w:shd w:val="clear" w:color="auto" w:fill="E6E6E6"/>
          </w:tcPr>
          <w:p w:rsidR="00931DBB" w:rsidRPr="00846DB7" w:rsidRDefault="00931DBB" w:rsidP="00846DB7">
            <w:pPr>
              <w:pStyle w:val="TableContent"/>
              <w:jc w:val="center"/>
              <w:rPr>
                <w:b/>
                <w:bCs w:val="0"/>
                <w:sz w:val="18"/>
              </w:rPr>
            </w:pPr>
            <w:r w:rsidRPr="00846DB7">
              <w:rPr>
                <w:b/>
                <w:bCs w:val="0"/>
                <w:sz w:val="18"/>
              </w:rPr>
              <w:t>Unit Class</w:t>
            </w:r>
          </w:p>
        </w:tc>
        <w:tc>
          <w:tcPr>
            <w:tcW w:w="1823" w:type="dxa"/>
            <w:shd w:val="clear" w:color="auto" w:fill="E6E6E6"/>
          </w:tcPr>
          <w:p w:rsidR="00931DBB" w:rsidRPr="00846DB7" w:rsidRDefault="00931DBB" w:rsidP="00846DB7">
            <w:pPr>
              <w:pStyle w:val="TableContent"/>
              <w:jc w:val="center"/>
              <w:rPr>
                <w:b/>
                <w:bCs w:val="0"/>
                <w:sz w:val="18"/>
              </w:rPr>
            </w:pPr>
            <w:r w:rsidRPr="00846DB7">
              <w:rPr>
                <w:b/>
                <w:bCs w:val="0"/>
                <w:sz w:val="18"/>
              </w:rPr>
              <w:t>Unit Column Name</w:t>
            </w:r>
          </w:p>
        </w:tc>
        <w:tc>
          <w:tcPr>
            <w:tcW w:w="2321" w:type="dxa"/>
            <w:shd w:val="clear" w:color="auto" w:fill="E6E6E6"/>
          </w:tcPr>
          <w:p w:rsidR="00931DBB" w:rsidRPr="00846DB7" w:rsidRDefault="00931DBB" w:rsidP="00846DB7">
            <w:pPr>
              <w:pStyle w:val="TableContent"/>
              <w:jc w:val="center"/>
              <w:rPr>
                <w:b/>
                <w:bCs w:val="0"/>
                <w:sz w:val="18"/>
              </w:rPr>
            </w:pPr>
            <w:r w:rsidRPr="00846DB7">
              <w:rPr>
                <w:b/>
                <w:bCs w:val="0"/>
                <w:sz w:val="18"/>
              </w:rPr>
              <w:t>Parameters</w:t>
            </w:r>
          </w:p>
        </w:tc>
        <w:tc>
          <w:tcPr>
            <w:tcW w:w="2377" w:type="dxa"/>
            <w:shd w:val="clear" w:color="auto" w:fill="E6E6E6"/>
          </w:tcPr>
          <w:p w:rsidR="00931DBB" w:rsidRPr="00846DB7" w:rsidRDefault="00931DBB" w:rsidP="00846DB7">
            <w:pPr>
              <w:pStyle w:val="TableContent"/>
              <w:jc w:val="center"/>
              <w:rPr>
                <w:b/>
                <w:bCs w:val="0"/>
                <w:sz w:val="18"/>
              </w:rPr>
            </w:pPr>
            <w:r w:rsidRPr="00846DB7">
              <w:rPr>
                <w:b/>
                <w:bCs w:val="0"/>
                <w:sz w:val="18"/>
              </w:rPr>
              <w:t>Supported Units</w:t>
            </w:r>
            <w:r w:rsidR="00994A0F" w:rsidRPr="00846DB7">
              <w:rPr>
                <w:b/>
                <w:bCs w:val="0"/>
                <w:sz w:val="18"/>
              </w:rPr>
              <w:t xml:space="preserve"> (for automated conversions)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Dimensionless</w:t>
            </w:r>
          </w:p>
        </w:tc>
        <w:tc>
          <w:tcPr>
            <w:tcW w:w="1823" w:type="dxa"/>
          </w:tcPr>
          <w:p w:rsidR="00931DBB" w:rsidRPr="00846DB7" w:rsidRDefault="00931DBB" w:rsidP="00FF30B4">
            <w:pPr>
              <w:pStyle w:val="TableContent"/>
              <w:rPr>
                <w:bCs w:val="0"/>
                <w:sz w:val="18"/>
              </w:rPr>
            </w:pPr>
          </w:p>
        </w:tc>
        <w:tc>
          <w:tcPr>
            <w:tcW w:w="2321" w:type="dxa"/>
          </w:tcPr>
          <w:p w:rsidR="00177DB2" w:rsidRDefault="00C441EA" w:rsidP="005D243A">
            <w:r>
              <w:fldChar w:fldCharType="begin"/>
            </w:r>
            <w:r>
              <w:instrText xml:space="preserve"> REF KELNOPT \h </w:instrText>
            </w:r>
            <w:r>
              <w:fldChar w:fldCharType="separate"/>
            </w:r>
            <w:r w:rsidRPr="00433F2C">
              <w:rPr>
                <w:rFonts w:cs="Arial"/>
                <w:sz w:val="18"/>
                <w:szCs w:val="18"/>
              </w:rPr>
              <w:t>KELNOPT</w:t>
            </w:r>
            <w:r>
              <w:fldChar w:fldCharType="end"/>
            </w:r>
            <w:r w:rsidR="005D243A">
              <w:br/>
            </w:r>
            <w:r>
              <w:fldChar w:fldCharType="begin"/>
            </w:r>
            <w:r>
              <w:instrText xml:space="preserve"> REF KELRSQ \h </w:instrText>
            </w:r>
            <w:r>
              <w:fldChar w:fldCharType="separate"/>
            </w:r>
            <w:r w:rsidRPr="00433F2C">
              <w:rPr>
                <w:rFonts w:cs="Arial"/>
                <w:sz w:val="18"/>
                <w:szCs w:val="18"/>
              </w:rPr>
              <w:t>KELRSQ</w:t>
            </w:r>
            <w:r>
              <w:fldChar w:fldCharType="end"/>
            </w:r>
            <w:r w:rsidR="005D243A">
              <w:br/>
            </w:r>
            <w:r>
              <w:fldChar w:fldCharType="begin"/>
            </w:r>
            <w:r>
              <w:instrText xml:space="preserve"> REF KELRSQA \h </w:instrText>
            </w:r>
            <w:r>
              <w:fldChar w:fldCharType="separate"/>
            </w:r>
            <w:r w:rsidRPr="00433F2C">
              <w:rPr>
                <w:iCs/>
                <w:sz w:val="18"/>
                <w:szCs w:val="18"/>
              </w:rPr>
              <w:t>KELRSQA</w:t>
            </w:r>
            <w:r>
              <w:fldChar w:fldCharType="end"/>
            </w:r>
            <w:r w:rsidR="005D243A">
              <w:br/>
            </w:r>
            <w:r>
              <w:fldChar w:fldCharType="begin"/>
            </w:r>
            <w:r>
              <w:instrText xml:space="preserve"> REF PTRi \h </w:instrText>
            </w:r>
            <w:r>
              <w:fldChar w:fldCharType="separate"/>
            </w:r>
            <w:r w:rsidRPr="00433F2C">
              <w:rPr>
                <w:rFonts w:cs="Arial"/>
                <w:sz w:val="18"/>
                <w:szCs w:val="18"/>
              </w:rPr>
              <w:t>PTR</w:t>
            </w:r>
            <w:r w:rsidRPr="00433F2C">
              <w:rPr>
                <w:rFonts w:cs="Arial"/>
                <w:i/>
                <w:iCs/>
                <w:sz w:val="18"/>
                <w:szCs w:val="18"/>
              </w:rPr>
              <w:t>i</w:t>
            </w:r>
            <w:r>
              <w:fldChar w:fldCharType="end"/>
            </w:r>
          </w:p>
          <w:p w:rsidR="00177DB2" w:rsidRDefault="00C441EA" w:rsidP="005D243A">
            <w:pPr>
              <w:rPr>
                <w:rFonts w:eastAsia="SimSun" w:cs="Arial"/>
                <w:sz w:val="18"/>
                <w:szCs w:val="18"/>
                <w:lang w:eastAsia="zh-CN"/>
              </w:rPr>
            </w:pPr>
            <w:r>
              <w:rPr>
                <w:rFonts w:eastAsia="SimSun" w:cs="Arial"/>
                <w:sz w:val="18"/>
                <w:szCs w:val="18"/>
                <w:lang w:eastAsia="zh-CN"/>
              </w:rPr>
              <w:fldChar w:fldCharType="begin"/>
            </w:r>
            <w:r>
              <w:rPr>
                <w:rFonts w:eastAsia="SimSun" w:cs="Arial"/>
                <w:sz w:val="18"/>
                <w:szCs w:val="18"/>
                <w:lang w:eastAsia="zh-CN"/>
              </w:rPr>
              <w:instrText xml:space="preserve"> </w:instrText>
            </w:r>
            <w:r>
              <w:rPr>
                <w:rFonts w:eastAsia="SimSun" w:cs="Arial" w:hint="eastAsia"/>
                <w:sz w:val="18"/>
                <w:szCs w:val="18"/>
                <w:lang w:eastAsia="zh-CN"/>
              </w:rPr>
              <w:instrText>REF PTROUGHRi \h</w:instrText>
            </w:r>
            <w:r>
              <w:rPr>
                <w:rFonts w:eastAsia="SimSun" w:cs="Arial"/>
                <w:sz w:val="18"/>
                <w:szCs w:val="18"/>
                <w:lang w:eastAsia="zh-CN"/>
              </w:rPr>
              <w:instrText xml:space="preserve"> </w:instrText>
            </w:r>
            <w:r>
              <w:rPr>
                <w:rFonts w:eastAsia="SimSun" w:cs="Arial"/>
                <w:sz w:val="18"/>
                <w:szCs w:val="18"/>
                <w:lang w:eastAsia="zh-CN"/>
              </w:rPr>
            </w:r>
            <w:r>
              <w:rPr>
                <w:rFonts w:eastAsia="SimSun" w:cs="Arial"/>
                <w:sz w:val="18"/>
                <w:szCs w:val="18"/>
                <w:lang w:eastAsia="zh-CN"/>
              </w:rPr>
              <w:fldChar w:fldCharType="separate"/>
            </w:r>
            <w:r w:rsidRPr="006709C0">
              <w:rPr>
                <w:rFonts w:eastAsia="SimSun" w:cs="Arial" w:hint="eastAsia"/>
                <w:sz w:val="18"/>
                <w:szCs w:val="18"/>
                <w:lang w:eastAsia="zh-CN"/>
              </w:rPr>
              <w:t>PTROUGHR</w:t>
            </w:r>
            <w:r>
              <w:rPr>
                <w:rFonts w:eastAsia="SimSun" w:cs="Arial"/>
                <w:sz w:val="18"/>
                <w:szCs w:val="18"/>
                <w:lang w:eastAsia="zh-CN"/>
              </w:rPr>
              <w:t>i</w:t>
            </w:r>
            <w:r>
              <w:rPr>
                <w:rFonts w:eastAsia="SimSun" w:cs="Arial"/>
                <w:sz w:val="18"/>
                <w:szCs w:val="18"/>
                <w:lang w:eastAsia="zh-CN"/>
              </w:rPr>
              <w:fldChar w:fldCharType="end"/>
            </w:r>
          </w:p>
          <w:p w:rsidR="00931DBB" w:rsidRDefault="00C441EA" w:rsidP="005D243A">
            <w:r>
              <w:rPr>
                <w:rFonts w:eastAsia="SimSun" w:cs="Arial"/>
                <w:sz w:val="18"/>
                <w:szCs w:val="18"/>
                <w:lang w:eastAsia="zh-CN"/>
              </w:rPr>
              <w:fldChar w:fldCharType="begin"/>
            </w:r>
            <w:r>
              <w:rPr>
                <w:rFonts w:eastAsia="SimSun" w:cs="Arial"/>
                <w:sz w:val="18"/>
                <w:szCs w:val="18"/>
                <w:lang w:eastAsia="zh-CN"/>
              </w:rPr>
              <w:instrText xml:space="preserve"> </w:instrText>
            </w:r>
            <w:r>
              <w:rPr>
                <w:rFonts w:eastAsia="SimSun" w:cs="Arial" w:hint="eastAsia"/>
                <w:sz w:val="18"/>
                <w:szCs w:val="18"/>
                <w:lang w:eastAsia="zh-CN"/>
              </w:rPr>
              <w:instrText>REF PTROUGHENDi \h</w:instrText>
            </w:r>
            <w:r>
              <w:rPr>
                <w:rFonts w:eastAsia="SimSun" w:cs="Arial"/>
                <w:sz w:val="18"/>
                <w:szCs w:val="18"/>
                <w:lang w:eastAsia="zh-CN"/>
              </w:rPr>
              <w:instrText xml:space="preserve"> </w:instrText>
            </w:r>
            <w:r>
              <w:rPr>
                <w:rFonts w:eastAsia="SimSun" w:cs="Arial"/>
                <w:sz w:val="18"/>
                <w:szCs w:val="18"/>
                <w:lang w:eastAsia="zh-CN"/>
              </w:rPr>
            </w:r>
            <w:r>
              <w:rPr>
                <w:rFonts w:eastAsia="SimSun" w:cs="Arial"/>
                <w:sz w:val="18"/>
                <w:szCs w:val="18"/>
                <w:lang w:eastAsia="zh-CN"/>
              </w:rPr>
              <w:fldChar w:fldCharType="separate"/>
            </w:r>
            <w:r w:rsidRPr="006709C0">
              <w:rPr>
                <w:rFonts w:eastAsia="SimSun" w:cs="Arial" w:hint="eastAsia"/>
                <w:sz w:val="18"/>
                <w:szCs w:val="18"/>
                <w:lang w:eastAsia="zh-CN"/>
              </w:rPr>
              <w:t>PTROUGHREND</w:t>
            </w:r>
            <w:r>
              <w:rPr>
                <w:rFonts w:eastAsia="SimSun" w:cs="Arial"/>
                <w:sz w:val="18"/>
                <w:szCs w:val="18"/>
                <w:lang w:eastAsia="zh-CN"/>
              </w:rPr>
              <w:t>i</w:t>
            </w:r>
            <w:r>
              <w:rPr>
                <w:rFonts w:eastAsia="SimSun" w:cs="Arial"/>
                <w:sz w:val="18"/>
                <w:szCs w:val="18"/>
                <w:lang w:eastAsia="zh-CN"/>
              </w:rPr>
              <w:fldChar w:fldCharType="end"/>
            </w:r>
            <w:r w:rsidR="005D243A">
              <w:br/>
            </w:r>
            <w:r>
              <w:fldChar w:fldCharType="begin"/>
            </w:r>
            <w:r>
              <w:instrText xml:space="preserve"> REF PTFi \h </w:instrText>
            </w:r>
            <w:r>
              <w:fldChar w:fldCharType="separate"/>
            </w:r>
            <w:r w:rsidRPr="00433F2C">
              <w:rPr>
                <w:rFonts w:cs="Arial"/>
                <w:sz w:val="18"/>
                <w:szCs w:val="18"/>
              </w:rPr>
              <w:t>PTF</w:t>
            </w:r>
            <w:r w:rsidRPr="00433F2C">
              <w:rPr>
                <w:rFonts w:cs="Arial"/>
                <w:i/>
                <w:iCs/>
                <w:sz w:val="18"/>
                <w:szCs w:val="18"/>
              </w:rPr>
              <w:t>i</w:t>
            </w:r>
            <w:r>
              <w:fldChar w:fldCharType="end"/>
            </w:r>
            <w:r w:rsidR="005D243A">
              <w:br/>
            </w:r>
            <w:r>
              <w:fldChar w:fldCharType="begin"/>
            </w:r>
            <w:r>
              <w:instrText xml:space="preserve"> REF THALFF \h </w:instrText>
            </w:r>
            <w:r>
              <w:fldChar w:fldCharType="separate"/>
            </w:r>
            <w:r w:rsidRPr="00433F2C">
              <w:rPr>
                <w:iCs/>
                <w:sz w:val="18"/>
                <w:szCs w:val="18"/>
              </w:rPr>
              <w:t>THALFF</w:t>
            </w:r>
            <w:r>
              <w:fldChar w:fldCharType="end"/>
            </w:r>
          </w:p>
          <w:p w:rsidR="0012452B" w:rsidRDefault="0012452B" w:rsidP="005D243A"/>
          <w:p w:rsidR="0012452B" w:rsidRDefault="00EC082D" w:rsidP="005D243A">
            <w:r>
              <w:lastRenderedPageBreak/>
              <w:fldChar w:fldCharType="begin"/>
            </w:r>
            <w:r>
              <w:instrText xml:space="preserve"> REF F \h </w:instrText>
            </w:r>
            <w:r>
              <w:fldChar w:fldCharType="separate"/>
            </w:r>
            <w:r w:rsidRPr="00D84378">
              <w:rPr>
                <w:rFonts w:cs="Arial"/>
                <w:b/>
                <w:sz w:val="18"/>
                <w:szCs w:val="18"/>
              </w:rPr>
              <w:t>F</w:t>
            </w:r>
            <w:r>
              <w:fldChar w:fldCharType="end"/>
            </w:r>
          </w:p>
          <w:p w:rsidR="0012452B" w:rsidRDefault="00EC082D" w:rsidP="005D243A">
            <w:r>
              <w:fldChar w:fldCharType="begin"/>
            </w:r>
            <w:r>
              <w:instrText xml:space="preserve"> REF FREL \h </w:instrText>
            </w:r>
            <w:r>
              <w:fldChar w:fldCharType="separate"/>
            </w:r>
            <w:r w:rsidRPr="00D84378">
              <w:rPr>
                <w:rFonts w:cs="Arial"/>
                <w:b/>
                <w:sz w:val="18"/>
                <w:szCs w:val="18"/>
              </w:rPr>
              <w:t>FREL</w:t>
            </w:r>
            <w:r>
              <w:fldChar w:fldCharType="end"/>
            </w:r>
          </w:p>
          <w:p w:rsidR="0012452B" w:rsidRDefault="00EC082D" w:rsidP="005D243A">
            <w:r>
              <w:fldChar w:fldCharType="begin"/>
            </w:r>
            <w:r>
              <w:instrText xml:space="preserve"> REF FRELLASTi \h </w:instrText>
            </w:r>
            <w:r>
              <w:fldChar w:fldCharType="separate"/>
            </w:r>
            <w:r w:rsidRPr="00D84378">
              <w:rPr>
                <w:rFonts w:cs="Arial"/>
                <w:b/>
                <w:sz w:val="18"/>
                <w:szCs w:val="18"/>
              </w:rPr>
              <w:t>FRELLASTi</w:t>
            </w:r>
            <w:r>
              <w:fldChar w:fldCharType="end"/>
            </w:r>
          </w:p>
          <w:p w:rsidR="0012452B" w:rsidRDefault="00EC082D" w:rsidP="005D243A">
            <w:r>
              <w:fldChar w:fldCharType="begin"/>
            </w:r>
            <w:r>
              <w:instrText xml:space="preserve"> REF FTAUi \h </w:instrText>
            </w:r>
            <w:r>
              <w:fldChar w:fldCharType="separate"/>
            </w:r>
            <w:r w:rsidRPr="00D84378">
              <w:rPr>
                <w:rFonts w:cs="Arial"/>
                <w:b/>
                <w:sz w:val="18"/>
                <w:szCs w:val="18"/>
              </w:rPr>
              <w:t>FTAUi</w:t>
            </w:r>
            <w:r>
              <w:fldChar w:fldCharType="end"/>
            </w:r>
          </w:p>
          <w:p w:rsidR="001C11EC" w:rsidRDefault="001C11EC" w:rsidP="005D243A"/>
          <w:p w:rsidR="001C11EC" w:rsidRDefault="001C11EC" w:rsidP="005D243A">
            <w:r>
              <w:t>MRAUCINF</w:t>
            </w:r>
          </w:p>
          <w:p w:rsidR="001C11EC" w:rsidRDefault="001C11EC" w:rsidP="005D243A">
            <w:r>
              <w:t>MRAUCLAST</w:t>
            </w:r>
          </w:p>
          <w:p w:rsidR="001C11EC" w:rsidRDefault="001C11EC" w:rsidP="005D243A">
            <w:r>
              <w:t>MRAUCTAUi</w:t>
            </w:r>
          </w:p>
          <w:p w:rsidR="001C11EC" w:rsidRDefault="001C11EC" w:rsidP="005D243A">
            <w:r>
              <w:t>MRCMAX</w:t>
            </w:r>
            <w:r w:rsidR="003F49DC">
              <w:t>i</w:t>
            </w:r>
          </w:p>
          <w:p w:rsidR="001C11EC" w:rsidRDefault="001C11EC" w:rsidP="005D243A"/>
          <w:p w:rsidR="001C11EC" w:rsidRDefault="0038733C" w:rsidP="005D243A">
            <w:r>
              <w:fldChar w:fldCharType="begin"/>
            </w:r>
            <w:r>
              <w:instrText xml:space="preserve"> REF RACi \h </w:instrText>
            </w:r>
            <w:r>
              <w:fldChar w:fldCharType="separate"/>
            </w:r>
            <w:r w:rsidRPr="00333E88">
              <w:rPr>
                <w:rFonts w:cs="Arial"/>
                <w:sz w:val="18"/>
                <w:szCs w:val="18"/>
              </w:rPr>
              <w:t>R</w:t>
            </w:r>
            <w:r>
              <w:rPr>
                <w:rFonts w:cs="Arial"/>
                <w:sz w:val="18"/>
                <w:szCs w:val="18"/>
              </w:rPr>
              <w:t>ACi</w:t>
            </w:r>
            <w:r>
              <w:fldChar w:fldCharType="end"/>
            </w:r>
          </w:p>
          <w:p w:rsidR="001C11EC" w:rsidRDefault="0038733C" w:rsidP="005D243A">
            <w:r>
              <w:fldChar w:fldCharType="begin"/>
            </w:r>
            <w:r>
              <w:instrText xml:space="preserve"> REF RACCMAXi \h </w:instrText>
            </w:r>
            <w:r>
              <w:fldChar w:fldCharType="separate"/>
            </w:r>
            <w:r w:rsidRPr="00DC57C4">
              <w:rPr>
                <w:rFonts w:cs="Arial"/>
                <w:sz w:val="18"/>
                <w:szCs w:val="18"/>
              </w:rPr>
              <w:t>R</w:t>
            </w:r>
            <w:r>
              <w:rPr>
                <w:rFonts w:cs="Arial"/>
                <w:sz w:val="18"/>
                <w:szCs w:val="18"/>
              </w:rPr>
              <w:t>ACCMAXi</w:t>
            </w:r>
            <w:r>
              <w:fldChar w:fldCharType="end"/>
            </w:r>
          </w:p>
          <w:p w:rsidR="001C11EC" w:rsidRDefault="0038733C" w:rsidP="005D243A">
            <w:r>
              <w:fldChar w:fldCharType="begin"/>
            </w:r>
            <w:r>
              <w:instrText xml:space="preserve"> REF RACCMINi \h </w:instrText>
            </w:r>
            <w:r>
              <w:fldChar w:fldCharType="separate"/>
            </w:r>
            <w:r>
              <w:rPr>
                <w:rFonts w:cs="Arial"/>
                <w:sz w:val="18"/>
                <w:szCs w:val="18"/>
              </w:rPr>
              <w:t>RACCMINi</w:t>
            </w:r>
            <w:r>
              <w:fldChar w:fldCharType="end"/>
            </w:r>
          </w:p>
          <w:p w:rsidR="001C11EC" w:rsidRPr="00846DB7" w:rsidRDefault="0038733C" w:rsidP="005D243A">
            <w:pPr>
              <w:rPr>
                <w:rFonts w:cs="Arial"/>
                <w:szCs w:val="20"/>
              </w:rPr>
            </w:pPr>
            <w:r>
              <w:fldChar w:fldCharType="begin"/>
            </w:r>
            <w:r>
              <w:instrText xml:space="preserve"> REF RSSi \h </w:instrText>
            </w:r>
            <w:r>
              <w:fldChar w:fldCharType="separate"/>
            </w:r>
            <w:r>
              <w:rPr>
                <w:rFonts w:cs="Arial"/>
                <w:sz w:val="18"/>
                <w:szCs w:val="18"/>
              </w:rPr>
              <w:t>RSSi</w:t>
            </w:r>
            <w:r>
              <w:fldChar w:fldCharType="end"/>
            </w:r>
          </w:p>
        </w:tc>
        <w:tc>
          <w:tcPr>
            <w:tcW w:w="2377" w:type="dxa"/>
          </w:tcPr>
          <w:p w:rsidR="00931DBB" w:rsidRPr="00846DB7" w:rsidRDefault="00931DBB" w:rsidP="00FF30B4">
            <w:pPr>
              <w:pStyle w:val="TableContent"/>
              <w:rPr>
                <w:bCs w:val="0"/>
                <w:sz w:val="18"/>
              </w:rPr>
            </w:pPr>
            <w:r w:rsidRPr="00846DB7">
              <w:rPr>
                <w:bCs w:val="0"/>
                <w:sz w:val="18"/>
              </w:rPr>
              <w:lastRenderedPageBreak/>
              <w:t>NA</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Dimensionless %</w:t>
            </w:r>
          </w:p>
        </w:tc>
        <w:tc>
          <w:tcPr>
            <w:tcW w:w="1823" w:type="dxa"/>
          </w:tcPr>
          <w:p w:rsidR="00931DBB" w:rsidRPr="00846DB7" w:rsidRDefault="00931DBB" w:rsidP="00FF30B4">
            <w:pPr>
              <w:pStyle w:val="TableContent"/>
              <w:rPr>
                <w:bCs w:val="0"/>
                <w:sz w:val="18"/>
              </w:rPr>
            </w:pPr>
          </w:p>
        </w:tc>
        <w:tc>
          <w:tcPr>
            <w:tcW w:w="2321" w:type="dxa"/>
          </w:tcPr>
          <w:p w:rsidR="000A5FA3" w:rsidRDefault="000A5FA3" w:rsidP="005D243A">
            <w:r>
              <w:fldChar w:fldCharType="begin"/>
            </w:r>
            <w:r>
              <w:instrText xml:space="preserve"> REF AUCXPCTO \h  \* MERGEFORMAT </w:instrText>
            </w:r>
            <w:r>
              <w:fldChar w:fldCharType="separate"/>
            </w:r>
            <w:r w:rsidRPr="00433F2C">
              <w:rPr>
                <w:rFonts w:cs="Arial"/>
                <w:sz w:val="18"/>
                <w:szCs w:val="18"/>
              </w:rPr>
              <w:t>AUCX</w:t>
            </w:r>
            <w:r>
              <w:rPr>
                <w:rFonts w:cs="Arial"/>
                <w:sz w:val="18"/>
                <w:szCs w:val="18"/>
              </w:rPr>
              <w:t>PCT</w:t>
            </w:r>
            <w:r w:rsidRPr="00433F2C">
              <w:rPr>
                <w:rFonts w:cs="Arial"/>
                <w:sz w:val="18"/>
                <w:szCs w:val="18"/>
              </w:rPr>
              <w:t>O</w:t>
            </w:r>
            <w:r>
              <w:fldChar w:fldCharType="end"/>
            </w:r>
            <w:r w:rsidR="00E86E22">
              <w:br/>
            </w:r>
            <w:r>
              <w:fldChar w:fldCharType="begin"/>
            </w:r>
            <w:r>
              <w:instrText xml:space="preserve"> REF AUCXPCTOi \h  \* MERGEFORMAT </w:instrText>
            </w:r>
            <w:r>
              <w:fldChar w:fldCharType="separate"/>
            </w:r>
            <w:r w:rsidRPr="00433F2C">
              <w:rPr>
                <w:rFonts w:cs="Arial"/>
                <w:sz w:val="18"/>
                <w:szCs w:val="18"/>
              </w:rPr>
              <w:t>AUCX</w:t>
            </w:r>
            <w:r>
              <w:rPr>
                <w:rFonts w:cs="Arial"/>
                <w:sz w:val="18"/>
                <w:szCs w:val="18"/>
              </w:rPr>
              <w:t>PCT</w:t>
            </w:r>
            <w:r w:rsidRPr="00433F2C">
              <w:rPr>
                <w:rFonts w:cs="Arial"/>
                <w:sz w:val="18"/>
                <w:szCs w:val="18"/>
              </w:rPr>
              <w:t>O</w:t>
            </w:r>
            <w:r>
              <w:rPr>
                <w:rFonts w:cs="Arial"/>
                <w:sz w:val="18"/>
                <w:szCs w:val="18"/>
              </w:rPr>
              <w:t>i</w:t>
            </w:r>
            <w:r>
              <w:fldChar w:fldCharType="end"/>
            </w:r>
            <w:r>
              <w:br/>
            </w:r>
            <w:r>
              <w:fldChar w:fldCharType="begin"/>
            </w:r>
            <w:r>
              <w:instrText xml:space="preserve"> REF AUCXPCTP \h  \* MERGEFORMAT </w:instrText>
            </w:r>
            <w:r>
              <w:fldChar w:fldCharType="separate"/>
            </w:r>
            <w:r w:rsidRPr="00433F2C">
              <w:rPr>
                <w:rFonts w:cs="Arial"/>
                <w:sz w:val="18"/>
                <w:szCs w:val="18"/>
              </w:rPr>
              <w:t>AUCX</w:t>
            </w:r>
            <w:r>
              <w:rPr>
                <w:rFonts w:cs="Arial"/>
                <w:sz w:val="18"/>
                <w:szCs w:val="18"/>
              </w:rPr>
              <w:t>PCT</w:t>
            </w:r>
            <w:r w:rsidRPr="00433F2C">
              <w:rPr>
                <w:rFonts w:cs="Arial"/>
                <w:sz w:val="18"/>
                <w:szCs w:val="18"/>
              </w:rPr>
              <w:t>P</w:t>
            </w:r>
            <w:r>
              <w:fldChar w:fldCharType="end"/>
            </w:r>
            <w:r w:rsidR="00E86E22">
              <w:br/>
            </w:r>
            <w:r>
              <w:fldChar w:fldCharType="begin"/>
            </w:r>
            <w:r>
              <w:instrText xml:space="preserve"> REF AUCXPCTPi \h  \* MERGEFORMAT </w:instrText>
            </w:r>
            <w:r>
              <w:fldChar w:fldCharType="separate"/>
            </w:r>
            <w:r w:rsidRPr="00433F2C">
              <w:rPr>
                <w:rFonts w:cs="Arial"/>
                <w:sz w:val="18"/>
                <w:szCs w:val="18"/>
              </w:rPr>
              <w:t>AUCX</w:t>
            </w:r>
            <w:r>
              <w:rPr>
                <w:rFonts w:cs="Arial"/>
                <w:sz w:val="18"/>
                <w:szCs w:val="18"/>
              </w:rPr>
              <w:t>PCT</w:t>
            </w:r>
            <w:r w:rsidRPr="00433F2C">
              <w:rPr>
                <w:rFonts w:cs="Arial"/>
                <w:sz w:val="18"/>
                <w:szCs w:val="18"/>
              </w:rPr>
              <w:t>P</w:t>
            </w:r>
            <w:r>
              <w:rPr>
                <w:rFonts w:cs="Arial"/>
                <w:sz w:val="18"/>
                <w:szCs w:val="18"/>
              </w:rPr>
              <w:t>i</w:t>
            </w:r>
            <w:r>
              <w:fldChar w:fldCharType="end"/>
            </w:r>
          </w:p>
          <w:p w:rsidR="000A5FA3" w:rsidRDefault="000A5FA3" w:rsidP="005D243A">
            <w:r>
              <w:fldChar w:fldCharType="begin"/>
            </w:r>
            <w:r>
              <w:instrText xml:space="preserve"> REF AUMCXPTO \h  \* MERGEFORMAT </w:instrText>
            </w:r>
            <w:r>
              <w:fldChar w:fldCharType="separate"/>
            </w:r>
            <w:r w:rsidRPr="00433F2C">
              <w:rPr>
                <w:rFonts w:cs="Arial"/>
                <w:sz w:val="18"/>
                <w:szCs w:val="18"/>
              </w:rPr>
              <w:t>AUMCX</w:t>
            </w:r>
            <w:r>
              <w:rPr>
                <w:rFonts w:cs="Arial"/>
                <w:sz w:val="18"/>
                <w:szCs w:val="18"/>
              </w:rPr>
              <w:t>PT</w:t>
            </w:r>
            <w:r w:rsidRPr="00433F2C">
              <w:rPr>
                <w:rFonts w:cs="Arial"/>
                <w:sz w:val="18"/>
                <w:szCs w:val="18"/>
              </w:rPr>
              <w:t>O</w:t>
            </w:r>
            <w:r>
              <w:fldChar w:fldCharType="end"/>
            </w:r>
            <w:r w:rsidR="00E86E22">
              <w:br/>
            </w:r>
            <w:r>
              <w:fldChar w:fldCharType="begin"/>
            </w:r>
            <w:r>
              <w:instrText xml:space="preserve"> REF AUMCXPTOi \h </w:instrText>
            </w:r>
            <w:r>
              <w:fldChar w:fldCharType="separate"/>
            </w:r>
            <w:r w:rsidRPr="00433F2C">
              <w:rPr>
                <w:rFonts w:cs="Arial"/>
                <w:sz w:val="18"/>
                <w:szCs w:val="18"/>
              </w:rPr>
              <w:t>AUMCX</w:t>
            </w:r>
            <w:r>
              <w:rPr>
                <w:rFonts w:cs="Arial"/>
                <w:sz w:val="18"/>
                <w:szCs w:val="18"/>
              </w:rPr>
              <w:t>PT</w:t>
            </w:r>
            <w:r w:rsidRPr="00433F2C">
              <w:rPr>
                <w:rFonts w:cs="Arial"/>
                <w:sz w:val="18"/>
                <w:szCs w:val="18"/>
              </w:rPr>
              <w:t>O</w:t>
            </w:r>
            <w:r>
              <w:rPr>
                <w:rFonts w:cs="Arial"/>
                <w:sz w:val="18"/>
                <w:szCs w:val="18"/>
              </w:rPr>
              <w:t>i</w:t>
            </w:r>
            <w:r>
              <w:fldChar w:fldCharType="end"/>
            </w:r>
          </w:p>
          <w:p w:rsidR="000A5FA3" w:rsidRDefault="000A5FA3" w:rsidP="005D243A">
            <w:r>
              <w:fldChar w:fldCharType="begin"/>
            </w:r>
            <w:r>
              <w:instrText xml:space="preserve"> REF AUMCXPTP \h </w:instrText>
            </w:r>
            <w:r>
              <w:fldChar w:fldCharType="separate"/>
            </w:r>
            <w:r w:rsidRPr="00433F2C">
              <w:rPr>
                <w:rFonts w:cs="Arial"/>
                <w:sz w:val="18"/>
                <w:szCs w:val="18"/>
              </w:rPr>
              <w:t>AUMCX</w:t>
            </w:r>
            <w:r>
              <w:rPr>
                <w:rFonts w:cs="Arial"/>
                <w:sz w:val="18"/>
                <w:szCs w:val="18"/>
              </w:rPr>
              <w:t>PT</w:t>
            </w:r>
            <w:r w:rsidRPr="00433F2C">
              <w:rPr>
                <w:rFonts w:cs="Arial"/>
                <w:sz w:val="18"/>
                <w:szCs w:val="18"/>
              </w:rPr>
              <w:t>P</w:t>
            </w:r>
            <w:r>
              <w:fldChar w:fldCharType="end"/>
            </w:r>
          </w:p>
          <w:p w:rsidR="00193CF3" w:rsidRDefault="000A5FA3" w:rsidP="005D243A">
            <w:r>
              <w:fldChar w:fldCharType="begin"/>
            </w:r>
            <w:r>
              <w:instrText xml:space="preserve"> REF AUMCXPTPi \h </w:instrText>
            </w:r>
            <w:r>
              <w:fldChar w:fldCharType="separate"/>
            </w:r>
            <w:r w:rsidRPr="00433F2C">
              <w:rPr>
                <w:rFonts w:cs="Arial"/>
                <w:sz w:val="18"/>
                <w:szCs w:val="18"/>
              </w:rPr>
              <w:t>AUMCX</w:t>
            </w:r>
            <w:r>
              <w:rPr>
                <w:rFonts w:cs="Arial"/>
                <w:sz w:val="18"/>
                <w:szCs w:val="18"/>
              </w:rPr>
              <w:t>PT</w:t>
            </w:r>
            <w:r w:rsidRPr="00433F2C">
              <w:rPr>
                <w:rFonts w:cs="Arial"/>
                <w:sz w:val="18"/>
                <w:szCs w:val="18"/>
              </w:rPr>
              <w:t>P</w:t>
            </w:r>
            <w:r>
              <w:rPr>
                <w:rFonts w:cs="Arial"/>
                <w:sz w:val="18"/>
                <w:szCs w:val="18"/>
              </w:rPr>
              <w:t>i</w:t>
            </w:r>
            <w:r>
              <w:fldChar w:fldCharType="end"/>
            </w:r>
            <w:r w:rsidR="00E86E22">
              <w:br/>
            </w:r>
            <w:r w:rsidR="005D243A">
              <w:br/>
            </w:r>
            <w:r w:rsidR="005D243A">
              <w:br/>
            </w:r>
            <w:r w:rsidR="009B6705">
              <w:fldChar w:fldCharType="begin"/>
            </w:r>
            <w:r w:rsidR="009B6705">
              <w:instrText xml:space="preserve"> REF AETPCT \h </w:instrText>
            </w:r>
            <w:r w:rsidR="009B6705">
              <w:fldChar w:fldCharType="separate"/>
            </w:r>
            <w:r w:rsidR="009B6705" w:rsidRPr="00F71A6D">
              <w:rPr>
                <w:rFonts w:cs="Arial"/>
                <w:b/>
                <w:sz w:val="18"/>
                <w:szCs w:val="18"/>
              </w:rPr>
              <w:t>AE</w:t>
            </w:r>
            <w:r w:rsidR="009B6705" w:rsidRPr="00F71A6D">
              <w:rPr>
                <w:rFonts w:cs="Arial"/>
                <w:b/>
                <w:iCs/>
                <w:sz w:val="18"/>
                <w:szCs w:val="18"/>
              </w:rPr>
              <w:t>T</w:t>
            </w:r>
            <w:r w:rsidR="009B6705" w:rsidRPr="00F71A6D">
              <w:rPr>
                <w:rFonts w:cs="Arial"/>
                <w:b/>
                <w:sz w:val="18"/>
                <w:szCs w:val="18"/>
              </w:rPr>
              <w:t>PCT</w:t>
            </w:r>
            <w:r w:rsidR="009B6705">
              <w:fldChar w:fldCharType="end"/>
            </w:r>
            <w:r w:rsidR="005D243A">
              <w:br/>
            </w:r>
            <w:r w:rsidR="009B6705">
              <w:fldChar w:fldCharType="begin"/>
            </w:r>
            <w:r w:rsidR="009B6705">
              <w:instrText xml:space="preserve"> REF AEPCT \h </w:instrText>
            </w:r>
            <w:r w:rsidR="009B6705">
              <w:fldChar w:fldCharType="separate"/>
            </w:r>
            <w:r w:rsidR="009B6705" w:rsidRPr="00F71A6D">
              <w:rPr>
                <w:b/>
                <w:iCs/>
                <w:sz w:val="18"/>
                <w:szCs w:val="18"/>
              </w:rPr>
              <w:t>AEPCT</w:t>
            </w:r>
            <w:r w:rsidR="009B6705">
              <w:fldChar w:fldCharType="end"/>
            </w:r>
          </w:p>
          <w:p w:rsidR="00931DBB" w:rsidRDefault="009B6705" w:rsidP="005D243A">
            <w:r>
              <w:fldChar w:fldCharType="begin"/>
            </w:r>
            <w:r>
              <w:instrText xml:space="preserve"> REF AET \h </w:instrText>
            </w:r>
            <w:r>
              <w:fldChar w:fldCharType="separate"/>
            </w:r>
            <w:r w:rsidRPr="00F71A6D">
              <w:rPr>
                <w:b/>
                <w:iCs/>
                <w:sz w:val="18"/>
                <w:szCs w:val="18"/>
              </w:rPr>
              <w:t>AE</w:t>
            </w:r>
            <w:r w:rsidRPr="006D7C35">
              <w:rPr>
                <w:b/>
                <w:sz w:val="18"/>
                <w:szCs w:val="18"/>
              </w:rPr>
              <w:t>T</w:t>
            </w:r>
            <w:r>
              <w:fldChar w:fldCharType="end"/>
            </w:r>
            <w:r w:rsidR="005D243A">
              <w:br/>
            </w:r>
            <w:r w:rsidR="00873259">
              <w:fldChar w:fldCharType="begin"/>
            </w:r>
            <w:r w:rsidR="00873259">
              <w:instrText xml:space="preserve"> REF AETAUPTi \h </w:instrText>
            </w:r>
            <w:r w:rsidR="00873259">
              <w:fldChar w:fldCharType="separate"/>
            </w:r>
            <w:r w:rsidR="00873259" w:rsidRPr="00F71A6D">
              <w:rPr>
                <w:b/>
                <w:iCs/>
                <w:sz w:val="18"/>
                <w:szCs w:val="18"/>
              </w:rPr>
              <w:t>AETAU</w:t>
            </w:r>
            <w:r w:rsidR="00873259">
              <w:rPr>
                <w:b/>
                <w:i/>
                <w:sz w:val="18"/>
                <w:szCs w:val="18"/>
              </w:rPr>
              <w:t>PTi</w:t>
            </w:r>
            <w:r w:rsidR="00873259">
              <w:fldChar w:fldCharType="end"/>
            </w:r>
            <w:r w:rsidR="005D243A">
              <w:br/>
            </w:r>
            <w:r w:rsidR="005B7409">
              <w:fldChar w:fldCharType="begin"/>
            </w:r>
            <w:r w:rsidR="005B7409">
              <w:instrText xml:space="preserve"> REF AUCXBPCTO \h </w:instrText>
            </w:r>
            <w:r w:rsidR="005B7409">
              <w:fldChar w:fldCharType="separate"/>
            </w:r>
            <w:r w:rsidR="005B7409" w:rsidRPr="00433F2C">
              <w:rPr>
                <w:rFonts w:cs="Arial"/>
                <w:b/>
                <w:bCs/>
                <w:sz w:val="18"/>
                <w:szCs w:val="18"/>
              </w:rPr>
              <w:t>AUCXB</w:t>
            </w:r>
            <w:r w:rsidR="005B7409">
              <w:rPr>
                <w:rFonts w:cs="Arial"/>
                <w:b/>
                <w:bCs/>
                <w:sz w:val="18"/>
                <w:szCs w:val="18"/>
              </w:rPr>
              <w:t>PCT</w:t>
            </w:r>
            <w:r w:rsidR="005B7409" w:rsidRPr="00433F2C">
              <w:rPr>
                <w:rFonts w:cs="Arial"/>
                <w:b/>
                <w:bCs/>
                <w:sz w:val="18"/>
                <w:szCs w:val="18"/>
              </w:rPr>
              <w:t>O</w:t>
            </w:r>
            <w:r w:rsidR="005B7409">
              <w:fldChar w:fldCharType="end"/>
            </w:r>
            <w:r w:rsidR="005D243A">
              <w:br/>
            </w:r>
            <w:r w:rsidR="005B7409">
              <w:fldChar w:fldCharType="begin"/>
            </w:r>
            <w:r w:rsidR="005B7409">
              <w:instrText xml:space="preserve"> REF AUCXBPCTP \h </w:instrText>
            </w:r>
            <w:r w:rsidR="005B7409">
              <w:fldChar w:fldCharType="separate"/>
            </w:r>
            <w:r w:rsidR="005B7409" w:rsidRPr="00433F2C">
              <w:rPr>
                <w:rFonts w:cs="Arial"/>
                <w:b/>
                <w:bCs/>
                <w:sz w:val="18"/>
                <w:szCs w:val="18"/>
              </w:rPr>
              <w:t>AUCXB</w:t>
            </w:r>
            <w:r w:rsidR="005B7409">
              <w:rPr>
                <w:rFonts w:cs="Arial"/>
                <w:b/>
                <w:bCs/>
                <w:sz w:val="18"/>
                <w:szCs w:val="18"/>
              </w:rPr>
              <w:t>PCT</w:t>
            </w:r>
            <w:r w:rsidR="005B7409" w:rsidRPr="00433F2C">
              <w:rPr>
                <w:rFonts w:cs="Arial"/>
                <w:b/>
                <w:bCs/>
                <w:sz w:val="18"/>
                <w:szCs w:val="18"/>
              </w:rPr>
              <w:t>P</w:t>
            </w:r>
            <w:r w:rsidR="005B7409">
              <w:fldChar w:fldCharType="end"/>
            </w:r>
            <w:r w:rsidR="005D243A">
              <w:br/>
              <w:t>AURCXPCTO</w:t>
            </w:r>
            <w:r w:rsidR="005D243A">
              <w:br/>
              <w:t>AURCXPCTP</w:t>
            </w:r>
          </w:p>
          <w:p w:rsidR="0012452B" w:rsidRDefault="0012452B" w:rsidP="005D243A"/>
          <w:p w:rsidR="0012452B" w:rsidRPr="0012452B" w:rsidRDefault="0012452B" w:rsidP="005D243A">
            <w:r>
              <w:t>FA</w:t>
            </w:r>
          </w:p>
        </w:tc>
        <w:tc>
          <w:tcPr>
            <w:tcW w:w="2377" w:type="dxa"/>
          </w:tcPr>
          <w:p w:rsidR="00931DBB" w:rsidRPr="00846DB7" w:rsidRDefault="00931DBB" w:rsidP="00FF30B4">
            <w:pPr>
              <w:pStyle w:val="TableContent"/>
              <w:rPr>
                <w:bCs w:val="0"/>
                <w:sz w:val="18"/>
              </w:rPr>
            </w:pPr>
            <w:r w:rsidRPr="00846DB7">
              <w:rPr>
                <w:bCs w:val="0"/>
                <w:sz w:val="18"/>
              </w:rPr>
              <w:t>NA</w:t>
            </w:r>
            <w:r w:rsidR="0012452B">
              <w:rPr>
                <w:bCs w:val="0"/>
                <w:sz w:val="18"/>
              </w:rPr>
              <w:t xml:space="preserve"> (%)</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Time</w:t>
            </w:r>
          </w:p>
          <w:p w:rsidR="00931DBB" w:rsidRPr="00846DB7" w:rsidRDefault="00931DBB" w:rsidP="00FF30B4">
            <w:pPr>
              <w:pStyle w:val="TableContent"/>
              <w:rPr>
                <w:bCs w:val="0"/>
                <w:sz w:val="18"/>
              </w:rPr>
            </w:pPr>
            <w:r w:rsidRPr="00846DB7">
              <w:rPr>
                <w:bCs w:val="0"/>
                <w:sz w:val="18"/>
              </w:rPr>
              <w:t>(t)</w:t>
            </w:r>
          </w:p>
        </w:tc>
        <w:tc>
          <w:tcPr>
            <w:tcW w:w="1823" w:type="dxa"/>
          </w:tcPr>
          <w:p w:rsidR="00931DBB" w:rsidRPr="00846DB7" w:rsidRDefault="00931DBB" w:rsidP="00FF30B4">
            <w:pPr>
              <w:pStyle w:val="TableContent"/>
              <w:rPr>
                <w:bCs w:val="0"/>
                <w:sz w:val="18"/>
              </w:rPr>
            </w:pPr>
            <w:r w:rsidRPr="00846DB7">
              <w:rPr>
                <w:bCs w:val="0"/>
                <w:sz w:val="18"/>
              </w:rPr>
              <w:t>TIMEU</w:t>
            </w:r>
          </w:p>
        </w:tc>
        <w:tc>
          <w:tcPr>
            <w:tcW w:w="2321" w:type="dxa"/>
          </w:tcPr>
          <w:p w:rsidR="001B75B0" w:rsidRDefault="000F6356" w:rsidP="005D243A">
            <w:r>
              <w:fldChar w:fldCharType="begin"/>
            </w:r>
            <w:r>
              <w:instrText xml:space="preserve"> REF TOLDi \h </w:instrText>
            </w:r>
            <w:r>
              <w:fldChar w:fldCharType="separate"/>
            </w:r>
            <w:r w:rsidRPr="006220E5">
              <w:rPr>
                <w:sz w:val="18"/>
                <w:szCs w:val="18"/>
              </w:rPr>
              <w:t>TOLD</w:t>
            </w:r>
            <w:r w:rsidRPr="00E86E22">
              <w:rPr>
                <w:i/>
                <w:sz w:val="18"/>
                <w:szCs w:val="18"/>
              </w:rPr>
              <w:t>i</w:t>
            </w:r>
            <w:r>
              <w:fldChar w:fldCharType="end"/>
            </w:r>
            <w:r w:rsidR="005D243A">
              <w:br/>
            </w:r>
            <w:r>
              <w:fldChar w:fldCharType="begin"/>
            </w:r>
            <w:r>
              <w:instrText xml:space="preserve"> REF TMAXi \h </w:instrText>
            </w:r>
            <w:r>
              <w:fldChar w:fldCharType="separate"/>
            </w:r>
            <w:r w:rsidRPr="00433F2C">
              <w:rPr>
                <w:iCs/>
                <w:sz w:val="18"/>
                <w:szCs w:val="18"/>
              </w:rPr>
              <w:t>TMAX</w:t>
            </w:r>
            <w:r w:rsidRPr="00433F2C">
              <w:rPr>
                <w:i/>
                <w:sz w:val="18"/>
                <w:szCs w:val="18"/>
              </w:rPr>
              <w:t>i</w:t>
            </w:r>
            <w:r>
              <w:fldChar w:fldCharType="end"/>
            </w:r>
            <w:r w:rsidR="005D243A">
              <w:br/>
            </w:r>
            <w:r>
              <w:fldChar w:fldCharType="begin"/>
            </w:r>
            <w:r>
              <w:instrText xml:space="preserve"> REF TMINi \h </w:instrText>
            </w:r>
            <w:r>
              <w:fldChar w:fldCharType="separate"/>
            </w:r>
            <w:r w:rsidRPr="00433F2C">
              <w:rPr>
                <w:iCs/>
                <w:sz w:val="18"/>
                <w:szCs w:val="18"/>
              </w:rPr>
              <w:t>TMIN</w:t>
            </w:r>
            <w:r w:rsidRPr="00433F2C">
              <w:rPr>
                <w:i/>
                <w:sz w:val="18"/>
                <w:szCs w:val="18"/>
              </w:rPr>
              <w:t>i</w:t>
            </w:r>
            <w:r>
              <w:fldChar w:fldCharType="end"/>
            </w:r>
            <w:r w:rsidR="005D243A">
              <w:br/>
            </w:r>
            <w:r w:rsidR="000A5FA3">
              <w:fldChar w:fldCharType="begin"/>
            </w:r>
            <w:r w:rsidR="000A5FA3">
              <w:instrText xml:space="preserve"> REF TLAST \h </w:instrText>
            </w:r>
            <w:r w:rsidR="000A5FA3">
              <w:fldChar w:fldCharType="separate"/>
            </w:r>
            <w:r w:rsidR="000A5FA3" w:rsidRPr="00433F2C">
              <w:rPr>
                <w:sz w:val="18"/>
                <w:szCs w:val="18"/>
              </w:rPr>
              <w:t>TLAST</w:t>
            </w:r>
            <w:r w:rsidR="000A5FA3">
              <w:fldChar w:fldCharType="end"/>
            </w:r>
          </w:p>
          <w:p w:rsidR="005D11BC" w:rsidRDefault="000A5FA3" w:rsidP="005D243A">
            <w:r>
              <w:fldChar w:fldCharType="begin"/>
            </w:r>
            <w:r>
              <w:instrText xml:space="preserve"> REF TLASTi \h </w:instrText>
            </w:r>
            <w:r>
              <w:fldChar w:fldCharType="separate"/>
            </w:r>
            <w:r w:rsidRPr="00433F2C">
              <w:rPr>
                <w:sz w:val="18"/>
                <w:szCs w:val="18"/>
              </w:rPr>
              <w:t>TLAST</w:t>
            </w:r>
            <w:r>
              <w:rPr>
                <w:sz w:val="18"/>
                <w:szCs w:val="18"/>
              </w:rPr>
              <w:t>i</w:t>
            </w:r>
            <w:r>
              <w:fldChar w:fldCharType="end"/>
            </w:r>
            <w:r w:rsidR="005D243A">
              <w:br/>
              <w:t>TLAG</w:t>
            </w:r>
            <w:r w:rsidR="005D243A">
              <w:br/>
              <w:t>KELTMLO</w:t>
            </w:r>
            <w:r w:rsidR="005D243A">
              <w:br/>
              <w:t>KELTMHI</w:t>
            </w:r>
            <w:r w:rsidR="005D243A">
              <w:br/>
              <w:t>THALF</w:t>
            </w:r>
            <w:r w:rsidR="005D243A">
              <w:br/>
            </w:r>
          </w:p>
          <w:p w:rsidR="005D11BC" w:rsidRDefault="002F66BC" w:rsidP="005D243A">
            <w:r>
              <w:fldChar w:fldCharType="begin"/>
            </w:r>
            <w:r>
              <w:instrText xml:space="preserve"> REF MRTIVIFPi \h </w:instrText>
            </w:r>
            <w:r>
              <w:fldChar w:fldCharType="separate"/>
            </w:r>
            <w:r w:rsidRPr="006709C0">
              <w:rPr>
                <w:rFonts w:eastAsia="SimSun" w:cs="Arial" w:hint="eastAsia"/>
                <w:sz w:val="18"/>
                <w:szCs w:val="18"/>
                <w:lang w:eastAsia="zh-CN"/>
              </w:rPr>
              <w:t>MRTIVIFP</w:t>
            </w:r>
            <w:r>
              <w:rPr>
                <w:rFonts w:eastAsia="SimSun" w:cs="Arial"/>
                <w:sz w:val="18"/>
                <w:szCs w:val="18"/>
                <w:lang w:eastAsia="zh-CN"/>
              </w:rPr>
              <w:t>(i)</w:t>
            </w:r>
            <w:r>
              <w:fldChar w:fldCharType="end"/>
            </w:r>
          </w:p>
          <w:p w:rsidR="005D11BC" w:rsidRDefault="002F66BC" w:rsidP="005D11BC">
            <w:r>
              <w:fldChar w:fldCharType="begin"/>
            </w:r>
            <w:r>
              <w:instrText xml:space="preserve"> REF MRTIVIFPi \h </w:instrText>
            </w:r>
            <w:r>
              <w:fldChar w:fldCharType="separate"/>
            </w:r>
            <w:r w:rsidRPr="006709C0">
              <w:rPr>
                <w:rFonts w:eastAsia="SimSun" w:cs="Arial" w:hint="eastAsia"/>
                <w:sz w:val="18"/>
                <w:szCs w:val="18"/>
                <w:lang w:eastAsia="zh-CN"/>
              </w:rPr>
              <w:t>MRTIVIFP</w:t>
            </w:r>
            <w:r>
              <w:rPr>
                <w:rFonts w:eastAsia="SimSun" w:cs="Arial"/>
                <w:sz w:val="18"/>
                <w:szCs w:val="18"/>
                <w:lang w:eastAsia="zh-CN"/>
              </w:rPr>
              <w:t>(i)</w:t>
            </w:r>
            <w:r>
              <w:fldChar w:fldCharType="end"/>
            </w:r>
          </w:p>
          <w:p w:rsidR="005D11BC" w:rsidRDefault="0001380E" w:rsidP="005D11BC">
            <w:r>
              <w:fldChar w:fldCharType="begin"/>
            </w:r>
            <w:r>
              <w:instrText xml:space="preserve"> REF MRTEVIFPi \h </w:instrText>
            </w:r>
            <w:r>
              <w:fldChar w:fldCharType="separate"/>
            </w:r>
            <w:r w:rsidRPr="006709C0">
              <w:rPr>
                <w:rFonts w:eastAsia="SimSun" w:cs="Arial" w:hint="eastAsia"/>
                <w:sz w:val="18"/>
                <w:szCs w:val="18"/>
                <w:lang w:eastAsia="zh-CN"/>
              </w:rPr>
              <w:t>MRTEVIFP</w:t>
            </w:r>
            <w:r>
              <w:rPr>
                <w:rFonts w:eastAsia="SimSun" w:cs="Arial"/>
                <w:sz w:val="18"/>
                <w:szCs w:val="18"/>
                <w:lang w:eastAsia="zh-CN"/>
              </w:rPr>
              <w:t>(i)</w:t>
            </w:r>
            <w:r>
              <w:fldChar w:fldCharType="end"/>
            </w:r>
          </w:p>
          <w:p w:rsidR="00E033B9" w:rsidRDefault="0001380E" w:rsidP="005D11BC">
            <w:r>
              <w:fldChar w:fldCharType="begin"/>
            </w:r>
            <w:r>
              <w:instrText xml:space="preserve"> REF MRTEVIFOi \h </w:instrText>
            </w:r>
            <w:r>
              <w:fldChar w:fldCharType="separate"/>
            </w:r>
            <w:r w:rsidRPr="006709C0">
              <w:rPr>
                <w:rFonts w:eastAsia="SimSun" w:cs="Arial" w:hint="eastAsia"/>
                <w:sz w:val="18"/>
                <w:szCs w:val="18"/>
                <w:lang w:eastAsia="zh-CN"/>
              </w:rPr>
              <w:t>MRTEVIFO</w:t>
            </w:r>
            <w:r>
              <w:rPr>
                <w:rFonts w:eastAsia="SimSun" w:cs="Arial"/>
                <w:sz w:val="18"/>
                <w:szCs w:val="18"/>
                <w:lang w:eastAsia="zh-CN"/>
              </w:rPr>
              <w:t>(i)</w:t>
            </w:r>
            <w:r>
              <w:fldChar w:fldCharType="end"/>
            </w:r>
          </w:p>
          <w:p w:rsidR="00931DBB" w:rsidRDefault="0001380E" w:rsidP="005D11BC">
            <w:r>
              <w:fldChar w:fldCharType="begin"/>
            </w:r>
            <w:r>
              <w:instrText xml:space="preserve"> REF MRTLAST \h </w:instrText>
            </w:r>
            <w:r>
              <w:fldChar w:fldCharType="separate"/>
            </w:r>
            <w:r w:rsidRPr="00433F2C">
              <w:rPr>
                <w:iCs/>
                <w:sz w:val="18"/>
                <w:szCs w:val="18"/>
              </w:rPr>
              <w:t>MRTLAST</w:t>
            </w:r>
            <w:r>
              <w:fldChar w:fldCharType="end"/>
            </w:r>
            <w:r w:rsidR="007A3467">
              <w:br/>
            </w:r>
            <w:r>
              <w:fldChar w:fldCharType="begin"/>
            </w:r>
            <w:r>
              <w:instrText xml:space="preserve"> REF TMAXRATEi \h </w:instrText>
            </w:r>
            <w:r>
              <w:fldChar w:fldCharType="separate"/>
            </w:r>
            <w:r w:rsidRPr="00433F2C">
              <w:rPr>
                <w:rFonts w:cs="Arial"/>
                <w:sz w:val="18"/>
                <w:szCs w:val="18"/>
              </w:rPr>
              <w:t>TMAXR</w:t>
            </w:r>
            <w:r>
              <w:rPr>
                <w:rFonts w:cs="Arial"/>
                <w:sz w:val="18"/>
                <w:szCs w:val="18"/>
              </w:rPr>
              <w:t>A</w:t>
            </w:r>
            <w:r w:rsidRPr="00433F2C">
              <w:rPr>
                <w:rFonts w:cs="Arial"/>
                <w:sz w:val="18"/>
                <w:szCs w:val="18"/>
              </w:rPr>
              <w:t>T</w:t>
            </w:r>
            <w:r>
              <w:rPr>
                <w:rFonts w:cs="Arial"/>
                <w:sz w:val="18"/>
                <w:szCs w:val="18"/>
              </w:rPr>
              <w:t>Ei</w:t>
            </w:r>
            <w:r>
              <w:fldChar w:fldCharType="end"/>
            </w:r>
            <w:r w:rsidR="007A3467">
              <w:br/>
            </w:r>
            <w:r w:rsidR="005D243A">
              <w:br/>
            </w:r>
            <w:r>
              <w:fldChar w:fldCharType="begin"/>
            </w:r>
            <w:r>
              <w:instrText xml:space="preserve"> REF DOFi \h </w:instrText>
            </w:r>
            <w:r>
              <w:fldChar w:fldCharType="separate"/>
            </w:r>
            <w:r w:rsidRPr="00E63656">
              <w:rPr>
                <w:sz w:val="18"/>
                <w:szCs w:val="18"/>
              </w:rPr>
              <w:t>DOF</w:t>
            </w:r>
            <w:r>
              <w:rPr>
                <w:rFonts w:cs="Arial"/>
                <w:iCs/>
                <w:sz w:val="18"/>
                <w:szCs w:val="18"/>
              </w:rPr>
              <w:t>i</w:t>
            </w:r>
            <w:r>
              <w:fldChar w:fldCharType="end"/>
            </w:r>
          </w:p>
          <w:p w:rsidR="008C4C9D" w:rsidRDefault="008C4C9D" w:rsidP="005D11BC">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MIDPTLAST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MIDPTLAST</w:t>
            </w:r>
            <w:r>
              <w:rPr>
                <w:rFonts w:eastAsia="Times New Roman" w:cs="Arial"/>
                <w:sz w:val="18"/>
                <w:szCs w:val="18"/>
                <w:lang w:eastAsia="en-US"/>
              </w:rPr>
              <w:fldChar w:fldCharType="end"/>
            </w:r>
          </w:p>
          <w:p w:rsidR="003C2F7C" w:rsidRPr="005D11BC" w:rsidRDefault="003C2F7C" w:rsidP="005D11BC">
            <w:r w:rsidRPr="004A3B48">
              <w:rPr>
                <w:rFonts w:eastAsia="Times New Roman" w:cs="Arial"/>
                <w:sz w:val="18"/>
                <w:szCs w:val="18"/>
                <w:lang w:eastAsia="en-US"/>
              </w:rPr>
              <w:t>MIDPTLAST</w:t>
            </w:r>
            <w:r>
              <w:rPr>
                <w:rFonts w:eastAsia="Times New Roman" w:cs="Arial"/>
                <w:sz w:val="18"/>
                <w:szCs w:val="18"/>
                <w:lang w:eastAsia="en-US"/>
              </w:rPr>
              <w:t>i</w:t>
            </w:r>
          </w:p>
        </w:tc>
        <w:tc>
          <w:tcPr>
            <w:tcW w:w="2377" w:type="dxa"/>
          </w:tcPr>
          <w:p w:rsidR="00931DBB" w:rsidRPr="00846DB7" w:rsidRDefault="00931DBB" w:rsidP="00FF30B4">
            <w:pPr>
              <w:pStyle w:val="TableContent"/>
              <w:rPr>
                <w:bCs w:val="0"/>
                <w:sz w:val="18"/>
              </w:rPr>
            </w:pPr>
            <w:r w:rsidRPr="00846DB7">
              <w:rPr>
                <w:bCs w:val="0"/>
                <w:sz w:val="18"/>
              </w:rPr>
              <w:t>Hour = HR</w:t>
            </w:r>
          </w:p>
          <w:p w:rsidR="00931DBB" w:rsidRPr="00846DB7" w:rsidRDefault="00931DBB" w:rsidP="00FF30B4">
            <w:pPr>
              <w:pStyle w:val="TableContent"/>
              <w:rPr>
                <w:bCs w:val="0"/>
                <w:sz w:val="18"/>
              </w:rPr>
            </w:pPr>
            <w:r w:rsidRPr="00846DB7">
              <w:rPr>
                <w:bCs w:val="0"/>
                <w:sz w:val="18"/>
              </w:rPr>
              <w:t>Minute = MIN</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w:t>
            </w:r>
          </w:p>
          <w:p w:rsidR="00931DBB" w:rsidRPr="00846DB7" w:rsidRDefault="00931DBB" w:rsidP="00FF30B4">
            <w:pPr>
              <w:pStyle w:val="TableContent"/>
              <w:rPr>
                <w:bCs w:val="0"/>
                <w:sz w:val="18"/>
              </w:rPr>
            </w:pPr>
            <w:r w:rsidRPr="00846DB7">
              <w:rPr>
                <w:bCs w:val="0"/>
                <w:sz w:val="18"/>
              </w:rPr>
              <w:t>(</w:t>
            </w:r>
            <w:r w:rsidR="00FE25BD">
              <w:rPr>
                <w:bCs w:val="0"/>
                <w:sz w:val="18"/>
              </w:rPr>
              <w:t>mass/</w:t>
            </w:r>
            <w:r w:rsidRPr="00846DB7">
              <w:rPr>
                <w:bCs w:val="0"/>
                <w:sz w:val="18"/>
              </w:rPr>
              <w:t>wt)</w:t>
            </w:r>
          </w:p>
        </w:tc>
        <w:tc>
          <w:tcPr>
            <w:tcW w:w="1823" w:type="dxa"/>
          </w:tcPr>
          <w:p w:rsidR="00931DBB" w:rsidRPr="00846DB7" w:rsidRDefault="00931DBB" w:rsidP="00FF30B4">
            <w:pPr>
              <w:pStyle w:val="TableContent"/>
              <w:rPr>
                <w:bCs w:val="0"/>
                <w:sz w:val="18"/>
              </w:rPr>
            </w:pPr>
            <w:r w:rsidRPr="00846DB7">
              <w:rPr>
                <w:bCs w:val="0"/>
                <w:sz w:val="18"/>
              </w:rPr>
              <w:t>AMOUNTU</w:t>
            </w:r>
          </w:p>
        </w:tc>
        <w:tc>
          <w:tcPr>
            <w:tcW w:w="2321" w:type="dxa"/>
          </w:tcPr>
          <w:p w:rsidR="00931DBB" w:rsidRPr="00846DB7" w:rsidRDefault="005D243A" w:rsidP="005D243A">
            <w:pPr>
              <w:rPr>
                <w:rFonts w:cs="Arial"/>
                <w:szCs w:val="20"/>
              </w:rPr>
            </w:pPr>
            <w:r>
              <w:t>AT</w:t>
            </w:r>
            <w:r>
              <w:br/>
              <w:t>AET</w:t>
            </w:r>
            <w:r>
              <w:br/>
              <w:t>AE</w:t>
            </w:r>
            <w:r>
              <w:br/>
            </w:r>
            <w:r>
              <w:lastRenderedPageBreak/>
              <w:t>AETAUi</w:t>
            </w:r>
          </w:p>
        </w:tc>
        <w:tc>
          <w:tcPr>
            <w:tcW w:w="2377" w:type="dxa"/>
          </w:tcPr>
          <w:p w:rsidR="00931DBB" w:rsidRPr="00846DB7" w:rsidRDefault="00931DBB" w:rsidP="00FF30B4">
            <w:pPr>
              <w:pStyle w:val="TableContent"/>
              <w:rPr>
                <w:bCs w:val="0"/>
                <w:sz w:val="18"/>
              </w:rPr>
            </w:pPr>
            <w:r w:rsidRPr="00846DB7">
              <w:rPr>
                <w:bCs w:val="0"/>
                <w:sz w:val="18"/>
              </w:rPr>
              <w:lastRenderedPageBreak/>
              <w:t>Grams = GM</w:t>
            </w:r>
          </w:p>
          <w:p w:rsidR="00931DBB" w:rsidRPr="00846DB7" w:rsidRDefault="00931DBB" w:rsidP="00FF30B4">
            <w:pPr>
              <w:pStyle w:val="TableContent"/>
              <w:rPr>
                <w:bCs w:val="0"/>
                <w:sz w:val="18"/>
              </w:rPr>
            </w:pPr>
            <w:r w:rsidRPr="00846DB7">
              <w:rPr>
                <w:bCs w:val="0"/>
                <w:sz w:val="18"/>
              </w:rPr>
              <w:t>Milligrams = MG</w:t>
            </w:r>
          </w:p>
          <w:p w:rsidR="00931DBB" w:rsidRPr="00846DB7" w:rsidRDefault="00931DBB" w:rsidP="00FF30B4">
            <w:pPr>
              <w:pStyle w:val="TableContent"/>
              <w:rPr>
                <w:bCs w:val="0"/>
                <w:sz w:val="18"/>
              </w:rPr>
            </w:pPr>
            <w:r w:rsidRPr="00846DB7">
              <w:rPr>
                <w:bCs w:val="0"/>
                <w:sz w:val="18"/>
              </w:rPr>
              <w:lastRenderedPageBreak/>
              <w:t>Micrograms = UG</w:t>
            </w:r>
          </w:p>
          <w:p w:rsidR="00931DBB" w:rsidRPr="00846DB7" w:rsidRDefault="00931DBB" w:rsidP="00FF30B4">
            <w:pPr>
              <w:pStyle w:val="TableContent"/>
              <w:rPr>
                <w:bCs w:val="0"/>
                <w:sz w:val="18"/>
              </w:rPr>
            </w:pPr>
            <w:r w:rsidRPr="00846DB7">
              <w:rPr>
                <w:bCs w:val="0"/>
                <w:sz w:val="18"/>
              </w:rPr>
              <w:t>Nanograms = NG</w:t>
            </w:r>
          </w:p>
          <w:p w:rsidR="00931DBB" w:rsidRPr="00846DB7" w:rsidRDefault="00931DBB" w:rsidP="00FF30B4">
            <w:pPr>
              <w:pStyle w:val="TableContent"/>
              <w:rPr>
                <w:bCs w:val="0"/>
                <w:sz w:val="18"/>
              </w:rPr>
            </w:pPr>
            <w:r w:rsidRPr="00846DB7">
              <w:rPr>
                <w:bCs w:val="0"/>
                <w:sz w:val="18"/>
              </w:rPr>
              <w:t>Picograms = PG</w:t>
            </w:r>
          </w:p>
          <w:p w:rsidR="00931DBB" w:rsidRPr="00846DB7" w:rsidRDefault="00931DBB" w:rsidP="00FF30B4">
            <w:pPr>
              <w:pStyle w:val="TableContent"/>
              <w:rPr>
                <w:bCs w:val="0"/>
                <w:sz w:val="18"/>
              </w:rPr>
            </w:pPr>
            <w:r w:rsidRPr="00846DB7">
              <w:rPr>
                <w:bCs w:val="0"/>
                <w:sz w:val="18"/>
              </w:rPr>
              <w:t>Femtograms = FG</w:t>
            </w:r>
          </w:p>
        </w:tc>
      </w:tr>
      <w:tr w:rsidR="00931DBB" w:rsidRPr="00846DB7" w:rsidTr="00771CEC">
        <w:trPr>
          <w:jc w:val="center"/>
        </w:trPr>
        <w:tc>
          <w:tcPr>
            <w:tcW w:w="2335" w:type="dxa"/>
          </w:tcPr>
          <w:p w:rsidR="00931DBB" w:rsidRPr="00846DB7" w:rsidRDefault="002A195D" w:rsidP="00FF30B4">
            <w:pPr>
              <w:pStyle w:val="TableContent"/>
              <w:rPr>
                <w:bCs w:val="0"/>
                <w:sz w:val="18"/>
              </w:rPr>
            </w:pPr>
            <w:r w:rsidRPr="00846DB7">
              <w:rPr>
                <w:bCs w:val="0"/>
                <w:sz w:val="18"/>
              </w:rPr>
              <w:lastRenderedPageBreak/>
              <w:t xml:space="preserve">Dose </w:t>
            </w:r>
            <w:r w:rsidR="00931DBB" w:rsidRPr="00846DB7">
              <w:rPr>
                <w:bCs w:val="0"/>
                <w:sz w:val="18"/>
              </w:rPr>
              <w:t>Amount</w:t>
            </w:r>
          </w:p>
          <w:p w:rsidR="00931DBB" w:rsidRPr="00846DB7" w:rsidRDefault="00931DBB" w:rsidP="00FF30B4">
            <w:pPr>
              <w:pStyle w:val="TableContent"/>
              <w:rPr>
                <w:bCs w:val="0"/>
                <w:sz w:val="18"/>
              </w:rPr>
            </w:pPr>
            <w:r w:rsidRPr="00846DB7">
              <w:rPr>
                <w:bCs w:val="0"/>
                <w:sz w:val="18"/>
              </w:rPr>
              <w:t>(</w:t>
            </w:r>
            <w:r w:rsidR="00FE25BD">
              <w:rPr>
                <w:bCs w:val="0"/>
                <w:sz w:val="18"/>
              </w:rPr>
              <w:t>mass/</w:t>
            </w:r>
            <w:r w:rsidRPr="00846DB7">
              <w:rPr>
                <w:bCs w:val="0"/>
                <w:sz w:val="18"/>
              </w:rPr>
              <w:t>wt)</w:t>
            </w:r>
            <w:r w:rsidR="005D6CFA">
              <w:rPr>
                <w:bCs w:val="0"/>
                <w:sz w:val="18"/>
              </w:rPr>
              <w:t xml:space="preserve">  or </w:t>
            </w:r>
            <w:r w:rsidR="005D6CFA" w:rsidRPr="00846DB7">
              <w:rPr>
                <w:bCs w:val="0"/>
                <w:sz w:val="18"/>
              </w:rPr>
              <w:t>(</w:t>
            </w:r>
            <w:r w:rsidR="00FE25BD">
              <w:rPr>
                <w:bCs w:val="0"/>
                <w:sz w:val="18"/>
              </w:rPr>
              <w:t>mass/</w:t>
            </w:r>
            <w:r w:rsidR="005D6CFA" w:rsidRPr="00846DB7">
              <w:rPr>
                <w:bCs w:val="0"/>
                <w:sz w:val="18"/>
              </w:rPr>
              <w:t>wt)</w:t>
            </w:r>
            <w:r w:rsidR="005D6CFA">
              <w:rPr>
                <w:bCs w:val="0"/>
                <w:sz w:val="18"/>
              </w:rPr>
              <w:t>/(bodywt)</w:t>
            </w:r>
          </w:p>
        </w:tc>
        <w:tc>
          <w:tcPr>
            <w:tcW w:w="1823" w:type="dxa"/>
          </w:tcPr>
          <w:p w:rsidR="00931DBB" w:rsidRPr="00846DB7" w:rsidRDefault="00931DBB" w:rsidP="00FF30B4">
            <w:pPr>
              <w:pStyle w:val="TableContent"/>
              <w:rPr>
                <w:bCs w:val="0"/>
                <w:sz w:val="18"/>
              </w:rPr>
            </w:pPr>
            <w:r w:rsidRPr="00846DB7">
              <w:rPr>
                <w:bCs w:val="0"/>
                <w:sz w:val="18"/>
              </w:rPr>
              <w:t>DOSEU</w:t>
            </w:r>
          </w:p>
        </w:tc>
        <w:tc>
          <w:tcPr>
            <w:tcW w:w="2321" w:type="dxa"/>
          </w:tcPr>
          <w:p w:rsidR="000A5FA3" w:rsidRDefault="000A5FA3" w:rsidP="005D243A">
            <w:pPr>
              <w:rPr>
                <w:rFonts w:cs="Arial"/>
                <w:szCs w:val="20"/>
              </w:rPr>
            </w:pPr>
            <w:r>
              <w:rPr>
                <w:rFonts w:cs="Arial"/>
                <w:szCs w:val="20"/>
              </w:rPr>
              <w:t>DOSE</w:t>
            </w:r>
          </w:p>
          <w:p w:rsidR="005D243A" w:rsidRPr="00846DB7" w:rsidRDefault="005D243A" w:rsidP="005D243A">
            <w:pPr>
              <w:rPr>
                <w:rFonts w:cs="Arial"/>
                <w:szCs w:val="20"/>
              </w:rPr>
            </w:pPr>
            <w:r w:rsidRPr="00846DB7">
              <w:rPr>
                <w:rFonts w:cs="Arial"/>
                <w:szCs w:val="20"/>
              </w:rPr>
              <w:t>DOSEi</w:t>
            </w:r>
            <w:r w:rsidRPr="00846DB7">
              <w:rPr>
                <w:rFonts w:cs="Arial"/>
                <w:szCs w:val="20"/>
              </w:rPr>
              <w:br/>
              <w:t>DOSEC</w:t>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Grams = GM</w:t>
            </w:r>
          </w:p>
          <w:p w:rsidR="00931DBB" w:rsidRDefault="00931DBB" w:rsidP="00FF30B4">
            <w:pPr>
              <w:pStyle w:val="TableContent"/>
              <w:rPr>
                <w:bCs w:val="0"/>
                <w:sz w:val="18"/>
              </w:rPr>
            </w:pPr>
            <w:r w:rsidRPr="00846DB7">
              <w:rPr>
                <w:bCs w:val="0"/>
                <w:sz w:val="18"/>
              </w:rPr>
              <w:t>Milligrams = MG</w:t>
            </w:r>
          </w:p>
          <w:p w:rsidR="005D6CFA" w:rsidRPr="00846DB7" w:rsidRDefault="005D6CFA" w:rsidP="00FF30B4">
            <w:pPr>
              <w:pStyle w:val="TableContent"/>
              <w:rPr>
                <w:bCs w:val="0"/>
                <w:sz w:val="18"/>
              </w:rPr>
            </w:pPr>
          </w:p>
          <w:p w:rsidR="00931DBB" w:rsidRPr="00846DB7" w:rsidRDefault="00931DBB" w:rsidP="00FF30B4">
            <w:pPr>
              <w:pStyle w:val="TableContent"/>
              <w:rPr>
                <w:bCs w:val="0"/>
                <w:sz w:val="18"/>
              </w:rPr>
            </w:pPr>
            <w:r w:rsidRPr="00846DB7">
              <w:rPr>
                <w:bCs w:val="0"/>
                <w:sz w:val="18"/>
              </w:rPr>
              <w:t>Micrograms = UG</w:t>
            </w:r>
          </w:p>
          <w:p w:rsidR="00931DBB" w:rsidRPr="00846DB7" w:rsidRDefault="00931DBB" w:rsidP="00FF30B4">
            <w:pPr>
              <w:pStyle w:val="TableContent"/>
              <w:rPr>
                <w:bCs w:val="0"/>
                <w:sz w:val="18"/>
              </w:rPr>
            </w:pPr>
            <w:r w:rsidRPr="00846DB7">
              <w:rPr>
                <w:bCs w:val="0"/>
                <w:sz w:val="18"/>
              </w:rPr>
              <w:t>Nanograms = NG</w:t>
            </w:r>
          </w:p>
          <w:p w:rsidR="00931DBB" w:rsidRPr="00846DB7" w:rsidRDefault="00931DBB" w:rsidP="00FF30B4">
            <w:pPr>
              <w:pStyle w:val="TableContent"/>
              <w:rPr>
                <w:bCs w:val="0"/>
                <w:sz w:val="18"/>
              </w:rPr>
            </w:pPr>
            <w:r w:rsidRPr="00846DB7">
              <w:rPr>
                <w:bCs w:val="0"/>
                <w:sz w:val="18"/>
              </w:rPr>
              <w:t>Picograms = PG</w:t>
            </w:r>
          </w:p>
          <w:p w:rsidR="00931DBB" w:rsidRDefault="00931DBB" w:rsidP="00FF30B4">
            <w:pPr>
              <w:pStyle w:val="TableContent"/>
              <w:rPr>
                <w:bCs w:val="0"/>
                <w:sz w:val="18"/>
              </w:rPr>
            </w:pPr>
            <w:r w:rsidRPr="00846DB7">
              <w:rPr>
                <w:bCs w:val="0"/>
                <w:sz w:val="18"/>
              </w:rPr>
              <w:t>Femtograms = FG</w:t>
            </w:r>
          </w:p>
          <w:p w:rsidR="00803255" w:rsidRDefault="00803255" w:rsidP="00FF30B4">
            <w:pPr>
              <w:pStyle w:val="TableContent"/>
              <w:rPr>
                <w:bCs w:val="0"/>
                <w:sz w:val="18"/>
              </w:rPr>
            </w:pPr>
          </w:p>
          <w:p w:rsidR="007011EF" w:rsidRDefault="007011EF" w:rsidP="00FF30B4">
            <w:pPr>
              <w:pStyle w:val="TableContent"/>
              <w:rPr>
                <w:bCs w:val="0"/>
                <w:sz w:val="18"/>
              </w:rPr>
            </w:pPr>
            <w:r>
              <w:rPr>
                <w:bCs w:val="0"/>
                <w:sz w:val="18"/>
              </w:rPr>
              <w:t>DPM for ADME studies</w:t>
            </w:r>
          </w:p>
          <w:p w:rsidR="007011EF" w:rsidRDefault="007011EF" w:rsidP="00FF30B4">
            <w:pPr>
              <w:pStyle w:val="TableContent"/>
              <w:rPr>
                <w:bCs w:val="0"/>
                <w:sz w:val="18"/>
              </w:rPr>
            </w:pPr>
            <w:r>
              <w:rPr>
                <w:bCs w:val="0"/>
                <w:sz w:val="18"/>
              </w:rPr>
              <w:t>ngeq (nanogram equivalent) (ADME)</w:t>
            </w:r>
          </w:p>
          <w:p w:rsidR="007011EF" w:rsidRDefault="007011EF" w:rsidP="00FF30B4">
            <w:pPr>
              <w:pStyle w:val="TableContent"/>
              <w:rPr>
                <w:bCs w:val="0"/>
                <w:sz w:val="18"/>
              </w:rPr>
            </w:pPr>
          </w:p>
          <w:p w:rsidR="007011EF" w:rsidRPr="00846DB7" w:rsidRDefault="005D6CFA" w:rsidP="00FF30B4">
            <w:pPr>
              <w:pStyle w:val="TableContent"/>
              <w:rPr>
                <w:bCs w:val="0"/>
                <w:sz w:val="18"/>
              </w:rPr>
            </w:pPr>
            <w:r>
              <w:rPr>
                <w:bCs w:val="0"/>
                <w:sz w:val="18"/>
              </w:rPr>
              <w:t>Body(wt) = kg</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Volume</w:t>
            </w:r>
          </w:p>
          <w:p w:rsidR="00931DBB" w:rsidRPr="00846DB7" w:rsidRDefault="00931DBB" w:rsidP="00FF30B4">
            <w:pPr>
              <w:pStyle w:val="TableContent"/>
              <w:rPr>
                <w:bCs w:val="0"/>
                <w:sz w:val="18"/>
              </w:rPr>
            </w:pPr>
            <w:r w:rsidRPr="00846DB7">
              <w:rPr>
                <w:bCs w:val="0"/>
                <w:sz w:val="18"/>
              </w:rPr>
              <w:t>(v)</w:t>
            </w:r>
          </w:p>
        </w:tc>
        <w:tc>
          <w:tcPr>
            <w:tcW w:w="1823" w:type="dxa"/>
          </w:tcPr>
          <w:p w:rsidR="00931DBB" w:rsidRPr="00846DB7" w:rsidRDefault="00931DBB" w:rsidP="00FF30B4">
            <w:pPr>
              <w:pStyle w:val="TableContent"/>
              <w:rPr>
                <w:bCs w:val="0"/>
                <w:sz w:val="18"/>
              </w:rPr>
            </w:pPr>
            <w:r w:rsidRPr="00846DB7">
              <w:rPr>
                <w:bCs w:val="0"/>
                <w:sz w:val="18"/>
              </w:rPr>
              <w:t>VOLUMEU</w:t>
            </w:r>
          </w:p>
        </w:tc>
        <w:tc>
          <w:tcPr>
            <w:tcW w:w="2321" w:type="dxa"/>
          </w:tcPr>
          <w:p w:rsidR="00AB0960" w:rsidRDefault="005D243A" w:rsidP="005D243A">
            <w:r>
              <w:t>VZFO</w:t>
            </w:r>
            <w:r>
              <w:br/>
              <w:t>VZFP</w:t>
            </w:r>
            <w:r>
              <w:br/>
            </w:r>
            <w:r w:rsidR="00AB0960">
              <w:fldChar w:fldCharType="begin"/>
            </w:r>
            <w:r w:rsidR="00AB0960">
              <w:instrText xml:space="preserve"> REF VSSO \h </w:instrText>
            </w:r>
            <w:r w:rsidR="00AB0960">
              <w:fldChar w:fldCharType="separate"/>
            </w:r>
            <w:r w:rsidR="00AB0960" w:rsidRPr="00F71A6D">
              <w:rPr>
                <w:b/>
                <w:iCs/>
                <w:sz w:val="18"/>
                <w:szCs w:val="18"/>
              </w:rPr>
              <w:t>VSSO</w:t>
            </w:r>
            <w:r w:rsidR="00AB0960">
              <w:fldChar w:fldCharType="end"/>
            </w:r>
          </w:p>
          <w:p w:rsidR="00931DBB" w:rsidRDefault="00AB0960" w:rsidP="005D243A">
            <w:r>
              <w:t>VSSP</w:t>
            </w:r>
            <w:r w:rsidR="005D243A">
              <w:br/>
            </w:r>
            <w:r>
              <w:fldChar w:fldCharType="begin"/>
            </w:r>
            <w:r>
              <w:instrText xml:space="preserve"> REF VSSPi \h </w:instrText>
            </w:r>
            <w:r>
              <w:fldChar w:fldCharType="separate"/>
            </w:r>
            <w:r w:rsidRPr="00F71A6D">
              <w:rPr>
                <w:b/>
                <w:iCs/>
                <w:sz w:val="18"/>
                <w:szCs w:val="18"/>
              </w:rPr>
              <w:t>VSSPi</w:t>
            </w:r>
            <w:r>
              <w:fldChar w:fldCharType="end"/>
            </w:r>
            <w:r w:rsidR="005D243A">
              <w:br/>
              <w:t>VZO</w:t>
            </w:r>
            <w:r w:rsidR="005D243A">
              <w:br/>
              <w:t>VZP</w:t>
            </w:r>
            <w:r w:rsidR="005D243A">
              <w:br/>
              <w:t>VOLSUM</w:t>
            </w:r>
            <w:r w:rsidR="005D243A">
              <w:br/>
              <w:t>V0</w:t>
            </w:r>
          </w:p>
          <w:p w:rsidR="00E563A9" w:rsidRDefault="00E563A9" w:rsidP="005D243A">
            <w:r>
              <w:fldChar w:fldCharType="begin"/>
            </w:r>
            <w:r>
              <w:instrText xml:space="preserve"> REF VZFTAUi \h </w:instrText>
            </w:r>
            <w:r>
              <w:fldChar w:fldCharType="separate"/>
            </w:r>
            <w:r w:rsidRPr="00E563A9">
              <w:rPr>
                <w:rFonts w:eastAsia="SimSun" w:cs="Arial" w:hint="eastAsia"/>
                <w:b/>
                <w:sz w:val="18"/>
                <w:szCs w:val="18"/>
                <w:lang w:eastAsia="zh-CN"/>
              </w:rPr>
              <w:t>VZFTAU</w:t>
            </w:r>
            <w:r w:rsidRPr="00E563A9">
              <w:rPr>
                <w:rFonts w:eastAsia="SimSun" w:cs="Arial"/>
                <w:b/>
                <w:sz w:val="18"/>
                <w:szCs w:val="18"/>
                <w:lang w:eastAsia="zh-CN"/>
              </w:rPr>
              <w:t>i</w:t>
            </w:r>
            <w:r>
              <w:fldChar w:fldCharType="end"/>
            </w:r>
          </w:p>
          <w:p w:rsidR="00E563A9" w:rsidRDefault="00E563A9" w:rsidP="005D243A">
            <w:r>
              <w:fldChar w:fldCharType="begin"/>
            </w:r>
            <w:r>
              <w:instrText xml:space="preserve"> REF VZFTAUWi \h </w:instrText>
            </w:r>
            <w:r>
              <w:fldChar w:fldCharType="separate"/>
            </w:r>
            <w:r w:rsidRPr="00E563A9">
              <w:rPr>
                <w:rFonts w:eastAsia="SimSun" w:cs="Arial" w:hint="eastAsia"/>
                <w:b/>
                <w:sz w:val="18"/>
                <w:szCs w:val="18"/>
                <w:lang w:eastAsia="zh-CN"/>
              </w:rPr>
              <w:t>VZFTAUW</w:t>
            </w:r>
            <w:r w:rsidRPr="00E563A9">
              <w:rPr>
                <w:rFonts w:eastAsia="SimSun" w:cs="Arial"/>
                <w:b/>
                <w:sz w:val="18"/>
                <w:szCs w:val="18"/>
                <w:lang w:eastAsia="zh-CN"/>
              </w:rPr>
              <w:t>i</w:t>
            </w:r>
            <w:r>
              <w:fldChar w:fldCharType="end"/>
            </w:r>
          </w:p>
          <w:p w:rsidR="006C48E0" w:rsidRPr="00740EA1" w:rsidRDefault="00E563A9" w:rsidP="005D243A">
            <w:r>
              <w:fldChar w:fldCharType="begin"/>
            </w:r>
            <w:r>
              <w:instrText xml:space="preserve"> REF VZTAUi \h </w:instrText>
            </w:r>
            <w:r>
              <w:fldChar w:fldCharType="separate"/>
            </w:r>
            <w:r w:rsidRPr="00E563A9">
              <w:rPr>
                <w:rFonts w:eastAsia="SimSun" w:cs="Arial" w:hint="eastAsia"/>
                <w:b/>
                <w:sz w:val="18"/>
                <w:szCs w:val="18"/>
                <w:lang w:eastAsia="zh-CN"/>
              </w:rPr>
              <w:t>VZTAU</w:t>
            </w:r>
            <w:r w:rsidRPr="00E563A9">
              <w:rPr>
                <w:rFonts w:eastAsia="SimSun" w:cs="Arial"/>
                <w:b/>
                <w:sz w:val="18"/>
                <w:szCs w:val="18"/>
                <w:lang w:eastAsia="zh-CN"/>
              </w:rPr>
              <w:t>i</w:t>
            </w:r>
            <w:r>
              <w:fldChar w:fldCharType="end"/>
            </w:r>
          </w:p>
        </w:tc>
        <w:tc>
          <w:tcPr>
            <w:tcW w:w="2377" w:type="dxa"/>
          </w:tcPr>
          <w:p w:rsidR="00931DBB" w:rsidRPr="00846DB7" w:rsidRDefault="00931DBB" w:rsidP="00FF30B4">
            <w:pPr>
              <w:pStyle w:val="TableContent"/>
              <w:rPr>
                <w:bCs w:val="0"/>
                <w:sz w:val="18"/>
              </w:rPr>
            </w:pPr>
            <w:r w:rsidRPr="00846DB7">
              <w:rPr>
                <w:bCs w:val="0"/>
                <w:sz w:val="18"/>
              </w:rPr>
              <w:t>Liter = L</w:t>
            </w:r>
          </w:p>
          <w:p w:rsidR="00931DBB" w:rsidRPr="00846DB7" w:rsidRDefault="00931DBB" w:rsidP="00FF30B4">
            <w:pPr>
              <w:pStyle w:val="TableContent"/>
              <w:rPr>
                <w:bCs w:val="0"/>
                <w:sz w:val="18"/>
              </w:rPr>
            </w:pPr>
            <w:r w:rsidRPr="00846DB7">
              <w:rPr>
                <w:bCs w:val="0"/>
                <w:sz w:val="18"/>
              </w:rPr>
              <w:t>Deciliter = DL</w:t>
            </w:r>
          </w:p>
          <w:p w:rsidR="00931DBB" w:rsidRPr="00846DB7" w:rsidRDefault="00931DBB" w:rsidP="00FF30B4">
            <w:pPr>
              <w:pStyle w:val="TableContent"/>
              <w:rPr>
                <w:bCs w:val="0"/>
                <w:sz w:val="18"/>
              </w:rPr>
            </w:pPr>
            <w:r w:rsidRPr="00846DB7">
              <w:rPr>
                <w:bCs w:val="0"/>
                <w:sz w:val="18"/>
              </w:rPr>
              <w:t>Centiliter = CL</w:t>
            </w:r>
          </w:p>
          <w:p w:rsidR="00931DBB" w:rsidRPr="00846DB7" w:rsidRDefault="00931DBB" w:rsidP="00FF30B4">
            <w:pPr>
              <w:pStyle w:val="TableContent"/>
              <w:rPr>
                <w:bCs w:val="0"/>
                <w:sz w:val="18"/>
              </w:rPr>
            </w:pPr>
            <w:r w:rsidRPr="00846DB7">
              <w:rPr>
                <w:bCs w:val="0"/>
                <w:sz w:val="18"/>
              </w:rPr>
              <w:t>Milliliter = ML</w:t>
            </w:r>
          </w:p>
          <w:p w:rsidR="00931DBB" w:rsidRPr="00846DB7" w:rsidRDefault="00931DBB" w:rsidP="00FF30B4">
            <w:pPr>
              <w:pStyle w:val="TableContent"/>
              <w:rPr>
                <w:bCs w:val="0"/>
                <w:sz w:val="18"/>
              </w:rPr>
            </w:pPr>
            <w:r w:rsidRPr="00846DB7">
              <w:rPr>
                <w:bCs w:val="0"/>
                <w:sz w:val="18"/>
              </w:rPr>
              <w:t>Nanoliter = NL</w:t>
            </w:r>
          </w:p>
          <w:p w:rsidR="00931DBB" w:rsidRPr="00846DB7" w:rsidRDefault="00931DBB" w:rsidP="00FF30B4">
            <w:pPr>
              <w:pStyle w:val="TableContent"/>
              <w:rPr>
                <w:bCs w:val="0"/>
                <w:sz w:val="18"/>
              </w:rPr>
            </w:pPr>
            <w:r w:rsidRPr="00846DB7">
              <w:rPr>
                <w:bCs w:val="0"/>
                <w:sz w:val="18"/>
              </w:rPr>
              <w:t>Picoliters = PL</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Amount/Volume</w:t>
            </w:r>
          </w:p>
          <w:p w:rsidR="00931DBB" w:rsidRPr="00846DB7" w:rsidRDefault="00931DBB" w:rsidP="00FF30B4">
            <w:pPr>
              <w:pStyle w:val="TableContent"/>
              <w:rPr>
                <w:bCs w:val="0"/>
                <w:sz w:val="18"/>
              </w:rPr>
            </w:pPr>
            <w:r w:rsidRPr="00846DB7">
              <w:rPr>
                <w:bCs w:val="0"/>
                <w:sz w:val="18"/>
              </w:rPr>
              <w:t>(wt/v)</w:t>
            </w:r>
          </w:p>
        </w:tc>
        <w:tc>
          <w:tcPr>
            <w:tcW w:w="1823" w:type="dxa"/>
          </w:tcPr>
          <w:p w:rsidR="00931DBB" w:rsidRPr="00846DB7" w:rsidRDefault="00931DBB" w:rsidP="00FF30B4">
            <w:pPr>
              <w:pStyle w:val="TableContent"/>
              <w:rPr>
                <w:bCs w:val="0"/>
                <w:sz w:val="18"/>
              </w:rPr>
            </w:pPr>
            <w:r w:rsidRPr="00846DB7">
              <w:rPr>
                <w:bCs w:val="0"/>
                <w:sz w:val="18"/>
              </w:rPr>
              <w:t>CONCU</w:t>
            </w:r>
          </w:p>
        </w:tc>
        <w:tc>
          <w:tcPr>
            <w:tcW w:w="2321" w:type="dxa"/>
          </w:tcPr>
          <w:p w:rsidR="009368A2" w:rsidRDefault="0015523F" w:rsidP="005D243A">
            <w:r>
              <w:fldChar w:fldCharType="begin"/>
            </w:r>
            <w:r>
              <w:instrText xml:space="preserve"> REF CMAX \h </w:instrText>
            </w:r>
            <w:r>
              <w:fldChar w:fldCharType="separate"/>
            </w:r>
            <w:r w:rsidRPr="00433F2C">
              <w:rPr>
                <w:iCs/>
                <w:sz w:val="18"/>
                <w:szCs w:val="18"/>
              </w:rPr>
              <w:t>CMAX</w:t>
            </w:r>
            <w:r>
              <w:fldChar w:fldCharType="end"/>
            </w:r>
          </w:p>
          <w:p w:rsidR="00C466A3" w:rsidRDefault="0015523F" w:rsidP="005D243A">
            <w:r>
              <w:fldChar w:fldCharType="begin"/>
            </w:r>
            <w:r>
              <w:instrText xml:space="preserve"> REF CMAXi \h </w:instrText>
            </w:r>
            <w:r>
              <w:fldChar w:fldCharType="separate"/>
            </w:r>
            <w:r w:rsidRPr="00433F2C">
              <w:rPr>
                <w:iCs/>
                <w:sz w:val="18"/>
                <w:szCs w:val="18"/>
              </w:rPr>
              <w:t>CMAX</w:t>
            </w:r>
            <w:r w:rsidRPr="00433F2C">
              <w:rPr>
                <w:i/>
                <w:sz w:val="18"/>
                <w:szCs w:val="18"/>
              </w:rPr>
              <w:t>i</w:t>
            </w:r>
            <w:r>
              <w:fldChar w:fldCharType="end"/>
            </w:r>
          </w:p>
          <w:p w:rsidR="007B6FFD" w:rsidRDefault="007B6FFD" w:rsidP="005D243A">
            <w:r>
              <w:fldChar w:fldCharType="begin"/>
            </w:r>
            <w:r>
              <w:instrText xml:space="preserve"> REF CMAXC \h </w:instrText>
            </w:r>
            <w:r>
              <w:fldChar w:fldCharType="separate"/>
            </w:r>
            <w:r>
              <w:rPr>
                <w:rFonts w:cs="Arial"/>
                <w:b/>
                <w:bCs/>
                <w:sz w:val="18"/>
                <w:szCs w:val="18"/>
              </w:rPr>
              <w:t>CMAXC</w:t>
            </w:r>
            <w:r>
              <w:fldChar w:fldCharType="end"/>
            </w:r>
          </w:p>
          <w:p w:rsidR="001874A9" w:rsidRPr="00C466A3" w:rsidRDefault="00C466A3" w:rsidP="005D243A">
            <w:pPr>
              <w:rPr>
                <w:b/>
              </w:rPr>
            </w:pPr>
            <w:r>
              <w:rPr>
                <w:b/>
              </w:rPr>
              <w:fldChar w:fldCharType="begin"/>
            </w:r>
            <w:r>
              <w:rPr>
                <w:b/>
              </w:rPr>
              <w:instrText xml:space="preserve"> REF CMAXCi \h </w:instrText>
            </w:r>
            <w:r>
              <w:rPr>
                <w:b/>
              </w:rPr>
            </w:r>
            <w:r>
              <w:rPr>
                <w:b/>
              </w:rPr>
              <w:fldChar w:fldCharType="separate"/>
            </w:r>
            <w:r>
              <w:rPr>
                <w:rFonts w:cs="Arial"/>
                <w:b/>
                <w:bCs/>
                <w:sz w:val="18"/>
                <w:szCs w:val="18"/>
              </w:rPr>
              <w:t>CMAXCi</w:t>
            </w:r>
            <w:r>
              <w:rPr>
                <w:b/>
              </w:rPr>
              <w:fldChar w:fldCharType="end"/>
            </w:r>
          </w:p>
          <w:p w:rsidR="001B75B0" w:rsidRDefault="005D243A" w:rsidP="005D243A">
            <w:r>
              <w:br/>
            </w:r>
            <w:r w:rsidR="007B6FFD">
              <w:fldChar w:fldCharType="begin"/>
            </w:r>
            <w:r w:rsidR="007B6FFD">
              <w:instrText xml:space="preserve"> REF CMINi \h </w:instrText>
            </w:r>
            <w:r w:rsidR="007B6FFD">
              <w:fldChar w:fldCharType="separate"/>
            </w:r>
            <w:r w:rsidR="007B6FFD" w:rsidRPr="00433F2C">
              <w:rPr>
                <w:sz w:val="18"/>
                <w:szCs w:val="18"/>
              </w:rPr>
              <w:t>CMIN</w:t>
            </w:r>
            <w:r w:rsidR="007B6FFD" w:rsidRPr="00433F2C">
              <w:rPr>
                <w:i/>
                <w:iCs/>
                <w:sz w:val="18"/>
                <w:szCs w:val="18"/>
              </w:rPr>
              <w:t>i</w:t>
            </w:r>
            <w:r w:rsidR="007B6FFD">
              <w:fldChar w:fldCharType="end"/>
            </w:r>
          </w:p>
          <w:p w:rsidR="002421C6" w:rsidRDefault="009368A2" w:rsidP="005D243A">
            <w:r>
              <w:fldChar w:fldCharType="begin"/>
            </w:r>
            <w:r>
              <w:instrText xml:space="preserve"> REF CLAST \h </w:instrText>
            </w:r>
            <w:r>
              <w:fldChar w:fldCharType="separate"/>
            </w:r>
            <w:r w:rsidRPr="00433F2C">
              <w:rPr>
                <w:sz w:val="18"/>
                <w:szCs w:val="18"/>
              </w:rPr>
              <w:t>CLAST</w:t>
            </w:r>
            <w:r>
              <w:fldChar w:fldCharType="end"/>
            </w:r>
            <w:r w:rsidR="005D243A">
              <w:br/>
            </w:r>
            <w:r>
              <w:fldChar w:fldCharType="begin"/>
            </w:r>
            <w:r>
              <w:instrText xml:space="preserve"> REF CLASTi \h </w:instrText>
            </w:r>
            <w:r>
              <w:fldChar w:fldCharType="separate"/>
            </w:r>
            <w:r w:rsidRPr="00433F2C">
              <w:rPr>
                <w:sz w:val="18"/>
                <w:szCs w:val="18"/>
              </w:rPr>
              <w:t>CLAST</w:t>
            </w:r>
            <w:r>
              <w:rPr>
                <w:sz w:val="18"/>
                <w:szCs w:val="18"/>
              </w:rPr>
              <w:t>i</w:t>
            </w:r>
            <w:r>
              <w:fldChar w:fldCharType="end"/>
            </w:r>
            <w:r w:rsidR="005D243A">
              <w:br/>
            </w:r>
            <w:r w:rsidR="007B6FFD">
              <w:fldChar w:fldCharType="begin"/>
            </w:r>
            <w:r w:rsidR="007B6FFD">
              <w:instrText xml:space="preserve"> REF CTROUGHi \h </w:instrText>
            </w:r>
            <w:r w:rsidR="007B6FFD">
              <w:fldChar w:fldCharType="separate"/>
            </w:r>
            <w:r w:rsidR="007B6FFD" w:rsidRPr="00433F2C">
              <w:rPr>
                <w:sz w:val="18"/>
                <w:szCs w:val="18"/>
              </w:rPr>
              <w:t>CTROUGH</w:t>
            </w:r>
            <w:r w:rsidR="007B6FFD" w:rsidRPr="00433F2C">
              <w:rPr>
                <w:i/>
                <w:iCs/>
                <w:sz w:val="18"/>
                <w:szCs w:val="18"/>
              </w:rPr>
              <w:t>i</w:t>
            </w:r>
            <w:r w:rsidR="007B6FFD">
              <w:fldChar w:fldCharType="end"/>
            </w:r>
          </w:p>
          <w:p w:rsidR="006F710E" w:rsidRDefault="007B6FFD" w:rsidP="007B6FFD">
            <w:r>
              <w:rPr>
                <w:sz w:val="18"/>
                <w:szCs w:val="18"/>
              </w:rPr>
              <w:fldChar w:fldCharType="begin"/>
            </w:r>
            <w:r>
              <w:rPr>
                <w:sz w:val="18"/>
                <w:szCs w:val="18"/>
              </w:rPr>
              <w:instrText xml:space="preserve"> REF CTROUGHENDi \h </w:instrText>
            </w:r>
            <w:r>
              <w:rPr>
                <w:sz w:val="18"/>
                <w:szCs w:val="18"/>
              </w:rPr>
            </w:r>
            <w:r>
              <w:rPr>
                <w:sz w:val="18"/>
                <w:szCs w:val="18"/>
              </w:rPr>
              <w:fldChar w:fldCharType="separate"/>
            </w:r>
            <w:r w:rsidRPr="00433F2C">
              <w:rPr>
                <w:sz w:val="18"/>
                <w:szCs w:val="18"/>
              </w:rPr>
              <w:t>CTROUGH</w:t>
            </w:r>
            <w:r w:rsidRPr="006709C0">
              <w:rPr>
                <w:rFonts w:eastAsia="SimSun" w:hint="eastAsia"/>
                <w:sz w:val="18"/>
                <w:szCs w:val="18"/>
                <w:lang w:eastAsia="zh-CN"/>
              </w:rPr>
              <w:t>END</w:t>
            </w:r>
            <w:r w:rsidRPr="00433F2C">
              <w:rPr>
                <w:i/>
                <w:iCs/>
                <w:sz w:val="18"/>
                <w:szCs w:val="18"/>
              </w:rPr>
              <w:t>i</w:t>
            </w:r>
            <w:r>
              <w:rPr>
                <w:sz w:val="18"/>
                <w:szCs w:val="18"/>
              </w:rPr>
              <w:fldChar w:fldCharType="end"/>
            </w:r>
            <w:r w:rsidR="005D243A">
              <w:br/>
            </w:r>
            <w:r w:rsidR="006F710E">
              <w:fldChar w:fldCharType="begin"/>
            </w:r>
            <w:r w:rsidR="006F710E">
              <w:instrText xml:space="preserve"> REF CAV \h </w:instrText>
            </w:r>
            <w:r w:rsidR="006F710E">
              <w:fldChar w:fldCharType="separate"/>
            </w:r>
            <w:r w:rsidR="006F710E" w:rsidRPr="00433F2C">
              <w:rPr>
                <w:rFonts w:hint="eastAsia"/>
                <w:iCs/>
                <w:sz w:val="18"/>
                <w:szCs w:val="18"/>
              </w:rPr>
              <w:t>C</w:t>
            </w:r>
            <w:r w:rsidR="006F710E" w:rsidRPr="00433F2C">
              <w:rPr>
                <w:iCs/>
                <w:sz w:val="18"/>
                <w:szCs w:val="18"/>
              </w:rPr>
              <w:t>AV</w:t>
            </w:r>
            <w:r w:rsidR="006F710E">
              <w:fldChar w:fldCharType="end"/>
            </w:r>
          </w:p>
          <w:p w:rsidR="00931DBB" w:rsidRPr="00846DB7" w:rsidRDefault="007B6FFD" w:rsidP="006F710E">
            <w:pPr>
              <w:rPr>
                <w:rFonts w:cs="Arial"/>
                <w:szCs w:val="20"/>
              </w:rPr>
            </w:pPr>
            <w:r>
              <w:fldChar w:fldCharType="begin"/>
            </w:r>
            <w:r>
              <w:instrText xml:space="preserve"> REF CAVi \h </w:instrText>
            </w:r>
            <w:r>
              <w:fldChar w:fldCharType="separate"/>
            </w:r>
            <w:r w:rsidRPr="00433F2C">
              <w:rPr>
                <w:rFonts w:hint="eastAsia"/>
                <w:iCs/>
                <w:sz w:val="18"/>
                <w:szCs w:val="18"/>
              </w:rPr>
              <w:t>C</w:t>
            </w:r>
            <w:r w:rsidRPr="00433F2C">
              <w:rPr>
                <w:iCs/>
                <w:sz w:val="18"/>
                <w:szCs w:val="18"/>
              </w:rPr>
              <w:t>AV</w:t>
            </w:r>
            <w:r w:rsidRPr="00433F2C">
              <w:rPr>
                <w:i/>
                <w:sz w:val="18"/>
                <w:szCs w:val="18"/>
              </w:rPr>
              <w:t>i</w:t>
            </w:r>
            <w:r>
              <w:fldChar w:fldCharType="end"/>
            </w:r>
            <w:r w:rsidR="005D243A">
              <w:br/>
            </w:r>
            <w:r w:rsidR="006F710E">
              <w:fldChar w:fldCharType="begin"/>
            </w:r>
            <w:r w:rsidR="006F710E">
              <w:instrText xml:space="preserve"> REF C0 \h </w:instrText>
            </w:r>
            <w:r w:rsidR="006F710E">
              <w:fldChar w:fldCharType="separate"/>
            </w:r>
            <w:r w:rsidR="006F710E" w:rsidRPr="00433F2C">
              <w:rPr>
                <w:sz w:val="18"/>
                <w:szCs w:val="18"/>
              </w:rPr>
              <w:t>C0</w:t>
            </w:r>
            <w:r w:rsidR="006F710E">
              <w:fldChar w:fldCharType="end"/>
            </w:r>
            <w:r w:rsidR="005D243A">
              <w:br/>
            </w:r>
            <w:r w:rsidR="006F710E">
              <w:fldChar w:fldCharType="begin"/>
            </w:r>
            <w:r w:rsidR="006F710E">
              <w:instrText xml:space="preserve"> REF KELC0 \h </w:instrText>
            </w:r>
            <w:r w:rsidR="006F710E">
              <w:fldChar w:fldCharType="separate"/>
            </w:r>
            <w:r w:rsidR="006F710E" w:rsidRPr="00433F2C">
              <w:rPr>
                <w:rFonts w:cs="Arial"/>
                <w:sz w:val="18"/>
                <w:szCs w:val="18"/>
              </w:rPr>
              <w:t>KELC0</w:t>
            </w:r>
            <w:r w:rsidR="006F710E">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and Volume (v)</w:t>
            </w:r>
          </w:p>
          <w:p w:rsidR="00931DBB" w:rsidRPr="00846DB7" w:rsidRDefault="00931DBB" w:rsidP="00FF30B4">
            <w:pPr>
              <w:pStyle w:val="TableContent"/>
              <w:rPr>
                <w:bCs w:val="0"/>
                <w:sz w:val="18"/>
              </w:rPr>
            </w:pPr>
            <w:r w:rsidRPr="00846DB7">
              <w:rPr>
                <w:bCs w:val="0"/>
                <w:sz w:val="18"/>
              </w:rPr>
              <w:t>Eg:</w:t>
            </w:r>
          </w:p>
          <w:p w:rsidR="00A33EF4" w:rsidRDefault="00A33EF4" w:rsidP="00FF30B4">
            <w:pPr>
              <w:pStyle w:val="TableContent"/>
              <w:rPr>
                <w:bCs w:val="0"/>
                <w:sz w:val="18"/>
              </w:rPr>
            </w:pPr>
            <w:r>
              <w:rPr>
                <w:bCs w:val="0"/>
                <w:sz w:val="18"/>
              </w:rPr>
              <w:t>NG/ML</w:t>
            </w:r>
          </w:p>
          <w:p w:rsidR="00931DBB" w:rsidRPr="00846DB7" w:rsidRDefault="00931DBB" w:rsidP="00FF30B4">
            <w:pPr>
              <w:pStyle w:val="TableContent"/>
              <w:rPr>
                <w:bCs w:val="0"/>
                <w:sz w:val="18"/>
              </w:rPr>
            </w:pPr>
            <w:r w:rsidRPr="00846DB7">
              <w:rPr>
                <w:bCs w:val="0"/>
                <w:sz w:val="18"/>
              </w:rPr>
              <w:t>GM/L</w:t>
            </w:r>
          </w:p>
          <w:p w:rsidR="00931DBB" w:rsidRPr="00846DB7" w:rsidRDefault="00931DBB" w:rsidP="00FF30B4">
            <w:pPr>
              <w:pStyle w:val="TableContent"/>
              <w:rPr>
                <w:bCs w:val="0"/>
                <w:sz w:val="18"/>
              </w:rPr>
            </w:pPr>
            <w:r w:rsidRPr="00846DB7">
              <w:rPr>
                <w:bCs w:val="0"/>
                <w:sz w:val="18"/>
              </w:rPr>
              <w:t>MG/ML</w:t>
            </w:r>
          </w:p>
          <w:p w:rsidR="00931DBB" w:rsidRDefault="00931DBB" w:rsidP="00FF30B4">
            <w:pPr>
              <w:pStyle w:val="TableContent"/>
              <w:rPr>
                <w:bCs w:val="0"/>
                <w:sz w:val="18"/>
              </w:rPr>
            </w:pPr>
            <w:r w:rsidRPr="00846DB7">
              <w:rPr>
                <w:bCs w:val="0"/>
                <w:sz w:val="18"/>
              </w:rPr>
              <w:t>PG/ML</w:t>
            </w:r>
          </w:p>
          <w:p w:rsidR="00874DDD" w:rsidRDefault="00874DDD" w:rsidP="00FF30B4">
            <w:pPr>
              <w:pStyle w:val="TableContent"/>
              <w:rPr>
                <w:bCs w:val="0"/>
                <w:sz w:val="18"/>
              </w:rPr>
            </w:pPr>
            <w:r>
              <w:rPr>
                <w:bCs w:val="0"/>
                <w:sz w:val="18"/>
              </w:rPr>
              <w:t>DPM/ML</w:t>
            </w:r>
          </w:p>
          <w:p w:rsidR="00874DDD" w:rsidRDefault="00874DDD" w:rsidP="00FF30B4">
            <w:pPr>
              <w:pStyle w:val="TableContent"/>
              <w:rPr>
                <w:bCs w:val="0"/>
                <w:sz w:val="18"/>
              </w:rPr>
            </w:pPr>
            <w:r>
              <w:rPr>
                <w:bCs w:val="0"/>
                <w:sz w:val="18"/>
              </w:rPr>
              <w:t>ngeq/ML</w:t>
            </w:r>
          </w:p>
          <w:p w:rsidR="00874DDD" w:rsidRPr="00846DB7" w:rsidRDefault="00874DDD"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1/Time</w:t>
            </w:r>
          </w:p>
          <w:p w:rsidR="00931DBB" w:rsidRPr="00846DB7" w:rsidRDefault="00931DBB" w:rsidP="00FF30B4">
            <w:pPr>
              <w:pStyle w:val="TableContent"/>
              <w:rPr>
                <w:bCs w:val="0"/>
                <w:sz w:val="18"/>
              </w:rPr>
            </w:pPr>
            <w:r w:rsidRPr="00846DB7">
              <w:rPr>
                <w:bCs w:val="0"/>
                <w:sz w:val="18"/>
              </w:rPr>
              <w:t>(t</w:t>
            </w:r>
            <w:r w:rsidRPr="00846DB7">
              <w:rPr>
                <w:bCs w:val="0"/>
                <w:sz w:val="18"/>
                <w:vertAlign w:val="superscript"/>
              </w:rPr>
              <w:t>-1</w:t>
            </w:r>
            <w:r w:rsidRPr="00846DB7">
              <w:rPr>
                <w:bCs w:val="0"/>
                <w:sz w:val="18"/>
              </w:rPr>
              <w:t>)</w:t>
            </w:r>
          </w:p>
        </w:tc>
        <w:tc>
          <w:tcPr>
            <w:tcW w:w="1823" w:type="dxa"/>
          </w:tcPr>
          <w:p w:rsidR="00931DBB" w:rsidRPr="00846DB7" w:rsidRDefault="00931DBB" w:rsidP="00FF30B4">
            <w:pPr>
              <w:pStyle w:val="TableContent"/>
              <w:rPr>
                <w:bCs w:val="0"/>
                <w:sz w:val="18"/>
              </w:rPr>
            </w:pPr>
            <w:r w:rsidRPr="00846DB7">
              <w:rPr>
                <w:bCs w:val="0"/>
                <w:sz w:val="18"/>
              </w:rPr>
              <w:t>KELU</w:t>
            </w:r>
          </w:p>
        </w:tc>
        <w:tc>
          <w:tcPr>
            <w:tcW w:w="2321" w:type="dxa"/>
          </w:tcPr>
          <w:p w:rsidR="00931DBB" w:rsidRPr="00846DB7" w:rsidRDefault="00FF4B37" w:rsidP="00FF30B4">
            <w:pPr>
              <w:pStyle w:val="TableContent"/>
              <w:rPr>
                <w:bCs w:val="0"/>
                <w:sz w:val="18"/>
              </w:rPr>
            </w:pPr>
            <w:r>
              <w:rPr>
                <w:bCs w:val="0"/>
                <w:sz w:val="18"/>
              </w:rPr>
              <w:fldChar w:fldCharType="begin"/>
            </w:r>
            <w:r>
              <w:rPr>
                <w:bCs w:val="0"/>
                <w:sz w:val="18"/>
              </w:rPr>
              <w:instrText xml:space="preserve"> REF KEL \h </w:instrText>
            </w:r>
            <w:r>
              <w:rPr>
                <w:bCs w:val="0"/>
                <w:sz w:val="18"/>
              </w:rPr>
            </w:r>
            <w:r>
              <w:rPr>
                <w:bCs w:val="0"/>
                <w:sz w:val="18"/>
              </w:rPr>
              <w:fldChar w:fldCharType="separate"/>
            </w:r>
            <w:r w:rsidRPr="00433F2C">
              <w:rPr>
                <w:iCs/>
                <w:sz w:val="18"/>
                <w:szCs w:val="18"/>
              </w:rPr>
              <w:t>KE</w:t>
            </w:r>
            <w:r w:rsidRPr="00433F2C">
              <w:rPr>
                <w:iCs/>
                <w:sz w:val="18"/>
                <w:szCs w:val="18"/>
              </w:rPr>
              <w:t>L</w:t>
            </w:r>
            <w:r>
              <w:rPr>
                <w:bCs w:val="0"/>
                <w:sz w:val="18"/>
              </w:rPr>
              <w:fldChar w:fldCharType="end"/>
            </w:r>
          </w:p>
        </w:tc>
        <w:tc>
          <w:tcPr>
            <w:tcW w:w="2377" w:type="dxa"/>
          </w:tcPr>
          <w:p w:rsidR="00931DBB" w:rsidRPr="00846DB7" w:rsidRDefault="00931DBB" w:rsidP="00FF30B4">
            <w:pPr>
              <w:pStyle w:val="TableContent"/>
              <w:rPr>
                <w:bCs w:val="0"/>
                <w:sz w:val="18"/>
              </w:rPr>
            </w:pPr>
            <w:r w:rsidRPr="00846DB7">
              <w:rPr>
                <w:bCs w:val="0"/>
                <w:sz w:val="18"/>
              </w:rPr>
              <w:t>Hour = HR</w:t>
            </w:r>
          </w:p>
          <w:p w:rsidR="00931DBB" w:rsidRPr="00846DB7" w:rsidRDefault="00931DBB" w:rsidP="00FF30B4">
            <w:pPr>
              <w:pStyle w:val="TableContent"/>
              <w:rPr>
                <w:bCs w:val="0"/>
                <w:sz w:val="18"/>
              </w:rPr>
            </w:pPr>
            <w:r w:rsidRPr="00846DB7">
              <w:rPr>
                <w:bCs w:val="0"/>
                <w:sz w:val="18"/>
              </w:rPr>
              <w:t>Minute = MIN</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Output format</w:t>
            </w:r>
          </w:p>
          <w:p w:rsidR="00931DBB" w:rsidRPr="00846DB7" w:rsidRDefault="00931DBB" w:rsidP="00FF30B4">
            <w:pPr>
              <w:pStyle w:val="TableContent"/>
              <w:rPr>
                <w:bCs w:val="0"/>
                <w:sz w:val="18"/>
              </w:rPr>
            </w:pPr>
            <w:r w:rsidRPr="00846DB7">
              <w:rPr>
                <w:bCs w:val="0"/>
                <w:sz w:val="18"/>
              </w:rPr>
              <w:t>1/HR</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lastRenderedPageBreak/>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Volume/Time</w:t>
            </w:r>
          </w:p>
          <w:p w:rsidR="00931DBB" w:rsidRPr="00846DB7" w:rsidRDefault="00931DBB" w:rsidP="00FF30B4">
            <w:pPr>
              <w:pStyle w:val="TableContent"/>
              <w:rPr>
                <w:bCs w:val="0"/>
                <w:sz w:val="18"/>
              </w:rPr>
            </w:pPr>
            <w:r w:rsidRPr="00846DB7">
              <w:rPr>
                <w:bCs w:val="0"/>
                <w:sz w:val="18"/>
              </w:rPr>
              <w:t>(v/t)</w:t>
            </w:r>
          </w:p>
        </w:tc>
        <w:tc>
          <w:tcPr>
            <w:tcW w:w="1823" w:type="dxa"/>
          </w:tcPr>
          <w:p w:rsidR="00931DBB" w:rsidRPr="00846DB7" w:rsidRDefault="00931DBB" w:rsidP="00FF30B4">
            <w:pPr>
              <w:pStyle w:val="TableContent"/>
              <w:rPr>
                <w:bCs w:val="0"/>
                <w:sz w:val="18"/>
              </w:rPr>
            </w:pPr>
            <w:r w:rsidRPr="00846DB7">
              <w:rPr>
                <w:bCs w:val="0"/>
                <w:sz w:val="18"/>
              </w:rPr>
              <w:t>CLU</w:t>
            </w:r>
          </w:p>
        </w:tc>
        <w:tc>
          <w:tcPr>
            <w:tcW w:w="2321" w:type="dxa"/>
          </w:tcPr>
          <w:p w:rsidR="005D243A" w:rsidRDefault="005D243A" w:rsidP="005D243A">
            <w:pPr>
              <w:rPr>
                <w:rFonts w:cs="Arial"/>
                <w:szCs w:val="20"/>
              </w:rPr>
            </w:pPr>
            <w:r w:rsidRPr="00846DB7">
              <w:rPr>
                <w:rFonts w:cs="Arial"/>
                <w:szCs w:val="20"/>
              </w:rPr>
              <w:t>CLFO</w:t>
            </w:r>
            <w:r w:rsidRPr="00846DB7">
              <w:rPr>
                <w:rFonts w:cs="Arial"/>
                <w:szCs w:val="20"/>
              </w:rPr>
              <w:br/>
              <w:t>CLFP</w:t>
            </w:r>
            <w:r w:rsidRPr="00846DB7">
              <w:rPr>
                <w:rFonts w:cs="Arial"/>
                <w:szCs w:val="20"/>
              </w:rPr>
              <w:br/>
              <w:t>CLO</w:t>
            </w:r>
            <w:r w:rsidRPr="00846DB7">
              <w:rPr>
                <w:rFonts w:cs="Arial"/>
                <w:szCs w:val="20"/>
              </w:rPr>
              <w:br/>
              <w:t>CLP</w:t>
            </w:r>
          </w:p>
          <w:p w:rsidR="001C11EC" w:rsidRDefault="009F52B5" w:rsidP="005D243A">
            <w:pPr>
              <w:rPr>
                <w:rFonts w:cs="Arial"/>
                <w:szCs w:val="20"/>
              </w:rPr>
            </w:pPr>
            <w:r>
              <w:rPr>
                <w:rFonts w:cs="Arial"/>
                <w:szCs w:val="20"/>
              </w:rPr>
              <w:t>CLFTAUi</w:t>
            </w:r>
          </w:p>
          <w:p w:rsidR="009F52B5" w:rsidRDefault="009F52B5" w:rsidP="005D243A">
            <w:pPr>
              <w:rPr>
                <w:rFonts w:cs="Arial"/>
                <w:szCs w:val="20"/>
              </w:rPr>
            </w:pPr>
          </w:p>
          <w:p w:rsidR="001C11EC" w:rsidRDefault="001C11EC" w:rsidP="005D243A">
            <w:pPr>
              <w:rPr>
                <w:rFonts w:cs="Arial"/>
                <w:szCs w:val="20"/>
              </w:rPr>
            </w:pPr>
            <w:r>
              <w:rPr>
                <w:rFonts w:cs="Arial"/>
                <w:szCs w:val="20"/>
              </w:rPr>
              <w:t>CLR</w:t>
            </w:r>
          </w:p>
          <w:p w:rsidR="001C11EC" w:rsidRDefault="001C11EC" w:rsidP="005D243A">
            <w:pPr>
              <w:rPr>
                <w:rFonts w:cs="Arial"/>
                <w:szCs w:val="20"/>
              </w:rPr>
            </w:pPr>
            <w:r>
              <w:rPr>
                <w:rFonts w:cs="Arial"/>
                <w:szCs w:val="20"/>
              </w:rPr>
              <w:t>CLRTAUi</w:t>
            </w:r>
          </w:p>
          <w:p w:rsidR="00193CF3" w:rsidRDefault="00193CF3" w:rsidP="005D243A">
            <w:pPr>
              <w:rPr>
                <w:rFonts w:cs="Arial"/>
                <w:szCs w:val="20"/>
              </w:rPr>
            </w:pPr>
            <w:r>
              <w:rPr>
                <w:rFonts w:cs="Arial"/>
                <w:szCs w:val="20"/>
              </w:rPr>
              <w:t>CLRT</w:t>
            </w:r>
          </w:p>
          <w:p w:rsidR="00DB16FC" w:rsidRDefault="00DB16FC" w:rsidP="005D243A">
            <w:pPr>
              <w:rPr>
                <w:rFonts w:cs="Arial"/>
                <w:szCs w:val="20"/>
              </w:rPr>
            </w:pPr>
          </w:p>
          <w:p w:rsidR="00DB16FC" w:rsidRPr="00846DB7" w:rsidRDefault="00DB16FC" w:rsidP="005D243A">
            <w:pPr>
              <w:rPr>
                <w:rFonts w:cs="Arial"/>
                <w:szCs w:val="20"/>
              </w:rPr>
            </w:pPr>
            <w:r>
              <w:rPr>
                <w:rFonts w:cs="Arial"/>
                <w:szCs w:val="20"/>
              </w:rPr>
              <w:t>CLTAUi</w:t>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Any combination of Unit Class Time (t) and Volume (v)</w:t>
            </w:r>
          </w:p>
          <w:p w:rsidR="00931DBB" w:rsidRPr="00846DB7" w:rsidRDefault="00931DBB" w:rsidP="00FF30B4">
            <w:pPr>
              <w:pStyle w:val="TableContent"/>
              <w:rPr>
                <w:bCs w:val="0"/>
                <w:sz w:val="18"/>
              </w:rPr>
            </w:pPr>
            <w:r w:rsidRPr="00846DB7">
              <w:rPr>
                <w:bCs w:val="0"/>
                <w:sz w:val="18"/>
              </w:rPr>
              <w:t>Examples:</w:t>
            </w:r>
          </w:p>
          <w:p w:rsidR="00931DBB" w:rsidRPr="00846DB7" w:rsidRDefault="00931DBB" w:rsidP="00FF30B4">
            <w:pPr>
              <w:pStyle w:val="TableContent"/>
              <w:rPr>
                <w:bCs w:val="0"/>
                <w:sz w:val="18"/>
              </w:rPr>
            </w:pPr>
            <w:r w:rsidRPr="00846DB7">
              <w:rPr>
                <w:bCs w:val="0"/>
                <w:sz w:val="18"/>
              </w:rPr>
              <w:t>ML/HR</w:t>
            </w:r>
          </w:p>
          <w:p w:rsidR="00931DBB" w:rsidRPr="00846DB7" w:rsidRDefault="00931DBB" w:rsidP="00FF30B4">
            <w:pPr>
              <w:pStyle w:val="TableContent"/>
              <w:rPr>
                <w:bCs w:val="0"/>
                <w:sz w:val="18"/>
              </w:rPr>
            </w:pPr>
            <w:r w:rsidRPr="00846DB7">
              <w:rPr>
                <w:bCs w:val="0"/>
                <w:sz w:val="18"/>
              </w:rPr>
              <w:t>L/HR</w:t>
            </w:r>
          </w:p>
          <w:p w:rsidR="00931DBB" w:rsidRPr="00846DB7" w:rsidRDefault="00931DBB" w:rsidP="00FF30B4">
            <w:pPr>
              <w:pStyle w:val="TableContent"/>
              <w:rPr>
                <w:bCs w:val="0"/>
                <w:sz w:val="18"/>
              </w:rPr>
            </w:pPr>
            <w:r w:rsidRPr="00846DB7">
              <w:rPr>
                <w:bCs w:val="0"/>
                <w:sz w:val="18"/>
              </w:rPr>
              <w:t>ML/MIN</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 acceptable format</w:t>
            </w:r>
          </w:p>
          <w:p w:rsidR="00931DBB" w:rsidRPr="00846DB7" w:rsidRDefault="00931DBB" w:rsidP="00FF30B4">
            <w:pPr>
              <w:pStyle w:val="TableContent"/>
              <w:rPr>
                <w:bCs w:val="0"/>
                <w:sz w:val="18"/>
              </w:rPr>
            </w:pPr>
            <w:r w:rsidRPr="00846DB7">
              <w:rPr>
                <w:bCs w:val="0"/>
                <w:sz w:val="18"/>
              </w:rPr>
              <w:t>{(PG/ML)/MG}/HR</w:t>
            </w:r>
          </w:p>
          <w:p w:rsidR="00931DBB" w:rsidRPr="00846DB7" w:rsidRDefault="00931DBB" w:rsidP="00FF30B4">
            <w:pPr>
              <w:pStyle w:val="TableContent"/>
              <w:rPr>
                <w:bCs w:val="0"/>
                <w:sz w:val="18"/>
              </w:rPr>
            </w:pPr>
            <w:r w:rsidRPr="00846DB7">
              <w:rPr>
                <w:bCs w:val="0"/>
                <w:sz w:val="18"/>
              </w:rPr>
              <w:t>{(MG/ML)/MG}/HR</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*Time/Volume</w:t>
            </w:r>
          </w:p>
          <w:p w:rsidR="00931DBB" w:rsidRPr="00846DB7" w:rsidRDefault="00931DBB" w:rsidP="00FF30B4">
            <w:pPr>
              <w:pStyle w:val="TableContent"/>
              <w:rPr>
                <w:bCs w:val="0"/>
                <w:sz w:val="18"/>
              </w:rPr>
            </w:pPr>
            <w:r w:rsidRPr="00846DB7">
              <w:rPr>
                <w:bCs w:val="0"/>
                <w:sz w:val="18"/>
              </w:rPr>
              <w:t>(wt*t/v)</w:t>
            </w:r>
          </w:p>
        </w:tc>
        <w:tc>
          <w:tcPr>
            <w:tcW w:w="1823" w:type="dxa"/>
          </w:tcPr>
          <w:p w:rsidR="00931DBB" w:rsidRPr="00846DB7" w:rsidRDefault="00931DBB" w:rsidP="00FF30B4">
            <w:pPr>
              <w:pStyle w:val="TableContent"/>
              <w:rPr>
                <w:bCs w:val="0"/>
                <w:sz w:val="18"/>
              </w:rPr>
            </w:pPr>
            <w:r w:rsidRPr="00846DB7">
              <w:rPr>
                <w:bCs w:val="0"/>
                <w:sz w:val="18"/>
              </w:rPr>
              <w:t>AUCU</w:t>
            </w:r>
          </w:p>
        </w:tc>
        <w:tc>
          <w:tcPr>
            <w:tcW w:w="2321" w:type="dxa"/>
          </w:tcPr>
          <w:p w:rsidR="001B75B0" w:rsidRDefault="005D243A" w:rsidP="005D243A">
            <w:r>
              <w:t>AUCT</w:t>
            </w:r>
            <w:r>
              <w:br/>
              <w:t>AUCT1_T2</w:t>
            </w:r>
            <w:r>
              <w:br/>
              <w:t>AUCALL</w:t>
            </w:r>
          </w:p>
          <w:p w:rsidR="00DE67C3" w:rsidRDefault="000A5FA3" w:rsidP="005D243A">
            <w:r>
              <w:fldChar w:fldCharType="begin"/>
            </w:r>
            <w:r>
              <w:instrText xml:space="preserve"> REF AUCLAST \h </w:instrText>
            </w:r>
            <w:r>
              <w:fldChar w:fldCharType="separate"/>
            </w:r>
            <w:r w:rsidRPr="00433F2C">
              <w:rPr>
                <w:iCs/>
                <w:sz w:val="18"/>
                <w:szCs w:val="18"/>
              </w:rPr>
              <w:t>AUCLAST</w:t>
            </w:r>
            <w:r>
              <w:fldChar w:fldCharType="end"/>
            </w:r>
            <w:r w:rsidR="005D243A">
              <w:br/>
            </w:r>
            <w:r w:rsidR="007B1EC9">
              <w:fldChar w:fldCharType="begin"/>
            </w:r>
            <w:r w:rsidR="007B1EC9">
              <w:instrText xml:space="preserve"> REF AUCLASTi \h </w:instrText>
            </w:r>
            <w:r w:rsidR="007B1EC9">
              <w:fldChar w:fldCharType="separate"/>
            </w:r>
            <w:r w:rsidR="007B1EC9" w:rsidRPr="00433F2C">
              <w:rPr>
                <w:iCs/>
                <w:sz w:val="18"/>
                <w:szCs w:val="18"/>
              </w:rPr>
              <w:t>AUCLAST</w:t>
            </w:r>
            <w:r w:rsidR="007B1EC9">
              <w:rPr>
                <w:iCs/>
                <w:sz w:val="18"/>
                <w:szCs w:val="18"/>
              </w:rPr>
              <w:t>i</w:t>
            </w:r>
            <w:r w:rsidR="007B1EC9">
              <w:fldChar w:fldCharType="end"/>
            </w:r>
          </w:p>
          <w:p w:rsidR="00D27060" w:rsidRDefault="00D27060" w:rsidP="005D243A">
            <w:r>
              <w:fldChar w:fldCharType="begin"/>
            </w:r>
            <w:r>
              <w:instrText xml:space="preserve"> REF AUCLASTC \h </w:instrText>
            </w:r>
            <w:r>
              <w:fldChar w:fldCharType="separate"/>
            </w:r>
            <w:r>
              <w:rPr>
                <w:rFonts w:cs="Arial"/>
                <w:b/>
                <w:bCs/>
                <w:sz w:val="18"/>
                <w:szCs w:val="18"/>
              </w:rPr>
              <w:t>AUCLASTC</w:t>
            </w:r>
            <w:r>
              <w:fldChar w:fldCharType="end"/>
            </w:r>
          </w:p>
          <w:p w:rsidR="00860A3C" w:rsidRDefault="001874A9" w:rsidP="005D243A">
            <w:r>
              <w:fldChar w:fldCharType="begin"/>
            </w:r>
            <w:r>
              <w:instrText xml:space="preserve"> REF AUCLASTCi \h </w:instrText>
            </w:r>
            <w:r>
              <w:fldChar w:fldCharType="separate"/>
            </w:r>
            <w:r>
              <w:rPr>
                <w:rFonts w:cs="Arial"/>
                <w:b/>
                <w:bCs/>
                <w:sz w:val="18"/>
                <w:szCs w:val="18"/>
              </w:rPr>
              <w:t>AUCLASTCi</w:t>
            </w:r>
            <w:r>
              <w:fldChar w:fldCharType="end"/>
            </w:r>
            <w:r w:rsidR="005D243A">
              <w:br/>
            </w:r>
            <w:r w:rsidR="00FF4B37">
              <w:fldChar w:fldCharType="begin"/>
            </w:r>
            <w:r w:rsidR="00FF4B37">
              <w:instrText xml:space="preserve"> REF AUCINFO \h </w:instrText>
            </w:r>
            <w:r w:rsidR="00FF4B37">
              <w:fldChar w:fldCharType="separate"/>
            </w:r>
            <w:r w:rsidR="00FF4B37" w:rsidRPr="00433F2C">
              <w:rPr>
                <w:iCs/>
                <w:sz w:val="18"/>
                <w:szCs w:val="18"/>
              </w:rPr>
              <w:t>AUCINFO</w:t>
            </w:r>
            <w:r w:rsidR="00FF4B37">
              <w:fldChar w:fldCharType="end"/>
            </w:r>
          </w:p>
          <w:p w:rsidR="000A5FA3" w:rsidRDefault="000A5FA3" w:rsidP="005D243A">
            <w:r>
              <w:fldChar w:fldCharType="begin"/>
            </w:r>
            <w:r>
              <w:instrText xml:space="preserve"> REF AUCINFOi \h </w:instrText>
            </w:r>
            <w:r>
              <w:fldChar w:fldCharType="separate"/>
            </w:r>
            <w:r w:rsidRPr="00433F2C">
              <w:rPr>
                <w:iCs/>
                <w:sz w:val="18"/>
                <w:szCs w:val="18"/>
              </w:rPr>
              <w:t>AUCINFO</w:t>
            </w:r>
            <w:r>
              <w:rPr>
                <w:iCs/>
                <w:sz w:val="18"/>
                <w:szCs w:val="18"/>
              </w:rPr>
              <w:t>i</w:t>
            </w:r>
            <w:r>
              <w:fldChar w:fldCharType="end"/>
            </w:r>
          </w:p>
          <w:p w:rsidR="00860A3C" w:rsidRDefault="00DE67C3" w:rsidP="005D243A">
            <w:r>
              <w:fldChar w:fldCharType="begin"/>
            </w:r>
            <w:r>
              <w:instrText xml:space="preserve"> REF AUCINFOC \h </w:instrText>
            </w:r>
            <w:r>
              <w:fldChar w:fldCharType="separate"/>
            </w:r>
            <w:r>
              <w:rPr>
                <w:rFonts w:cs="Arial"/>
                <w:b/>
                <w:bCs/>
                <w:sz w:val="18"/>
                <w:szCs w:val="18"/>
              </w:rPr>
              <w:t>AUCINFOC</w:t>
            </w:r>
            <w:r>
              <w:fldChar w:fldCharType="end"/>
            </w:r>
            <w:r w:rsidR="005D243A">
              <w:br/>
            </w:r>
            <w:r w:rsidR="00FF4B37">
              <w:fldChar w:fldCharType="begin"/>
            </w:r>
            <w:r w:rsidR="00FF4B37">
              <w:instrText xml:space="preserve"> REF AUCINFP \h </w:instrText>
            </w:r>
            <w:r w:rsidR="00FF4B37">
              <w:fldChar w:fldCharType="separate"/>
            </w:r>
            <w:r w:rsidR="00FF4B37" w:rsidRPr="00433F2C">
              <w:rPr>
                <w:iCs/>
                <w:sz w:val="18"/>
                <w:szCs w:val="18"/>
              </w:rPr>
              <w:t>AUCINFP</w:t>
            </w:r>
            <w:r w:rsidR="00FF4B37">
              <w:fldChar w:fldCharType="end"/>
            </w:r>
          </w:p>
          <w:p w:rsidR="000A5FA3" w:rsidRDefault="000A5FA3" w:rsidP="005D243A">
            <w:r>
              <w:fldChar w:fldCharType="begin"/>
            </w:r>
            <w:r>
              <w:instrText xml:space="preserve"> REF AUCINFPi \h </w:instrText>
            </w:r>
            <w:r>
              <w:fldChar w:fldCharType="separate"/>
            </w:r>
            <w:r w:rsidRPr="00433F2C">
              <w:rPr>
                <w:iCs/>
                <w:sz w:val="18"/>
                <w:szCs w:val="18"/>
              </w:rPr>
              <w:t>AUCINFP</w:t>
            </w:r>
            <w:r>
              <w:rPr>
                <w:iCs/>
                <w:sz w:val="18"/>
                <w:szCs w:val="18"/>
              </w:rPr>
              <w:t>i</w:t>
            </w:r>
            <w:r>
              <w:fldChar w:fldCharType="end"/>
            </w:r>
          </w:p>
          <w:p w:rsidR="00C86340" w:rsidRPr="00860A3C" w:rsidRDefault="00DE67C3" w:rsidP="00FF4B37">
            <w:r>
              <w:fldChar w:fldCharType="begin"/>
            </w:r>
            <w:r>
              <w:instrText xml:space="preserve"> REF AUCINFPC \h </w:instrText>
            </w:r>
            <w:r>
              <w:fldChar w:fldCharType="separate"/>
            </w:r>
            <w:r>
              <w:rPr>
                <w:rFonts w:cs="Arial"/>
                <w:b/>
                <w:bCs/>
                <w:sz w:val="18"/>
                <w:szCs w:val="18"/>
              </w:rPr>
              <w:t>AUCINFPC</w:t>
            </w:r>
            <w:r>
              <w:fldChar w:fldCharType="end"/>
            </w:r>
            <w:r w:rsidR="005D243A">
              <w:br/>
            </w:r>
            <w:r w:rsidR="00FF4B37">
              <w:fldChar w:fldCharType="begin"/>
            </w:r>
            <w:r w:rsidR="00FF4B37">
              <w:instrText xml:space="preserve"> REF AUCTAUi \h </w:instrText>
            </w:r>
            <w:r w:rsidR="00FF4B37">
              <w:fldChar w:fldCharType="separate"/>
            </w:r>
            <w:r w:rsidR="00FF4B37" w:rsidRPr="00433F2C">
              <w:rPr>
                <w:iCs/>
                <w:sz w:val="18"/>
                <w:szCs w:val="18"/>
              </w:rPr>
              <w:t>AUCTAU</w:t>
            </w:r>
            <w:r w:rsidR="00FF4B37" w:rsidRPr="00433F2C">
              <w:rPr>
                <w:i/>
                <w:sz w:val="18"/>
                <w:szCs w:val="18"/>
              </w:rPr>
              <w:t>i</w:t>
            </w:r>
            <w:r w:rsidR="00FF4B37">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*Time</w:t>
            </w:r>
            <w:r w:rsidRPr="00846DB7">
              <w:rPr>
                <w:bCs w:val="0"/>
                <w:sz w:val="18"/>
                <w:vertAlign w:val="superscript"/>
              </w:rPr>
              <w:t>2</w:t>
            </w:r>
            <w:r w:rsidRPr="00846DB7">
              <w:rPr>
                <w:bCs w:val="0"/>
                <w:sz w:val="18"/>
              </w:rPr>
              <w:t xml:space="preserve"> /Volume</w:t>
            </w:r>
          </w:p>
          <w:p w:rsidR="00931DBB" w:rsidRPr="00846DB7" w:rsidRDefault="00931DBB" w:rsidP="00FF30B4">
            <w:pPr>
              <w:pStyle w:val="TableContent"/>
              <w:rPr>
                <w:bCs w:val="0"/>
                <w:sz w:val="18"/>
              </w:rPr>
            </w:pPr>
            <w:r w:rsidRPr="00846DB7">
              <w:rPr>
                <w:bCs w:val="0"/>
                <w:sz w:val="18"/>
              </w:rPr>
              <w:t>(wt*t</w:t>
            </w:r>
            <w:r w:rsidRPr="00846DB7">
              <w:rPr>
                <w:bCs w:val="0"/>
                <w:sz w:val="18"/>
                <w:vertAlign w:val="superscript"/>
              </w:rPr>
              <w:t>2</w:t>
            </w:r>
            <w:r w:rsidRPr="00846DB7">
              <w:rPr>
                <w:bCs w:val="0"/>
                <w:sz w:val="18"/>
              </w:rPr>
              <w:t>/v)</w:t>
            </w:r>
          </w:p>
        </w:tc>
        <w:tc>
          <w:tcPr>
            <w:tcW w:w="1823" w:type="dxa"/>
          </w:tcPr>
          <w:p w:rsidR="00931DBB" w:rsidRPr="00846DB7" w:rsidRDefault="00931DBB" w:rsidP="00FF30B4">
            <w:pPr>
              <w:pStyle w:val="TableContent"/>
              <w:rPr>
                <w:bCs w:val="0"/>
                <w:sz w:val="18"/>
              </w:rPr>
            </w:pPr>
            <w:r w:rsidRPr="00846DB7">
              <w:rPr>
                <w:bCs w:val="0"/>
                <w:sz w:val="18"/>
              </w:rPr>
              <w:t>AUMCU</w:t>
            </w:r>
          </w:p>
        </w:tc>
        <w:tc>
          <w:tcPr>
            <w:tcW w:w="2321" w:type="dxa"/>
          </w:tcPr>
          <w:p w:rsidR="001B75B0" w:rsidRDefault="005D243A" w:rsidP="005D243A">
            <w:r>
              <w:t>AUMCLAST</w:t>
            </w:r>
          </w:p>
          <w:p w:rsidR="009368A2" w:rsidRDefault="001B75B0" w:rsidP="009368A2">
            <w:r>
              <w:t>AUMCLASTi</w:t>
            </w:r>
            <w:r w:rsidR="005D243A">
              <w:br/>
            </w:r>
            <w:r w:rsidR="009368A2">
              <w:fldChar w:fldCharType="begin"/>
            </w:r>
            <w:r w:rsidR="009368A2">
              <w:instrText xml:space="preserve"> REF AUMCINFO \h </w:instrText>
            </w:r>
            <w:r w:rsidR="009368A2">
              <w:fldChar w:fldCharType="separate"/>
            </w:r>
            <w:r w:rsidR="009368A2" w:rsidRPr="00433F2C">
              <w:rPr>
                <w:iCs/>
                <w:sz w:val="18"/>
                <w:szCs w:val="18"/>
              </w:rPr>
              <w:t>AUMCINFO</w:t>
            </w:r>
            <w:r w:rsidR="009368A2">
              <w:fldChar w:fldCharType="end"/>
            </w:r>
            <w:r w:rsidR="005D243A">
              <w:br/>
            </w:r>
            <w:r w:rsidR="009368A2">
              <w:fldChar w:fldCharType="begin"/>
            </w:r>
            <w:r w:rsidR="009368A2">
              <w:instrText xml:space="preserve"> REF AUMCINFOi \h </w:instrText>
            </w:r>
            <w:r w:rsidR="009368A2">
              <w:fldChar w:fldCharType="separate"/>
            </w:r>
            <w:r w:rsidR="009368A2" w:rsidRPr="00433F2C">
              <w:rPr>
                <w:iCs/>
                <w:sz w:val="18"/>
                <w:szCs w:val="18"/>
              </w:rPr>
              <w:t>AUMCINFO</w:t>
            </w:r>
            <w:r w:rsidR="009368A2">
              <w:rPr>
                <w:iCs/>
                <w:sz w:val="18"/>
                <w:szCs w:val="18"/>
              </w:rPr>
              <w:t>i</w:t>
            </w:r>
            <w:r w:rsidR="009368A2">
              <w:fldChar w:fldCharType="end"/>
            </w:r>
          </w:p>
          <w:p w:rsidR="009368A2" w:rsidRDefault="009368A2" w:rsidP="009368A2">
            <w:r>
              <w:fldChar w:fldCharType="begin"/>
            </w:r>
            <w:r>
              <w:instrText xml:space="preserve"> REF AUMCINFP \h </w:instrText>
            </w:r>
            <w:r>
              <w:fldChar w:fldCharType="separate"/>
            </w:r>
            <w:r w:rsidRPr="00433F2C">
              <w:rPr>
                <w:iCs/>
                <w:sz w:val="18"/>
                <w:szCs w:val="18"/>
              </w:rPr>
              <w:t>AUMCINFP</w:t>
            </w:r>
            <w:r>
              <w:fldChar w:fldCharType="end"/>
            </w:r>
            <w:r w:rsidR="005D243A">
              <w:br/>
            </w:r>
            <w:r>
              <w:fldChar w:fldCharType="begin"/>
            </w:r>
            <w:r>
              <w:instrText xml:space="preserve"> REF AUMCINFPi \h </w:instrText>
            </w:r>
            <w:r>
              <w:fldChar w:fldCharType="separate"/>
            </w:r>
            <w:r w:rsidRPr="00433F2C">
              <w:rPr>
                <w:iCs/>
                <w:sz w:val="18"/>
                <w:szCs w:val="18"/>
              </w:rPr>
              <w:t>AUMCINFP</w:t>
            </w:r>
            <w:r>
              <w:rPr>
                <w:iCs/>
                <w:sz w:val="18"/>
                <w:szCs w:val="18"/>
              </w:rPr>
              <w:t>i</w:t>
            </w:r>
            <w:r>
              <w:fldChar w:fldCharType="end"/>
            </w:r>
          </w:p>
          <w:p w:rsidR="00931DBB" w:rsidRPr="00846DB7" w:rsidRDefault="005D243A" w:rsidP="009368A2">
            <w:pPr>
              <w:rPr>
                <w:rFonts w:cs="Arial"/>
                <w:szCs w:val="20"/>
              </w:rPr>
            </w:pPr>
            <w:r>
              <w:t>AUMCTAUi</w:t>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NG.HR.HR/ML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*Time/Volume]/ Amount ((wt*t/v)/wt)</w:t>
            </w:r>
          </w:p>
        </w:tc>
        <w:tc>
          <w:tcPr>
            <w:tcW w:w="1823" w:type="dxa"/>
          </w:tcPr>
          <w:p w:rsidR="00931DBB" w:rsidRPr="00846DB7" w:rsidRDefault="00931DBB" w:rsidP="00FF30B4">
            <w:pPr>
              <w:pStyle w:val="TableContent"/>
              <w:rPr>
                <w:bCs w:val="0"/>
                <w:sz w:val="18"/>
              </w:rPr>
            </w:pPr>
            <w:r w:rsidRPr="00846DB7">
              <w:rPr>
                <w:bCs w:val="0"/>
                <w:sz w:val="18"/>
              </w:rPr>
              <w:t>AUCNORMU</w:t>
            </w:r>
          </w:p>
        </w:tc>
        <w:tc>
          <w:tcPr>
            <w:tcW w:w="2321" w:type="dxa"/>
          </w:tcPr>
          <w:p w:rsidR="00ED7C61" w:rsidRDefault="00ED7C61" w:rsidP="005D243A">
            <w:r>
              <w:fldChar w:fldCharType="begin"/>
            </w:r>
            <w:r>
              <w:instrText xml:space="preserve"> REF AUCTDN \h </w:instrText>
            </w:r>
            <w:r>
              <w:fldChar w:fldCharType="separate"/>
            </w:r>
            <w:r>
              <w:rPr>
                <w:iCs/>
                <w:sz w:val="18"/>
                <w:szCs w:val="18"/>
              </w:rPr>
              <w:t>AUCTDN</w:t>
            </w:r>
            <w:r>
              <w:fldChar w:fldCharType="end"/>
            </w:r>
          </w:p>
          <w:p w:rsidR="00ED7C61" w:rsidRDefault="00F63807" w:rsidP="005D243A">
            <w:r>
              <w:fldChar w:fldCharType="begin"/>
            </w:r>
            <w:r>
              <w:instrText xml:space="preserve"> REF AUCLASTDNi \h </w:instrText>
            </w:r>
            <w:r>
              <w:fldChar w:fldCharType="separate"/>
            </w:r>
            <w:r w:rsidRPr="00D84378">
              <w:rPr>
                <w:b/>
                <w:iCs/>
                <w:sz w:val="18"/>
                <w:szCs w:val="18"/>
              </w:rPr>
              <w:t>AUCLASTDN</w:t>
            </w:r>
            <w:r>
              <w:rPr>
                <w:b/>
                <w:iCs/>
                <w:sz w:val="18"/>
                <w:szCs w:val="18"/>
              </w:rPr>
              <w:t>i</w:t>
            </w:r>
            <w:r>
              <w:fldChar w:fldCharType="end"/>
            </w:r>
          </w:p>
          <w:p w:rsidR="00ED7C61" w:rsidRDefault="00ED7C61" w:rsidP="005D243A">
            <w:r>
              <w:fldChar w:fldCharType="begin"/>
            </w:r>
            <w:r>
              <w:instrText xml:space="preserve"> REF AUCINFODN \h </w:instrText>
            </w:r>
            <w:r>
              <w:fldChar w:fldCharType="separate"/>
            </w:r>
            <w:r w:rsidRPr="00433F2C">
              <w:rPr>
                <w:rFonts w:cs="Arial"/>
                <w:sz w:val="18"/>
                <w:szCs w:val="18"/>
              </w:rPr>
              <w:t>AUCINFO</w:t>
            </w:r>
            <w:r>
              <w:rPr>
                <w:rFonts w:cs="Arial"/>
                <w:sz w:val="18"/>
                <w:szCs w:val="18"/>
              </w:rPr>
              <w:t>D</w:t>
            </w:r>
            <w:r w:rsidRPr="00433F2C">
              <w:rPr>
                <w:rFonts w:cs="Arial"/>
                <w:sz w:val="18"/>
                <w:szCs w:val="18"/>
              </w:rPr>
              <w:t>N</w:t>
            </w:r>
            <w:r>
              <w:fldChar w:fldCharType="end"/>
            </w:r>
          </w:p>
          <w:p w:rsidR="005D243A" w:rsidRDefault="00ED7C61" w:rsidP="005D243A">
            <w:pPr>
              <w:rPr>
                <w:rFonts w:cs="Arial"/>
                <w:szCs w:val="20"/>
              </w:rPr>
            </w:pPr>
            <w:r>
              <w:fldChar w:fldCharType="begin"/>
            </w:r>
            <w:r>
              <w:instrText xml:space="preserve"> REF AUCINFPDN \h </w:instrText>
            </w:r>
            <w:r>
              <w:fldChar w:fldCharType="separate"/>
            </w:r>
            <w:r w:rsidRPr="00433F2C">
              <w:rPr>
                <w:rFonts w:cs="Arial"/>
                <w:sz w:val="18"/>
                <w:szCs w:val="18"/>
              </w:rPr>
              <w:t>AUCINFP</w:t>
            </w:r>
            <w:r>
              <w:rPr>
                <w:rFonts w:cs="Arial"/>
                <w:sz w:val="18"/>
                <w:szCs w:val="18"/>
              </w:rPr>
              <w:t>D</w:t>
            </w:r>
            <w:r w:rsidRPr="00433F2C">
              <w:rPr>
                <w:rFonts w:cs="Arial"/>
                <w:sz w:val="18"/>
                <w:szCs w:val="18"/>
              </w:rPr>
              <w:t>N</w:t>
            </w:r>
            <w:r>
              <w:fldChar w:fldCharType="end"/>
            </w:r>
          </w:p>
          <w:p w:rsidR="00ED7C61" w:rsidRPr="00846DB7" w:rsidRDefault="00F63807" w:rsidP="005D243A">
            <w:pPr>
              <w:rPr>
                <w:rFonts w:cs="Arial"/>
                <w:szCs w:val="20"/>
              </w:rPr>
            </w:pPr>
            <w:r>
              <w:fldChar w:fldCharType="begin"/>
            </w:r>
            <w:r>
              <w:instrText xml:space="preserve"> REF AUCTAUDNi \h </w:instrText>
            </w:r>
            <w:r>
              <w:fldChar w:fldCharType="separate"/>
            </w:r>
            <w:r w:rsidRPr="00D84378">
              <w:rPr>
                <w:b/>
                <w:iCs/>
                <w:sz w:val="18"/>
                <w:szCs w:val="18"/>
              </w:rPr>
              <w:t>AUCTAUDN</w:t>
            </w:r>
            <w:r>
              <w:rPr>
                <w:b/>
                <w:iCs/>
                <w:sz w:val="18"/>
                <w:szCs w:val="18"/>
              </w:rPr>
              <w:t>i</w:t>
            </w:r>
            <w:r>
              <w:fldChar w:fldCharType="end"/>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NG.HR/ML/MG</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[Volume*Amount]/Volume</w:t>
            </w:r>
          </w:p>
        </w:tc>
        <w:tc>
          <w:tcPr>
            <w:tcW w:w="1823" w:type="dxa"/>
          </w:tcPr>
          <w:p w:rsidR="00931DBB" w:rsidRPr="00846DB7" w:rsidRDefault="00931DBB" w:rsidP="00FF30B4">
            <w:pPr>
              <w:pStyle w:val="TableContent"/>
              <w:rPr>
                <w:bCs w:val="0"/>
                <w:sz w:val="18"/>
              </w:rPr>
            </w:pPr>
            <w:r w:rsidRPr="00846DB7">
              <w:rPr>
                <w:bCs w:val="0"/>
                <w:sz w:val="18"/>
              </w:rPr>
              <w:t>AURCU</w:t>
            </w:r>
          </w:p>
        </w:tc>
        <w:tc>
          <w:tcPr>
            <w:tcW w:w="2321" w:type="dxa"/>
          </w:tcPr>
          <w:p w:rsidR="005D243A" w:rsidRPr="00846DB7" w:rsidRDefault="005D243A" w:rsidP="005D243A">
            <w:pPr>
              <w:rPr>
                <w:rFonts w:cs="Arial"/>
                <w:szCs w:val="20"/>
              </w:rPr>
            </w:pPr>
            <w:r w:rsidRPr="00846DB7">
              <w:rPr>
                <w:rFonts w:cs="Arial"/>
                <w:szCs w:val="20"/>
              </w:rPr>
              <w:t>AURCLAST</w:t>
            </w:r>
            <w:r w:rsidRPr="00846DB7">
              <w:rPr>
                <w:rFonts w:cs="Arial"/>
                <w:szCs w:val="20"/>
              </w:rPr>
              <w:br/>
              <w:t>AURCINFO</w:t>
            </w:r>
            <w:r w:rsidRPr="00846DB7">
              <w:rPr>
                <w:rFonts w:cs="Arial"/>
                <w:szCs w:val="20"/>
              </w:rPr>
              <w:br/>
              <w:t>AURCINFP</w:t>
            </w:r>
            <w:r w:rsidRPr="00846DB7">
              <w:rPr>
                <w:rFonts w:cs="Arial"/>
                <w:szCs w:val="20"/>
              </w:rPr>
              <w:br/>
            </w:r>
            <w:r w:rsidRPr="00846DB7">
              <w:rPr>
                <w:rFonts w:cs="Arial"/>
                <w:szCs w:val="20"/>
              </w:rPr>
              <w:lastRenderedPageBreak/>
              <w:t>AURCALL</w:t>
            </w:r>
          </w:p>
          <w:p w:rsidR="004D0185" w:rsidRPr="00846DB7" w:rsidRDefault="004D0185" w:rsidP="005D243A">
            <w:pPr>
              <w:rPr>
                <w:rFonts w:cs="Arial"/>
                <w:szCs w:val="20"/>
              </w:rPr>
            </w:pPr>
            <w:r w:rsidRPr="00846DB7">
              <w:rPr>
                <w:rFonts w:cs="Arial"/>
                <w:szCs w:val="20"/>
              </w:rPr>
              <w:t>AURCT1_T2</w:t>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lastRenderedPageBreak/>
              <w:t>Any combination of Unit Class Amount (</w:t>
            </w:r>
            <w:r w:rsidR="00D62BAC">
              <w:rPr>
                <w:bCs w:val="0"/>
                <w:sz w:val="18"/>
              </w:rPr>
              <w:t>mass/</w:t>
            </w:r>
            <w:r w:rsidRPr="00846DB7">
              <w:rPr>
                <w:bCs w:val="0"/>
                <w:sz w:val="18"/>
              </w:rPr>
              <w:t xml:space="preserve">wt), </w:t>
            </w:r>
            <w:r w:rsidRPr="00846DB7">
              <w:rPr>
                <w:bCs w:val="0"/>
                <w:sz w:val="18"/>
              </w:rPr>
              <w:lastRenderedPageBreak/>
              <w:t>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ML.NG/ML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[Amount /Volume]/ Amount</w:t>
            </w:r>
          </w:p>
          <w:p w:rsidR="00931DBB" w:rsidRPr="00846DB7" w:rsidRDefault="00931DBB" w:rsidP="00FF30B4">
            <w:pPr>
              <w:pStyle w:val="TableContent"/>
              <w:rPr>
                <w:bCs w:val="0"/>
                <w:sz w:val="18"/>
              </w:rPr>
            </w:pPr>
            <w:r w:rsidRPr="00846DB7">
              <w:rPr>
                <w:bCs w:val="0"/>
                <w:sz w:val="18"/>
              </w:rPr>
              <w:t>(wt/v/wt)</w:t>
            </w:r>
          </w:p>
        </w:tc>
        <w:tc>
          <w:tcPr>
            <w:tcW w:w="1823" w:type="dxa"/>
          </w:tcPr>
          <w:p w:rsidR="00931DBB" w:rsidRPr="00846DB7" w:rsidRDefault="00931DBB" w:rsidP="00FF30B4">
            <w:pPr>
              <w:pStyle w:val="TableContent"/>
              <w:rPr>
                <w:bCs w:val="0"/>
                <w:sz w:val="18"/>
              </w:rPr>
            </w:pPr>
            <w:r w:rsidRPr="00846DB7">
              <w:rPr>
                <w:bCs w:val="0"/>
                <w:sz w:val="18"/>
              </w:rPr>
              <w:t>CONCNORMU</w:t>
            </w:r>
          </w:p>
        </w:tc>
        <w:tc>
          <w:tcPr>
            <w:tcW w:w="2321" w:type="dxa"/>
          </w:tcPr>
          <w:p w:rsidR="00F63807" w:rsidRDefault="00F63807" w:rsidP="00FF30B4">
            <w:pPr>
              <w:pStyle w:val="TableContent"/>
              <w:rPr>
                <w:bCs w:val="0"/>
                <w:sz w:val="18"/>
              </w:rPr>
            </w:pPr>
            <w:r>
              <w:rPr>
                <w:bCs w:val="0"/>
                <w:sz w:val="18"/>
              </w:rPr>
              <w:fldChar w:fldCharType="begin"/>
            </w:r>
            <w:r>
              <w:rPr>
                <w:bCs w:val="0"/>
                <w:sz w:val="18"/>
              </w:rPr>
              <w:instrText xml:space="preserve"> REF CMAXDN \h </w:instrText>
            </w:r>
            <w:r>
              <w:rPr>
                <w:bCs w:val="0"/>
                <w:sz w:val="18"/>
              </w:rPr>
            </w:r>
            <w:r>
              <w:rPr>
                <w:bCs w:val="0"/>
                <w:sz w:val="18"/>
              </w:rPr>
              <w:fldChar w:fldCharType="separate"/>
            </w:r>
            <w:r w:rsidRPr="00D84378">
              <w:rPr>
                <w:rFonts w:cs="Arial"/>
                <w:b/>
                <w:sz w:val="18"/>
                <w:szCs w:val="18"/>
              </w:rPr>
              <w:t>CMAXDN</w:t>
            </w:r>
            <w:r>
              <w:rPr>
                <w:bCs w:val="0"/>
                <w:sz w:val="18"/>
              </w:rPr>
              <w:fldChar w:fldCharType="end"/>
            </w:r>
          </w:p>
          <w:p w:rsidR="00931DBB" w:rsidRPr="00846DB7" w:rsidRDefault="00F63807" w:rsidP="00FF30B4">
            <w:pPr>
              <w:pStyle w:val="TableContent"/>
              <w:rPr>
                <w:bCs w:val="0"/>
                <w:sz w:val="18"/>
              </w:rPr>
            </w:pPr>
            <w:r>
              <w:rPr>
                <w:bCs w:val="0"/>
                <w:sz w:val="18"/>
              </w:rPr>
              <w:fldChar w:fldCharType="begin"/>
            </w:r>
            <w:r>
              <w:rPr>
                <w:bCs w:val="0"/>
                <w:sz w:val="18"/>
              </w:rPr>
              <w:instrText xml:space="preserve"> REF CMAXDNi \h </w:instrText>
            </w:r>
            <w:r>
              <w:rPr>
                <w:bCs w:val="0"/>
                <w:sz w:val="18"/>
              </w:rPr>
            </w:r>
            <w:r>
              <w:rPr>
                <w:bCs w:val="0"/>
                <w:sz w:val="18"/>
              </w:rPr>
              <w:fldChar w:fldCharType="separate"/>
            </w:r>
            <w:r w:rsidRPr="00D84378">
              <w:rPr>
                <w:rFonts w:cs="Arial"/>
                <w:b/>
                <w:sz w:val="18"/>
                <w:szCs w:val="18"/>
              </w:rPr>
              <w:t>CMAXDN</w:t>
            </w:r>
            <w:r>
              <w:rPr>
                <w:rFonts w:cs="Arial"/>
                <w:b/>
                <w:sz w:val="18"/>
                <w:szCs w:val="18"/>
              </w:rPr>
              <w:t>i</w:t>
            </w:r>
            <w:r>
              <w:rPr>
                <w:bCs w:val="0"/>
                <w:sz w:val="18"/>
              </w:rPr>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and Volume (v)</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NG/ML/MG</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EC3875" w:rsidRPr="00846DB7" w:rsidTr="00771CEC">
        <w:trPr>
          <w:jc w:val="center"/>
        </w:trPr>
        <w:tc>
          <w:tcPr>
            <w:tcW w:w="2335" w:type="dxa"/>
          </w:tcPr>
          <w:p w:rsidR="00EC3875" w:rsidRPr="00846DB7" w:rsidRDefault="003105D3" w:rsidP="00FF30B4">
            <w:pPr>
              <w:pStyle w:val="TableContent"/>
              <w:rPr>
                <w:bCs w:val="0"/>
                <w:sz w:val="18"/>
              </w:rPr>
            </w:pPr>
            <w:r w:rsidRPr="00846DB7">
              <w:rPr>
                <w:bCs w:val="0"/>
                <w:sz w:val="18"/>
              </w:rPr>
              <w:t>Amount/Time (wt/t)</w:t>
            </w:r>
          </w:p>
        </w:tc>
        <w:tc>
          <w:tcPr>
            <w:tcW w:w="1823" w:type="dxa"/>
          </w:tcPr>
          <w:p w:rsidR="00EC3875" w:rsidRPr="00846DB7" w:rsidRDefault="00EC3875" w:rsidP="00FF30B4">
            <w:pPr>
              <w:pStyle w:val="TableContent"/>
              <w:rPr>
                <w:bCs w:val="0"/>
                <w:sz w:val="18"/>
              </w:rPr>
            </w:pPr>
            <w:r w:rsidRPr="00846DB7">
              <w:rPr>
                <w:bCs w:val="0"/>
                <w:sz w:val="18"/>
              </w:rPr>
              <w:t>RATEU</w:t>
            </w:r>
          </w:p>
        </w:tc>
        <w:tc>
          <w:tcPr>
            <w:tcW w:w="2321" w:type="dxa"/>
          </w:tcPr>
          <w:p w:rsidR="00284696" w:rsidRDefault="00284696" w:rsidP="00EC3875">
            <w:pPr>
              <w:pStyle w:val="TableContent"/>
              <w:rPr>
                <w:bCs w:val="0"/>
                <w:sz w:val="18"/>
              </w:rPr>
            </w:pPr>
            <w:r>
              <w:rPr>
                <w:bCs w:val="0"/>
                <w:sz w:val="18"/>
              </w:rPr>
              <w:fldChar w:fldCharType="begin"/>
            </w:r>
            <w:r>
              <w:rPr>
                <w:bCs w:val="0"/>
                <w:sz w:val="18"/>
              </w:rPr>
              <w:instrText xml:space="preserve"> REF MAXRATE \h </w:instrText>
            </w:r>
            <w:r>
              <w:rPr>
                <w:bCs w:val="0"/>
                <w:sz w:val="18"/>
              </w:rPr>
            </w:r>
            <w:r>
              <w:rPr>
                <w:bCs w:val="0"/>
                <w:sz w:val="18"/>
              </w:rPr>
              <w:fldChar w:fldCharType="separate"/>
            </w:r>
            <w:r w:rsidRPr="00F71A6D">
              <w:rPr>
                <w:rFonts w:cs="Arial"/>
                <w:b/>
                <w:sz w:val="18"/>
                <w:szCs w:val="18"/>
              </w:rPr>
              <w:t>MAXRATE</w:t>
            </w:r>
            <w:r>
              <w:rPr>
                <w:bCs w:val="0"/>
                <w:sz w:val="18"/>
              </w:rPr>
              <w:fldChar w:fldCharType="end"/>
            </w:r>
          </w:p>
          <w:p w:rsidR="00EC3875" w:rsidRPr="00846DB7" w:rsidRDefault="00284696" w:rsidP="00EC3875">
            <w:pPr>
              <w:pStyle w:val="TableContent"/>
              <w:rPr>
                <w:bCs w:val="0"/>
                <w:sz w:val="18"/>
              </w:rPr>
            </w:pPr>
            <w:r>
              <w:rPr>
                <w:bCs w:val="0"/>
                <w:sz w:val="18"/>
              </w:rPr>
              <w:fldChar w:fldCharType="begin"/>
            </w:r>
            <w:r>
              <w:rPr>
                <w:bCs w:val="0"/>
                <w:sz w:val="18"/>
              </w:rPr>
              <w:instrText xml:space="preserve"> REF MAXRATEi \h </w:instrText>
            </w:r>
            <w:r>
              <w:rPr>
                <w:bCs w:val="0"/>
                <w:sz w:val="18"/>
              </w:rPr>
            </w:r>
            <w:r>
              <w:rPr>
                <w:bCs w:val="0"/>
                <w:sz w:val="18"/>
              </w:rPr>
              <w:fldChar w:fldCharType="separate"/>
            </w:r>
            <w:r w:rsidRPr="00F71A6D">
              <w:rPr>
                <w:rFonts w:cs="Arial"/>
                <w:b/>
                <w:sz w:val="18"/>
                <w:szCs w:val="18"/>
              </w:rPr>
              <w:t>MAXRATEi</w:t>
            </w:r>
            <w:r>
              <w:rPr>
                <w:bCs w:val="0"/>
                <w:sz w:val="18"/>
              </w:rPr>
              <w:fldChar w:fldCharType="end"/>
            </w:r>
          </w:p>
          <w:p w:rsidR="00EC3875" w:rsidRDefault="00EC3875" w:rsidP="00EC3875">
            <w:pPr>
              <w:pStyle w:val="TableContent"/>
              <w:rPr>
                <w:bCs w:val="0"/>
                <w:sz w:val="18"/>
              </w:rPr>
            </w:pPr>
            <w:r w:rsidRPr="00846DB7">
              <w:rPr>
                <w:bCs w:val="0"/>
                <w:sz w:val="18"/>
              </w:rPr>
              <w:t>RATELAST</w:t>
            </w:r>
            <w:r w:rsidR="003C2F7C">
              <w:rPr>
                <w:bCs w:val="0"/>
                <w:sz w:val="18"/>
              </w:rPr>
              <w:t>i</w:t>
            </w:r>
          </w:p>
          <w:p w:rsidR="005B6C60" w:rsidRDefault="005B6C60" w:rsidP="00EC3875">
            <w:pPr>
              <w:pStyle w:val="TableContent"/>
              <w:rPr>
                <w:bCs w:val="0"/>
                <w:sz w:val="18"/>
              </w:rPr>
            </w:pPr>
          </w:p>
          <w:p w:rsidR="005B6C60" w:rsidRDefault="005B6C60" w:rsidP="00EC3875">
            <w:pPr>
              <w:pStyle w:val="TableContent"/>
              <w:rPr>
                <w:bCs w:val="0"/>
                <w:sz w:val="18"/>
              </w:rPr>
            </w:pPr>
            <w:r>
              <w:rPr>
                <w:bCs w:val="0"/>
                <w:sz w:val="18"/>
              </w:rPr>
              <w:fldChar w:fldCharType="begin"/>
            </w:r>
            <w:r>
              <w:rPr>
                <w:bCs w:val="0"/>
                <w:sz w:val="18"/>
              </w:rPr>
              <w:instrText xml:space="preserve"> REF RATEA \h </w:instrText>
            </w:r>
            <w:r>
              <w:rPr>
                <w:bCs w:val="0"/>
                <w:sz w:val="18"/>
              </w:rPr>
            </w:r>
            <w:r>
              <w:rPr>
                <w:bCs w:val="0"/>
                <w:sz w:val="18"/>
              </w:rPr>
              <w:fldChar w:fldCharType="separate"/>
            </w:r>
            <w:r w:rsidRPr="00846DB7">
              <w:rPr>
                <w:sz w:val="18"/>
              </w:rPr>
              <w:t>RATEA</w:t>
            </w:r>
            <w:r>
              <w:rPr>
                <w:bCs w:val="0"/>
                <w:sz w:val="18"/>
              </w:rPr>
              <w:fldChar w:fldCharType="end"/>
            </w:r>
          </w:p>
          <w:p w:rsidR="005B6C60" w:rsidRPr="00846DB7" w:rsidRDefault="005B6C60" w:rsidP="00EC3875">
            <w:pPr>
              <w:pStyle w:val="TableContent"/>
              <w:rPr>
                <w:bCs w:val="0"/>
                <w:sz w:val="18"/>
              </w:rPr>
            </w:pPr>
            <w:r>
              <w:rPr>
                <w:bCs w:val="0"/>
                <w:sz w:val="18"/>
              </w:rPr>
              <w:fldChar w:fldCharType="begin"/>
            </w:r>
            <w:r>
              <w:rPr>
                <w:bCs w:val="0"/>
                <w:sz w:val="18"/>
              </w:rPr>
              <w:instrText xml:space="preserve"> REF RATEN \h </w:instrText>
            </w:r>
            <w:r>
              <w:rPr>
                <w:bCs w:val="0"/>
                <w:sz w:val="18"/>
              </w:rPr>
            </w:r>
            <w:r>
              <w:rPr>
                <w:bCs w:val="0"/>
                <w:sz w:val="18"/>
              </w:rPr>
              <w:fldChar w:fldCharType="separate"/>
            </w:r>
            <w:r w:rsidRPr="00846DB7">
              <w:rPr>
                <w:sz w:val="18"/>
              </w:rPr>
              <w:t>RATEN</w:t>
            </w:r>
            <w:r>
              <w:rPr>
                <w:bCs w:val="0"/>
                <w:sz w:val="18"/>
              </w:rPr>
              <w:fldChar w:fldCharType="end"/>
            </w:r>
          </w:p>
        </w:tc>
        <w:tc>
          <w:tcPr>
            <w:tcW w:w="2377" w:type="dxa"/>
          </w:tcPr>
          <w:p w:rsidR="00EC3875" w:rsidRPr="00846DB7" w:rsidRDefault="003105D3"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and Time (t)</w:t>
            </w:r>
          </w:p>
        </w:tc>
      </w:tr>
      <w:tr w:rsidR="00771CEC" w:rsidRPr="00846DB7" w:rsidTr="00771CEC">
        <w:trPr>
          <w:jc w:val="center"/>
        </w:trPr>
        <w:tc>
          <w:tcPr>
            <w:tcW w:w="2335" w:type="dxa"/>
          </w:tcPr>
          <w:p w:rsidR="00771CEC" w:rsidRPr="00465936" w:rsidRDefault="00771CEC" w:rsidP="006709C0">
            <w:pPr>
              <w:pStyle w:val="TableContent"/>
              <w:rPr>
                <w:rFonts w:eastAsia="SimSun"/>
                <w:bCs w:val="0"/>
                <w:sz w:val="18"/>
                <w:lang w:eastAsia="zh-CN"/>
              </w:rPr>
            </w:pPr>
            <w:r w:rsidRPr="00846DB7">
              <w:rPr>
                <w:bCs w:val="0"/>
                <w:sz w:val="18"/>
              </w:rPr>
              <w:t>Volume</w:t>
            </w:r>
            <w:r w:rsidRPr="006709C0">
              <w:rPr>
                <w:rFonts w:eastAsia="SimSun" w:hint="eastAsia"/>
                <w:bCs w:val="0"/>
                <w:sz w:val="18"/>
                <w:lang w:eastAsia="zh-CN"/>
              </w:rPr>
              <w:t xml:space="preserve"> normalized by body weight</w:t>
            </w:r>
          </w:p>
          <w:p w:rsidR="00771CEC" w:rsidRPr="00846DB7" w:rsidRDefault="00771CEC" w:rsidP="00FF30B4">
            <w:pPr>
              <w:pStyle w:val="TableContent"/>
              <w:rPr>
                <w:bCs w:val="0"/>
                <w:sz w:val="18"/>
              </w:rPr>
            </w:pPr>
            <w:r w:rsidRPr="00846DB7">
              <w:rPr>
                <w:bCs w:val="0"/>
                <w:sz w:val="18"/>
              </w:rPr>
              <w:t>(v</w:t>
            </w:r>
            <w:r w:rsidRPr="006709C0">
              <w:rPr>
                <w:rFonts w:eastAsia="SimSun" w:hint="eastAsia"/>
                <w:bCs w:val="0"/>
                <w:sz w:val="18"/>
                <w:lang w:eastAsia="zh-CN"/>
              </w:rPr>
              <w:t>/kg</w:t>
            </w:r>
            <w:r w:rsidRPr="00846DB7">
              <w:rPr>
                <w:bCs w:val="0"/>
                <w:sz w:val="18"/>
              </w:rPr>
              <w:t>)</w:t>
            </w:r>
          </w:p>
        </w:tc>
        <w:tc>
          <w:tcPr>
            <w:tcW w:w="1823" w:type="dxa"/>
          </w:tcPr>
          <w:p w:rsidR="00771CEC" w:rsidRPr="00846DB7" w:rsidRDefault="00771CEC" w:rsidP="00FF30B4">
            <w:pPr>
              <w:pStyle w:val="TableContent"/>
              <w:rPr>
                <w:bCs w:val="0"/>
                <w:sz w:val="18"/>
              </w:rPr>
            </w:pPr>
            <w:r w:rsidRPr="00846DB7">
              <w:rPr>
                <w:bCs w:val="0"/>
                <w:sz w:val="18"/>
              </w:rPr>
              <w:t>VOLUME</w:t>
            </w:r>
            <w:r w:rsidRPr="006709C0">
              <w:rPr>
                <w:rFonts w:eastAsia="SimSun" w:hint="eastAsia"/>
                <w:bCs w:val="0"/>
                <w:sz w:val="18"/>
                <w:lang w:eastAsia="zh-CN"/>
              </w:rPr>
              <w:t>W</w:t>
            </w:r>
            <w:r w:rsidRPr="00846DB7">
              <w:rPr>
                <w:bCs w:val="0"/>
                <w:sz w:val="18"/>
              </w:rPr>
              <w:t>U</w:t>
            </w:r>
          </w:p>
        </w:tc>
        <w:tc>
          <w:tcPr>
            <w:tcW w:w="2321" w:type="dxa"/>
          </w:tcPr>
          <w:p w:rsidR="00771CEC" w:rsidRPr="006709C0" w:rsidRDefault="00771CEC" w:rsidP="00EC3875">
            <w:pPr>
              <w:pStyle w:val="TableContent"/>
              <w:rPr>
                <w:rFonts w:eastAsia="SimSun"/>
                <w:lang w:eastAsia="zh-CN"/>
              </w:rPr>
            </w:pPr>
            <w:r>
              <w:t>VZFO</w:t>
            </w:r>
            <w:r w:rsidRPr="006709C0">
              <w:rPr>
                <w:rFonts w:eastAsia="SimSun" w:hint="eastAsia"/>
                <w:lang w:eastAsia="zh-CN"/>
              </w:rPr>
              <w:t>W</w:t>
            </w:r>
            <w:r>
              <w:br/>
              <w:t>VZFP</w:t>
            </w:r>
            <w:r w:rsidRPr="006709C0">
              <w:rPr>
                <w:rFonts w:eastAsia="SimSun" w:hint="eastAsia"/>
                <w:lang w:eastAsia="zh-CN"/>
              </w:rPr>
              <w:t>W</w:t>
            </w:r>
          </w:p>
          <w:p w:rsidR="00771CEC" w:rsidRPr="006709C0" w:rsidRDefault="00771CEC" w:rsidP="00EC3875">
            <w:pPr>
              <w:pStyle w:val="TableContent"/>
              <w:rPr>
                <w:rFonts w:eastAsia="SimSun"/>
                <w:lang w:eastAsia="zh-CN"/>
              </w:rPr>
            </w:pPr>
            <w:r w:rsidRPr="006709C0">
              <w:rPr>
                <w:rFonts w:eastAsia="SimSun" w:hint="eastAsia"/>
                <w:lang w:eastAsia="zh-CN"/>
              </w:rPr>
              <w:t>VZFTAUW</w:t>
            </w:r>
            <w:r w:rsidR="00A82A51">
              <w:rPr>
                <w:rFonts w:eastAsia="SimSun"/>
                <w:lang w:eastAsia="zh-CN"/>
              </w:rPr>
              <w:t>i</w:t>
            </w:r>
            <w:r>
              <w:br/>
              <w:t>VSSO</w:t>
            </w:r>
            <w:r w:rsidRPr="006709C0">
              <w:rPr>
                <w:rFonts w:eastAsia="SimSun" w:hint="eastAsia"/>
                <w:lang w:eastAsia="zh-CN"/>
              </w:rPr>
              <w:t>W</w:t>
            </w:r>
            <w:r>
              <w:br/>
              <w:t>VSSP</w:t>
            </w:r>
            <w:r w:rsidRPr="006709C0">
              <w:rPr>
                <w:rFonts w:eastAsia="SimSun" w:hint="eastAsia"/>
                <w:lang w:eastAsia="zh-CN"/>
              </w:rPr>
              <w:t>W</w:t>
            </w:r>
            <w:r w:rsidR="00A82A51">
              <w:rPr>
                <w:rFonts w:eastAsia="SimSun"/>
                <w:lang w:eastAsia="zh-CN"/>
              </w:rPr>
              <w:t>i</w:t>
            </w:r>
            <w:r>
              <w:br/>
              <w:t>VZO</w:t>
            </w:r>
            <w:r w:rsidRPr="006709C0">
              <w:rPr>
                <w:rFonts w:eastAsia="SimSun" w:hint="eastAsia"/>
                <w:lang w:eastAsia="zh-CN"/>
              </w:rPr>
              <w:t>W</w:t>
            </w:r>
            <w:r>
              <w:br/>
              <w:t>VZP</w:t>
            </w:r>
            <w:r w:rsidRPr="006709C0">
              <w:rPr>
                <w:rFonts w:eastAsia="SimSun" w:hint="eastAsia"/>
                <w:lang w:eastAsia="zh-CN"/>
              </w:rPr>
              <w:t>W</w:t>
            </w:r>
          </w:p>
          <w:p w:rsidR="00771CEC" w:rsidRPr="00846DB7" w:rsidRDefault="00771CEC" w:rsidP="00771CEC">
            <w:pPr>
              <w:pStyle w:val="TableContent"/>
              <w:rPr>
                <w:bCs w:val="0"/>
                <w:sz w:val="18"/>
              </w:rPr>
            </w:pPr>
            <w:r w:rsidRPr="006709C0">
              <w:rPr>
                <w:rFonts w:eastAsia="SimSun" w:hint="eastAsia"/>
                <w:lang w:eastAsia="zh-CN"/>
              </w:rPr>
              <w:t>VZTAUW</w:t>
            </w:r>
            <w:r>
              <w:br/>
            </w:r>
          </w:p>
        </w:tc>
        <w:tc>
          <w:tcPr>
            <w:tcW w:w="2377" w:type="dxa"/>
          </w:tcPr>
          <w:p w:rsidR="00771CEC" w:rsidRPr="00846DB7" w:rsidRDefault="00771CEC" w:rsidP="00771CEC">
            <w:pPr>
              <w:pStyle w:val="TableContent"/>
              <w:rPr>
                <w:bCs w:val="0"/>
                <w:sz w:val="18"/>
              </w:rPr>
            </w:pPr>
            <w:r w:rsidRPr="00846DB7">
              <w:rPr>
                <w:bCs w:val="0"/>
                <w:sz w:val="18"/>
              </w:rPr>
              <w:t xml:space="preserve">Any combination of Unit Class </w:t>
            </w:r>
            <w:r w:rsidRPr="006709C0">
              <w:rPr>
                <w:rFonts w:eastAsia="SimSun" w:hint="eastAsia"/>
                <w:bCs w:val="0"/>
                <w:sz w:val="18"/>
                <w:lang w:eastAsia="zh-CN"/>
              </w:rPr>
              <w:t>Volume</w:t>
            </w:r>
            <w:r>
              <w:rPr>
                <w:bCs w:val="0"/>
                <w:sz w:val="18"/>
              </w:rPr>
              <w:t xml:space="preserve"> (</w:t>
            </w:r>
            <w:r w:rsidRPr="006709C0">
              <w:rPr>
                <w:rFonts w:eastAsia="SimSun" w:hint="eastAsia"/>
                <w:bCs w:val="0"/>
                <w:sz w:val="18"/>
                <w:lang w:eastAsia="zh-CN"/>
              </w:rPr>
              <w:t>v</w:t>
            </w:r>
            <w:r w:rsidRPr="00846DB7">
              <w:rPr>
                <w:bCs w:val="0"/>
                <w:sz w:val="18"/>
              </w:rPr>
              <w:t xml:space="preserve">) and </w:t>
            </w:r>
            <w:r w:rsidRPr="006709C0">
              <w:rPr>
                <w:rFonts w:eastAsia="SimSun" w:hint="eastAsia"/>
                <w:bCs w:val="0"/>
                <w:sz w:val="18"/>
                <w:lang w:eastAsia="zh-CN"/>
              </w:rPr>
              <w:t xml:space="preserve">body weight </w:t>
            </w:r>
            <w:r>
              <w:rPr>
                <w:bCs w:val="0"/>
                <w:sz w:val="18"/>
              </w:rPr>
              <w:t>(</w:t>
            </w:r>
            <w:r w:rsidRPr="006709C0">
              <w:rPr>
                <w:rFonts w:eastAsia="SimSun" w:hint="eastAsia"/>
                <w:bCs w:val="0"/>
                <w:sz w:val="18"/>
                <w:lang w:eastAsia="zh-CN"/>
              </w:rPr>
              <w:t>kg</w:t>
            </w:r>
            <w:r w:rsidRPr="00846DB7">
              <w:rPr>
                <w:bCs w:val="0"/>
                <w:sz w:val="18"/>
              </w:rPr>
              <w:t>)</w:t>
            </w:r>
          </w:p>
          <w:p w:rsidR="00771CEC" w:rsidRPr="00846DB7" w:rsidRDefault="00771CEC" w:rsidP="00771CEC">
            <w:pPr>
              <w:pStyle w:val="TableContent"/>
              <w:rPr>
                <w:bCs w:val="0"/>
                <w:sz w:val="18"/>
              </w:rPr>
            </w:pPr>
          </w:p>
          <w:p w:rsidR="00771CEC" w:rsidRPr="00846DB7" w:rsidRDefault="00771CEC" w:rsidP="00771CEC">
            <w:pPr>
              <w:pStyle w:val="TableContent"/>
              <w:rPr>
                <w:bCs w:val="0"/>
                <w:sz w:val="18"/>
              </w:rPr>
            </w:pPr>
            <w:r w:rsidRPr="00846DB7">
              <w:rPr>
                <w:bCs w:val="0"/>
                <w:sz w:val="18"/>
              </w:rPr>
              <w:t>Example:</w:t>
            </w:r>
          </w:p>
          <w:p w:rsidR="00771CEC" w:rsidRPr="00465936" w:rsidRDefault="00771CEC" w:rsidP="00771CEC">
            <w:pPr>
              <w:pStyle w:val="TableContent"/>
              <w:rPr>
                <w:rFonts w:eastAsia="SimSun"/>
                <w:bCs w:val="0"/>
                <w:sz w:val="18"/>
                <w:lang w:eastAsia="zh-CN"/>
              </w:rPr>
            </w:pPr>
            <w:r w:rsidRPr="006709C0">
              <w:rPr>
                <w:rFonts w:eastAsia="SimSun" w:hint="eastAsia"/>
                <w:bCs w:val="0"/>
                <w:sz w:val="18"/>
                <w:lang w:eastAsia="zh-CN"/>
              </w:rPr>
              <w:t>L</w:t>
            </w:r>
            <w:r>
              <w:rPr>
                <w:bCs w:val="0"/>
                <w:sz w:val="18"/>
              </w:rPr>
              <w:t>/</w:t>
            </w:r>
            <w:r w:rsidRPr="006709C0">
              <w:rPr>
                <w:rFonts w:eastAsia="SimSun" w:hint="eastAsia"/>
                <w:bCs w:val="0"/>
                <w:sz w:val="18"/>
                <w:lang w:eastAsia="zh-CN"/>
              </w:rPr>
              <w:t>KG</w:t>
            </w:r>
          </w:p>
          <w:p w:rsidR="00771CEC" w:rsidRPr="00846DB7" w:rsidRDefault="00771CEC" w:rsidP="004C651A">
            <w:pPr>
              <w:pStyle w:val="TableContent"/>
              <w:rPr>
                <w:bCs w:val="0"/>
                <w:sz w:val="18"/>
              </w:rPr>
            </w:pPr>
          </w:p>
        </w:tc>
      </w:tr>
      <w:tr w:rsidR="00771CEC" w:rsidRPr="00846DB7" w:rsidTr="00771CEC">
        <w:trPr>
          <w:jc w:val="center"/>
        </w:trPr>
        <w:tc>
          <w:tcPr>
            <w:tcW w:w="2335" w:type="dxa"/>
          </w:tcPr>
          <w:p w:rsidR="00771CEC" w:rsidRPr="00465936" w:rsidRDefault="00771CEC" w:rsidP="006709C0">
            <w:pPr>
              <w:pStyle w:val="TableContent"/>
              <w:rPr>
                <w:rFonts w:eastAsia="SimSun"/>
                <w:bCs w:val="0"/>
                <w:sz w:val="18"/>
                <w:lang w:eastAsia="zh-CN"/>
              </w:rPr>
            </w:pPr>
            <w:r w:rsidRPr="00846DB7">
              <w:rPr>
                <w:bCs w:val="0"/>
                <w:sz w:val="18"/>
              </w:rPr>
              <w:t>Volume/Time</w:t>
            </w:r>
            <w:r w:rsidRPr="006709C0">
              <w:rPr>
                <w:rFonts w:eastAsia="SimSun" w:hint="eastAsia"/>
                <w:bCs w:val="0"/>
                <w:sz w:val="18"/>
                <w:lang w:eastAsia="zh-CN"/>
              </w:rPr>
              <w:t xml:space="preserve"> normalized by body weight</w:t>
            </w:r>
          </w:p>
          <w:p w:rsidR="00771CEC" w:rsidRPr="00846DB7" w:rsidRDefault="00771CEC" w:rsidP="006709C0">
            <w:pPr>
              <w:pStyle w:val="TableContent"/>
              <w:rPr>
                <w:bCs w:val="0"/>
                <w:sz w:val="18"/>
              </w:rPr>
            </w:pPr>
            <w:r w:rsidRPr="00846DB7">
              <w:rPr>
                <w:bCs w:val="0"/>
                <w:sz w:val="18"/>
              </w:rPr>
              <w:t>(v/t</w:t>
            </w:r>
            <w:r w:rsidRPr="006709C0">
              <w:rPr>
                <w:rFonts w:eastAsia="SimSun" w:hint="eastAsia"/>
                <w:bCs w:val="0"/>
                <w:sz w:val="18"/>
                <w:lang w:eastAsia="zh-CN"/>
              </w:rPr>
              <w:t>/kg</w:t>
            </w:r>
            <w:r w:rsidRPr="00846DB7">
              <w:rPr>
                <w:bCs w:val="0"/>
                <w:sz w:val="18"/>
              </w:rPr>
              <w:t>)</w:t>
            </w:r>
          </w:p>
        </w:tc>
        <w:tc>
          <w:tcPr>
            <w:tcW w:w="1823" w:type="dxa"/>
          </w:tcPr>
          <w:p w:rsidR="00771CEC" w:rsidRPr="00846DB7" w:rsidRDefault="00771CEC" w:rsidP="00FF30B4">
            <w:pPr>
              <w:pStyle w:val="TableContent"/>
              <w:rPr>
                <w:bCs w:val="0"/>
                <w:sz w:val="18"/>
              </w:rPr>
            </w:pPr>
            <w:r w:rsidRPr="00846DB7">
              <w:rPr>
                <w:bCs w:val="0"/>
                <w:sz w:val="18"/>
              </w:rPr>
              <w:t>CL</w:t>
            </w:r>
            <w:r w:rsidRPr="006709C0">
              <w:rPr>
                <w:rFonts w:eastAsia="SimSun" w:hint="eastAsia"/>
                <w:bCs w:val="0"/>
                <w:sz w:val="18"/>
                <w:lang w:eastAsia="zh-CN"/>
              </w:rPr>
              <w:t>W</w:t>
            </w:r>
            <w:r w:rsidRPr="00846DB7">
              <w:rPr>
                <w:bCs w:val="0"/>
                <w:sz w:val="18"/>
              </w:rPr>
              <w:t>U</w:t>
            </w:r>
          </w:p>
        </w:tc>
        <w:tc>
          <w:tcPr>
            <w:tcW w:w="2321" w:type="dxa"/>
          </w:tcPr>
          <w:p w:rsidR="00771CEC" w:rsidRPr="006709C0" w:rsidRDefault="00771CEC" w:rsidP="006709C0">
            <w:pPr>
              <w:rPr>
                <w:rFonts w:eastAsia="SimSun" w:cs="Arial"/>
                <w:szCs w:val="20"/>
                <w:lang w:eastAsia="zh-CN"/>
              </w:rPr>
            </w:pPr>
            <w:r w:rsidRPr="00846DB7">
              <w:rPr>
                <w:rFonts w:cs="Arial"/>
                <w:szCs w:val="20"/>
              </w:rPr>
              <w:t>CLFO</w:t>
            </w:r>
            <w:r w:rsidRPr="006709C0">
              <w:rPr>
                <w:rFonts w:eastAsia="SimSun" w:cs="Arial" w:hint="eastAsia"/>
                <w:szCs w:val="20"/>
                <w:lang w:eastAsia="zh-CN"/>
              </w:rPr>
              <w:t>W</w:t>
            </w:r>
            <w:r w:rsidRPr="00846DB7">
              <w:rPr>
                <w:rFonts w:cs="Arial"/>
                <w:szCs w:val="20"/>
              </w:rPr>
              <w:br/>
            </w:r>
            <w:r>
              <w:rPr>
                <w:rFonts w:cs="Arial"/>
                <w:szCs w:val="20"/>
              </w:rPr>
              <w:t>CLFP</w:t>
            </w:r>
            <w:r w:rsidRPr="006709C0">
              <w:rPr>
                <w:rFonts w:eastAsia="SimSun" w:cs="Arial" w:hint="eastAsia"/>
                <w:szCs w:val="20"/>
                <w:lang w:eastAsia="zh-CN"/>
              </w:rPr>
              <w:t>W</w:t>
            </w:r>
          </w:p>
          <w:p w:rsidR="00771CEC" w:rsidRPr="006709C0" w:rsidRDefault="00771CEC" w:rsidP="006709C0">
            <w:pPr>
              <w:rPr>
                <w:rFonts w:eastAsia="SimSun" w:cs="Arial"/>
                <w:szCs w:val="20"/>
                <w:lang w:eastAsia="zh-CN"/>
              </w:rPr>
            </w:pPr>
            <w:r w:rsidRPr="006709C0">
              <w:rPr>
                <w:rFonts w:eastAsia="SimSun" w:cs="Arial" w:hint="eastAsia"/>
                <w:szCs w:val="20"/>
                <w:lang w:eastAsia="zh-CN"/>
              </w:rPr>
              <w:t>CLFTAUW</w:t>
            </w:r>
            <w:r w:rsidR="00500737">
              <w:rPr>
                <w:rFonts w:eastAsia="SimSun" w:cs="Arial"/>
                <w:szCs w:val="20"/>
                <w:lang w:eastAsia="zh-CN"/>
              </w:rPr>
              <w:t>i</w:t>
            </w:r>
            <w:r>
              <w:rPr>
                <w:rFonts w:cs="Arial"/>
                <w:szCs w:val="20"/>
              </w:rPr>
              <w:br/>
              <w:t>CLO</w:t>
            </w:r>
            <w:r w:rsidRPr="006709C0">
              <w:rPr>
                <w:rFonts w:eastAsia="SimSun" w:cs="Arial" w:hint="eastAsia"/>
                <w:szCs w:val="20"/>
                <w:lang w:eastAsia="zh-CN"/>
              </w:rPr>
              <w:t>W</w:t>
            </w:r>
            <w:r>
              <w:rPr>
                <w:rFonts w:cs="Arial"/>
                <w:szCs w:val="20"/>
              </w:rPr>
              <w:br/>
              <w:t>CL</w:t>
            </w:r>
            <w:r w:rsidRPr="00846DB7">
              <w:rPr>
                <w:rFonts w:cs="Arial"/>
                <w:szCs w:val="20"/>
              </w:rPr>
              <w:t>P</w:t>
            </w:r>
            <w:r w:rsidRPr="006709C0">
              <w:rPr>
                <w:rFonts w:eastAsia="SimSun" w:cs="Arial" w:hint="eastAsia"/>
                <w:szCs w:val="20"/>
                <w:lang w:eastAsia="zh-CN"/>
              </w:rPr>
              <w:t>W</w:t>
            </w:r>
          </w:p>
          <w:p w:rsidR="00771CEC" w:rsidRPr="00465936" w:rsidRDefault="00771CEC" w:rsidP="006709C0">
            <w:pPr>
              <w:rPr>
                <w:rFonts w:eastAsia="SimSun" w:cs="Arial"/>
                <w:szCs w:val="20"/>
                <w:lang w:eastAsia="zh-CN"/>
              </w:rPr>
            </w:pPr>
            <w:r w:rsidRPr="006709C0">
              <w:rPr>
                <w:rFonts w:eastAsia="SimSun" w:cs="Arial" w:hint="eastAsia"/>
                <w:szCs w:val="20"/>
                <w:lang w:eastAsia="zh-CN"/>
              </w:rPr>
              <w:t>CLTAUW</w:t>
            </w:r>
            <w:r w:rsidR="00500737">
              <w:rPr>
                <w:rFonts w:eastAsia="SimSun" w:cs="Arial"/>
                <w:szCs w:val="20"/>
                <w:lang w:eastAsia="zh-CN"/>
              </w:rPr>
              <w:t>i</w:t>
            </w:r>
          </w:p>
          <w:p w:rsidR="00771CEC" w:rsidRDefault="00771CEC" w:rsidP="00EC3875">
            <w:pPr>
              <w:pStyle w:val="TableContent"/>
            </w:pPr>
          </w:p>
        </w:tc>
        <w:tc>
          <w:tcPr>
            <w:tcW w:w="2377" w:type="dxa"/>
          </w:tcPr>
          <w:p w:rsidR="00771CEC" w:rsidRPr="00465936" w:rsidRDefault="00771CEC" w:rsidP="006709C0">
            <w:pPr>
              <w:pStyle w:val="TableContent"/>
              <w:rPr>
                <w:rFonts w:eastAsia="SimSun"/>
                <w:bCs w:val="0"/>
                <w:sz w:val="18"/>
                <w:lang w:eastAsia="zh-CN"/>
              </w:rPr>
            </w:pPr>
            <w:r w:rsidRPr="00846DB7">
              <w:rPr>
                <w:bCs w:val="0"/>
                <w:sz w:val="18"/>
              </w:rPr>
              <w:t>Any combina</w:t>
            </w:r>
            <w:r>
              <w:rPr>
                <w:bCs w:val="0"/>
                <w:sz w:val="18"/>
              </w:rPr>
              <w:t>tion of Unit Class Time (t)</w:t>
            </w:r>
            <w:r w:rsidRPr="006709C0">
              <w:rPr>
                <w:rFonts w:eastAsia="SimSun" w:hint="eastAsia"/>
                <w:bCs w:val="0"/>
                <w:sz w:val="18"/>
                <w:lang w:eastAsia="zh-CN"/>
              </w:rPr>
              <w:t xml:space="preserve">, </w:t>
            </w:r>
            <w:r w:rsidRPr="00846DB7">
              <w:rPr>
                <w:bCs w:val="0"/>
                <w:sz w:val="18"/>
              </w:rPr>
              <w:t>Volume (v)</w:t>
            </w:r>
            <w:r w:rsidRPr="006709C0">
              <w:rPr>
                <w:rFonts w:eastAsia="SimSun" w:hint="eastAsia"/>
                <w:bCs w:val="0"/>
                <w:sz w:val="18"/>
                <w:lang w:eastAsia="zh-CN"/>
              </w:rPr>
              <w:t xml:space="preserve"> and body weight (kg)</w:t>
            </w:r>
          </w:p>
          <w:p w:rsidR="00771CEC" w:rsidRPr="00846DB7" w:rsidRDefault="00771CEC" w:rsidP="006709C0">
            <w:pPr>
              <w:pStyle w:val="TableContent"/>
              <w:rPr>
                <w:bCs w:val="0"/>
                <w:sz w:val="18"/>
              </w:rPr>
            </w:pPr>
            <w:r w:rsidRPr="00846DB7">
              <w:rPr>
                <w:bCs w:val="0"/>
                <w:sz w:val="18"/>
              </w:rPr>
              <w:t>Examples:</w:t>
            </w:r>
          </w:p>
          <w:p w:rsidR="00771CEC" w:rsidRPr="00465936" w:rsidRDefault="00771CEC" w:rsidP="006709C0">
            <w:pPr>
              <w:pStyle w:val="TableContent"/>
              <w:rPr>
                <w:rFonts w:eastAsia="SimSun"/>
                <w:bCs w:val="0"/>
                <w:sz w:val="18"/>
                <w:lang w:eastAsia="zh-CN"/>
              </w:rPr>
            </w:pPr>
            <w:r w:rsidRPr="00846DB7">
              <w:rPr>
                <w:bCs w:val="0"/>
                <w:sz w:val="18"/>
              </w:rPr>
              <w:t>ML/HR</w:t>
            </w:r>
            <w:r w:rsidR="005849C0" w:rsidRPr="006709C0">
              <w:rPr>
                <w:rFonts w:eastAsia="SimSun" w:hint="eastAsia"/>
                <w:bCs w:val="0"/>
                <w:sz w:val="18"/>
                <w:lang w:eastAsia="zh-CN"/>
              </w:rPr>
              <w:t>/KG</w:t>
            </w:r>
          </w:p>
          <w:p w:rsidR="00771CEC" w:rsidRPr="00465936" w:rsidRDefault="00771CEC" w:rsidP="006709C0">
            <w:pPr>
              <w:pStyle w:val="TableContent"/>
              <w:rPr>
                <w:rFonts w:eastAsia="SimSun"/>
                <w:bCs w:val="0"/>
                <w:sz w:val="18"/>
                <w:lang w:eastAsia="zh-CN"/>
              </w:rPr>
            </w:pPr>
            <w:r w:rsidRPr="00846DB7">
              <w:rPr>
                <w:bCs w:val="0"/>
                <w:sz w:val="18"/>
              </w:rPr>
              <w:t>L/HR</w:t>
            </w:r>
            <w:r w:rsidR="005849C0" w:rsidRPr="006709C0">
              <w:rPr>
                <w:rFonts w:eastAsia="SimSun" w:hint="eastAsia"/>
                <w:bCs w:val="0"/>
                <w:sz w:val="18"/>
                <w:lang w:eastAsia="zh-CN"/>
              </w:rPr>
              <w:t>/KG</w:t>
            </w:r>
          </w:p>
          <w:p w:rsidR="00771CEC" w:rsidRPr="00465936" w:rsidRDefault="00771CEC" w:rsidP="006709C0">
            <w:pPr>
              <w:pStyle w:val="TableContent"/>
              <w:rPr>
                <w:rFonts w:eastAsia="SimSun"/>
                <w:bCs w:val="0"/>
                <w:sz w:val="18"/>
                <w:lang w:eastAsia="zh-CN"/>
              </w:rPr>
            </w:pPr>
            <w:r w:rsidRPr="00846DB7">
              <w:rPr>
                <w:bCs w:val="0"/>
                <w:sz w:val="18"/>
              </w:rPr>
              <w:t>ML/MIN</w:t>
            </w:r>
            <w:r w:rsidR="005849C0" w:rsidRPr="006709C0">
              <w:rPr>
                <w:rFonts w:eastAsia="SimSun" w:hint="eastAsia"/>
                <w:bCs w:val="0"/>
                <w:sz w:val="18"/>
                <w:lang w:eastAsia="zh-CN"/>
              </w:rPr>
              <w:t>/KG</w:t>
            </w:r>
          </w:p>
          <w:p w:rsidR="00771CEC" w:rsidRPr="00846DB7" w:rsidRDefault="00771CEC" w:rsidP="006709C0">
            <w:pPr>
              <w:pStyle w:val="TableContent"/>
              <w:rPr>
                <w:bCs w:val="0"/>
                <w:sz w:val="18"/>
              </w:rPr>
            </w:pPr>
          </w:p>
          <w:p w:rsidR="00771CEC" w:rsidRPr="00846DB7" w:rsidRDefault="00771CEC" w:rsidP="00771CEC">
            <w:pPr>
              <w:pStyle w:val="TableContent"/>
              <w:rPr>
                <w:bCs w:val="0"/>
                <w:sz w:val="18"/>
              </w:rPr>
            </w:pPr>
            <w:r w:rsidRPr="00846DB7">
              <w:rPr>
                <w:bCs w:val="0"/>
                <w:sz w:val="18"/>
              </w:rPr>
              <w:t>(Note: Separator will be “/” with no spaces)</w:t>
            </w:r>
          </w:p>
        </w:tc>
      </w:tr>
    </w:tbl>
    <w:p w:rsidR="003A4B25" w:rsidRDefault="003A4B25" w:rsidP="0050066E">
      <w:pPr>
        <w:pStyle w:val="Heading2"/>
      </w:pPr>
      <w:bookmarkStart w:id="41" w:name="_Toc5186407"/>
      <w:r>
        <w:t>Parameter Unit Conversions</w:t>
      </w:r>
      <w:bookmarkEnd w:id="41"/>
    </w:p>
    <w:p w:rsidR="00FF30B4" w:rsidRDefault="003A4B25" w:rsidP="003A4B25">
      <w:r>
        <w:t>By default</w:t>
      </w:r>
      <w:r w:rsidR="00FF30B4">
        <w:t>,</w:t>
      </w:r>
      <w:r>
        <w:t xml:space="preserve"> parameter units are derived based on the units of t</w:t>
      </w:r>
      <w:r w:rsidR="00FF30B4">
        <w:t>he primary quantities involved.</w:t>
      </w:r>
    </w:p>
    <w:p w:rsidR="00FF30B4" w:rsidRDefault="00FF30B4" w:rsidP="003A4B25"/>
    <w:p w:rsidR="00FF30B4" w:rsidRDefault="00FF30B4" w:rsidP="003A4B25">
      <w:r>
        <w:t>For system to process required automated unit conversions:</w:t>
      </w:r>
    </w:p>
    <w:p w:rsidR="00FF30B4" w:rsidRDefault="00FF30B4" w:rsidP="00DA32DA">
      <w:pPr>
        <w:numPr>
          <w:ilvl w:val="0"/>
          <w:numId w:val="16"/>
        </w:numPr>
      </w:pPr>
      <w:r w:rsidRPr="00FF30B4">
        <w:t>User</w:t>
      </w:r>
      <w:r>
        <w:t xml:space="preserve"> must specify the required conversions for </w:t>
      </w:r>
      <w:r w:rsidR="00DA32DA">
        <w:t>a particular</w:t>
      </w:r>
      <w:r>
        <w:t xml:space="preserve"> unit classes</w:t>
      </w:r>
      <w:r w:rsidR="00DA32DA">
        <w:t xml:space="preserve"> in the application UI, based on the supported units columns of the table above</w:t>
      </w:r>
      <w:r w:rsidR="00EA3836">
        <w:t>.</w:t>
      </w:r>
    </w:p>
    <w:p w:rsidR="003A4B25" w:rsidRDefault="00DA32DA" w:rsidP="003A4B25">
      <w:pPr>
        <w:numPr>
          <w:ilvl w:val="0"/>
          <w:numId w:val="16"/>
        </w:numPr>
      </w:pPr>
      <w:r>
        <w:lastRenderedPageBreak/>
        <w:t xml:space="preserve">The source data units must be in the supported </w:t>
      </w:r>
      <w:proofErr w:type="gramStart"/>
      <w:r>
        <w:t>units</w:t>
      </w:r>
      <w:proofErr w:type="gramEnd"/>
      <w:r>
        <w:t xml:space="preserve"> format for </w:t>
      </w:r>
      <w:r w:rsidR="00EA3836">
        <w:t xml:space="preserve">the </w:t>
      </w:r>
      <w:r>
        <w:t>system to automatically compute and convert units</w:t>
      </w:r>
      <w:r w:rsidR="00EA3836">
        <w:t xml:space="preserve"> and scale associated parameter values where necessary.</w:t>
      </w:r>
    </w:p>
    <w:p w:rsidR="00803255" w:rsidRDefault="00803255" w:rsidP="00465936"/>
    <w:p w:rsidR="0050066E" w:rsidRDefault="00771C0A" w:rsidP="00BB42ED">
      <w:pPr>
        <w:pStyle w:val="Heading1"/>
      </w:pPr>
      <w:bookmarkStart w:id="42" w:name="_Toc5186408"/>
      <w:r>
        <w:t>Parameter s</w:t>
      </w:r>
      <w:r w:rsidR="00AA6DAC">
        <w:t>ignificant figures</w:t>
      </w:r>
      <w:r w:rsidR="00E16979">
        <w:t xml:space="preserve"> and decimal places</w:t>
      </w:r>
      <w:bookmarkEnd w:id="42"/>
    </w:p>
    <w:p w:rsidR="0050066E" w:rsidRDefault="0050066E" w:rsidP="008C2B25"/>
    <w:p w:rsidR="000F5F29" w:rsidRDefault="00325459" w:rsidP="008C2B25">
      <w:r w:rsidRPr="00325459">
        <w:rPr>
          <w:b/>
        </w:rPr>
        <w:t>Note:</w:t>
      </w:r>
    </w:p>
    <w:p w:rsidR="000F5F29" w:rsidRDefault="00E16979" w:rsidP="000F5F29">
      <w:pPr>
        <w:numPr>
          <w:ilvl w:val="0"/>
          <w:numId w:val="17"/>
        </w:numPr>
      </w:pPr>
      <w:r>
        <w:t>All parameters are calculated and stored with double precision in the application at all times.</w:t>
      </w:r>
    </w:p>
    <w:p w:rsidR="000F5F29" w:rsidRDefault="000F5F29" w:rsidP="000F5F29">
      <w:pPr>
        <w:numPr>
          <w:ilvl w:val="0"/>
          <w:numId w:val="17"/>
        </w:numPr>
      </w:pPr>
      <w:r>
        <w:t xml:space="preserve">For definition and application logic to calculate significant figures and decimal places, refer to the </w:t>
      </w:r>
      <w:r w:rsidR="00276737">
        <w:t>A</w:t>
      </w:r>
      <w:r>
        <w:t>ppendix “</w:t>
      </w:r>
      <w:r w:rsidR="00276737">
        <w:fldChar w:fldCharType="begin"/>
      </w:r>
      <w:r w:rsidR="00276737">
        <w:instrText xml:space="preserve"> REF _Ref506785910 \h </w:instrText>
      </w:r>
      <w:r w:rsidR="00276737">
        <w:fldChar w:fldCharType="separate"/>
      </w:r>
      <w:r w:rsidR="00276737">
        <w:t>Significant Figures Definition</w:t>
      </w:r>
      <w:r w:rsidR="00276737">
        <w:fldChar w:fldCharType="end"/>
      </w:r>
      <w:r>
        <w:t>”</w:t>
      </w:r>
    </w:p>
    <w:p w:rsidR="0025051D" w:rsidRDefault="0025051D" w:rsidP="000F5F29">
      <w:pPr>
        <w:numPr>
          <w:ilvl w:val="0"/>
          <w:numId w:val="17"/>
        </w:numPr>
      </w:pPr>
      <w:r>
        <w:t xml:space="preserve">The default settings and configuration items defining the number of decimal places and significant figures to be utilized for specific parameters </w:t>
      </w:r>
      <w:r w:rsidR="00660863">
        <w:t>are</w:t>
      </w:r>
      <w:r>
        <w:t xml:space="preserve"> outlined in the table appearing in Section </w:t>
      </w:r>
      <w:r>
        <w:fldChar w:fldCharType="begin"/>
      </w:r>
      <w:r>
        <w:instrText xml:space="preserve"> REF _Ref508021077 \h </w:instrText>
      </w:r>
      <w:r>
        <w:fldChar w:fldCharType="separate"/>
      </w:r>
      <w:r>
        <w:t>Model Input/Calling Arguments and Data Flags</w:t>
      </w:r>
      <w:r>
        <w:fldChar w:fldCharType="end"/>
      </w:r>
      <w:r>
        <w:t>.</w:t>
      </w:r>
    </w:p>
    <w:p w:rsidR="000F5F29" w:rsidRDefault="000F5F29" w:rsidP="008C2B25"/>
    <w:p w:rsidR="00E16979" w:rsidRDefault="00EA3836" w:rsidP="00E16979">
      <w:pPr>
        <w:pStyle w:val="Heading2"/>
      </w:pPr>
      <w:bookmarkStart w:id="43" w:name="_Toc5186409"/>
      <w:r>
        <w:t xml:space="preserve">Automated </w:t>
      </w:r>
      <w:r w:rsidR="00E16979">
        <w:t>Reporting</w:t>
      </w:r>
      <w:r>
        <w:t xml:space="preserve"> Presentations</w:t>
      </w:r>
      <w:bookmarkEnd w:id="43"/>
    </w:p>
    <w:p w:rsidR="00E16979" w:rsidRDefault="00E16979" w:rsidP="008C2B25">
      <w:r>
        <w:t>For all automated report</w:t>
      </w:r>
      <w:r w:rsidR="00EA3836">
        <w:t>s</w:t>
      </w:r>
      <w:r>
        <w:t xml:space="preserve"> </w:t>
      </w:r>
      <w:r w:rsidR="00EA3836">
        <w:t xml:space="preserve">generated by the NCA computation engine </w:t>
      </w:r>
      <w:r>
        <w:t>the following</w:t>
      </w:r>
      <w:r w:rsidR="00EA3836">
        <w:t xml:space="preserve"> requirements apply for numeric value handling and presentation</w:t>
      </w:r>
      <w:r>
        <w:t>:</w:t>
      </w:r>
    </w:p>
    <w:p w:rsidR="00C539BC" w:rsidRDefault="00C539BC" w:rsidP="008C2B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C539BC" w:rsidRPr="00846DB7" w:rsidTr="00E63656">
        <w:trPr>
          <w:tblHeader/>
        </w:trPr>
        <w:tc>
          <w:tcPr>
            <w:tcW w:w="4428" w:type="dxa"/>
            <w:shd w:val="clear" w:color="auto" w:fill="E6E6E6"/>
          </w:tcPr>
          <w:p w:rsidR="00C539BC" w:rsidRPr="00846DB7" w:rsidRDefault="00445D7B" w:rsidP="00846DB7">
            <w:pPr>
              <w:pStyle w:val="TableContent"/>
              <w:ind w:left="25"/>
              <w:rPr>
                <w:bCs w:val="0"/>
                <w:sz w:val="18"/>
              </w:rPr>
            </w:pPr>
            <w:r w:rsidRPr="00846DB7">
              <w:rPr>
                <w:bCs w:val="0"/>
                <w:sz w:val="18"/>
              </w:rPr>
              <w:t xml:space="preserve">Parameter Data within the </w:t>
            </w:r>
            <w:r w:rsidR="008500CC">
              <w:rPr>
                <w:bCs w:val="0"/>
                <w:sz w:val="18"/>
              </w:rPr>
              <w:t>open</w:t>
            </w:r>
            <w:r w:rsidRPr="00846DB7">
              <w:rPr>
                <w:bCs w:val="0"/>
                <w:sz w:val="18"/>
              </w:rPr>
              <w:t>NCA database</w:t>
            </w:r>
          </w:p>
        </w:tc>
        <w:tc>
          <w:tcPr>
            <w:tcW w:w="4428" w:type="dxa"/>
            <w:shd w:val="clear" w:color="auto" w:fill="E6E6E6"/>
          </w:tcPr>
          <w:p w:rsidR="00C539BC" w:rsidRPr="00846DB7" w:rsidRDefault="00445D7B" w:rsidP="00846DB7">
            <w:pPr>
              <w:pStyle w:val="TableContent"/>
              <w:ind w:left="25"/>
              <w:rPr>
                <w:bCs w:val="0"/>
                <w:sz w:val="18"/>
              </w:rPr>
            </w:pPr>
            <w:r w:rsidRPr="00846DB7">
              <w:rPr>
                <w:bCs w:val="0"/>
                <w:sz w:val="18"/>
              </w:rPr>
              <w:t>Double Precision</w:t>
            </w:r>
          </w:p>
        </w:tc>
      </w:tr>
      <w:tr w:rsidR="00C539BC" w:rsidRPr="00846DB7" w:rsidTr="00846DB7">
        <w:tc>
          <w:tcPr>
            <w:tcW w:w="4428" w:type="dxa"/>
          </w:tcPr>
          <w:p w:rsidR="00C539BC" w:rsidRPr="00846DB7" w:rsidRDefault="00445D7B" w:rsidP="00EA3836">
            <w:pPr>
              <w:pStyle w:val="TableContent"/>
              <w:ind w:left="25"/>
              <w:rPr>
                <w:bCs w:val="0"/>
                <w:sz w:val="18"/>
              </w:rPr>
            </w:pPr>
            <w:r w:rsidRPr="00846DB7">
              <w:rPr>
                <w:bCs w:val="0"/>
                <w:sz w:val="18"/>
              </w:rPr>
              <w:t xml:space="preserve">Significant figures </w:t>
            </w:r>
          </w:p>
        </w:tc>
        <w:tc>
          <w:tcPr>
            <w:tcW w:w="4428" w:type="dxa"/>
          </w:tcPr>
          <w:p w:rsidR="00C539BC" w:rsidRPr="00846DB7" w:rsidRDefault="00683C30" w:rsidP="00846DB7">
            <w:pPr>
              <w:pStyle w:val="TableContent"/>
              <w:ind w:left="25"/>
              <w:rPr>
                <w:bCs w:val="0"/>
                <w:sz w:val="18"/>
              </w:rPr>
            </w:pPr>
            <w:r w:rsidRPr="00846DB7">
              <w:rPr>
                <w:bCs w:val="0"/>
                <w:sz w:val="18"/>
              </w:rPr>
              <w:t>NA</w:t>
            </w:r>
          </w:p>
        </w:tc>
      </w:tr>
      <w:tr w:rsidR="00C539BC" w:rsidRPr="00846DB7" w:rsidTr="00846DB7">
        <w:tc>
          <w:tcPr>
            <w:tcW w:w="4428" w:type="dxa"/>
          </w:tcPr>
          <w:p w:rsidR="00C539BC" w:rsidRPr="00846DB7" w:rsidRDefault="00445D7B" w:rsidP="00EA3836">
            <w:pPr>
              <w:pStyle w:val="TableContent"/>
              <w:ind w:left="25"/>
              <w:rPr>
                <w:bCs w:val="0"/>
                <w:sz w:val="18"/>
              </w:rPr>
            </w:pPr>
            <w:r w:rsidRPr="00846DB7">
              <w:rPr>
                <w:bCs w:val="0"/>
                <w:sz w:val="18"/>
              </w:rPr>
              <w:t xml:space="preserve">Decimal places </w:t>
            </w:r>
          </w:p>
        </w:tc>
        <w:tc>
          <w:tcPr>
            <w:tcW w:w="4428" w:type="dxa"/>
          </w:tcPr>
          <w:p w:rsidR="00683C30" w:rsidRPr="00846DB7" w:rsidRDefault="00683C30" w:rsidP="00846DB7">
            <w:pPr>
              <w:pStyle w:val="TableContent"/>
              <w:ind w:left="25"/>
              <w:rPr>
                <w:bCs w:val="0"/>
                <w:sz w:val="18"/>
              </w:rPr>
            </w:pPr>
            <w:r w:rsidRPr="00846DB7">
              <w:rPr>
                <w:bCs w:val="0"/>
                <w:sz w:val="18"/>
              </w:rPr>
              <w:t>3</w:t>
            </w:r>
          </w:p>
          <w:p w:rsidR="00C539BC" w:rsidRPr="00846DB7" w:rsidRDefault="00C539BC" w:rsidP="00683C30">
            <w:pPr>
              <w:pStyle w:val="TableContent"/>
              <w:rPr>
                <w:bCs w:val="0"/>
                <w:sz w:val="18"/>
              </w:rPr>
            </w:pPr>
          </w:p>
        </w:tc>
      </w:tr>
    </w:tbl>
    <w:p w:rsidR="00C539BC" w:rsidRDefault="00C539BC" w:rsidP="008C2B25"/>
    <w:p w:rsidR="00E16979" w:rsidRDefault="00E16979" w:rsidP="00E16979">
      <w:pPr>
        <w:pStyle w:val="Heading2"/>
      </w:pPr>
      <w:bookmarkStart w:id="44" w:name="_Toc5186410"/>
      <w:r>
        <w:t>Publishing</w:t>
      </w:r>
      <w:r w:rsidR="00EA3836">
        <w:t xml:space="preserve"> Results Presentation</w:t>
      </w:r>
      <w:bookmarkEnd w:id="44"/>
    </w:p>
    <w:p w:rsidR="00C539BC" w:rsidRDefault="00C539BC" w:rsidP="008C2B25">
      <w:r>
        <w:t>For parameter publishing</w:t>
      </w:r>
      <w:r w:rsidR="00EA3836">
        <w:t xml:space="preserve">, the NCA </w:t>
      </w:r>
      <w:r>
        <w:t>application will use the following</w:t>
      </w:r>
      <w:r w:rsidR="00EA3836">
        <w:t xml:space="preserve"> numeric value presentations by default. </w:t>
      </w:r>
      <w:r w:rsidR="002C0FFB">
        <w:t xml:space="preserve">Note the approach here requires that the fields DECPL or SIGFIG are incorporated into the published data. </w:t>
      </w:r>
    </w:p>
    <w:p w:rsidR="00E033B9" w:rsidRDefault="00E033B9" w:rsidP="008C2B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325459" w:rsidRPr="00846DB7" w:rsidTr="00E63656">
        <w:trPr>
          <w:tblHeader/>
        </w:trPr>
        <w:tc>
          <w:tcPr>
            <w:tcW w:w="4428" w:type="dxa"/>
            <w:shd w:val="clear" w:color="auto" w:fill="E6E6E6"/>
          </w:tcPr>
          <w:p w:rsidR="00325459" w:rsidRPr="00846DB7" w:rsidRDefault="00325459" w:rsidP="00846DB7">
            <w:pPr>
              <w:pStyle w:val="TableContent"/>
              <w:ind w:left="25"/>
              <w:rPr>
                <w:bCs w:val="0"/>
                <w:sz w:val="18"/>
              </w:rPr>
            </w:pPr>
            <w:r w:rsidRPr="00846DB7">
              <w:rPr>
                <w:bCs w:val="0"/>
                <w:sz w:val="18"/>
              </w:rPr>
              <w:t>Parameter Data within the NCA database</w:t>
            </w:r>
          </w:p>
        </w:tc>
        <w:tc>
          <w:tcPr>
            <w:tcW w:w="4428" w:type="dxa"/>
            <w:shd w:val="clear" w:color="auto" w:fill="E6E6E6"/>
          </w:tcPr>
          <w:p w:rsidR="00325459" w:rsidRPr="00846DB7" w:rsidRDefault="00325459" w:rsidP="00846DB7">
            <w:pPr>
              <w:pStyle w:val="TableContent"/>
              <w:ind w:left="25"/>
              <w:rPr>
                <w:bCs w:val="0"/>
                <w:sz w:val="18"/>
              </w:rPr>
            </w:pPr>
            <w:r w:rsidRPr="00846DB7">
              <w:rPr>
                <w:bCs w:val="0"/>
                <w:sz w:val="18"/>
              </w:rPr>
              <w:t>Double Precision</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Parameter Data within the NCA database view (Published parameter view</w:t>
            </w:r>
            <w:r w:rsidR="00276737">
              <w:rPr>
                <w:bCs w:val="0"/>
                <w:sz w:val="18"/>
              </w:rPr>
              <w:t>s</w:t>
            </w:r>
            <w:r w:rsidR="00EA3836">
              <w:rPr>
                <w:bCs w:val="0"/>
                <w:sz w:val="18"/>
              </w:rPr>
              <w:t xml:space="preserve"> or publishing portal</w:t>
            </w:r>
            <w:r w:rsidRPr="00846DB7">
              <w:rPr>
                <w:bCs w:val="0"/>
                <w:sz w:val="18"/>
              </w:rPr>
              <w:t>)</w:t>
            </w:r>
          </w:p>
        </w:tc>
        <w:tc>
          <w:tcPr>
            <w:tcW w:w="4428" w:type="dxa"/>
          </w:tcPr>
          <w:p w:rsidR="00325459" w:rsidRPr="00846DB7" w:rsidRDefault="00325459" w:rsidP="00846DB7">
            <w:pPr>
              <w:pStyle w:val="TableContent"/>
              <w:ind w:left="25"/>
              <w:rPr>
                <w:bCs w:val="0"/>
                <w:sz w:val="18"/>
              </w:rPr>
            </w:pPr>
            <w:r w:rsidRPr="00846DB7">
              <w:rPr>
                <w:bCs w:val="0"/>
                <w:sz w:val="18"/>
              </w:rPr>
              <w:t>Double Precision</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Populate SIGFIG column in the NCA Published Parameter view</w:t>
            </w:r>
            <w:r w:rsidR="00276737">
              <w:rPr>
                <w:bCs w:val="0"/>
                <w:sz w:val="18"/>
              </w:rPr>
              <w:t>s</w:t>
            </w:r>
            <w:r w:rsidR="00EA3836">
              <w:rPr>
                <w:bCs w:val="0"/>
                <w:sz w:val="18"/>
              </w:rPr>
              <w:t>/publishing portal</w:t>
            </w:r>
          </w:p>
        </w:tc>
        <w:tc>
          <w:tcPr>
            <w:tcW w:w="4428" w:type="dxa"/>
          </w:tcPr>
          <w:p w:rsidR="00325459" w:rsidRPr="00846DB7" w:rsidRDefault="00325459" w:rsidP="00846DB7">
            <w:pPr>
              <w:pStyle w:val="TableContent"/>
              <w:ind w:left="25"/>
              <w:rPr>
                <w:bCs w:val="0"/>
                <w:sz w:val="18"/>
              </w:rPr>
            </w:pPr>
            <w:r w:rsidRPr="00846DB7">
              <w:rPr>
                <w:bCs w:val="0"/>
                <w:sz w:val="18"/>
              </w:rPr>
              <w:t>Default value = 3</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OR</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Value defined by users for a particular parameter at the time of publishing</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Populate DECPL column in the NCA Published Parameter view</w:t>
            </w:r>
            <w:r w:rsidR="00276737">
              <w:rPr>
                <w:bCs w:val="0"/>
                <w:sz w:val="18"/>
              </w:rPr>
              <w:t>s</w:t>
            </w:r>
            <w:r w:rsidR="00EA3836">
              <w:rPr>
                <w:bCs w:val="0"/>
                <w:sz w:val="18"/>
              </w:rPr>
              <w:t>/publishing portal</w:t>
            </w:r>
          </w:p>
        </w:tc>
        <w:tc>
          <w:tcPr>
            <w:tcW w:w="4428" w:type="dxa"/>
          </w:tcPr>
          <w:p w:rsidR="00325459" w:rsidRPr="00846DB7" w:rsidRDefault="00325459" w:rsidP="00846DB7">
            <w:pPr>
              <w:pStyle w:val="TableContent"/>
              <w:ind w:left="25"/>
              <w:rPr>
                <w:bCs w:val="0"/>
                <w:sz w:val="18"/>
              </w:rPr>
            </w:pPr>
            <w:r w:rsidRPr="00846DB7">
              <w:rPr>
                <w:bCs w:val="0"/>
                <w:sz w:val="18"/>
              </w:rPr>
              <w:t>Default value = (value in the decimal places column in the “Primary Parameters Calculations” section)</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OR</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Value defined by users for a particular parameter at the time of publishing</w:t>
            </w:r>
          </w:p>
        </w:tc>
      </w:tr>
    </w:tbl>
    <w:p w:rsidR="003E52B3" w:rsidRDefault="003E52B3">
      <w:pPr>
        <w:pStyle w:val="Heading1"/>
      </w:pPr>
      <w:bookmarkStart w:id="45" w:name="_Ref518313088"/>
      <w:bookmarkStart w:id="46" w:name="_Ref519087411"/>
      <w:bookmarkStart w:id="47" w:name="_Toc5186411"/>
      <w:r>
        <w:lastRenderedPageBreak/>
        <w:t>Pre Computation Checks</w:t>
      </w:r>
      <w:bookmarkEnd w:id="12"/>
      <w:r w:rsidR="00334256">
        <w:t xml:space="preserve"> and </w:t>
      </w:r>
      <w:r w:rsidR="009F27CD">
        <w:t xml:space="preserve">Dataset or Computation </w:t>
      </w:r>
      <w:r w:rsidR="00334256">
        <w:t>Flag Definitions</w:t>
      </w:r>
      <w:bookmarkEnd w:id="45"/>
      <w:bookmarkEnd w:id="46"/>
      <w:bookmarkEnd w:id="47"/>
    </w:p>
    <w:p w:rsidR="003E52B3" w:rsidRDefault="00276737">
      <w:bookmarkStart w:id="48" w:name="1044519"/>
      <w:bookmarkEnd w:id="48"/>
      <w:r>
        <w:t xml:space="preserve">The </w:t>
      </w:r>
      <w:r w:rsidR="003E52B3">
        <w:t>following pre-computation checks</w:t>
      </w:r>
      <w:r w:rsidR="00533CDD">
        <w:t xml:space="preserve"> </w:t>
      </w:r>
      <w:r>
        <w:t xml:space="preserve">will be performed </w:t>
      </w:r>
      <w:r w:rsidR="00E033B9">
        <w:t xml:space="preserve">with </w:t>
      </w:r>
      <w:r w:rsidR="00533CDD">
        <w:t>the concentration data and analysis info</w:t>
      </w:r>
      <w:r>
        <w:t>/setup information</w:t>
      </w:r>
      <w:r w:rsidR="00533CDD">
        <w:t xml:space="preserve"> </w:t>
      </w:r>
      <w:r w:rsidR="003E52B3">
        <w:t>before computing any parameter</w:t>
      </w:r>
      <w:r w:rsidR="00764E8A">
        <w:t>.</w:t>
      </w:r>
    </w:p>
    <w:p w:rsidR="00334256" w:rsidRDefault="00334256"/>
    <w:p w:rsidR="00334256" w:rsidRDefault="00334256">
      <w:r>
        <w:t xml:space="preserve">Flag definitions </w:t>
      </w:r>
      <w:r w:rsidR="009F27CD">
        <w:t>are identified here as dataset flags (data field items intended to be provided with the analysis dataset) or as computation flags, flags that are generated as the analysis is performed and may be represented as dependencies for other computatons.</w:t>
      </w:r>
    </w:p>
    <w:p w:rsidR="004736DC" w:rsidRDefault="004736DC"/>
    <w:p w:rsidR="00533CDD" w:rsidRDefault="00533CDD"/>
    <w:tbl>
      <w:tblPr>
        <w:tblW w:w="9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2"/>
        <w:gridCol w:w="8553"/>
      </w:tblGrid>
      <w:tr w:rsidR="00533CDD" w:rsidRPr="00846DB7" w:rsidTr="007A5AE9">
        <w:tc>
          <w:tcPr>
            <w:tcW w:w="692" w:type="dxa"/>
          </w:tcPr>
          <w:p w:rsidR="00533CDD" w:rsidRPr="00846DB7" w:rsidRDefault="004736DC" w:rsidP="00846DB7">
            <w:pPr>
              <w:pStyle w:val="TableContent"/>
              <w:jc w:val="center"/>
              <w:rPr>
                <w:bCs w:val="0"/>
                <w:sz w:val="18"/>
              </w:rPr>
            </w:pPr>
            <w:r w:rsidRPr="00846DB7">
              <w:rPr>
                <w:bCs w:val="0"/>
                <w:sz w:val="18"/>
              </w:rPr>
              <w:t>1</w:t>
            </w:r>
          </w:p>
        </w:tc>
        <w:tc>
          <w:tcPr>
            <w:tcW w:w="8553" w:type="dxa"/>
          </w:tcPr>
          <w:p w:rsidR="00533CDD" w:rsidRPr="00846DB7" w:rsidRDefault="00936820" w:rsidP="00936820">
            <w:pPr>
              <w:pStyle w:val="TableContent"/>
              <w:rPr>
                <w:rFonts w:cs="Arial"/>
                <w:b/>
                <w:bCs w:val="0"/>
                <w:sz w:val="18"/>
              </w:rPr>
            </w:pPr>
            <w:r w:rsidRPr="00846DB7">
              <w:rPr>
                <w:rFonts w:cs="Arial"/>
                <w:b/>
                <w:bCs w:val="0"/>
                <w:sz w:val="18"/>
              </w:rPr>
              <w:t>Set</w:t>
            </w:r>
            <w:r w:rsidR="00674C9A">
              <w:rPr>
                <w:rFonts w:cs="Arial"/>
                <w:b/>
                <w:bCs w:val="0"/>
                <w:sz w:val="18"/>
              </w:rPr>
              <w:t>/Manage</w:t>
            </w:r>
            <w:r w:rsidRPr="00846DB7">
              <w:rPr>
                <w:rFonts w:cs="Arial"/>
                <w:b/>
                <w:bCs w:val="0"/>
                <w:sz w:val="18"/>
              </w:rPr>
              <w:t xml:space="preserve"> </w:t>
            </w:r>
            <w:r w:rsidR="00674C9A">
              <w:rPr>
                <w:rFonts w:cs="Arial"/>
                <w:b/>
                <w:bCs w:val="0"/>
                <w:sz w:val="18"/>
              </w:rPr>
              <w:t xml:space="preserve">Data Exclusion </w:t>
            </w:r>
            <w:r w:rsidRPr="00846DB7">
              <w:rPr>
                <w:rFonts w:cs="Arial"/>
                <w:b/>
                <w:bCs w:val="0"/>
                <w:sz w:val="18"/>
              </w:rPr>
              <w:t xml:space="preserve">Flag </w:t>
            </w:r>
            <w:r w:rsidR="00674C9A">
              <w:rPr>
                <w:rFonts w:cs="Arial"/>
                <w:b/>
                <w:bCs w:val="0"/>
                <w:sz w:val="18"/>
              </w:rPr>
              <w:t>Fields</w:t>
            </w:r>
          </w:p>
          <w:p w:rsidR="00E56D34" w:rsidRDefault="00533CDD" w:rsidP="002D3375">
            <w:pPr>
              <w:pStyle w:val="TableContent"/>
              <w:rPr>
                <w:rFonts w:cs="Arial"/>
                <w:color w:val="000000"/>
                <w:sz w:val="19"/>
                <w:szCs w:val="19"/>
                <w:shd w:val="clear" w:color="auto" w:fill="FFFFFF"/>
              </w:rPr>
            </w:pPr>
            <w:r w:rsidRPr="00846DB7">
              <w:rPr>
                <w:rFonts w:cs="Arial"/>
                <w:bCs w:val="0"/>
                <w:sz w:val="18"/>
              </w:rPr>
              <w:t xml:space="preserve">System will </w:t>
            </w:r>
            <w:r w:rsidR="00674C9A">
              <w:rPr>
                <w:rFonts w:cs="Arial"/>
                <w:bCs w:val="0"/>
                <w:sz w:val="18"/>
              </w:rPr>
              <w:t xml:space="preserve">identify the </w:t>
            </w:r>
            <w:r w:rsidRPr="00846DB7">
              <w:rPr>
                <w:rFonts w:cs="Arial"/>
                <w:bCs w:val="0"/>
                <w:sz w:val="18"/>
              </w:rPr>
              <w:t xml:space="preserve">following flag </w:t>
            </w:r>
            <w:r w:rsidR="00674C9A">
              <w:rPr>
                <w:rFonts w:cs="Arial"/>
                <w:bCs w:val="0"/>
                <w:sz w:val="18"/>
              </w:rPr>
              <w:t>data fields</w:t>
            </w:r>
            <w:r w:rsidR="002C0FFB">
              <w:rPr>
                <w:rFonts w:cs="Arial"/>
                <w:bCs w:val="0"/>
                <w:sz w:val="18"/>
              </w:rPr>
              <w:t xml:space="preserve"> which are carried as data items with the concentration data or similar datastructure. The PK Analyst set</w:t>
            </w:r>
            <w:r w:rsidR="00E56D34">
              <w:rPr>
                <w:rFonts w:cs="Arial"/>
                <w:bCs w:val="0"/>
                <w:sz w:val="18"/>
              </w:rPr>
              <w:t>s</w:t>
            </w:r>
            <w:r w:rsidR="002C0FFB">
              <w:rPr>
                <w:rFonts w:cs="Arial"/>
                <w:bCs w:val="0"/>
                <w:sz w:val="18"/>
              </w:rPr>
              <w:t xml:space="preserve"> these </w:t>
            </w:r>
            <w:r w:rsidR="00E56D34">
              <w:rPr>
                <w:rFonts w:cs="Arial"/>
                <w:bCs w:val="0"/>
                <w:sz w:val="18"/>
              </w:rPr>
              <w:t xml:space="preserve">flag field values via </w:t>
            </w:r>
            <w:r w:rsidR="002C0FFB">
              <w:rPr>
                <w:rFonts w:cs="Arial"/>
                <w:bCs w:val="0"/>
                <w:sz w:val="18"/>
              </w:rPr>
              <w:t xml:space="preserve">the NCA </w:t>
            </w:r>
            <w:proofErr w:type="gramStart"/>
            <w:r w:rsidR="002C0FFB">
              <w:rPr>
                <w:rFonts w:cs="Arial"/>
                <w:bCs w:val="0"/>
                <w:sz w:val="18"/>
              </w:rPr>
              <w:t xml:space="preserve">application  </w:t>
            </w:r>
            <w:r w:rsidR="002D3375">
              <w:rPr>
                <w:rFonts w:cs="Arial"/>
                <w:bCs w:val="0"/>
                <w:sz w:val="18"/>
              </w:rPr>
              <w:t>interface</w:t>
            </w:r>
            <w:proofErr w:type="gramEnd"/>
            <w:r w:rsidR="002D3375">
              <w:rPr>
                <w:rFonts w:cs="Arial"/>
                <w:bCs w:val="0"/>
                <w:sz w:val="18"/>
              </w:rPr>
              <w:t xml:space="preserve"> </w:t>
            </w:r>
            <w:r w:rsidR="00E56D34">
              <w:rPr>
                <w:rFonts w:cs="Arial"/>
                <w:bCs w:val="0"/>
                <w:sz w:val="18"/>
              </w:rPr>
              <w:t xml:space="preserve">(or could be set by creating the flag fields in batch/direct calls to the computation engine) </w:t>
            </w:r>
            <w:r w:rsidR="002D3375">
              <w:rPr>
                <w:rFonts w:cs="Arial"/>
                <w:color w:val="000000"/>
                <w:sz w:val="19"/>
                <w:szCs w:val="19"/>
                <w:shd w:val="clear" w:color="auto" w:fill="FFFFFF"/>
              </w:rPr>
              <w:t xml:space="preserve">to exclude/include data points from certain computations and summaries. </w:t>
            </w:r>
            <w:r w:rsidR="00E56D34" w:rsidRPr="002D3375">
              <w:rPr>
                <w:rFonts w:cs="Arial"/>
                <w:color w:val="000000"/>
                <w:sz w:val="19"/>
                <w:szCs w:val="19"/>
                <w:shd w:val="clear" w:color="auto" w:fill="FFFFFF"/>
              </w:rPr>
              <w:t xml:space="preserve">If </w:t>
            </w:r>
            <w:r w:rsidR="00E56D34">
              <w:rPr>
                <w:rFonts w:cs="Arial"/>
                <w:color w:val="000000"/>
                <w:sz w:val="19"/>
                <w:szCs w:val="19"/>
                <w:shd w:val="clear" w:color="auto" w:fill="FFFFFF"/>
              </w:rPr>
              <w:t xml:space="preserve">NCA analysis </w:t>
            </w:r>
            <w:r w:rsidR="00E56D34" w:rsidRPr="002D3375">
              <w:rPr>
                <w:rFonts w:cs="Arial"/>
                <w:color w:val="000000"/>
                <w:sz w:val="19"/>
                <w:szCs w:val="19"/>
                <w:shd w:val="clear" w:color="auto" w:fill="FFFFFF"/>
              </w:rPr>
              <w:t xml:space="preserve">parameters have not been calculated </w:t>
            </w:r>
            <w:r w:rsidR="00E56D34">
              <w:rPr>
                <w:rFonts w:cs="Arial"/>
                <w:color w:val="000000"/>
                <w:sz w:val="19"/>
                <w:szCs w:val="19"/>
                <w:shd w:val="clear" w:color="auto" w:fill="FFFFFF"/>
              </w:rPr>
              <w:t xml:space="preserve">the </w:t>
            </w:r>
            <w:r w:rsidR="00E56D34" w:rsidRPr="002D3375">
              <w:rPr>
                <w:rFonts w:cs="Arial"/>
                <w:color w:val="000000"/>
                <w:sz w:val="19"/>
                <w:szCs w:val="19"/>
                <w:shd w:val="clear" w:color="auto" w:fill="FFFFFF"/>
              </w:rPr>
              <w:t xml:space="preserve">flag </w:t>
            </w:r>
            <w:r w:rsidR="00E56D34">
              <w:rPr>
                <w:rFonts w:cs="Arial"/>
                <w:color w:val="000000"/>
                <w:sz w:val="19"/>
                <w:szCs w:val="19"/>
                <w:shd w:val="clear" w:color="auto" w:fill="FFFFFF"/>
              </w:rPr>
              <w:t>fields do not appear as data items in the dataframes associated with concentration and parameter data, depending upon computation engine implementation</w:t>
            </w:r>
            <w:r w:rsidR="00E56D34" w:rsidRPr="002D3375">
              <w:rPr>
                <w:rFonts w:cs="Arial"/>
                <w:color w:val="000000"/>
                <w:sz w:val="19"/>
                <w:szCs w:val="19"/>
                <w:shd w:val="clear" w:color="auto" w:fill="FFFFFF"/>
              </w:rPr>
              <w:t>.</w:t>
            </w:r>
          </w:p>
          <w:p w:rsidR="00E56D34" w:rsidRDefault="00E56D34" w:rsidP="002D3375">
            <w:pPr>
              <w:pStyle w:val="TableContent"/>
              <w:rPr>
                <w:rFonts w:cs="Arial"/>
                <w:color w:val="000000"/>
                <w:sz w:val="19"/>
                <w:szCs w:val="19"/>
                <w:shd w:val="clear" w:color="auto" w:fill="FFFFFF"/>
              </w:rPr>
            </w:pPr>
          </w:p>
          <w:p w:rsidR="00DD23B0" w:rsidRPr="002B1191" w:rsidRDefault="00DD23B0" w:rsidP="00E63656">
            <w:pPr>
              <w:pStyle w:val="TableContent"/>
              <w:rPr>
                <w:rFonts w:cs="Arial"/>
                <w:color w:val="000000"/>
                <w:sz w:val="19"/>
                <w:szCs w:val="19"/>
                <w:shd w:val="clear" w:color="auto" w:fill="FFFFFF"/>
              </w:rPr>
            </w:pPr>
            <w:r w:rsidRPr="002B1191">
              <w:rPr>
                <w:rFonts w:cs="Arial"/>
                <w:color w:val="000000"/>
                <w:sz w:val="19"/>
                <w:szCs w:val="19"/>
                <w:shd w:val="clear" w:color="auto" w:fill="FFFFFF"/>
              </w:rPr>
              <w:t xml:space="preserve">If any of the </w:t>
            </w:r>
            <w:r>
              <w:rPr>
                <w:rFonts w:cs="Arial"/>
                <w:color w:val="000000"/>
                <w:sz w:val="19"/>
                <w:szCs w:val="19"/>
                <w:shd w:val="clear" w:color="auto" w:fill="FFFFFF"/>
              </w:rPr>
              <w:t>D</w:t>
            </w:r>
            <w:r w:rsidRPr="002B1191">
              <w:rPr>
                <w:rFonts w:cs="Arial"/>
                <w:color w:val="000000"/>
                <w:sz w:val="19"/>
                <w:szCs w:val="19"/>
                <w:shd w:val="clear" w:color="auto" w:fill="FFFFFF"/>
              </w:rPr>
              <w:t xml:space="preserve">ata </w:t>
            </w:r>
            <w:r>
              <w:rPr>
                <w:rFonts w:cs="Arial"/>
                <w:color w:val="000000"/>
                <w:sz w:val="19"/>
                <w:szCs w:val="19"/>
                <w:shd w:val="clear" w:color="auto" w:fill="FFFFFF"/>
              </w:rPr>
              <w:t>Exclusion Flag F</w:t>
            </w:r>
            <w:r w:rsidRPr="002B1191">
              <w:rPr>
                <w:rFonts w:cs="Arial"/>
                <w:color w:val="000000"/>
                <w:sz w:val="19"/>
                <w:szCs w:val="19"/>
                <w:shd w:val="clear" w:color="auto" w:fill="FFFFFF"/>
              </w:rPr>
              <w:t xml:space="preserve">ields </w:t>
            </w:r>
            <w:r w:rsidR="00F76B60">
              <w:rPr>
                <w:rFonts w:cs="Arial"/>
                <w:color w:val="000000"/>
                <w:sz w:val="19"/>
                <w:szCs w:val="19"/>
                <w:shd w:val="clear" w:color="auto" w:fill="FFFFFF"/>
              </w:rPr>
              <w:t xml:space="preserve">isn’t present in the dataset(s), the computation engine </w:t>
            </w:r>
            <w:r w:rsidRPr="002B1191">
              <w:rPr>
                <w:rFonts w:cs="Arial"/>
                <w:color w:val="000000"/>
                <w:sz w:val="19"/>
                <w:szCs w:val="19"/>
                <w:shd w:val="clear" w:color="auto" w:fill="FFFFFF"/>
              </w:rPr>
              <w:t xml:space="preserve">sets FLGEXKEL </w:t>
            </w:r>
            <w:r w:rsidR="00F76B60">
              <w:rPr>
                <w:rFonts w:cs="Arial"/>
                <w:color w:val="000000"/>
                <w:sz w:val="19"/>
                <w:szCs w:val="19"/>
                <w:shd w:val="clear" w:color="auto" w:fill="FFFFFF"/>
              </w:rPr>
              <w:t xml:space="preserve">flag field </w:t>
            </w:r>
            <w:r w:rsidRPr="002B1191">
              <w:rPr>
                <w:rFonts w:cs="Arial"/>
                <w:color w:val="000000"/>
                <w:sz w:val="19"/>
                <w:szCs w:val="19"/>
                <w:shd w:val="clear" w:color="auto" w:fill="FFFFFF"/>
              </w:rPr>
              <w:t>to 1</w:t>
            </w:r>
            <w:r w:rsidR="00F76B60">
              <w:rPr>
                <w:rFonts w:cs="Arial"/>
                <w:color w:val="000000"/>
                <w:sz w:val="19"/>
                <w:szCs w:val="19"/>
                <w:shd w:val="clear" w:color="auto" w:fill="FFFFFF"/>
              </w:rPr>
              <w:t xml:space="preserve"> </w:t>
            </w:r>
            <w:r w:rsidRPr="002B1191">
              <w:rPr>
                <w:rFonts w:cs="Arial"/>
                <w:color w:val="000000"/>
                <w:sz w:val="19"/>
                <w:szCs w:val="19"/>
                <w:shd w:val="clear" w:color="auto" w:fill="FFFFFF"/>
              </w:rPr>
              <w:t xml:space="preserve">(i.e. exclude all data points in a profile) </w:t>
            </w:r>
            <w:r w:rsidR="00F76B60">
              <w:rPr>
                <w:rFonts w:cs="Arial"/>
                <w:color w:val="000000"/>
                <w:sz w:val="19"/>
                <w:szCs w:val="19"/>
                <w:shd w:val="clear" w:color="auto" w:fill="FFFFFF"/>
              </w:rPr>
              <w:t xml:space="preserve">and all other data exclusion flag fields to 0 as </w:t>
            </w:r>
            <w:r w:rsidRPr="002B1191">
              <w:rPr>
                <w:rFonts w:cs="Arial"/>
                <w:color w:val="000000"/>
                <w:sz w:val="19"/>
                <w:szCs w:val="19"/>
                <w:shd w:val="clear" w:color="auto" w:fill="FFFFFF"/>
              </w:rPr>
              <w:t>default value</w:t>
            </w:r>
            <w:r w:rsidR="00F76B60">
              <w:rPr>
                <w:rFonts w:cs="Arial"/>
                <w:color w:val="000000"/>
                <w:sz w:val="19"/>
                <w:szCs w:val="19"/>
                <w:shd w:val="clear" w:color="auto" w:fill="FFFFFF"/>
              </w:rPr>
              <w:t>s</w:t>
            </w:r>
            <w:r w:rsidRPr="002B1191">
              <w:rPr>
                <w:rFonts w:cs="Arial"/>
                <w:color w:val="000000"/>
                <w:sz w:val="19"/>
                <w:szCs w:val="19"/>
                <w:shd w:val="clear" w:color="auto" w:fill="FFFFFF"/>
              </w:rPr>
              <w:t>.</w:t>
            </w:r>
          </w:p>
          <w:p w:rsidR="00DD23B0" w:rsidRDefault="00DD23B0" w:rsidP="002D3375">
            <w:pPr>
              <w:pStyle w:val="TableContent"/>
              <w:rPr>
                <w:rFonts w:cs="Arial"/>
                <w:color w:val="000000"/>
                <w:sz w:val="19"/>
                <w:szCs w:val="19"/>
                <w:shd w:val="clear" w:color="auto" w:fill="FFFFFF"/>
              </w:rPr>
            </w:pPr>
          </w:p>
          <w:p w:rsidR="002D3375" w:rsidRDefault="002D3375" w:rsidP="002D3375">
            <w:pPr>
              <w:pStyle w:val="TableContent"/>
              <w:rPr>
                <w:rFonts w:cs="Arial"/>
                <w:color w:val="000000"/>
                <w:sz w:val="19"/>
                <w:szCs w:val="19"/>
                <w:shd w:val="clear" w:color="auto" w:fill="FFFFFF"/>
              </w:rPr>
            </w:pPr>
            <w:r>
              <w:rPr>
                <w:rFonts w:cs="Arial"/>
                <w:color w:val="000000"/>
                <w:sz w:val="19"/>
                <w:szCs w:val="19"/>
                <w:shd w:val="clear" w:color="auto" w:fill="FFFFFF"/>
              </w:rPr>
              <w:t>Note that data checks are still performed and an associated data point can be excluded if the point fails a data check.</w:t>
            </w:r>
          </w:p>
          <w:p w:rsidR="00046DF7" w:rsidRDefault="00046DF7" w:rsidP="002D3375">
            <w:pPr>
              <w:pStyle w:val="TableContent"/>
              <w:rPr>
                <w:rFonts w:cs="Arial"/>
                <w:color w:val="000000"/>
                <w:sz w:val="19"/>
                <w:szCs w:val="19"/>
                <w:shd w:val="clear" w:color="auto" w:fill="FFFFFF"/>
              </w:rPr>
            </w:pPr>
          </w:p>
          <w:p w:rsidR="00046DF7" w:rsidRDefault="00046DF7" w:rsidP="002D3375">
            <w:pPr>
              <w:pStyle w:val="TableContent"/>
              <w:rPr>
                <w:rFonts w:cs="Arial"/>
                <w:color w:val="000000"/>
                <w:sz w:val="19"/>
                <w:szCs w:val="19"/>
                <w:shd w:val="clear" w:color="auto" w:fill="FFFFFF"/>
              </w:rPr>
            </w:pPr>
            <w:r>
              <w:rPr>
                <w:rFonts w:cs="Arial"/>
                <w:color w:val="000000"/>
                <w:sz w:val="19"/>
                <w:szCs w:val="19"/>
                <w:shd w:val="clear" w:color="auto" w:fill="FFFFFF"/>
              </w:rPr>
              <w:t xml:space="preserve">Definitions for each of the following data exclusion flag fields appear in Section </w:t>
            </w:r>
            <w:r>
              <w:rPr>
                <w:rFonts w:cs="Arial"/>
                <w:color w:val="000000"/>
                <w:sz w:val="19"/>
                <w:szCs w:val="19"/>
                <w:shd w:val="clear" w:color="auto" w:fill="FFFFFF"/>
              </w:rPr>
              <w:fldChar w:fldCharType="begin"/>
            </w:r>
            <w:r>
              <w:rPr>
                <w:rFonts w:cs="Arial"/>
                <w:color w:val="000000"/>
                <w:sz w:val="19"/>
                <w:szCs w:val="19"/>
                <w:shd w:val="clear" w:color="auto" w:fill="FFFFFF"/>
              </w:rPr>
              <w:instrText xml:space="preserve"> REF _Ref507164346 \h </w:instrText>
            </w:r>
            <w:r>
              <w:rPr>
                <w:rFonts w:cs="Arial"/>
                <w:color w:val="000000"/>
                <w:sz w:val="19"/>
                <w:szCs w:val="19"/>
                <w:shd w:val="clear" w:color="auto" w:fill="FFFFFF"/>
              </w:rPr>
            </w:r>
            <w:r>
              <w:rPr>
                <w:rFonts w:cs="Arial"/>
                <w:color w:val="000000"/>
                <w:sz w:val="19"/>
                <w:szCs w:val="19"/>
                <w:shd w:val="clear" w:color="auto" w:fill="FFFFFF"/>
              </w:rPr>
              <w:fldChar w:fldCharType="separate"/>
            </w:r>
            <w:r>
              <w:t>Data Exclusion Flag Fields</w:t>
            </w:r>
            <w:r>
              <w:rPr>
                <w:rFonts w:cs="Arial"/>
                <w:color w:val="000000"/>
                <w:sz w:val="19"/>
                <w:szCs w:val="19"/>
                <w:shd w:val="clear" w:color="auto" w:fill="FFFFFF"/>
              </w:rPr>
              <w:fldChar w:fldCharType="end"/>
            </w:r>
          </w:p>
          <w:p w:rsidR="00533CDD" w:rsidRPr="00846DB7" w:rsidRDefault="00533CDD" w:rsidP="00936820">
            <w:pPr>
              <w:pStyle w:val="TableContent"/>
              <w:rPr>
                <w:rFonts w:cs="Arial"/>
                <w:bCs w:val="0"/>
                <w:sz w:val="18"/>
              </w:rPr>
            </w:pPr>
          </w:p>
          <w:p w:rsidR="002D3375" w:rsidRPr="00740EA1"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FLGEXKEL \h </w:instrText>
            </w:r>
            <w:r>
              <w:rPr>
                <w:rFonts w:cs="Arial"/>
                <w:bCs w:val="0"/>
                <w:sz w:val="18"/>
                <w:szCs w:val="18"/>
              </w:rPr>
            </w:r>
            <w:r>
              <w:rPr>
                <w:rFonts w:cs="Arial"/>
                <w:bCs w:val="0"/>
                <w:sz w:val="18"/>
                <w:szCs w:val="18"/>
              </w:rPr>
              <w:fldChar w:fldCharType="separate"/>
            </w:r>
            <w:r w:rsidRPr="005273BF">
              <w:rPr>
                <w:rFonts w:cs="Arial"/>
                <w:b/>
              </w:rPr>
              <w:t>FLG</w:t>
            </w:r>
            <w:r>
              <w:rPr>
                <w:rFonts w:cs="Arial"/>
                <w:b/>
              </w:rPr>
              <w:t>EX</w:t>
            </w:r>
            <w:r w:rsidRPr="005273BF">
              <w:rPr>
                <w:rFonts w:cs="Arial"/>
                <w:b/>
              </w:rPr>
              <w:t>KEL</w:t>
            </w:r>
            <w:r>
              <w:rPr>
                <w:rFonts w:cs="Arial"/>
                <w:bCs w:val="0"/>
                <w:sz w:val="18"/>
                <w:szCs w:val="18"/>
              </w:rPr>
              <w:fldChar w:fldCharType="end"/>
            </w:r>
            <w:r w:rsidR="00046DF7" w:rsidRPr="00E63656">
              <w:rPr>
                <w:rFonts w:cs="Arial"/>
                <w:bCs w:val="0"/>
                <w:sz w:val="18"/>
                <w:szCs w:val="18"/>
              </w:rPr>
              <w:t>–</w:t>
            </w:r>
            <w:r w:rsidR="00046DF7" w:rsidRPr="003C2F7C">
              <w:rPr>
                <w:rFonts w:cs="Arial"/>
                <w:bCs w:val="0"/>
                <w:sz w:val="18"/>
                <w:szCs w:val="18"/>
              </w:rPr>
              <w:t xml:space="preserve"> </w:t>
            </w:r>
            <w:r w:rsidR="00046DF7" w:rsidRPr="002B6022">
              <w:rPr>
                <w:rFonts w:cs="Arial"/>
                <w:bCs w:val="0"/>
                <w:sz w:val="18"/>
                <w:szCs w:val="18"/>
              </w:rPr>
              <w:t>KEL Exclude flag fie</w:t>
            </w:r>
            <w:r w:rsidR="00046DF7" w:rsidRPr="00740EA1">
              <w:rPr>
                <w:rFonts w:cs="Arial"/>
                <w:bCs w:val="0"/>
                <w:sz w:val="18"/>
                <w:szCs w:val="18"/>
              </w:rPr>
              <w:t>ld</w:t>
            </w:r>
          </w:p>
          <w:p w:rsidR="002D3375" w:rsidRPr="00457853" w:rsidRDefault="002D3375" w:rsidP="002D3375">
            <w:pPr>
              <w:pStyle w:val="TableContent"/>
              <w:ind w:left="720"/>
              <w:rPr>
                <w:rFonts w:cs="Arial"/>
                <w:bCs w:val="0"/>
                <w:sz w:val="18"/>
                <w:szCs w:val="18"/>
              </w:rPr>
            </w:pPr>
            <w:r w:rsidRPr="00E63656">
              <w:rPr>
                <w:rFonts w:cs="Arial"/>
                <w:color w:val="000000"/>
                <w:sz w:val="18"/>
                <w:szCs w:val="18"/>
                <w:shd w:val="clear" w:color="auto" w:fill="FFFFFF"/>
              </w:rPr>
              <w:t>KEL Exclude Flag Based on selections made by PK Analyst. Flag value set to 1 for a data point excludes the data point from Kel calculation and all Kel associated parameter calculations. Flag value set to 0 for a data point includes the data point in the Kel calculation and all Kel associated parameter calculations.</w:t>
            </w:r>
          </w:p>
          <w:p w:rsidR="00533CDD" w:rsidRPr="0014390B"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FLGEXAUC \h </w:instrText>
            </w:r>
            <w:r>
              <w:rPr>
                <w:rFonts w:cs="Arial"/>
                <w:bCs w:val="0"/>
                <w:sz w:val="18"/>
                <w:szCs w:val="18"/>
              </w:rPr>
            </w:r>
            <w:r>
              <w:rPr>
                <w:rFonts w:cs="Arial"/>
                <w:bCs w:val="0"/>
                <w:sz w:val="18"/>
                <w:szCs w:val="18"/>
              </w:rPr>
              <w:fldChar w:fldCharType="separate"/>
            </w:r>
            <w:r w:rsidRPr="005273BF">
              <w:rPr>
                <w:rFonts w:cs="Arial"/>
                <w:b/>
              </w:rPr>
              <w:t>FLG</w:t>
            </w:r>
            <w:r>
              <w:rPr>
                <w:rFonts w:cs="Arial"/>
                <w:b/>
              </w:rPr>
              <w:t>EX</w:t>
            </w:r>
            <w:r w:rsidRPr="005273BF">
              <w:rPr>
                <w:rFonts w:cs="Arial"/>
                <w:b/>
              </w:rPr>
              <w:t>AUC</w:t>
            </w:r>
            <w:r>
              <w:rPr>
                <w:rFonts w:cs="Arial"/>
                <w:bCs w:val="0"/>
                <w:sz w:val="18"/>
                <w:szCs w:val="18"/>
              </w:rPr>
              <w:fldChar w:fldCharType="end"/>
            </w:r>
            <w:r w:rsidR="00046DF7" w:rsidRPr="00277B3C">
              <w:rPr>
                <w:rFonts w:cs="Arial"/>
                <w:bCs w:val="0"/>
                <w:sz w:val="18"/>
                <w:szCs w:val="18"/>
              </w:rPr>
              <w:t>– AUC Exclude flag field</w:t>
            </w:r>
          </w:p>
          <w:p w:rsidR="002D3375" w:rsidRPr="00E63656" w:rsidRDefault="002D3375" w:rsidP="002D3375">
            <w:pPr>
              <w:pStyle w:val="TableContent"/>
              <w:ind w:left="720"/>
              <w:rPr>
                <w:rFonts w:cs="Arial"/>
                <w:color w:val="000000"/>
                <w:sz w:val="18"/>
                <w:szCs w:val="18"/>
                <w:shd w:val="clear" w:color="auto" w:fill="FFFFFF"/>
              </w:rPr>
            </w:pPr>
            <w:r w:rsidRPr="00E63656">
              <w:rPr>
                <w:rFonts w:cs="Arial"/>
                <w:color w:val="000000"/>
                <w:sz w:val="18"/>
                <w:szCs w:val="18"/>
                <w:shd w:val="clear" w:color="auto" w:fill="FFFFFF"/>
              </w:rPr>
              <w:t xml:space="preserve">AUC Exclude Flag Based on selections made by PK Analyst. Flag value set to 1 for a data point excludes the data point from the AUC calculation and all AUC associated parameter calculations. When the FLGEXAUC Flag value is set to 0 the data point is specifically included in AUC parameter </w:t>
            </w:r>
            <w:r w:rsidR="00E56D34" w:rsidRPr="00E63656">
              <w:rPr>
                <w:rFonts w:cs="Arial"/>
                <w:color w:val="000000"/>
                <w:sz w:val="18"/>
                <w:szCs w:val="18"/>
                <w:shd w:val="clear" w:color="auto" w:fill="FFFFFF"/>
              </w:rPr>
              <w:t xml:space="preserve">type </w:t>
            </w:r>
            <w:r w:rsidRPr="00E63656">
              <w:rPr>
                <w:rFonts w:cs="Arial"/>
                <w:color w:val="000000"/>
                <w:sz w:val="18"/>
                <w:szCs w:val="18"/>
                <w:shd w:val="clear" w:color="auto" w:fill="FFFFFF"/>
              </w:rPr>
              <w:t>calculations</w:t>
            </w:r>
            <w:r w:rsidR="00E56D34" w:rsidRPr="00E63656">
              <w:rPr>
                <w:rFonts w:cs="Arial"/>
                <w:color w:val="000000"/>
                <w:sz w:val="18"/>
                <w:szCs w:val="18"/>
                <w:shd w:val="clear" w:color="auto" w:fill="FFFFFF"/>
              </w:rPr>
              <w:t>.</w:t>
            </w:r>
          </w:p>
          <w:p w:rsidR="00533CDD" w:rsidRPr="00457853"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FLGEXSDE \h </w:instrText>
            </w:r>
            <w:r>
              <w:rPr>
                <w:rFonts w:cs="Arial"/>
                <w:bCs w:val="0"/>
                <w:sz w:val="18"/>
                <w:szCs w:val="18"/>
              </w:rPr>
            </w:r>
            <w:r>
              <w:rPr>
                <w:rFonts w:cs="Arial"/>
                <w:bCs w:val="0"/>
                <w:sz w:val="18"/>
                <w:szCs w:val="18"/>
              </w:rPr>
              <w:fldChar w:fldCharType="separate"/>
            </w:r>
            <w:r w:rsidRPr="005273BF">
              <w:rPr>
                <w:rFonts w:cs="Arial"/>
                <w:b/>
              </w:rPr>
              <w:t>FLGEX</w:t>
            </w:r>
            <w:r>
              <w:rPr>
                <w:rFonts w:cs="Arial"/>
                <w:b/>
              </w:rPr>
              <w:t>SDE</w:t>
            </w:r>
            <w:r>
              <w:rPr>
                <w:rFonts w:cs="Arial"/>
                <w:bCs w:val="0"/>
                <w:sz w:val="18"/>
                <w:szCs w:val="18"/>
              </w:rPr>
              <w:fldChar w:fldCharType="end"/>
            </w:r>
            <w:r w:rsidR="00046DF7" w:rsidRPr="00457853">
              <w:rPr>
                <w:rFonts w:cs="Arial"/>
                <w:bCs w:val="0"/>
                <w:sz w:val="18"/>
                <w:szCs w:val="18"/>
              </w:rPr>
              <w:t>– Ex</w:t>
            </w:r>
            <w:r w:rsidR="00E56D34" w:rsidRPr="00457853">
              <w:rPr>
                <w:rFonts w:cs="Arial"/>
                <w:bCs w:val="0"/>
                <w:sz w:val="18"/>
                <w:szCs w:val="18"/>
              </w:rPr>
              <w:t>clude from ALL</w:t>
            </w:r>
            <w:r w:rsidR="00046DF7" w:rsidRPr="00457853">
              <w:rPr>
                <w:rFonts w:cs="Arial"/>
                <w:bCs w:val="0"/>
                <w:sz w:val="18"/>
                <w:szCs w:val="18"/>
              </w:rPr>
              <w:t xml:space="preserve"> computations flag field</w:t>
            </w:r>
          </w:p>
          <w:p w:rsidR="002D3375" w:rsidRPr="00457853" w:rsidRDefault="002D3375" w:rsidP="002D3375">
            <w:pPr>
              <w:pStyle w:val="TableContent"/>
              <w:ind w:left="720"/>
              <w:rPr>
                <w:rFonts w:cs="Arial"/>
                <w:color w:val="000000"/>
                <w:sz w:val="18"/>
                <w:szCs w:val="18"/>
                <w:shd w:val="clear" w:color="auto" w:fill="FFFFFF"/>
              </w:rPr>
            </w:pPr>
            <w:r w:rsidRPr="00457853">
              <w:rPr>
                <w:rFonts w:cs="Arial"/>
                <w:color w:val="000000"/>
                <w:sz w:val="18"/>
                <w:szCs w:val="18"/>
                <w:shd w:val="clear" w:color="auto" w:fill="FFFFFF"/>
              </w:rPr>
              <w:t xml:space="preserve">Exclude Concentration and Time Data from All Calculations Flag. </w:t>
            </w:r>
            <w:r w:rsidR="00DD23B0" w:rsidRPr="00457853">
              <w:rPr>
                <w:rFonts w:cs="Arial"/>
                <w:color w:val="000000"/>
                <w:sz w:val="18"/>
                <w:szCs w:val="18"/>
                <w:shd w:val="clear" w:color="auto" w:fill="FFFFFF"/>
              </w:rPr>
              <w:t xml:space="preserve">When the FLGEXSDE Data Flag field is set to 1 for a particular datapoint, it is excluded from all parameter calculations. To exclude an entire SDE/profile completely, all FLGEXSDE values for each of the data point records within the SDE/profile need to be set to 1. This flag is also used to exclude subject from calculations if the analyst excludes an entire subject from all computations by setting the FLGEXSDE flag for all data points from each of the </w:t>
            </w:r>
            <w:proofErr w:type="gramStart"/>
            <w:r w:rsidR="00DD23B0" w:rsidRPr="00457853">
              <w:rPr>
                <w:rFonts w:cs="Arial"/>
                <w:color w:val="000000"/>
                <w:sz w:val="18"/>
                <w:szCs w:val="18"/>
                <w:shd w:val="clear" w:color="auto" w:fill="FFFFFF"/>
              </w:rPr>
              <w:t>subjects</w:t>
            </w:r>
            <w:proofErr w:type="gramEnd"/>
            <w:r w:rsidR="00DD23B0" w:rsidRPr="00457853">
              <w:rPr>
                <w:rFonts w:cs="Arial"/>
                <w:color w:val="000000"/>
                <w:sz w:val="18"/>
                <w:szCs w:val="18"/>
                <w:shd w:val="clear" w:color="auto" w:fill="FFFFFF"/>
              </w:rPr>
              <w:t xml:space="preserve"> profiles to 1. </w:t>
            </w:r>
            <w:r w:rsidRPr="00457853">
              <w:rPr>
                <w:rFonts w:cs="Arial"/>
                <w:color w:val="000000"/>
                <w:sz w:val="18"/>
                <w:szCs w:val="18"/>
                <w:shd w:val="clear" w:color="auto" w:fill="FFFFFF"/>
              </w:rPr>
              <w:t>When the FLGEXST Flag value is set to 0</w:t>
            </w:r>
            <w:r w:rsidR="00DD23B0" w:rsidRPr="00457853">
              <w:rPr>
                <w:rFonts w:cs="Arial"/>
                <w:color w:val="000000"/>
                <w:sz w:val="18"/>
                <w:szCs w:val="18"/>
                <w:shd w:val="clear" w:color="auto" w:fill="FFFFFF"/>
              </w:rPr>
              <w:t xml:space="preserve"> for an individual data point record</w:t>
            </w:r>
            <w:r w:rsidRPr="00457853">
              <w:rPr>
                <w:rFonts w:cs="Arial"/>
                <w:color w:val="000000"/>
                <w:sz w:val="18"/>
                <w:szCs w:val="18"/>
                <w:shd w:val="clear" w:color="auto" w:fill="FFFFFF"/>
              </w:rPr>
              <w:t xml:space="preserve">, </w:t>
            </w:r>
            <w:r w:rsidR="00DD23B0" w:rsidRPr="00457853">
              <w:rPr>
                <w:rFonts w:cs="Arial"/>
                <w:color w:val="000000"/>
                <w:sz w:val="18"/>
                <w:szCs w:val="18"/>
                <w:shd w:val="clear" w:color="auto" w:fill="FFFFFF"/>
              </w:rPr>
              <w:t xml:space="preserve">that </w:t>
            </w:r>
            <w:r w:rsidRPr="00457853">
              <w:rPr>
                <w:rFonts w:cs="Arial"/>
                <w:color w:val="000000"/>
                <w:sz w:val="18"/>
                <w:szCs w:val="18"/>
                <w:shd w:val="clear" w:color="auto" w:fill="FFFFFF"/>
              </w:rPr>
              <w:t>data point is specifically included in calculations.</w:t>
            </w:r>
          </w:p>
          <w:p w:rsidR="002D3375" w:rsidRPr="00457853"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FLGEXST \h </w:instrText>
            </w:r>
            <w:r>
              <w:rPr>
                <w:rFonts w:cs="Arial"/>
                <w:bCs w:val="0"/>
                <w:sz w:val="18"/>
                <w:szCs w:val="18"/>
              </w:rPr>
            </w:r>
            <w:r>
              <w:rPr>
                <w:rFonts w:cs="Arial"/>
                <w:bCs w:val="0"/>
                <w:sz w:val="18"/>
                <w:szCs w:val="18"/>
              </w:rPr>
              <w:fldChar w:fldCharType="separate"/>
            </w:r>
            <w:r w:rsidRPr="002C7ABD">
              <w:rPr>
                <w:rFonts w:cs="Arial"/>
                <w:b/>
              </w:rPr>
              <w:t>FLG</w:t>
            </w:r>
            <w:r>
              <w:rPr>
                <w:rFonts w:cs="Arial"/>
                <w:b/>
              </w:rPr>
              <w:t>EXST</w:t>
            </w:r>
            <w:r>
              <w:rPr>
                <w:rFonts w:cs="Arial"/>
                <w:bCs w:val="0"/>
                <w:sz w:val="18"/>
                <w:szCs w:val="18"/>
              </w:rPr>
              <w:fldChar w:fldCharType="end"/>
            </w:r>
            <w:r w:rsidR="00E56D34" w:rsidRPr="00457853">
              <w:rPr>
                <w:rFonts w:cs="Arial"/>
                <w:bCs w:val="0"/>
                <w:sz w:val="18"/>
                <w:szCs w:val="18"/>
              </w:rPr>
              <w:t>– Exclude from summary statistics flag field</w:t>
            </w:r>
          </w:p>
          <w:p w:rsidR="009263D6" w:rsidRPr="00457853" w:rsidRDefault="002D3375" w:rsidP="00457853">
            <w:pPr>
              <w:pStyle w:val="TableContent"/>
              <w:ind w:left="720"/>
              <w:rPr>
                <w:rFonts w:cs="Arial"/>
                <w:color w:val="000000"/>
                <w:sz w:val="18"/>
                <w:szCs w:val="18"/>
                <w:shd w:val="clear" w:color="auto" w:fill="FFFFFF"/>
              </w:rPr>
            </w:pPr>
            <w:r w:rsidRPr="00457853">
              <w:rPr>
                <w:rFonts w:cs="Arial"/>
                <w:color w:val="000000"/>
                <w:sz w:val="18"/>
                <w:szCs w:val="18"/>
                <w:shd w:val="clear" w:color="auto" w:fill="FFFFFF"/>
              </w:rPr>
              <w:t>Data point excluded from concentration summary statistics flag. Flag set to 1 will cause the specified data point to be excluded from all summary statistic calculations. This Flag does not affect the calculation of Primary</w:t>
            </w:r>
            <w:r w:rsidR="00E56D34" w:rsidRPr="00457853">
              <w:rPr>
                <w:rFonts w:cs="Arial"/>
                <w:color w:val="000000"/>
                <w:sz w:val="18"/>
                <w:szCs w:val="18"/>
                <w:shd w:val="clear" w:color="auto" w:fill="FFFFFF"/>
              </w:rPr>
              <w:t xml:space="preserve"> or Derived</w:t>
            </w:r>
            <w:r w:rsidRPr="00457853">
              <w:rPr>
                <w:rFonts w:cs="Arial"/>
                <w:color w:val="000000"/>
                <w:sz w:val="18"/>
                <w:szCs w:val="18"/>
                <w:shd w:val="clear" w:color="auto" w:fill="FFFFFF"/>
              </w:rPr>
              <w:t xml:space="preserve"> Parameters. Flag set to 0 for a specified data point specifically includes the data point in summary statistic calculations. Note that data checks are still performed and the data point can be excluded </w:t>
            </w:r>
            <w:r w:rsidR="00E56D34" w:rsidRPr="00457853">
              <w:rPr>
                <w:rFonts w:cs="Arial"/>
                <w:color w:val="000000"/>
                <w:sz w:val="18"/>
                <w:szCs w:val="18"/>
                <w:shd w:val="clear" w:color="auto" w:fill="FFFFFF"/>
              </w:rPr>
              <w:t>if the point fails a data check</w:t>
            </w:r>
            <w:r w:rsidRPr="00457853">
              <w:rPr>
                <w:rFonts w:cs="Arial"/>
                <w:color w:val="000000"/>
                <w:sz w:val="18"/>
                <w:szCs w:val="18"/>
                <w:shd w:val="clear" w:color="auto" w:fill="FFFFFF"/>
              </w:rPr>
              <w:t xml:space="preserve">. </w:t>
            </w:r>
          </w:p>
          <w:p w:rsidR="00533CDD" w:rsidRPr="00846DB7" w:rsidRDefault="00533CDD" w:rsidP="00936820">
            <w:pPr>
              <w:pStyle w:val="TableContent"/>
              <w:rPr>
                <w:rFonts w:cs="Arial"/>
                <w:bCs w:val="0"/>
                <w:sz w:val="18"/>
              </w:rPr>
            </w:pPr>
          </w:p>
          <w:p w:rsidR="00DD23B0" w:rsidRDefault="00533CDD" w:rsidP="00457853">
            <w:pPr>
              <w:pStyle w:val="TableContent"/>
              <w:rPr>
                <w:bCs w:val="0"/>
                <w:sz w:val="18"/>
              </w:rPr>
            </w:pPr>
            <w:r w:rsidRPr="00846DB7">
              <w:rPr>
                <w:bCs w:val="0"/>
                <w:sz w:val="18"/>
              </w:rPr>
              <w:t xml:space="preserve">Note: </w:t>
            </w:r>
            <w:r w:rsidR="002D3375">
              <w:rPr>
                <w:bCs w:val="0"/>
                <w:sz w:val="18"/>
              </w:rPr>
              <w:t>Note that the legacy Pfizer eNCA system only set the d</w:t>
            </w:r>
            <w:r w:rsidRPr="00846DB7">
              <w:rPr>
                <w:bCs w:val="0"/>
                <w:sz w:val="18"/>
              </w:rPr>
              <w:t xml:space="preserve">efault </w:t>
            </w:r>
            <w:r w:rsidR="00530D7B">
              <w:rPr>
                <w:bCs w:val="0"/>
                <w:sz w:val="18"/>
              </w:rPr>
              <w:t xml:space="preserve">FLGEXKEL </w:t>
            </w:r>
            <w:r w:rsidRPr="00846DB7">
              <w:rPr>
                <w:bCs w:val="0"/>
                <w:sz w:val="18"/>
              </w:rPr>
              <w:t xml:space="preserve">value to 1 when the </w:t>
            </w:r>
            <w:r w:rsidR="00276737">
              <w:rPr>
                <w:bCs w:val="0"/>
                <w:sz w:val="18"/>
              </w:rPr>
              <w:lastRenderedPageBreak/>
              <w:t xml:space="preserve">option/argument to estimate KEL automatically </w:t>
            </w:r>
            <w:r w:rsidR="00530D7B">
              <w:rPr>
                <w:bCs w:val="0"/>
                <w:sz w:val="18"/>
              </w:rPr>
              <w:t xml:space="preserve">for a profile </w:t>
            </w:r>
            <w:r w:rsidR="00835D3B">
              <w:rPr>
                <w:bCs w:val="0"/>
                <w:sz w:val="18"/>
              </w:rPr>
              <w:t xml:space="preserve">was </w:t>
            </w:r>
            <w:r w:rsidR="00276737">
              <w:rPr>
                <w:bCs w:val="0"/>
                <w:sz w:val="18"/>
              </w:rPr>
              <w:t>not selected</w:t>
            </w:r>
            <w:r w:rsidR="002D3375">
              <w:rPr>
                <w:bCs w:val="0"/>
                <w:sz w:val="18"/>
              </w:rPr>
              <w:t xml:space="preserve"> to estimate KEL</w:t>
            </w:r>
            <w:r w:rsidR="00317262">
              <w:rPr>
                <w:bCs w:val="0"/>
                <w:sz w:val="18"/>
              </w:rPr>
              <w:t>, i.e. the argument SetKelFlag==0</w:t>
            </w:r>
            <w:r w:rsidR="002D3375">
              <w:rPr>
                <w:bCs w:val="0"/>
                <w:sz w:val="18"/>
              </w:rPr>
              <w:t>.</w:t>
            </w:r>
            <w:r w:rsidR="00DD23B0">
              <w:rPr>
                <w:bCs w:val="0"/>
                <w:sz w:val="18"/>
              </w:rPr>
              <w:t xml:space="preserve"> </w:t>
            </w:r>
          </w:p>
          <w:p w:rsidR="00533CDD" w:rsidRPr="00846DB7" w:rsidRDefault="0027271D" w:rsidP="0027271D">
            <w:pPr>
              <w:pStyle w:val="TableContent"/>
              <w:rPr>
                <w:rFonts w:cs="Arial"/>
                <w:bCs w:val="0"/>
                <w:sz w:val="18"/>
              </w:rPr>
            </w:pPr>
            <w:r>
              <w:rPr>
                <w:bCs w:val="0"/>
                <w:sz w:val="18"/>
              </w:rPr>
              <w:t>For this edition of the openNCA Computation Engine specification, i</w:t>
            </w:r>
            <w:r w:rsidR="00317262">
              <w:rPr>
                <w:bCs w:val="0"/>
                <w:sz w:val="18"/>
              </w:rPr>
              <w:t xml:space="preserve">f the </w:t>
            </w:r>
            <w:r>
              <w:rPr>
                <w:bCs w:val="0"/>
                <w:sz w:val="18"/>
              </w:rPr>
              <w:t>MCT valueOPTIMIZEKEL</w:t>
            </w:r>
            <w:r w:rsidR="00317262">
              <w:rPr>
                <w:bCs w:val="0"/>
                <w:sz w:val="18"/>
              </w:rPr>
              <w:t xml:space="preserve">==1, an algorithm to compute the </w:t>
            </w:r>
            <w:r w:rsidR="00494EEA">
              <w:rPr>
                <w:bCs w:val="0"/>
                <w:sz w:val="18"/>
              </w:rPr>
              <w:t xml:space="preserve">optimal selection of concentration time data </w:t>
            </w:r>
            <w:r w:rsidR="00317262">
              <w:rPr>
                <w:bCs w:val="0"/>
                <w:sz w:val="18"/>
              </w:rPr>
              <w:t>points to select to optimize the linear regression defining KEL is executed.</w:t>
            </w:r>
            <w:r w:rsidR="00DD23B0">
              <w:rPr>
                <w:bCs w:val="0"/>
                <w:sz w:val="18"/>
              </w:rPr>
              <w:t xml:space="preserve"> See discussion below for automated selection of data points for KEL es</w:t>
            </w:r>
            <w:r>
              <w:rPr>
                <w:bCs w:val="0"/>
                <w:sz w:val="18"/>
              </w:rPr>
              <w:t>t</w:t>
            </w:r>
            <w:r w:rsidR="00DD23B0">
              <w:rPr>
                <w:bCs w:val="0"/>
                <w:sz w:val="18"/>
              </w:rPr>
              <w:t>imation.</w:t>
            </w:r>
          </w:p>
        </w:tc>
      </w:tr>
      <w:tr w:rsidR="006C7364" w:rsidRPr="00846DB7" w:rsidTr="007A5AE9">
        <w:tc>
          <w:tcPr>
            <w:tcW w:w="692" w:type="dxa"/>
          </w:tcPr>
          <w:p w:rsidR="006C7364" w:rsidRPr="00846DB7" w:rsidRDefault="006C7364" w:rsidP="00846DB7">
            <w:pPr>
              <w:pStyle w:val="TableContent"/>
              <w:jc w:val="center"/>
              <w:rPr>
                <w:bCs w:val="0"/>
                <w:sz w:val="18"/>
              </w:rPr>
            </w:pPr>
            <w:r>
              <w:rPr>
                <w:bCs w:val="0"/>
                <w:sz w:val="18"/>
              </w:rPr>
              <w:lastRenderedPageBreak/>
              <w:t>2</w:t>
            </w:r>
          </w:p>
        </w:tc>
        <w:tc>
          <w:tcPr>
            <w:tcW w:w="8553" w:type="dxa"/>
          </w:tcPr>
          <w:p w:rsidR="006C7364" w:rsidRPr="005253A6" w:rsidRDefault="006C7364" w:rsidP="006C7364">
            <w:pPr>
              <w:pStyle w:val="TableContent"/>
              <w:rPr>
                <w:b/>
                <w:bCs w:val="0"/>
                <w:sz w:val="18"/>
              </w:rPr>
            </w:pPr>
            <w:bookmarkStart w:id="49" w:name="FLGACCEPTKELCRIT"/>
            <w:r w:rsidRPr="005253A6">
              <w:rPr>
                <w:b/>
                <w:bCs w:val="0"/>
                <w:sz w:val="18"/>
              </w:rPr>
              <w:t>FLGACCEPTKELCRIT</w:t>
            </w:r>
            <w:bookmarkEnd w:id="49"/>
          </w:p>
          <w:p w:rsidR="006C7364" w:rsidRDefault="006C7364" w:rsidP="00936820">
            <w:pPr>
              <w:pStyle w:val="TableContent"/>
              <w:rPr>
                <w:rFonts w:cs="Arial"/>
                <w:b/>
                <w:bCs w:val="0"/>
                <w:sz w:val="18"/>
              </w:rPr>
            </w:pPr>
          </w:p>
          <w:p w:rsidR="004B0AEB" w:rsidRPr="004B0AEB" w:rsidRDefault="004B0AEB" w:rsidP="004B0AEB">
            <w:pPr>
              <w:pStyle w:val="TableContent"/>
              <w:rPr>
                <w:rFonts w:cs="Arial"/>
                <w:bCs w:val="0"/>
                <w:sz w:val="18"/>
              </w:rPr>
            </w:pPr>
            <w:r w:rsidRPr="004B0AEB">
              <w:rPr>
                <w:rFonts w:cs="Arial"/>
                <w:bCs w:val="0"/>
                <w:sz w:val="18"/>
              </w:rPr>
              <w:t>Default acceptance criteria for KEL based parameters based upon guidance from the Clinical Pharmacology Chapter 23 PK and NCA Conventions</w:t>
            </w:r>
            <w:r>
              <w:rPr>
                <w:rFonts w:cs="Arial"/>
                <w:bCs w:val="0"/>
                <w:sz w:val="18"/>
              </w:rPr>
              <w:t>. Note that the criteria specifications are structured as follows: &lt;DATAITEM&gt;&lt;BOOLEAN OPERATOR&gt;&lt;NUMERIC CRITERIA&gt;. The Defaults are as follows:</w:t>
            </w:r>
          </w:p>
          <w:p w:rsidR="004B0AEB" w:rsidRPr="004B0AEB" w:rsidRDefault="004B0AEB" w:rsidP="004B0AEB">
            <w:pPr>
              <w:pStyle w:val="TableContent"/>
              <w:rPr>
                <w:rFonts w:cs="Arial"/>
                <w:bCs w:val="0"/>
                <w:sz w:val="18"/>
              </w:rPr>
            </w:pPr>
          </w:p>
          <w:p w:rsidR="004B0AEB" w:rsidRPr="004B0AEB" w:rsidRDefault="004B0AEB" w:rsidP="004B0AEB">
            <w:pPr>
              <w:pStyle w:val="TableContent"/>
              <w:numPr>
                <w:ilvl w:val="0"/>
                <w:numId w:val="44"/>
              </w:numPr>
              <w:rPr>
                <w:rFonts w:cs="Arial"/>
                <w:bCs w:val="0"/>
                <w:sz w:val="18"/>
              </w:rPr>
            </w:pPr>
            <w:r w:rsidRPr="004B0AEB">
              <w:rPr>
                <w:rFonts w:cs="Arial"/>
                <w:bCs w:val="0"/>
                <w:sz w:val="18"/>
              </w:rPr>
              <w:t>KELRSQ&gt;=0.9</w:t>
            </w:r>
          </w:p>
          <w:p w:rsidR="004B0AEB" w:rsidRDefault="004B0AEB" w:rsidP="004B0AEB">
            <w:pPr>
              <w:pStyle w:val="TableContent"/>
              <w:numPr>
                <w:ilvl w:val="0"/>
                <w:numId w:val="44"/>
              </w:numPr>
              <w:rPr>
                <w:rFonts w:cs="Arial"/>
                <w:bCs w:val="0"/>
                <w:sz w:val="18"/>
              </w:rPr>
            </w:pPr>
            <w:r w:rsidRPr="004B0AEB">
              <w:rPr>
                <w:rFonts w:cs="Arial"/>
                <w:bCs w:val="0"/>
                <w:sz w:val="18"/>
              </w:rPr>
              <w:t>KELNOPT&gt;=3</w:t>
            </w:r>
          </w:p>
          <w:p w:rsidR="005C4352" w:rsidRPr="004B0AEB" w:rsidRDefault="005C4352" w:rsidP="004B0AEB">
            <w:pPr>
              <w:pStyle w:val="TableContent"/>
              <w:numPr>
                <w:ilvl w:val="0"/>
                <w:numId w:val="44"/>
              </w:numPr>
              <w:rPr>
                <w:rFonts w:cs="Arial"/>
                <w:bCs w:val="0"/>
                <w:sz w:val="18"/>
              </w:rPr>
            </w:pPr>
            <w:r>
              <w:rPr>
                <w:rFonts w:cs="Arial"/>
                <w:bCs w:val="0"/>
                <w:sz w:val="18"/>
              </w:rPr>
              <w:t>AUCXPCT</w:t>
            </w:r>
            <w:r w:rsidR="004F019E">
              <w:rPr>
                <w:rFonts w:cs="Arial"/>
                <w:bCs w:val="0"/>
                <w:sz w:val="18"/>
              </w:rPr>
              <w:t>P</w:t>
            </w:r>
            <w:r>
              <w:rPr>
                <w:rFonts w:cs="Arial"/>
                <w:bCs w:val="0"/>
                <w:sz w:val="18"/>
              </w:rPr>
              <w:t xml:space="preserve"> &lt;=20%</w:t>
            </w:r>
          </w:p>
          <w:p w:rsidR="004B0AEB" w:rsidRPr="00846DB7" w:rsidRDefault="004B0AEB" w:rsidP="004B0AEB">
            <w:pPr>
              <w:pStyle w:val="TableContent"/>
              <w:rPr>
                <w:rFonts w:cs="Arial"/>
                <w:b/>
                <w:bCs w:val="0"/>
                <w:sz w:val="18"/>
              </w:rPr>
            </w:pPr>
          </w:p>
        </w:tc>
      </w:tr>
      <w:tr w:rsidR="0050517C" w:rsidRPr="00846DB7" w:rsidTr="007A5AE9">
        <w:tc>
          <w:tcPr>
            <w:tcW w:w="692" w:type="dxa"/>
          </w:tcPr>
          <w:p w:rsidR="0050517C" w:rsidRPr="00846DB7" w:rsidRDefault="006C7364" w:rsidP="00846DB7">
            <w:pPr>
              <w:pStyle w:val="TableContent"/>
              <w:jc w:val="center"/>
              <w:rPr>
                <w:bCs w:val="0"/>
                <w:sz w:val="18"/>
              </w:rPr>
            </w:pPr>
            <w:r>
              <w:rPr>
                <w:bCs w:val="0"/>
                <w:sz w:val="18"/>
              </w:rPr>
              <w:t>3</w:t>
            </w:r>
          </w:p>
        </w:tc>
        <w:tc>
          <w:tcPr>
            <w:tcW w:w="8553" w:type="dxa"/>
          </w:tcPr>
          <w:p w:rsidR="00830DAD" w:rsidRPr="005253A6" w:rsidRDefault="007172B3" w:rsidP="00492699">
            <w:pPr>
              <w:pStyle w:val="TableContent"/>
              <w:rPr>
                <w:b/>
                <w:bCs w:val="0"/>
                <w:sz w:val="18"/>
              </w:rPr>
            </w:pPr>
            <w:bookmarkStart w:id="50" w:name="FLGACCEPTKEL"/>
            <w:r w:rsidRPr="005253A6">
              <w:rPr>
                <w:b/>
                <w:bCs w:val="0"/>
                <w:sz w:val="18"/>
              </w:rPr>
              <w:t>FLGACCEPTKEL</w:t>
            </w:r>
            <w:bookmarkEnd w:id="50"/>
          </w:p>
          <w:p w:rsidR="0050517C" w:rsidRDefault="0050517C" w:rsidP="00492699">
            <w:pPr>
              <w:pStyle w:val="TableContent"/>
              <w:rPr>
                <w:b/>
                <w:bCs w:val="0"/>
                <w:sz w:val="18"/>
              </w:rPr>
            </w:pPr>
            <w:r>
              <w:rPr>
                <w:b/>
                <w:bCs w:val="0"/>
                <w:sz w:val="18"/>
              </w:rPr>
              <w:t xml:space="preserve">Terminal Phase </w:t>
            </w:r>
            <w:r w:rsidR="00492699">
              <w:rPr>
                <w:b/>
                <w:bCs w:val="0"/>
                <w:sz w:val="18"/>
              </w:rPr>
              <w:t>Acceptance</w:t>
            </w:r>
            <w:r w:rsidR="00AF3369">
              <w:rPr>
                <w:b/>
                <w:bCs w:val="0"/>
                <w:sz w:val="18"/>
              </w:rPr>
              <w:t>/Rejection</w:t>
            </w:r>
            <w:r w:rsidR="00492699">
              <w:rPr>
                <w:b/>
                <w:bCs w:val="0"/>
                <w:sz w:val="18"/>
              </w:rPr>
              <w:t xml:space="preserve"> C</w:t>
            </w:r>
            <w:r>
              <w:rPr>
                <w:b/>
                <w:bCs w:val="0"/>
                <w:sz w:val="18"/>
              </w:rPr>
              <w:t>riteria</w:t>
            </w:r>
            <w:r w:rsidR="00492699">
              <w:rPr>
                <w:b/>
                <w:bCs w:val="0"/>
                <w:sz w:val="18"/>
              </w:rPr>
              <w:t xml:space="preserve"> </w:t>
            </w:r>
            <w:r w:rsidR="000E4AFB">
              <w:rPr>
                <w:b/>
                <w:bCs w:val="0"/>
                <w:sz w:val="18"/>
              </w:rPr>
              <w:t>Flag</w:t>
            </w:r>
            <w:r w:rsidR="00674C9A">
              <w:rPr>
                <w:b/>
                <w:bCs w:val="0"/>
                <w:sz w:val="18"/>
              </w:rPr>
              <w:t xml:space="preserve"> Data Field</w:t>
            </w:r>
          </w:p>
          <w:p w:rsidR="00AF3369" w:rsidRDefault="00AF3369" w:rsidP="007A5AE9">
            <w:pPr>
              <w:pStyle w:val="TableContent"/>
              <w:rPr>
                <w:b/>
                <w:bCs w:val="0"/>
                <w:sz w:val="18"/>
              </w:rPr>
            </w:pPr>
          </w:p>
          <w:p w:rsidR="00175978" w:rsidRPr="00457853" w:rsidRDefault="000E4AFB" w:rsidP="000E4AFB">
            <w:pPr>
              <w:pStyle w:val="ListParagraph"/>
              <w:ind w:left="0"/>
              <w:contextualSpacing w:val="0"/>
              <w:rPr>
                <w:rFonts w:ascii="Arial" w:hAnsi="Arial" w:cs="Arial"/>
                <w:sz w:val="18"/>
                <w:szCs w:val="18"/>
              </w:rPr>
            </w:pPr>
            <w:r w:rsidRPr="00457853">
              <w:rPr>
                <w:rFonts w:ascii="Arial" w:hAnsi="Arial" w:cs="Arial"/>
                <w:sz w:val="18"/>
                <w:szCs w:val="18"/>
              </w:rPr>
              <w:t>The terminal elimination half-life</w:t>
            </w:r>
            <w:r w:rsidR="00175978" w:rsidRPr="00457853">
              <w:rPr>
                <w:rFonts w:ascii="Arial" w:hAnsi="Arial" w:cs="Arial"/>
                <w:sz w:val="18"/>
                <w:szCs w:val="18"/>
              </w:rPr>
              <w:t>, THALF,</w:t>
            </w:r>
            <w:r w:rsidRPr="00457853">
              <w:rPr>
                <w:rFonts w:ascii="Arial" w:hAnsi="Arial" w:cs="Arial"/>
                <w:sz w:val="18"/>
                <w:szCs w:val="18"/>
              </w:rPr>
              <w:t xml:space="preserve"> and the associated </w:t>
            </w:r>
            <w:r w:rsidR="00175978" w:rsidRPr="00457853">
              <w:rPr>
                <w:rFonts w:ascii="Arial" w:hAnsi="Arial" w:cs="Arial"/>
                <w:sz w:val="18"/>
                <w:szCs w:val="18"/>
              </w:rPr>
              <w:t xml:space="preserve">slope or </w:t>
            </w:r>
            <w:r w:rsidRPr="00457853">
              <w:rPr>
                <w:rFonts w:ascii="Arial" w:hAnsi="Arial" w:cs="Arial"/>
                <w:sz w:val="18"/>
                <w:szCs w:val="18"/>
              </w:rPr>
              <w:t xml:space="preserve">rate constant, KEL, and other parameters based upon the KEL value, should only be reported/accepted when the terminal phase is well characterized. </w:t>
            </w:r>
            <w:r w:rsidR="00175978" w:rsidRPr="00457853">
              <w:rPr>
                <w:rFonts w:ascii="Arial" w:hAnsi="Arial" w:cs="Arial"/>
                <w:sz w:val="18"/>
                <w:szCs w:val="18"/>
              </w:rPr>
              <w:t xml:space="preserve">The criteria guidance from </w:t>
            </w:r>
            <w:hyperlink r:id="rId16" w:history="1">
              <w:r w:rsidR="00175978" w:rsidRPr="00C329DD">
                <w:rPr>
                  <w:rStyle w:val="Hyperlink"/>
                  <w:rFonts w:cs="Arial"/>
                  <w:szCs w:val="18"/>
                </w:rPr>
                <w:t>Clinical Pharmacology Chapter 23 PK and NCA Conventions</w:t>
              </w:r>
            </w:hyperlink>
            <w:r w:rsidR="00175978" w:rsidRPr="00457853">
              <w:rPr>
                <w:rFonts w:ascii="Arial" w:hAnsi="Arial" w:cs="Arial"/>
                <w:sz w:val="18"/>
                <w:szCs w:val="18"/>
              </w:rPr>
              <w:t xml:space="preserve"> specifies the following quantitative criteria:</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175978"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A minimum of 3 data values not to include the data value representing the Cmax value</w:t>
            </w:r>
          </w:p>
          <w:p w:rsidR="00175978" w:rsidRPr="00457853" w:rsidRDefault="00175978"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The goodness-of-fit statistic for the regression (r</w:t>
            </w:r>
            <w:r w:rsidRPr="00457853">
              <w:rPr>
                <w:rFonts w:ascii="Arial" w:hAnsi="Arial" w:cs="Arial"/>
                <w:sz w:val="18"/>
                <w:szCs w:val="18"/>
                <w:vertAlign w:val="superscript"/>
              </w:rPr>
              <w:t>2</w:t>
            </w:r>
            <w:r w:rsidRPr="00457853">
              <w:rPr>
                <w:rFonts w:ascii="Arial" w:hAnsi="Arial" w:cs="Arial"/>
                <w:sz w:val="18"/>
                <w:szCs w:val="18"/>
              </w:rPr>
              <w:t>) should be ≥ 0.9</w:t>
            </w:r>
          </w:p>
          <w:p w:rsidR="00175978" w:rsidRPr="00457853" w:rsidRDefault="004B0AEB" w:rsidP="007A5AE9">
            <w:pPr>
              <w:pStyle w:val="ListParagraph"/>
              <w:numPr>
                <w:ilvl w:val="0"/>
                <w:numId w:val="37"/>
              </w:numPr>
              <w:contextualSpacing w:val="0"/>
              <w:rPr>
                <w:rFonts w:ascii="Arial" w:hAnsi="Arial" w:cs="Arial"/>
                <w:sz w:val="18"/>
                <w:szCs w:val="18"/>
              </w:rPr>
            </w:pPr>
            <w:r>
              <w:rPr>
                <w:rFonts w:ascii="Arial" w:hAnsi="Arial" w:cs="Arial"/>
                <w:sz w:val="18"/>
                <w:szCs w:val="18"/>
              </w:rPr>
              <w:t>The p</w:t>
            </w:r>
            <w:r w:rsidR="00175978" w:rsidRPr="00457853">
              <w:rPr>
                <w:rFonts w:ascii="Arial" w:hAnsi="Arial" w:cs="Arial"/>
                <w:sz w:val="18"/>
                <w:szCs w:val="18"/>
              </w:rPr>
              <w:t>e</w:t>
            </w:r>
            <w:r>
              <w:rPr>
                <w:rFonts w:ascii="Arial" w:hAnsi="Arial" w:cs="Arial"/>
                <w:sz w:val="18"/>
                <w:szCs w:val="18"/>
              </w:rPr>
              <w:t>r</w:t>
            </w:r>
            <w:r w:rsidR="00175978" w:rsidRPr="00457853">
              <w:rPr>
                <w:rFonts w:ascii="Arial" w:hAnsi="Arial" w:cs="Arial"/>
                <w:sz w:val="18"/>
                <w:szCs w:val="18"/>
              </w:rPr>
              <w:t xml:space="preserve">cent of </w:t>
            </w:r>
            <w:r w:rsidR="00D9399E" w:rsidRPr="00457853">
              <w:rPr>
                <w:rFonts w:ascii="Arial" w:hAnsi="Arial" w:cs="Arial"/>
                <w:sz w:val="18"/>
                <w:szCs w:val="18"/>
              </w:rPr>
              <w:t>AUC</w:t>
            </w:r>
            <w:r w:rsidR="00EE13DF" w:rsidRPr="00457853">
              <w:rPr>
                <w:rFonts w:ascii="Arial" w:hAnsi="Arial" w:cs="Arial"/>
                <w:sz w:val="18"/>
                <w:szCs w:val="18"/>
              </w:rPr>
              <w:t xml:space="preserve">inf </w:t>
            </w:r>
            <w:r w:rsidR="00D9399E" w:rsidRPr="00457853">
              <w:rPr>
                <w:rFonts w:ascii="Arial" w:hAnsi="Arial" w:cs="Arial"/>
                <w:sz w:val="18"/>
                <w:szCs w:val="18"/>
              </w:rPr>
              <w:t xml:space="preserve">based upon extrapolation </w:t>
            </w:r>
            <w:r w:rsidR="00EE13DF" w:rsidRPr="00457853">
              <w:rPr>
                <w:rFonts w:ascii="Arial" w:hAnsi="Arial" w:cs="Arial"/>
                <w:sz w:val="18"/>
                <w:szCs w:val="18"/>
              </w:rPr>
              <w:t>(</w:t>
            </w:r>
            <w:r w:rsidR="00FF4B37">
              <w:rPr>
                <w:rFonts w:ascii="Arial" w:hAnsi="Arial" w:cs="Arial"/>
                <w:sz w:val="18"/>
                <w:szCs w:val="18"/>
              </w:rPr>
              <w:fldChar w:fldCharType="begin"/>
            </w:r>
            <w:r w:rsidR="00FF4B37">
              <w:rPr>
                <w:rFonts w:ascii="Arial" w:hAnsi="Arial" w:cs="Arial"/>
                <w:sz w:val="18"/>
                <w:szCs w:val="18"/>
              </w:rPr>
              <w:instrText xml:space="preserve"> REF AUCXPCTO \h </w:instrText>
            </w:r>
            <w:r w:rsidR="00FF4B37">
              <w:rPr>
                <w:rFonts w:ascii="Arial" w:hAnsi="Arial" w:cs="Arial"/>
                <w:sz w:val="18"/>
                <w:szCs w:val="18"/>
              </w:rPr>
            </w:r>
            <w:r w:rsidR="00FF4B37">
              <w:rPr>
                <w:rFonts w:ascii="Arial" w:hAnsi="Arial" w:cs="Arial"/>
                <w:sz w:val="18"/>
                <w:szCs w:val="18"/>
              </w:rPr>
              <w:fldChar w:fldCharType="separate"/>
            </w:r>
            <w:r w:rsidR="00FF4B37" w:rsidRPr="00433F2C">
              <w:rPr>
                <w:rFonts w:cs="Arial"/>
                <w:sz w:val="18"/>
                <w:szCs w:val="18"/>
              </w:rPr>
              <w:t>AUCX</w:t>
            </w:r>
            <w:r w:rsidR="00FF4B37">
              <w:rPr>
                <w:rFonts w:cs="Arial"/>
                <w:sz w:val="18"/>
                <w:szCs w:val="18"/>
              </w:rPr>
              <w:t>PCT</w:t>
            </w:r>
            <w:r w:rsidR="00FF4B37" w:rsidRPr="00433F2C">
              <w:rPr>
                <w:rFonts w:cs="Arial"/>
                <w:sz w:val="18"/>
                <w:szCs w:val="18"/>
              </w:rPr>
              <w:t>O</w:t>
            </w:r>
            <w:r w:rsidR="00FF4B37">
              <w:rPr>
                <w:rFonts w:ascii="Arial" w:hAnsi="Arial" w:cs="Arial"/>
                <w:sz w:val="18"/>
                <w:szCs w:val="18"/>
              </w:rPr>
              <w:fldChar w:fldCharType="end"/>
            </w:r>
            <w:r w:rsidR="00FF4B37">
              <w:rPr>
                <w:rFonts w:ascii="Arial" w:hAnsi="Arial" w:cs="Arial"/>
                <w:sz w:val="18"/>
                <w:szCs w:val="18"/>
              </w:rPr>
              <w:t xml:space="preserve"> and/or </w:t>
            </w:r>
            <w:r w:rsidR="00FF4B37">
              <w:rPr>
                <w:rFonts w:ascii="Arial" w:hAnsi="Arial" w:cs="Arial"/>
                <w:sz w:val="18"/>
                <w:szCs w:val="18"/>
              </w:rPr>
              <w:fldChar w:fldCharType="begin"/>
            </w:r>
            <w:r w:rsidR="00FF4B37">
              <w:rPr>
                <w:rFonts w:ascii="Arial" w:hAnsi="Arial" w:cs="Arial"/>
                <w:sz w:val="18"/>
                <w:szCs w:val="18"/>
              </w:rPr>
              <w:instrText xml:space="preserve"> REF AUCXPCTP \h </w:instrText>
            </w:r>
            <w:r w:rsidR="00FF4B37">
              <w:rPr>
                <w:rFonts w:ascii="Arial" w:hAnsi="Arial" w:cs="Arial"/>
                <w:sz w:val="18"/>
                <w:szCs w:val="18"/>
              </w:rPr>
            </w:r>
            <w:r w:rsidR="00FF4B37">
              <w:rPr>
                <w:rFonts w:ascii="Arial" w:hAnsi="Arial" w:cs="Arial"/>
                <w:sz w:val="18"/>
                <w:szCs w:val="18"/>
              </w:rPr>
              <w:fldChar w:fldCharType="separate"/>
            </w:r>
            <w:r w:rsidR="00FF4B37" w:rsidRPr="00433F2C">
              <w:rPr>
                <w:rFonts w:cs="Arial"/>
                <w:sz w:val="18"/>
                <w:szCs w:val="18"/>
              </w:rPr>
              <w:t>AUCX</w:t>
            </w:r>
            <w:r w:rsidR="00FF4B37">
              <w:rPr>
                <w:rFonts w:cs="Arial"/>
                <w:sz w:val="18"/>
                <w:szCs w:val="18"/>
              </w:rPr>
              <w:t>PCT</w:t>
            </w:r>
            <w:r w:rsidR="00FF4B37" w:rsidRPr="00433F2C">
              <w:rPr>
                <w:rFonts w:cs="Arial"/>
                <w:sz w:val="18"/>
                <w:szCs w:val="18"/>
              </w:rPr>
              <w:t>P</w:t>
            </w:r>
            <w:r w:rsidR="00FF4B37">
              <w:rPr>
                <w:rFonts w:ascii="Arial" w:hAnsi="Arial" w:cs="Arial"/>
                <w:sz w:val="18"/>
                <w:szCs w:val="18"/>
              </w:rPr>
              <w:fldChar w:fldCharType="end"/>
            </w:r>
            <w:r w:rsidR="00EE13DF" w:rsidRPr="00457853">
              <w:rPr>
                <w:rFonts w:ascii="Arial" w:hAnsi="Arial" w:cs="Arial"/>
                <w:sz w:val="18"/>
                <w:szCs w:val="18"/>
              </w:rPr>
              <w:t xml:space="preserve">) should be ≤20%. Note that </w:t>
            </w:r>
            <w:proofErr w:type="gramStart"/>
            <w:r w:rsidR="00EE13DF" w:rsidRPr="00457853">
              <w:rPr>
                <w:rFonts w:ascii="Arial" w:hAnsi="Arial" w:cs="Arial"/>
                <w:sz w:val="18"/>
                <w:szCs w:val="18"/>
              </w:rPr>
              <w:t>this criteria</w:t>
            </w:r>
            <w:proofErr w:type="gramEnd"/>
            <w:r w:rsidR="00EE13DF" w:rsidRPr="00457853">
              <w:rPr>
                <w:rFonts w:ascii="Arial" w:hAnsi="Arial" w:cs="Arial"/>
                <w:sz w:val="18"/>
                <w:szCs w:val="18"/>
              </w:rPr>
              <w:t xml:space="preserve"> should be considered for reporting of KEL even for multiple dose data when AUCinf is not otherwise reported.</w:t>
            </w:r>
          </w:p>
          <w:p w:rsidR="00EE13DF" w:rsidRPr="00457853" w:rsidRDefault="00EE13DF"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In addition,</w:t>
            </w:r>
            <w:r w:rsidR="00967E14">
              <w:rPr>
                <w:rFonts w:ascii="Arial" w:hAnsi="Arial" w:cs="Arial"/>
                <w:sz w:val="18"/>
                <w:szCs w:val="18"/>
              </w:rPr>
              <w:t xml:space="preserve"> </w:t>
            </w:r>
            <w:r w:rsidR="00967E14">
              <w:rPr>
                <w:rFonts w:ascii="Arial" w:hAnsi="Arial" w:cs="Arial"/>
                <w:sz w:val="18"/>
                <w:szCs w:val="18"/>
              </w:rPr>
              <w:fldChar w:fldCharType="begin"/>
            </w:r>
            <w:r w:rsidR="00967E14">
              <w:rPr>
                <w:rFonts w:ascii="Arial" w:hAnsi="Arial" w:cs="Arial"/>
                <w:sz w:val="18"/>
                <w:szCs w:val="18"/>
              </w:rPr>
              <w:instrText xml:space="preserve"> REF THALFF \h </w:instrText>
            </w:r>
            <w:r w:rsidR="00967E14">
              <w:rPr>
                <w:rFonts w:ascii="Arial" w:hAnsi="Arial" w:cs="Arial"/>
                <w:sz w:val="18"/>
                <w:szCs w:val="18"/>
              </w:rPr>
            </w:r>
            <w:r w:rsidR="00967E14">
              <w:rPr>
                <w:rFonts w:ascii="Arial" w:hAnsi="Arial" w:cs="Arial"/>
                <w:sz w:val="18"/>
                <w:szCs w:val="18"/>
              </w:rPr>
              <w:fldChar w:fldCharType="separate"/>
            </w:r>
            <w:r w:rsidR="00967E14" w:rsidRPr="00433F2C">
              <w:rPr>
                <w:iCs/>
                <w:sz w:val="18"/>
                <w:szCs w:val="18"/>
              </w:rPr>
              <w:t>THALFF</w:t>
            </w:r>
            <w:r w:rsidR="00967E14">
              <w:rPr>
                <w:rFonts w:ascii="Arial" w:hAnsi="Arial" w:cs="Arial"/>
                <w:sz w:val="18"/>
                <w:szCs w:val="18"/>
              </w:rPr>
              <w:fldChar w:fldCharType="end"/>
            </w:r>
            <w:r w:rsidR="00967E14">
              <w:rPr>
                <w:rFonts w:ascii="Arial" w:hAnsi="Arial" w:cs="Arial"/>
                <w:sz w:val="18"/>
                <w:szCs w:val="18"/>
              </w:rPr>
              <w:t xml:space="preserve"> is defined as</w:t>
            </w:r>
            <w:r w:rsidRPr="00457853">
              <w:rPr>
                <w:rFonts w:ascii="Arial" w:hAnsi="Arial" w:cs="Arial"/>
                <w:sz w:val="18"/>
                <w:szCs w:val="18"/>
              </w:rPr>
              <w:t xml:space="preserve"> the ratio of the duration of time over which THALF is estimated to the actual THALF estimate may be considered. A ratio ≥ 2 is preferred but is not required if other criteria are considered acceptable.</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0E4AFB"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terminal phase acceptance/rejection flag is automatically recorded as a 0 or 1 </w:t>
            </w:r>
            <w:r w:rsidR="006C7364">
              <w:rPr>
                <w:rFonts w:ascii="Arial" w:hAnsi="Arial" w:cs="Arial"/>
                <w:sz w:val="18"/>
                <w:szCs w:val="18"/>
              </w:rPr>
              <w:t xml:space="preserve">for the parameters and the associated set of data for the profile </w:t>
            </w:r>
            <w:r w:rsidRPr="00457853">
              <w:rPr>
                <w:rFonts w:ascii="Arial" w:hAnsi="Arial" w:cs="Arial"/>
                <w:sz w:val="18"/>
                <w:szCs w:val="18"/>
              </w:rPr>
              <w:t xml:space="preserve">based upon the criteria for acceptability </w:t>
            </w:r>
            <w:r w:rsidR="002525AB" w:rsidRPr="00457853">
              <w:rPr>
                <w:rFonts w:ascii="Arial" w:hAnsi="Arial" w:cs="Arial"/>
                <w:sz w:val="18"/>
                <w:szCs w:val="18"/>
              </w:rPr>
              <w:t xml:space="preserve">as described above </w:t>
            </w:r>
            <w:r w:rsidR="0093461A" w:rsidRPr="00457853">
              <w:rPr>
                <w:rFonts w:ascii="Arial" w:hAnsi="Arial" w:cs="Arial"/>
                <w:sz w:val="18"/>
                <w:szCs w:val="18"/>
              </w:rPr>
              <w:t>for Pfizer Clin</w:t>
            </w:r>
            <w:r w:rsidR="002525AB" w:rsidRPr="00457853">
              <w:rPr>
                <w:rFonts w:ascii="Arial" w:hAnsi="Arial" w:cs="Arial"/>
                <w:sz w:val="18"/>
                <w:szCs w:val="18"/>
              </w:rPr>
              <w:t>ical Pharmacology Chapter 23 PK and NCA Conventions Guidance or as a system configuration as described below in other circumstances.</w:t>
            </w:r>
            <w:r w:rsidRPr="00457853">
              <w:rPr>
                <w:rFonts w:ascii="Arial" w:hAnsi="Arial" w:cs="Arial"/>
                <w:sz w:val="18"/>
                <w:szCs w:val="18"/>
              </w:rPr>
              <w:t xml:space="preserve"> </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175978"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terminal phase acceptance criteria themselves must be implemented as a configurable method or function so that the criteria can 1) be localized for a particular implementation 2) can be customized for a particular project/drug candidate 3) can be redefined by the analyst to implement </w:t>
            </w:r>
            <w:r w:rsidR="006C7364">
              <w:rPr>
                <w:rFonts w:ascii="Arial" w:hAnsi="Arial" w:cs="Arial"/>
                <w:sz w:val="18"/>
                <w:szCs w:val="18"/>
              </w:rPr>
              <w:t xml:space="preserve">analysis </w:t>
            </w:r>
            <w:r w:rsidRPr="00457853">
              <w:rPr>
                <w:rFonts w:ascii="Arial" w:hAnsi="Arial" w:cs="Arial"/>
                <w:sz w:val="18"/>
                <w:szCs w:val="18"/>
              </w:rPr>
              <w:t xml:space="preserve">specific considerations. </w:t>
            </w:r>
          </w:p>
          <w:p w:rsidR="00175978" w:rsidRPr="00457853" w:rsidRDefault="00175978" w:rsidP="000E4AFB">
            <w:pPr>
              <w:pStyle w:val="ListParagraph"/>
              <w:ind w:left="0"/>
              <w:contextualSpacing w:val="0"/>
              <w:rPr>
                <w:rFonts w:ascii="Arial" w:hAnsi="Arial" w:cs="Arial"/>
                <w:sz w:val="18"/>
                <w:szCs w:val="18"/>
              </w:rPr>
            </w:pPr>
          </w:p>
          <w:p w:rsidR="00492699" w:rsidRDefault="00492699"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system should permit these flags to be automated, defined by standard methods (scripts/etc) that are specific to types of analyses/study designs or analysis models, and added to or expanded upon within the library without redevelopment of the system, i.e. if implemented through R scripting/programming, the business could add to these or modify the criteria as </w:t>
            </w:r>
            <w:r w:rsidR="00674C9A" w:rsidRPr="00457853">
              <w:rPr>
                <w:rFonts w:ascii="Arial" w:hAnsi="Arial" w:cs="Arial"/>
                <w:sz w:val="18"/>
                <w:szCs w:val="18"/>
              </w:rPr>
              <w:t xml:space="preserve">system </w:t>
            </w:r>
            <w:r w:rsidRPr="00457853">
              <w:rPr>
                <w:rFonts w:ascii="Arial" w:hAnsi="Arial" w:cs="Arial"/>
                <w:sz w:val="18"/>
                <w:szCs w:val="18"/>
              </w:rPr>
              <w:t xml:space="preserve">configuration and/or global library content. </w:t>
            </w:r>
          </w:p>
          <w:p w:rsidR="00095F15" w:rsidRDefault="00095F15" w:rsidP="000E4AFB">
            <w:pPr>
              <w:pStyle w:val="ListParagraph"/>
              <w:ind w:left="0"/>
              <w:contextualSpacing w:val="0"/>
              <w:rPr>
                <w:rFonts w:ascii="Arial" w:hAnsi="Arial" w:cs="Arial"/>
                <w:sz w:val="18"/>
                <w:szCs w:val="18"/>
              </w:rPr>
            </w:pPr>
          </w:p>
          <w:p w:rsidR="00095F15" w:rsidRPr="00457853" w:rsidRDefault="00095F15" w:rsidP="000E4AFB">
            <w:pPr>
              <w:pStyle w:val="ListParagraph"/>
              <w:ind w:left="0"/>
              <w:contextualSpacing w:val="0"/>
              <w:rPr>
                <w:rFonts w:ascii="Arial" w:hAnsi="Arial" w:cs="Arial"/>
                <w:sz w:val="18"/>
                <w:szCs w:val="18"/>
              </w:rPr>
            </w:pPr>
            <w:r>
              <w:rPr>
                <w:rFonts w:ascii="Arial" w:hAnsi="Arial" w:cs="Arial"/>
                <w:sz w:val="18"/>
                <w:szCs w:val="18"/>
              </w:rPr>
              <w:t>Note that the approach here could be implemented on a case by case basis if the criteria are differentially applied by parameter. This may require user script development similar to the code example below to implement.</w:t>
            </w:r>
          </w:p>
          <w:p w:rsidR="00674C9A" w:rsidRPr="00457853" w:rsidRDefault="00674C9A" w:rsidP="00457853">
            <w:pPr>
              <w:pStyle w:val="ListParagraph"/>
              <w:ind w:left="1800"/>
              <w:contextualSpacing w:val="0"/>
              <w:rPr>
                <w:rFonts w:ascii="Arial" w:hAnsi="Arial" w:cs="Arial"/>
                <w:sz w:val="18"/>
                <w:szCs w:val="18"/>
              </w:rPr>
            </w:pPr>
          </w:p>
          <w:p w:rsidR="00492699" w:rsidRPr="00FB204F" w:rsidRDefault="00492699" w:rsidP="0014390B">
            <w:pPr>
              <w:pStyle w:val="ListParagraph"/>
              <w:numPr>
                <w:ilvl w:val="0"/>
                <w:numId w:val="35"/>
              </w:numPr>
              <w:contextualSpacing w:val="0"/>
              <w:rPr>
                <w:rFonts w:ascii="Arial" w:hAnsi="Arial" w:cs="Arial"/>
                <w:b/>
              </w:rPr>
            </w:pPr>
            <w:r w:rsidRPr="00E71F55">
              <w:rPr>
                <w:rFonts w:ascii="Arial" w:hAnsi="Arial" w:cs="Arial"/>
                <w:b/>
                <w:sz w:val="18"/>
                <w:szCs w:val="18"/>
              </w:rPr>
              <w:t>Acceptance/Rejection Criteria for Terminal Elimination Phase</w:t>
            </w:r>
          </w:p>
          <w:p w:rsidR="009A793E" w:rsidRPr="00FB204F" w:rsidRDefault="009A793E" w:rsidP="009A793E">
            <w:pPr>
              <w:rPr>
                <w:rFonts w:cs="Arial"/>
                <w:sz w:val="18"/>
                <w:szCs w:val="18"/>
              </w:rPr>
            </w:pPr>
            <w:r>
              <w:rPr>
                <w:rFonts w:cs="Arial"/>
                <w:sz w:val="18"/>
                <w:szCs w:val="18"/>
              </w:rPr>
              <w:t>E</w:t>
            </w:r>
            <w:r w:rsidRPr="009A793E">
              <w:rPr>
                <w:rFonts w:cs="Arial"/>
                <w:sz w:val="18"/>
                <w:szCs w:val="18"/>
              </w:rPr>
              <w:t xml:space="preserve">xample R code </w:t>
            </w:r>
            <w:r>
              <w:rPr>
                <w:rFonts w:cs="Arial"/>
                <w:sz w:val="18"/>
                <w:szCs w:val="18"/>
              </w:rPr>
              <w:t>follows</w:t>
            </w:r>
            <w:r w:rsidRPr="009A793E">
              <w:rPr>
                <w:rFonts w:cs="Arial"/>
                <w:sz w:val="18"/>
                <w:szCs w:val="18"/>
              </w:rPr>
              <w:t xml:space="preserve"> to illustrate the </w:t>
            </w:r>
            <w:proofErr w:type="gramStart"/>
            <w:r w:rsidRPr="009A793E">
              <w:rPr>
                <w:rFonts w:cs="Arial"/>
                <w:sz w:val="18"/>
                <w:szCs w:val="18"/>
              </w:rPr>
              <w:t xml:space="preserve">concept </w:t>
            </w:r>
            <w:r>
              <w:rPr>
                <w:rFonts w:cs="Arial"/>
                <w:sz w:val="18"/>
                <w:szCs w:val="18"/>
              </w:rPr>
              <w:t>,</w:t>
            </w:r>
            <w:proofErr w:type="gramEnd"/>
            <w:r w:rsidR="00E86E22">
              <w:rPr>
                <w:rFonts w:cs="Arial"/>
                <w:sz w:val="18"/>
                <w:szCs w:val="18"/>
              </w:rPr>
              <w:t xml:space="preserve"> </w:t>
            </w:r>
            <w:r w:rsidRPr="009A793E">
              <w:rPr>
                <w:rFonts w:cs="Arial"/>
                <w:sz w:val="18"/>
                <w:szCs w:val="18"/>
              </w:rPr>
              <w:t>not intended to repr</w:t>
            </w:r>
            <w:r>
              <w:rPr>
                <w:rFonts w:cs="Arial"/>
                <w:sz w:val="18"/>
                <w:szCs w:val="18"/>
              </w:rPr>
              <w:t xml:space="preserve">esent a specific implementation. Note the acceptance/rejection criteria would be specified as a configuration item in the </w:t>
            </w:r>
            <w:r>
              <w:rPr>
                <w:rFonts w:cs="Arial"/>
                <w:sz w:val="18"/>
                <w:szCs w:val="18"/>
              </w:rPr>
              <w:fldChar w:fldCharType="begin"/>
            </w:r>
            <w:r>
              <w:rPr>
                <w:rFonts w:cs="Arial"/>
                <w:sz w:val="18"/>
                <w:szCs w:val="18"/>
              </w:rPr>
              <w:instrText xml:space="preserve"> REF ModelConfigurationTemplate \h </w:instrText>
            </w:r>
            <w:r>
              <w:rPr>
                <w:rFonts w:cs="Arial"/>
                <w:sz w:val="18"/>
                <w:szCs w:val="18"/>
              </w:rPr>
            </w:r>
            <w:r>
              <w:rPr>
                <w:rFonts w:cs="Arial"/>
                <w:sz w:val="18"/>
                <w:szCs w:val="18"/>
              </w:rPr>
              <w:fldChar w:fldCharType="separate"/>
            </w:r>
            <w:r>
              <w:rPr>
                <w:b/>
                <w:i/>
              </w:rPr>
              <w:t>M</w:t>
            </w:r>
            <w:r w:rsidRPr="0002670C">
              <w:rPr>
                <w:b/>
                <w:i/>
              </w:rPr>
              <w:t xml:space="preserve">odel </w:t>
            </w:r>
            <w:r>
              <w:rPr>
                <w:b/>
                <w:i/>
              </w:rPr>
              <w:lastRenderedPageBreak/>
              <w:t>C</w:t>
            </w:r>
            <w:r w:rsidRPr="0002670C">
              <w:rPr>
                <w:b/>
                <w:i/>
              </w:rPr>
              <w:t xml:space="preserve">onfiguration </w:t>
            </w:r>
            <w:r>
              <w:rPr>
                <w:b/>
                <w:i/>
              </w:rPr>
              <w:t>T</w:t>
            </w:r>
            <w:r w:rsidRPr="0002670C">
              <w:rPr>
                <w:b/>
                <w:i/>
              </w:rPr>
              <w:t>emplate</w:t>
            </w:r>
            <w:r>
              <w:rPr>
                <w:rFonts w:cs="Arial"/>
                <w:sz w:val="18"/>
                <w:szCs w:val="18"/>
              </w:rPr>
              <w:fldChar w:fldCharType="end"/>
            </w:r>
            <w:r>
              <w:rPr>
                <w:rFonts w:cs="Arial"/>
                <w:sz w:val="18"/>
                <w:szCs w:val="18"/>
              </w:rPr>
              <w:t>.</w:t>
            </w:r>
            <w:r w:rsidR="00382D9D">
              <w:rPr>
                <w:rFonts w:cs="Arial"/>
                <w:sz w:val="18"/>
                <w:szCs w:val="18"/>
              </w:rPr>
              <w:t xml:space="preserve"> This example illustrates the Pfizer</w:t>
            </w:r>
            <w:r w:rsidR="00FF4B37">
              <w:rPr>
                <w:rFonts w:cs="Arial"/>
                <w:sz w:val="18"/>
                <w:szCs w:val="18"/>
              </w:rPr>
              <w:t xml:space="preserve"> Chapter 23 Conventions Guidance but can be customized to other NCA conventions.</w:t>
            </w:r>
          </w:p>
          <w:p w:rsidR="00674C9A" w:rsidRDefault="00674C9A" w:rsidP="00457853">
            <w:pPr>
              <w:pStyle w:val="ListParagraph"/>
              <w:ind w:left="2520"/>
              <w:contextualSpacing w:val="0"/>
            </w:pP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Note function parse.reg definition not shown here</w:t>
            </w:r>
            <w:r w:rsidR="00A1221B">
              <w:rPr>
                <w:rFonts w:ascii="Courier New" w:hAnsi="Courier New" w:cs="Courier New"/>
                <w:sz w:val="16"/>
                <w:szCs w:val="16"/>
              </w:rPr>
              <w:t xml:space="preserve"> but available on request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evalflgacceptcrit &lt;- function(d, FLGACCEPTKELCRIT)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FLGACCEPTKELCRIT &lt;- unlist(strsplit(FLGACCEPTKELCRIT,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x &lt;- </w:t>
            </w:r>
            <w:proofErr w:type="gramStart"/>
            <w:r w:rsidRPr="00095F15">
              <w:rPr>
                <w:rFonts w:ascii="Courier New" w:hAnsi="Courier New" w:cs="Courier New"/>
                <w:sz w:val="16"/>
                <w:szCs w:val="16"/>
              </w:rPr>
              <w:t>regexpr(</w:t>
            </w:r>
            <w:proofErr w:type="gramEnd"/>
            <w:r w:rsidRPr="00095F15">
              <w:rPr>
                <w:rFonts w:ascii="Courier New" w:hAnsi="Courier New" w:cs="Courier New"/>
                <w:sz w:val="16"/>
                <w:szCs w:val="16"/>
              </w:rPr>
              <w:t>"^[[:space:]]*?([[:alnum:]_.+]+?)([&lt;&gt;=!]+?)([[</w:t>
            </w:r>
            <w:proofErr w:type="gramStart"/>
            <w:r w:rsidRPr="00095F15">
              <w:rPr>
                <w:rFonts w:ascii="Courier New" w:hAnsi="Courier New" w:cs="Courier New"/>
                <w:sz w:val="16"/>
                <w:szCs w:val="16"/>
              </w:rPr>
              <w:t>:digit</w:t>
            </w:r>
            <w:proofErr w:type="gramEnd"/>
            <w:r w:rsidRPr="00095F15">
              <w:rPr>
                <w:rFonts w:ascii="Courier New" w:hAnsi="Courier New" w:cs="Courier New"/>
                <w:sz w:val="16"/>
                <w:szCs w:val="16"/>
              </w:rPr>
              <w:t>:].]+?)$", FLGACCEPTKELCRIT, ignore.case=TRUE, perl=TRUE)</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y &lt;- parse.reg(FLGACCEPTKELCRIT, x)</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names(y) &lt;- c("VAR", "OPR", "CRIT")</w:t>
            </w:r>
          </w:p>
          <w:p w:rsidR="00815C8B" w:rsidRPr="00095F15" w:rsidRDefault="00815C8B" w:rsidP="00815C8B">
            <w:pPr>
              <w:pStyle w:val="ListParagraph"/>
              <w:ind w:left="928" w:hanging="720"/>
              <w:rPr>
                <w:rFonts w:ascii="Courier New" w:hAnsi="Courier New" w:cs="Courier New"/>
                <w:sz w:val="16"/>
                <w:szCs w:val="16"/>
              </w:rPr>
            </w:pP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 &lt;- rep(TRUE, nrow(d))</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for(i in 1:nrow(y))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x &lt;- d[,as.character(y$VAR[i])]</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textcrit &lt;- paste("x",y$OPR[i],y$CRIT[i],sep='')</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 &lt;- FLGACCEPTKEL &amp; eval(parse(text=textcrit))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return(FLGACCEPTKEL)</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w:t>
            </w:r>
          </w:p>
          <w:p w:rsidR="00095F15" w:rsidRPr="00095F15" w:rsidRDefault="00095F15" w:rsidP="00815C8B">
            <w:pPr>
              <w:pStyle w:val="ListParagraph"/>
              <w:ind w:left="928" w:hanging="720"/>
              <w:rPr>
                <w:rFonts w:ascii="Courier New" w:hAnsi="Courier New" w:cs="Courier New"/>
                <w:sz w:val="16"/>
                <w:szCs w:val="16"/>
              </w:rPr>
            </w:pPr>
          </w:p>
          <w:p w:rsidR="00095F15" w:rsidRPr="00095F15" w:rsidRDefault="00095F15"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FLGACCEPTKELCRIT &lt;- "KELRSQ&gt;=0.9, KELNOPT&gt;=3</w:t>
            </w:r>
            <w:r w:rsidR="005C4352" w:rsidRPr="00732CEE">
              <w:rPr>
                <w:rFonts w:ascii="Courier New" w:hAnsi="Courier New" w:cs="Courier New"/>
                <w:sz w:val="16"/>
                <w:szCs w:val="16"/>
              </w:rPr>
              <w:t xml:space="preserve">, </w:t>
            </w:r>
            <w:r w:rsidR="00732CEE" w:rsidRPr="003F4D10">
              <w:rPr>
                <w:rFonts w:ascii="Courier New" w:hAnsi="Courier New" w:cs="Courier New"/>
                <w:sz w:val="16"/>
                <w:szCs w:val="16"/>
              </w:rPr>
              <w:fldChar w:fldCharType="begin"/>
            </w:r>
            <w:r w:rsidR="00732CEE" w:rsidRPr="00732CEE">
              <w:rPr>
                <w:rFonts w:ascii="Courier New" w:hAnsi="Courier New" w:cs="Courier New"/>
                <w:sz w:val="16"/>
                <w:szCs w:val="16"/>
              </w:rPr>
              <w:instrText xml:space="preserve"> REF AUCXPCTP \h  \* MERGEFORMAT </w:instrText>
            </w:r>
            <w:r w:rsidR="00732CEE" w:rsidRPr="003F4D10">
              <w:rPr>
                <w:rFonts w:ascii="Courier New" w:hAnsi="Courier New" w:cs="Courier New"/>
                <w:sz w:val="16"/>
                <w:szCs w:val="16"/>
              </w:rPr>
            </w:r>
            <w:r w:rsidR="00732CEE" w:rsidRPr="003F4D10">
              <w:rPr>
                <w:rFonts w:ascii="Courier New" w:hAnsi="Courier New" w:cs="Courier New"/>
                <w:sz w:val="16"/>
                <w:szCs w:val="16"/>
              </w:rPr>
              <w:fldChar w:fldCharType="separate"/>
            </w:r>
            <w:r w:rsidR="00732CEE" w:rsidRPr="00207A64">
              <w:rPr>
                <w:rFonts w:ascii="Courier New" w:hAnsi="Courier New" w:cs="Courier New"/>
                <w:sz w:val="16"/>
                <w:szCs w:val="16"/>
              </w:rPr>
              <w:t>AUCXPCTP</w:t>
            </w:r>
            <w:r w:rsidR="00732CEE" w:rsidRPr="003F4D10">
              <w:rPr>
                <w:rFonts w:ascii="Courier New" w:hAnsi="Courier New" w:cs="Courier New"/>
                <w:sz w:val="16"/>
                <w:szCs w:val="16"/>
              </w:rPr>
              <w:fldChar w:fldCharType="end"/>
            </w:r>
            <w:r w:rsidR="005C4352" w:rsidRPr="003F4D10">
              <w:rPr>
                <w:rFonts w:ascii="Courier New" w:hAnsi="Courier New" w:cs="Courier New"/>
                <w:sz w:val="16"/>
                <w:szCs w:val="16"/>
              </w:rPr>
              <w:t>&lt;=20</w:t>
            </w:r>
            <w:r w:rsidRPr="00095F15">
              <w:rPr>
                <w:rFonts w:ascii="Courier New" w:hAnsi="Courier New" w:cs="Courier New"/>
                <w:sz w:val="16"/>
                <w:szCs w:val="16"/>
              </w:rPr>
              <w: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Params$FLGACCEPTKEL &lt;- evalflgacceptcrit(params, FLGACCEPTKELCRIT)</w:t>
            </w:r>
          </w:p>
          <w:p w:rsidR="00815C8B" w:rsidRPr="00095F15" w:rsidRDefault="00815C8B" w:rsidP="00815C8B">
            <w:pPr>
              <w:pStyle w:val="ListParagraph"/>
              <w:ind w:left="928" w:hanging="720"/>
              <w:contextualSpacing w:val="0"/>
              <w:rPr>
                <w:rFonts w:ascii="Courier New" w:hAnsi="Courier New" w:cs="Courier New"/>
                <w:sz w:val="16"/>
                <w:szCs w:val="16"/>
              </w:rPr>
            </w:pPr>
          </w:p>
          <w:p w:rsidR="00382D9D" w:rsidRPr="00095F15" w:rsidRDefault="00382D9D"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Set KEL</w:t>
            </w:r>
            <w:proofErr w:type="gramStart"/>
            <w:r w:rsidRPr="00095F15">
              <w:rPr>
                <w:rFonts w:ascii="Courier New" w:hAnsi="Courier New" w:cs="Courier New"/>
                <w:sz w:val="16"/>
                <w:szCs w:val="16"/>
              </w:rPr>
              <w:t>,THALF</w:t>
            </w:r>
            <w:proofErr w:type="gramEnd"/>
            <w:r w:rsidRPr="00095F15">
              <w:rPr>
                <w:rFonts w:ascii="Courier New" w:hAnsi="Courier New" w:cs="Courier New"/>
                <w:sz w:val="16"/>
                <w:szCs w:val="16"/>
              </w:rPr>
              <w:t xml:space="preserve"> to missing if FLGACCEPTKEL is false, i.e. 0.</w:t>
            </w:r>
          </w:p>
          <w:p w:rsidR="00815C8B" w:rsidRPr="00095F15" w:rsidRDefault="008D02D4"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params &lt;- </w:t>
            </w:r>
            <w:r w:rsidR="00815C8B" w:rsidRPr="00095F15">
              <w:rPr>
                <w:rFonts w:ascii="Courier New" w:hAnsi="Courier New" w:cs="Courier New"/>
                <w:sz w:val="16"/>
                <w:szCs w:val="16"/>
              </w:rPr>
              <w:t>with</w:t>
            </w:r>
            <w:r w:rsidRPr="00095F15">
              <w:rPr>
                <w:rFonts w:ascii="Courier New" w:hAnsi="Courier New" w:cs="Courier New"/>
                <w:sz w:val="16"/>
                <w:szCs w:val="16"/>
              </w:rPr>
              <w:t>in</w:t>
            </w:r>
            <w:r w:rsidR="00815C8B" w:rsidRPr="00095F15">
              <w:rPr>
                <w:rFonts w:ascii="Courier New" w:hAnsi="Courier New" w:cs="Courier New"/>
                <w:sz w:val="16"/>
                <w:szCs w:val="16"/>
              </w:rPr>
              <w:t>(params,</w:t>
            </w:r>
            <w:r w:rsidRPr="00095F15">
              <w:rPr>
                <w:rFonts w:ascii="Courier New" w:hAnsi="Courier New" w:cs="Courier New"/>
                <w:sz w:val="16"/>
                <w:szCs w:val="16"/>
              </w:rPr>
              <w:t xml:space="preserve"> {</w:t>
            </w:r>
            <w:r w:rsidR="00815C8B" w:rsidRPr="00095F15">
              <w:rPr>
                <w:rFonts w:ascii="Courier New" w:hAnsi="Courier New" w:cs="Courier New"/>
                <w:sz w:val="16"/>
                <w:szCs w:val="16"/>
              </w:rPr>
              <w:t xml:space="preserve"> </w:t>
            </w:r>
          </w:p>
          <w:p w:rsidR="00382D9D" w:rsidRPr="00095F15" w:rsidRDefault="00815C8B"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w:t>
            </w:r>
            <w:r w:rsidR="00884248" w:rsidRPr="00095F15">
              <w:rPr>
                <w:rFonts w:ascii="Courier New" w:hAnsi="Courier New" w:cs="Courier New"/>
                <w:sz w:val="16"/>
                <w:szCs w:val="16"/>
              </w:rPr>
              <w:t>KEL</w:t>
            </w:r>
            <w:r w:rsidRPr="00095F15">
              <w:rPr>
                <w:rFonts w:ascii="Courier New" w:hAnsi="Courier New" w:cs="Courier New"/>
                <w:sz w:val="16"/>
                <w:szCs w:val="16"/>
              </w:rPr>
              <w:t xml:space="preserve">     </w:t>
            </w:r>
            <w:r w:rsidR="00884248" w:rsidRPr="00095F15">
              <w:rPr>
                <w:rFonts w:ascii="Courier New" w:hAnsi="Courier New" w:cs="Courier New"/>
                <w:sz w:val="16"/>
                <w:szCs w:val="16"/>
              </w:rPr>
              <w:t xml:space="preserve"> &lt;- ifelse(FL</w:t>
            </w:r>
            <w:r w:rsidR="00382D9D" w:rsidRPr="00095F15">
              <w:rPr>
                <w:rFonts w:ascii="Courier New" w:hAnsi="Courier New" w:cs="Courier New"/>
                <w:sz w:val="16"/>
                <w:szCs w:val="16"/>
              </w:rPr>
              <w:t>GACCEPTKEL, KEL, NA)</w:t>
            </w:r>
          </w:p>
          <w:p w:rsidR="00382D9D" w:rsidRPr="00095F15" w:rsidRDefault="00815C8B" w:rsidP="00382D9D">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w:t>
            </w:r>
            <w:r w:rsidR="00884248" w:rsidRPr="00095F15">
              <w:rPr>
                <w:rFonts w:ascii="Courier New" w:hAnsi="Courier New" w:cs="Courier New"/>
                <w:sz w:val="16"/>
                <w:szCs w:val="16"/>
              </w:rPr>
              <w:t>THALF</w:t>
            </w:r>
            <w:r w:rsidRPr="00095F15">
              <w:rPr>
                <w:rFonts w:ascii="Courier New" w:hAnsi="Courier New" w:cs="Courier New"/>
                <w:sz w:val="16"/>
                <w:szCs w:val="16"/>
              </w:rPr>
              <w:t xml:space="preserve">   </w:t>
            </w:r>
            <w:r w:rsidR="00884248" w:rsidRPr="00095F15">
              <w:rPr>
                <w:rFonts w:ascii="Courier New" w:hAnsi="Courier New" w:cs="Courier New"/>
                <w:sz w:val="16"/>
                <w:szCs w:val="16"/>
              </w:rPr>
              <w:t xml:space="preserve"> &lt;- ifelse(FL</w:t>
            </w:r>
            <w:r w:rsidR="00382D9D" w:rsidRPr="00095F15">
              <w:rPr>
                <w:rFonts w:ascii="Courier New" w:hAnsi="Courier New" w:cs="Courier New"/>
                <w:sz w:val="16"/>
                <w:szCs w:val="16"/>
              </w:rPr>
              <w:t xml:space="preserve">GACCEPTKEL, THALF, NA) </w:t>
            </w:r>
          </w:p>
          <w:p w:rsidR="00FF4B37" w:rsidRPr="00095F15" w:rsidRDefault="008D02D4"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w:t>
            </w:r>
            <w:r w:rsidR="00815C8B" w:rsidRPr="00095F15">
              <w:rPr>
                <w:rFonts w:ascii="Courier New" w:hAnsi="Courier New" w:cs="Courier New"/>
                <w:sz w:val="16"/>
                <w:szCs w:val="16"/>
              </w:rPr>
              <w:t>)</w:t>
            </w:r>
          </w:p>
          <w:p w:rsidR="00095F15" w:rsidRPr="00095F15" w:rsidRDefault="00095F15" w:rsidP="00457853">
            <w:pPr>
              <w:pStyle w:val="ListParagraph"/>
              <w:ind w:left="928" w:hanging="720"/>
              <w:contextualSpacing w:val="0"/>
              <w:rPr>
                <w:rFonts w:ascii="Courier New" w:hAnsi="Courier New" w:cs="Courier New"/>
                <w:sz w:val="16"/>
                <w:szCs w:val="16"/>
              </w:rPr>
            </w:pPr>
          </w:p>
          <w:p w:rsidR="00095F15" w:rsidRPr="00095F15" w:rsidRDefault="00095F15" w:rsidP="00095F15">
            <w:pPr>
              <w:pStyle w:val="ListParagraph"/>
              <w:ind w:left="928" w:hanging="720"/>
              <w:rPr>
                <w:rFonts w:ascii="Courier New" w:hAnsi="Courier New" w:cs="Courier New"/>
                <w:sz w:val="16"/>
                <w:szCs w:val="16"/>
              </w:rPr>
            </w:pPr>
            <w:r w:rsidRPr="00095F15">
              <w:rPr>
                <w:rFonts w:ascii="Courier New" w:hAnsi="Courier New" w:cs="Courier New"/>
                <w:sz w:val="16"/>
                <w:szCs w:val="16"/>
              </w:rPr>
              <w:t>Params$FLGACCEPTAUC &lt;- evalflgacceptcrit(params, “</w:t>
            </w:r>
            <w:r w:rsidRPr="00095F15">
              <w:rPr>
                <w:rFonts w:ascii="Courier New" w:hAnsi="Courier New" w:cs="Courier New"/>
                <w:sz w:val="16"/>
                <w:szCs w:val="16"/>
              </w:rPr>
              <w:fldChar w:fldCharType="begin"/>
            </w:r>
            <w:r w:rsidRPr="00095F15">
              <w:rPr>
                <w:rFonts w:ascii="Courier New" w:hAnsi="Courier New" w:cs="Courier New"/>
                <w:sz w:val="16"/>
                <w:szCs w:val="16"/>
              </w:rPr>
              <w:instrText xml:space="preserve"> REF AUCXPCTP \h  \* MERGEFORMAT </w:instrText>
            </w:r>
            <w:r w:rsidRPr="00095F15">
              <w:rPr>
                <w:rFonts w:ascii="Courier New" w:hAnsi="Courier New" w:cs="Courier New"/>
                <w:sz w:val="16"/>
                <w:szCs w:val="16"/>
              </w:rPr>
            </w:r>
            <w:r w:rsidRPr="00095F15">
              <w:rPr>
                <w:rFonts w:ascii="Courier New" w:hAnsi="Courier New" w:cs="Courier New"/>
                <w:sz w:val="16"/>
                <w:szCs w:val="16"/>
              </w:rPr>
              <w:fldChar w:fldCharType="separate"/>
            </w:r>
            <w:r w:rsidRPr="00095F15">
              <w:rPr>
                <w:rFonts w:ascii="Courier New" w:hAnsi="Courier New" w:cs="Courier New"/>
                <w:sz w:val="16"/>
                <w:szCs w:val="16"/>
              </w:rPr>
              <w:t>AUCXPCTP</w:t>
            </w:r>
            <w:r w:rsidRPr="00095F15">
              <w:rPr>
                <w:rFonts w:ascii="Courier New" w:hAnsi="Courier New" w:cs="Courier New"/>
                <w:sz w:val="16"/>
                <w:szCs w:val="16"/>
              </w:rPr>
              <w:fldChar w:fldCharType="end"/>
            </w:r>
            <w:r w:rsidRPr="00095F15">
              <w:rPr>
                <w:rFonts w:ascii="Courier New" w:hAnsi="Courier New" w:cs="Courier New"/>
                <w:sz w:val="16"/>
                <w:szCs w:val="16"/>
              </w:rPr>
              <w:t>&lt;</w:t>
            </w:r>
            <w:r w:rsidR="00A1221B">
              <w:rPr>
                <w:rFonts w:ascii="Courier New" w:hAnsi="Courier New" w:cs="Courier New"/>
                <w:sz w:val="16"/>
                <w:szCs w:val="16"/>
              </w:rPr>
              <w:t>20</w:t>
            </w:r>
            <w:r w:rsidRPr="00095F15">
              <w:rPr>
                <w:rFonts w:ascii="Courier New" w:hAnsi="Courier New" w:cs="Courier New"/>
                <w:sz w:val="16"/>
                <w:szCs w:val="16"/>
              </w:rPr>
              <w:t>”)</w:t>
            </w:r>
          </w:p>
          <w:p w:rsidR="00095F15" w:rsidRPr="00095F15" w:rsidRDefault="00095F15" w:rsidP="00095F15">
            <w:pPr>
              <w:pStyle w:val="ListParagraph"/>
              <w:ind w:left="928" w:hanging="720"/>
              <w:contextualSpacing w:val="0"/>
              <w:rPr>
                <w:rFonts w:ascii="Courier New" w:hAnsi="Courier New" w:cs="Courier New"/>
                <w:sz w:val="16"/>
                <w:szCs w:val="16"/>
              </w:rPr>
            </w:pP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Set AUCINF</w:t>
            </w:r>
            <w:proofErr w:type="gramStart"/>
            <w:r w:rsidRPr="00095F15">
              <w:rPr>
                <w:rFonts w:ascii="Courier New" w:hAnsi="Courier New" w:cs="Courier New"/>
                <w:sz w:val="16"/>
                <w:szCs w:val="16"/>
              </w:rPr>
              <w:t>,etc</w:t>
            </w:r>
            <w:proofErr w:type="gramEnd"/>
            <w:r w:rsidRPr="00095F15">
              <w:rPr>
                <w:rFonts w:ascii="Courier New" w:hAnsi="Courier New" w:cs="Courier New"/>
                <w:sz w:val="16"/>
                <w:szCs w:val="16"/>
              </w:rPr>
              <w:t xml:space="preserve"> to missing if FLGACCEPTKEL is false, i.e. 0.</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params &lt;- within(params, {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AUCINFO  &lt;- ifelse(FLGACCEPTAUC, AUCINFO,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AUCINFP  &lt;- ifelse(FLGACCEPTAUC, AUCINFP,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AUCINFOC &lt;- ifelse(FLGACCEPTAUC, AUCINFOC,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AUCINFPC &lt;- ifelse(FLGACCEPTAUC, AUCINFPC,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w:t>
            </w:r>
          </w:p>
          <w:p w:rsidR="00095F15" w:rsidRPr="00A1221B" w:rsidRDefault="00095F15" w:rsidP="00457853">
            <w:pPr>
              <w:pStyle w:val="ListParagraph"/>
              <w:ind w:left="928" w:hanging="720"/>
              <w:contextualSpacing w:val="0"/>
              <w:rPr>
                <w:rFonts w:ascii="Courier New" w:hAnsi="Courier New" w:cs="Courier New"/>
                <w:sz w:val="16"/>
                <w:szCs w:val="16"/>
              </w:rPr>
            </w:pPr>
          </w:p>
          <w:p w:rsidR="00A1221B" w:rsidRPr="00A1221B" w:rsidRDefault="00A1221B" w:rsidP="00A1221B">
            <w:pPr>
              <w:pStyle w:val="ListParagraph"/>
              <w:ind w:left="928" w:hanging="720"/>
              <w:rPr>
                <w:rFonts w:ascii="Courier New" w:hAnsi="Courier New" w:cs="Courier New"/>
                <w:sz w:val="16"/>
                <w:szCs w:val="16"/>
              </w:rPr>
            </w:pPr>
            <w:r w:rsidRPr="00A1221B">
              <w:rPr>
                <w:rFonts w:ascii="Courier New" w:hAnsi="Courier New" w:cs="Courier New"/>
                <w:sz w:val="16"/>
                <w:szCs w:val="16"/>
              </w:rPr>
              <w:t>vlist &lt;- c("KELRSQ", "KELNOPT", "FLGACCEPTKEL", "KEL", "THALF","AUCXPCTP", "FLGACCEPTAUC", "AUCINFO", "AUCINFP")</w:t>
            </w:r>
          </w:p>
          <w:p w:rsidR="00A1221B" w:rsidRPr="00A1221B" w:rsidRDefault="00A1221B" w:rsidP="00A1221B">
            <w:pPr>
              <w:pStyle w:val="ListParagraph"/>
              <w:ind w:left="928" w:hanging="720"/>
              <w:contextualSpacing w:val="0"/>
              <w:rPr>
                <w:rFonts w:ascii="Courier New" w:hAnsi="Courier New" w:cs="Courier New"/>
                <w:sz w:val="16"/>
                <w:szCs w:val="16"/>
              </w:rPr>
            </w:pPr>
            <w:r w:rsidRPr="00A1221B">
              <w:rPr>
                <w:rFonts w:ascii="Courier New" w:hAnsi="Courier New" w:cs="Courier New"/>
                <w:sz w:val="16"/>
                <w:szCs w:val="16"/>
              </w:rPr>
              <w:t>params[,vlist]</w:t>
            </w:r>
          </w:p>
          <w:p w:rsidR="00A1221B" w:rsidRDefault="00A1221B" w:rsidP="00A1221B">
            <w:pPr>
              <w:pStyle w:val="ListParagraph"/>
              <w:ind w:left="928" w:hanging="720"/>
              <w:contextualSpacing w:val="0"/>
              <w:rPr>
                <w:rFonts w:ascii="Courier New" w:hAnsi="Courier New" w:cs="Courier New"/>
                <w:sz w:val="18"/>
                <w:szCs w:val="20"/>
              </w:rPr>
            </w:pPr>
          </w:p>
          <w:p w:rsidR="00A1221B" w:rsidRPr="00A1221B" w:rsidRDefault="00A1221B" w:rsidP="00A1221B">
            <w:pPr>
              <w:pStyle w:val="HTMLPreformatted"/>
              <w:shd w:val="clear" w:color="auto" w:fill="FFFFFF"/>
              <w:spacing w:line="275" w:lineRule="atLeast"/>
              <w:rPr>
                <w:color w:val="000000"/>
                <w:sz w:val="16"/>
                <w:szCs w:val="16"/>
              </w:rPr>
            </w:pPr>
            <w:r>
              <w:rPr>
                <w:rFonts w:ascii="Lucida Console" w:hAnsi="Lucida Console"/>
                <w:color w:val="000000"/>
              </w:rPr>
              <w:t xml:space="preserve">  </w:t>
            </w:r>
            <w:r w:rsidRPr="00A1221B">
              <w:rPr>
                <w:color w:val="000000"/>
                <w:sz w:val="16"/>
                <w:szCs w:val="16"/>
              </w:rPr>
              <w:t xml:space="preserve">    KELRSQ KELNOPT FLGACCEPTKEL        KEL     THALF    AUCXPCTP FLGACCEPTAUC</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  0.9955421       4         TRUE 0.03273358 21.175418  7.68404767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2  1.0000000       3        FALSE         NA        NA  2.99165240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3  0.9997271       3        FALSE         NA        NA  4.66602992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4  0.9988047       3        FALSE         NA        NA  2.96074170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5  0.9889092       3        FALSE         NA        NA 14.58611253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6  0.9951571       4         TRUE 0.08330574  8.320521  1.99934371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7  0.9999235       3        FALSE         NA        NA  2.70851854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8  0.9887088       5        FALSE         NA        NA  1.10940746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9  0.9848178       3        FALSE         NA        NA  9.84141179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10 0.9613906       5        FALSE         NA        NA  9.76685944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11 0.9655010       4        FALSE         NA        NA  6.23791345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12 0.9991340       3        FALSE         NA        NA  2.70867797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13 0.9823067       6        FALSE         NA        NA  4.70630987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14 0.9863159       6        FALSE         NA        NA  5.92845655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15 0.9988961       3        FALSE         NA        NA  7.23522456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16 0.9968212       3        FALSE         NA        NA  1.88276503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17 0.9998668       4         TRUE 0.03852380 17.992700  5.42144297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lastRenderedPageBreak/>
              <w:t>18 0.9407686       5        FALSE         NA        NA  5.71496594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19 0.9955633       6         TRUE 0.04133378 16.769507  0.52463423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20 0.9918967       6         TRUE 0.04579767 15.134987  0.26211759         TRUE</w:t>
            </w:r>
          </w:p>
          <w:p w:rsidR="00FB0367" w:rsidRPr="0014390B" w:rsidRDefault="00FB0367" w:rsidP="009504BF">
            <w:pPr>
              <w:pStyle w:val="ListParagraph"/>
              <w:ind w:left="928" w:hanging="720"/>
              <w:contextualSpacing w:val="0"/>
              <w:rPr>
                <w:rFonts w:ascii="Courier New" w:hAnsi="Courier New" w:cs="Courier New"/>
                <w:sz w:val="18"/>
                <w:szCs w:val="20"/>
              </w:rPr>
            </w:pPr>
          </w:p>
        </w:tc>
      </w:tr>
      <w:tr w:rsidR="00220163" w:rsidRPr="00846DB7" w:rsidTr="007A5AE9">
        <w:tc>
          <w:tcPr>
            <w:tcW w:w="692" w:type="dxa"/>
          </w:tcPr>
          <w:p w:rsidR="00220163" w:rsidRDefault="006C7364" w:rsidP="00846DB7">
            <w:pPr>
              <w:pStyle w:val="TableContent"/>
              <w:jc w:val="center"/>
              <w:rPr>
                <w:bCs w:val="0"/>
                <w:sz w:val="18"/>
              </w:rPr>
            </w:pPr>
            <w:r>
              <w:rPr>
                <w:bCs w:val="0"/>
                <w:sz w:val="18"/>
              </w:rPr>
              <w:lastRenderedPageBreak/>
              <w:t>4</w:t>
            </w:r>
          </w:p>
        </w:tc>
        <w:tc>
          <w:tcPr>
            <w:tcW w:w="8553" w:type="dxa"/>
          </w:tcPr>
          <w:p w:rsidR="00CB7291" w:rsidRDefault="00220163" w:rsidP="00492699">
            <w:pPr>
              <w:pStyle w:val="TableContent"/>
              <w:rPr>
                <w:b/>
                <w:bCs w:val="0"/>
                <w:sz w:val="18"/>
              </w:rPr>
            </w:pPr>
            <w:bookmarkStart w:id="51" w:name="FLGEMESIS"/>
            <w:r w:rsidRPr="00CB7291">
              <w:rPr>
                <w:b/>
                <w:bCs w:val="0"/>
                <w:sz w:val="18"/>
              </w:rPr>
              <w:t>FLGEMESIS</w:t>
            </w:r>
            <w:bookmarkEnd w:id="51"/>
          </w:p>
          <w:p w:rsidR="005253A6" w:rsidRDefault="00CC3253" w:rsidP="00492699">
            <w:pPr>
              <w:pStyle w:val="TableContent"/>
              <w:rPr>
                <w:bCs w:val="0"/>
                <w:sz w:val="18"/>
              </w:rPr>
            </w:pPr>
            <w:r>
              <w:rPr>
                <w:bCs w:val="0"/>
                <w:sz w:val="18"/>
              </w:rPr>
              <w:t>Analysis d</w:t>
            </w:r>
            <w:r w:rsidR="00220163" w:rsidRPr="00967E14">
              <w:rPr>
                <w:bCs w:val="0"/>
                <w:sz w:val="18"/>
              </w:rPr>
              <w:t>ata</w:t>
            </w:r>
            <w:r>
              <w:rPr>
                <w:bCs w:val="0"/>
                <w:sz w:val="18"/>
              </w:rPr>
              <w:t>set</w:t>
            </w:r>
            <w:r w:rsidR="00220163" w:rsidRPr="00967E14">
              <w:rPr>
                <w:bCs w:val="0"/>
                <w:sz w:val="18"/>
              </w:rPr>
              <w:t xml:space="preserve"> flag indicating </w:t>
            </w:r>
            <w:r w:rsidR="00815919" w:rsidRPr="00967E14">
              <w:rPr>
                <w:bCs w:val="0"/>
                <w:sz w:val="18"/>
              </w:rPr>
              <w:t>that emesis occurred during or prior to a dosing interval/profile</w:t>
            </w:r>
            <w:r>
              <w:rPr>
                <w:bCs w:val="0"/>
                <w:sz w:val="18"/>
              </w:rPr>
              <w:t>.</w:t>
            </w:r>
            <w:r w:rsidR="000C5A6C">
              <w:rPr>
                <w:bCs w:val="0"/>
                <w:sz w:val="18"/>
              </w:rPr>
              <w:t xml:space="preserve"> Since this is an analysis dataset flag, it is stored 1 value/record</w:t>
            </w:r>
            <w:r w:rsidR="007D6443">
              <w:rPr>
                <w:bCs w:val="0"/>
                <w:sz w:val="18"/>
              </w:rPr>
              <w:t xml:space="preserve"> as a data field of the dataset</w:t>
            </w:r>
            <w:r w:rsidR="00D019FF">
              <w:rPr>
                <w:bCs w:val="0"/>
                <w:sz w:val="18"/>
              </w:rPr>
              <w:t xml:space="preserve"> and can vary across study periods depending upon the design of the study</w:t>
            </w:r>
            <w:r w:rsidR="000C5A6C">
              <w:rPr>
                <w:bCs w:val="0"/>
                <w:sz w:val="18"/>
              </w:rPr>
              <w:t>.</w:t>
            </w:r>
          </w:p>
          <w:p w:rsidR="005253A6" w:rsidRDefault="005253A6" w:rsidP="00492699">
            <w:pPr>
              <w:pStyle w:val="TableContent"/>
              <w:rPr>
                <w:bCs w:val="0"/>
                <w:sz w:val="18"/>
              </w:rPr>
            </w:pPr>
          </w:p>
          <w:p w:rsidR="005253A6" w:rsidRDefault="005253A6" w:rsidP="00492699">
            <w:pPr>
              <w:pStyle w:val="TableContent"/>
              <w:rPr>
                <w:bCs w:val="0"/>
                <w:sz w:val="18"/>
              </w:rPr>
            </w:pPr>
            <w:r>
              <w:rPr>
                <w:bCs w:val="0"/>
                <w:sz w:val="18"/>
              </w:rPr>
              <w:t xml:space="preserve">FLGEMESIS is recorded as </w:t>
            </w:r>
          </w:p>
          <w:p w:rsidR="00CC3253" w:rsidRDefault="005253A6" w:rsidP="00492699">
            <w:pPr>
              <w:pStyle w:val="TableContent"/>
              <w:rPr>
                <w:bCs w:val="0"/>
                <w:sz w:val="18"/>
              </w:rPr>
            </w:pPr>
            <w:r>
              <w:rPr>
                <w:bCs w:val="0"/>
                <w:sz w:val="18"/>
              </w:rPr>
              <w:t>0 – no emesis occurred during the dosing interval or during or prior to the visit</w:t>
            </w:r>
          </w:p>
          <w:p w:rsidR="005253A6" w:rsidRDefault="005253A6" w:rsidP="00492699">
            <w:pPr>
              <w:pStyle w:val="TableContent"/>
              <w:rPr>
                <w:bCs w:val="0"/>
                <w:sz w:val="18"/>
              </w:rPr>
            </w:pPr>
            <w:r>
              <w:rPr>
                <w:bCs w:val="0"/>
                <w:sz w:val="18"/>
              </w:rPr>
              <w:t>1 – emesis occurred during the dosing interval or during or prior to the visit</w:t>
            </w:r>
          </w:p>
          <w:p w:rsidR="00CC3253" w:rsidRDefault="00CC3253" w:rsidP="00492699">
            <w:pPr>
              <w:pStyle w:val="TableContent"/>
              <w:rPr>
                <w:bCs w:val="0"/>
                <w:sz w:val="18"/>
              </w:rPr>
            </w:pPr>
          </w:p>
          <w:p w:rsidR="00815919" w:rsidRPr="007A5AE9" w:rsidRDefault="00CC3253" w:rsidP="00492699">
            <w:pPr>
              <w:pStyle w:val="TableContent"/>
              <w:rPr>
                <w:bCs w:val="0"/>
                <w:sz w:val="18"/>
              </w:rPr>
            </w:pPr>
            <w:r>
              <w:rPr>
                <w:bCs w:val="0"/>
                <w:sz w:val="18"/>
              </w:rPr>
              <w:t xml:space="preserve">Note that the analysis dataset for the computation engine can introduce other similar flags for information and summarization purposes. For example, a flag indicating the PK analysis population that represents the subjects matching the statistical rule book requirements for analysis of pharmacokinetic data could be incorporated. The analyst can use this to guide which subjects and profiles results would be generated and potentially use this information in preparing summaries and reporting items (Tables, Listings, Plots) of the concentration and parameter data from the dataset. </w:t>
            </w:r>
          </w:p>
        </w:tc>
      </w:tr>
      <w:tr w:rsidR="009504BF" w:rsidRPr="00846DB7" w:rsidTr="007A5AE9">
        <w:tc>
          <w:tcPr>
            <w:tcW w:w="692" w:type="dxa"/>
          </w:tcPr>
          <w:p w:rsidR="009504BF" w:rsidRDefault="006C7364" w:rsidP="00846DB7">
            <w:pPr>
              <w:pStyle w:val="TableContent"/>
              <w:jc w:val="center"/>
              <w:rPr>
                <w:bCs w:val="0"/>
                <w:sz w:val="18"/>
              </w:rPr>
            </w:pPr>
            <w:r>
              <w:rPr>
                <w:bCs w:val="0"/>
                <w:sz w:val="18"/>
              </w:rPr>
              <w:t>5</w:t>
            </w:r>
          </w:p>
        </w:tc>
        <w:tc>
          <w:tcPr>
            <w:tcW w:w="8553" w:type="dxa"/>
          </w:tcPr>
          <w:p w:rsidR="00CB7291" w:rsidRDefault="00535648" w:rsidP="00535648">
            <w:pPr>
              <w:pStyle w:val="TableContent"/>
              <w:rPr>
                <w:bCs w:val="0"/>
                <w:sz w:val="18"/>
              </w:rPr>
            </w:pPr>
            <w:bookmarkStart w:id="52" w:name="FLGACCEPTTMAX"/>
            <w:r w:rsidRPr="00815919">
              <w:rPr>
                <w:b/>
                <w:bCs w:val="0"/>
                <w:sz w:val="18"/>
              </w:rPr>
              <w:t>FLGACCEPTTMAX</w:t>
            </w:r>
            <w:bookmarkEnd w:id="52"/>
          </w:p>
          <w:p w:rsidR="00535648" w:rsidRPr="00967E14" w:rsidRDefault="00CC3253" w:rsidP="00535648">
            <w:pPr>
              <w:pStyle w:val="TableContent"/>
              <w:rPr>
                <w:rFonts w:cs="Arial"/>
                <w:sz w:val="18"/>
                <w:szCs w:val="18"/>
              </w:rPr>
            </w:pPr>
            <w:r>
              <w:rPr>
                <w:rFonts w:cs="Arial"/>
                <w:sz w:val="18"/>
                <w:szCs w:val="18"/>
              </w:rPr>
              <w:t>Parameter f</w:t>
            </w:r>
            <w:r w:rsidR="00CB7291">
              <w:rPr>
                <w:rFonts w:cs="Arial"/>
                <w:sz w:val="18"/>
                <w:szCs w:val="18"/>
              </w:rPr>
              <w:t xml:space="preserve">lag computed based upon indicating the </w:t>
            </w:r>
            <w:r w:rsidR="009504BF" w:rsidRPr="00967E14">
              <w:rPr>
                <w:rFonts w:cs="Arial"/>
                <w:sz w:val="18"/>
                <w:szCs w:val="18"/>
              </w:rPr>
              <w:t>Accept</w:t>
            </w:r>
            <w:r w:rsidR="00D019FF">
              <w:rPr>
                <w:rFonts w:cs="Arial"/>
                <w:sz w:val="18"/>
                <w:szCs w:val="18"/>
              </w:rPr>
              <w:t>ance/Rejection criteria for TMAXi</w:t>
            </w:r>
            <w:r w:rsidR="009504BF" w:rsidRPr="00967E14">
              <w:rPr>
                <w:rFonts w:cs="Arial"/>
                <w:sz w:val="18"/>
                <w:szCs w:val="18"/>
              </w:rPr>
              <w:t xml:space="preserve"> for subjects who experienced emesis</w:t>
            </w:r>
            <w:r w:rsidR="009A793E">
              <w:rPr>
                <w:rFonts w:cs="Arial"/>
                <w:sz w:val="18"/>
                <w:szCs w:val="18"/>
              </w:rPr>
              <w:t>. Used to accept/reject other parameters as well, CMAXi in particular.</w:t>
            </w:r>
          </w:p>
          <w:p w:rsidR="00535648" w:rsidRDefault="00535648" w:rsidP="00535648">
            <w:pPr>
              <w:pStyle w:val="TableContent"/>
              <w:rPr>
                <w:rFonts w:cs="Arial"/>
                <w:sz w:val="18"/>
                <w:szCs w:val="18"/>
              </w:rPr>
            </w:pPr>
          </w:p>
          <w:p w:rsidR="003A369E" w:rsidRDefault="009A793E" w:rsidP="00535648">
            <w:pPr>
              <w:pStyle w:val="TableContent"/>
              <w:rPr>
                <w:rFonts w:cs="Arial"/>
                <w:sz w:val="18"/>
                <w:szCs w:val="18"/>
              </w:rPr>
            </w:pPr>
            <w:r w:rsidRPr="003A369E">
              <w:rPr>
                <w:rFonts w:cs="Arial"/>
                <w:b/>
                <w:sz w:val="18"/>
                <w:szCs w:val="18"/>
              </w:rPr>
              <w:t>A</w:t>
            </w:r>
            <w:r w:rsidR="00D019FF" w:rsidRPr="003A369E">
              <w:rPr>
                <w:rFonts w:cs="Arial"/>
                <w:b/>
                <w:sz w:val="18"/>
                <w:szCs w:val="18"/>
              </w:rPr>
              <w:t>ccept if computed TMAXi for profile &lt; 2 * median TMAXi</w:t>
            </w:r>
            <w:r w:rsidR="009504BF" w:rsidRPr="003A369E">
              <w:rPr>
                <w:rFonts w:cs="Arial"/>
                <w:b/>
                <w:sz w:val="18"/>
                <w:szCs w:val="18"/>
              </w:rPr>
              <w:t xml:space="preserve"> for the treatment.</w:t>
            </w:r>
          </w:p>
          <w:p w:rsidR="003A369E" w:rsidRDefault="003A369E" w:rsidP="00535648">
            <w:pPr>
              <w:pStyle w:val="TableContent"/>
              <w:rPr>
                <w:rFonts w:cs="Arial"/>
                <w:sz w:val="18"/>
                <w:szCs w:val="18"/>
              </w:rPr>
            </w:pPr>
          </w:p>
          <w:p w:rsidR="009504BF" w:rsidRPr="00457853" w:rsidRDefault="009504BF" w:rsidP="00535648">
            <w:pPr>
              <w:pStyle w:val="TableContent"/>
              <w:rPr>
                <w:rFonts w:cs="Arial"/>
                <w:sz w:val="18"/>
                <w:szCs w:val="18"/>
              </w:rPr>
            </w:pPr>
            <w:r w:rsidRPr="00457853">
              <w:rPr>
                <w:rFonts w:cs="Arial"/>
                <w:sz w:val="18"/>
                <w:szCs w:val="18"/>
              </w:rPr>
              <w:t xml:space="preserve">This uses the </w:t>
            </w:r>
            <w:r w:rsidR="00D019FF">
              <w:rPr>
                <w:rFonts w:cs="Arial"/>
                <w:sz w:val="18"/>
                <w:szCs w:val="18"/>
              </w:rPr>
              <w:t xml:space="preserve">FLGEMESIS value </w:t>
            </w:r>
            <w:r w:rsidRPr="00457853">
              <w:rPr>
                <w:rFonts w:cs="Arial"/>
                <w:sz w:val="18"/>
                <w:szCs w:val="18"/>
              </w:rPr>
              <w:t xml:space="preserve">and produces a value for the FLGACCEPTTMAX flag. Note this “code” assumes the treatment </w:t>
            </w:r>
            <w:r w:rsidR="00D019FF">
              <w:rPr>
                <w:rFonts w:cs="Arial"/>
                <w:sz w:val="18"/>
                <w:szCs w:val="18"/>
              </w:rPr>
              <w:t>or period</w:t>
            </w:r>
            <w:r w:rsidR="005816B2">
              <w:rPr>
                <w:rFonts w:cs="Arial"/>
                <w:sz w:val="18"/>
                <w:szCs w:val="18"/>
              </w:rPr>
              <w:t>, denoted by [SDEID</w:t>
            </w:r>
            <w:r w:rsidR="00D019FF">
              <w:rPr>
                <w:rFonts w:cs="Arial"/>
                <w:sz w:val="18"/>
                <w:szCs w:val="18"/>
              </w:rPr>
              <w:t xml:space="preserve">], has already been selected </w:t>
            </w:r>
            <w:r w:rsidRPr="00457853">
              <w:rPr>
                <w:rFonts w:cs="Arial"/>
                <w:sz w:val="18"/>
                <w:szCs w:val="18"/>
              </w:rPr>
              <w:t>for consideration.</w:t>
            </w:r>
          </w:p>
          <w:p w:rsidR="009504BF" w:rsidRDefault="009504BF" w:rsidP="009504BF">
            <w:pPr>
              <w:pStyle w:val="ListParagraph"/>
              <w:ind w:left="2520"/>
              <w:contextualSpacing w:val="0"/>
            </w:pPr>
          </w:p>
          <w:p w:rsidR="003A369E"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uconc &lt;- concdata[!duplicated(concdata$SDEID), c(“SUBJID”, “SDEID”, “FLGEMESIS”)]</w:t>
            </w:r>
          </w:p>
          <w:p w:rsidR="003A369E"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params &lt;- merge(x=params, y=uconc, by=c(“SUBJID”, “SDEID”), all.x=TRUE)</w:t>
            </w:r>
          </w:p>
          <w:p w:rsidR="009504BF" w:rsidRPr="00457853"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params$FLGACCEPTTMAX</w:t>
            </w:r>
            <w:r w:rsidR="009504BF" w:rsidRPr="00457853">
              <w:rPr>
                <w:rFonts w:ascii="Courier New" w:hAnsi="Courier New" w:cs="Courier New"/>
                <w:sz w:val="18"/>
                <w:szCs w:val="20"/>
              </w:rPr>
              <w:t xml:space="preserve"> &lt;- ifelse(</w:t>
            </w:r>
            <w:r>
              <w:rPr>
                <w:rFonts w:ascii="Courier New" w:hAnsi="Courier New" w:cs="Courier New"/>
                <w:sz w:val="18"/>
                <w:szCs w:val="20"/>
              </w:rPr>
              <w:t>params$FLGEMESIS==1 &amp; params$TMAX1</w:t>
            </w:r>
            <w:r w:rsidR="009504BF" w:rsidRPr="00457853">
              <w:rPr>
                <w:rFonts w:ascii="Courier New" w:hAnsi="Courier New" w:cs="Courier New"/>
                <w:sz w:val="18"/>
                <w:szCs w:val="20"/>
              </w:rPr>
              <w:t xml:space="preserve"> &lt;2*median(params$TMAX1),1,0)</w:t>
            </w:r>
          </w:p>
          <w:p w:rsidR="009504BF" w:rsidRDefault="009504BF" w:rsidP="00492699">
            <w:pPr>
              <w:pStyle w:val="TableContent"/>
              <w:rPr>
                <w:b/>
                <w:bCs w:val="0"/>
                <w:sz w:val="18"/>
              </w:rPr>
            </w:pPr>
          </w:p>
        </w:tc>
      </w:tr>
      <w:tr w:rsidR="00815919" w:rsidRPr="00846DB7" w:rsidTr="007A5AE9">
        <w:tc>
          <w:tcPr>
            <w:tcW w:w="692" w:type="dxa"/>
          </w:tcPr>
          <w:p w:rsidR="00815919" w:rsidRDefault="006C7364" w:rsidP="00846DB7">
            <w:pPr>
              <w:pStyle w:val="TableContent"/>
              <w:jc w:val="center"/>
              <w:rPr>
                <w:bCs w:val="0"/>
                <w:sz w:val="18"/>
              </w:rPr>
            </w:pPr>
            <w:r>
              <w:rPr>
                <w:bCs w:val="0"/>
                <w:sz w:val="18"/>
              </w:rPr>
              <w:t>6</w:t>
            </w:r>
          </w:p>
        </w:tc>
        <w:tc>
          <w:tcPr>
            <w:tcW w:w="8553" w:type="dxa"/>
          </w:tcPr>
          <w:p w:rsidR="00815919" w:rsidRDefault="00DA7E4F" w:rsidP="00535648">
            <w:pPr>
              <w:pStyle w:val="TableContent"/>
              <w:rPr>
                <w:b/>
                <w:bCs w:val="0"/>
                <w:sz w:val="18"/>
              </w:rPr>
            </w:pPr>
            <w:bookmarkStart w:id="53" w:name="FLGACCEPTPREDOSECRIT"/>
            <w:r>
              <w:rPr>
                <w:b/>
                <w:bCs w:val="0"/>
                <w:sz w:val="18"/>
              </w:rPr>
              <w:t>FLG</w:t>
            </w:r>
            <w:r w:rsidR="00815919">
              <w:rPr>
                <w:b/>
                <w:bCs w:val="0"/>
                <w:sz w:val="18"/>
              </w:rPr>
              <w:t>ACCEPT</w:t>
            </w:r>
            <w:r>
              <w:rPr>
                <w:b/>
                <w:bCs w:val="0"/>
                <w:sz w:val="18"/>
              </w:rPr>
              <w:t>PREDOSE</w:t>
            </w:r>
            <w:r w:rsidR="00C922D2">
              <w:rPr>
                <w:b/>
                <w:bCs w:val="0"/>
                <w:sz w:val="18"/>
              </w:rPr>
              <w:t>CRIT</w:t>
            </w:r>
            <w:bookmarkEnd w:id="53"/>
          </w:p>
          <w:p w:rsidR="00815919" w:rsidRPr="00967E14" w:rsidRDefault="00815919" w:rsidP="00535648">
            <w:pPr>
              <w:pStyle w:val="TableContent"/>
              <w:rPr>
                <w:bCs w:val="0"/>
                <w:sz w:val="18"/>
              </w:rPr>
            </w:pPr>
            <w:r>
              <w:rPr>
                <w:bCs w:val="0"/>
                <w:sz w:val="18"/>
              </w:rPr>
              <w:t>V</w:t>
            </w:r>
            <w:r w:rsidRPr="00CB7291">
              <w:rPr>
                <w:bCs w:val="0"/>
                <w:sz w:val="18"/>
              </w:rPr>
              <w:t>alue defining the threshold</w:t>
            </w:r>
            <w:r w:rsidR="00C922D2">
              <w:rPr>
                <w:bCs w:val="0"/>
                <w:sz w:val="18"/>
              </w:rPr>
              <w:t xml:space="preserve"> or upper limit</w:t>
            </w:r>
            <w:r w:rsidRPr="00CB7291">
              <w:rPr>
                <w:bCs w:val="0"/>
                <w:sz w:val="18"/>
              </w:rPr>
              <w:t xml:space="preserve"> </w:t>
            </w:r>
            <w:r w:rsidR="00C922D2">
              <w:rPr>
                <w:bCs w:val="0"/>
                <w:sz w:val="18"/>
              </w:rPr>
              <w:t xml:space="preserve">criteria </w:t>
            </w:r>
            <w:r w:rsidRPr="00CB7291">
              <w:rPr>
                <w:bCs w:val="0"/>
                <w:sz w:val="18"/>
              </w:rPr>
              <w:t>for identifying a pre-dose concentration value as a percentage of CMAXi for the interval/profile.</w:t>
            </w:r>
          </w:p>
        </w:tc>
      </w:tr>
      <w:tr w:rsidR="009504BF" w:rsidRPr="00846DB7" w:rsidTr="007A5AE9">
        <w:tc>
          <w:tcPr>
            <w:tcW w:w="692" w:type="dxa"/>
          </w:tcPr>
          <w:p w:rsidR="009504BF" w:rsidRDefault="006C7364" w:rsidP="00846DB7">
            <w:pPr>
              <w:pStyle w:val="TableContent"/>
              <w:jc w:val="center"/>
              <w:rPr>
                <w:bCs w:val="0"/>
                <w:sz w:val="18"/>
              </w:rPr>
            </w:pPr>
            <w:r>
              <w:rPr>
                <w:bCs w:val="0"/>
                <w:sz w:val="18"/>
              </w:rPr>
              <w:t>7</w:t>
            </w:r>
          </w:p>
        </w:tc>
        <w:tc>
          <w:tcPr>
            <w:tcW w:w="8553" w:type="dxa"/>
          </w:tcPr>
          <w:p w:rsidR="00C922D2" w:rsidRDefault="00F20583" w:rsidP="00F20583">
            <w:pPr>
              <w:pStyle w:val="TableContent"/>
              <w:rPr>
                <w:b/>
                <w:bCs w:val="0"/>
                <w:sz w:val="18"/>
              </w:rPr>
            </w:pPr>
            <w:bookmarkStart w:id="54" w:name="FLGACCEPTPREDOSE"/>
            <w:r w:rsidRPr="00815919">
              <w:rPr>
                <w:b/>
                <w:bCs w:val="0"/>
                <w:sz w:val="18"/>
              </w:rPr>
              <w:t>FLG</w:t>
            </w:r>
            <w:r w:rsidR="00B508F8">
              <w:rPr>
                <w:b/>
                <w:bCs w:val="0"/>
                <w:sz w:val="18"/>
              </w:rPr>
              <w:t>ACCEPT</w:t>
            </w:r>
            <w:r w:rsidRPr="00815919">
              <w:rPr>
                <w:b/>
                <w:bCs w:val="0"/>
                <w:sz w:val="18"/>
              </w:rPr>
              <w:t>PREDOSE</w:t>
            </w:r>
            <w:bookmarkEnd w:id="54"/>
          </w:p>
          <w:p w:rsidR="00DA7E4F" w:rsidRDefault="009504BF" w:rsidP="00535648">
            <w:pPr>
              <w:pStyle w:val="TableContent"/>
              <w:rPr>
                <w:b/>
                <w:bCs w:val="0"/>
                <w:sz w:val="18"/>
              </w:rPr>
            </w:pPr>
            <w:r w:rsidRPr="00F20583">
              <w:rPr>
                <w:rFonts w:cs="Arial"/>
                <w:b/>
                <w:sz w:val="18"/>
                <w:szCs w:val="18"/>
              </w:rPr>
              <w:t>Flag</w:t>
            </w:r>
            <w:r w:rsidRPr="00E71F55">
              <w:rPr>
                <w:rFonts w:cs="Arial"/>
                <w:b/>
                <w:sz w:val="18"/>
                <w:szCs w:val="18"/>
              </w:rPr>
              <w:t xml:space="preserve"> for Pre-dose Concentrations </w:t>
            </w:r>
            <w:r w:rsidR="00374A46">
              <w:rPr>
                <w:rFonts w:cs="Arial"/>
                <w:b/>
                <w:sz w:val="18"/>
                <w:szCs w:val="18"/>
              </w:rPr>
              <w:t xml:space="preserve">exceeding the </w:t>
            </w:r>
            <w:r w:rsidR="00DA7E4F">
              <w:rPr>
                <w:rFonts w:cs="Arial"/>
                <w:b/>
                <w:sz w:val="18"/>
                <w:szCs w:val="18"/>
              </w:rPr>
              <w:fldChar w:fldCharType="begin"/>
            </w:r>
            <w:r w:rsidR="00DA7E4F">
              <w:rPr>
                <w:rFonts w:cs="Arial"/>
                <w:b/>
                <w:sz w:val="18"/>
                <w:szCs w:val="18"/>
              </w:rPr>
              <w:instrText xml:space="preserve"> REF FLGACCEPTPREDOSECRIT \h </w:instrText>
            </w:r>
            <w:r w:rsidR="00DA7E4F">
              <w:rPr>
                <w:rFonts w:cs="Arial"/>
                <w:b/>
                <w:sz w:val="18"/>
                <w:szCs w:val="18"/>
              </w:rPr>
            </w:r>
            <w:r w:rsidR="00DA7E4F">
              <w:rPr>
                <w:rFonts w:cs="Arial"/>
                <w:b/>
                <w:sz w:val="18"/>
                <w:szCs w:val="18"/>
              </w:rPr>
              <w:fldChar w:fldCharType="separate"/>
            </w:r>
            <w:r w:rsidR="00DA7E4F">
              <w:rPr>
                <w:b/>
                <w:bCs w:val="0"/>
                <w:sz w:val="18"/>
              </w:rPr>
              <w:t>FLGACCEPTPREDOSECRIT</w:t>
            </w:r>
          </w:p>
          <w:p w:rsidR="009504BF" w:rsidRDefault="00DA7E4F" w:rsidP="00F20583">
            <w:pPr>
              <w:pStyle w:val="TableContent"/>
              <w:rPr>
                <w:rFonts w:cs="Arial"/>
                <w:b/>
                <w:sz w:val="18"/>
                <w:szCs w:val="18"/>
              </w:rPr>
            </w:pPr>
            <w:r>
              <w:rPr>
                <w:rFonts w:cs="Arial"/>
                <w:b/>
                <w:sz w:val="18"/>
                <w:szCs w:val="18"/>
              </w:rPr>
              <w:fldChar w:fldCharType="end"/>
            </w:r>
            <w:r w:rsidR="00374A46">
              <w:rPr>
                <w:rFonts w:cs="Arial"/>
                <w:b/>
                <w:sz w:val="18"/>
                <w:szCs w:val="18"/>
              </w:rPr>
              <w:t xml:space="preserve"> (typically </w:t>
            </w:r>
            <w:r w:rsidR="009504BF" w:rsidRPr="00E71F55">
              <w:rPr>
                <w:rFonts w:cs="Arial"/>
                <w:b/>
                <w:sz w:val="18"/>
                <w:szCs w:val="18"/>
              </w:rPr>
              <w:t>5%</w:t>
            </w:r>
            <w:r w:rsidR="00374A46">
              <w:rPr>
                <w:rFonts w:cs="Arial"/>
                <w:b/>
                <w:sz w:val="18"/>
                <w:szCs w:val="18"/>
              </w:rPr>
              <w:t xml:space="preserve"> by default</w:t>
            </w:r>
            <w:r w:rsidR="00B508F8">
              <w:rPr>
                <w:rFonts w:cs="Arial"/>
                <w:b/>
                <w:sz w:val="18"/>
                <w:szCs w:val="18"/>
              </w:rPr>
              <w:t xml:space="preserve"> but configurable in the </w:t>
            </w:r>
            <w:r w:rsidR="00B508F8">
              <w:rPr>
                <w:rFonts w:cs="Arial"/>
                <w:b/>
                <w:sz w:val="18"/>
                <w:szCs w:val="18"/>
              </w:rPr>
              <w:fldChar w:fldCharType="begin"/>
            </w:r>
            <w:r w:rsidR="00B508F8">
              <w:rPr>
                <w:rFonts w:cs="Arial"/>
                <w:b/>
                <w:sz w:val="18"/>
                <w:szCs w:val="18"/>
              </w:rPr>
              <w:instrText xml:space="preserve"> REF ModelConfigurationTemplate \h </w:instrText>
            </w:r>
            <w:r w:rsidR="00B508F8">
              <w:rPr>
                <w:rFonts w:cs="Arial"/>
                <w:b/>
                <w:sz w:val="18"/>
                <w:szCs w:val="18"/>
              </w:rPr>
            </w:r>
            <w:r w:rsidR="00B508F8">
              <w:rPr>
                <w:rFonts w:cs="Arial"/>
                <w:b/>
                <w:sz w:val="18"/>
                <w:szCs w:val="18"/>
              </w:rPr>
              <w:fldChar w:fldCharType="separate"/>
            </w:r>
            <w:r w:rsidR="00B508F8">
              <w:rPr>
                <w:b/>
                <w:i/>
              </w:rPr>
              <w:t>M</w:t>
            </w:r>
            <w:r w:rsidR="00B508F8" w:rsidRPr="0002670C">
              <w:rPr>
                <w:b/>
                <w:i/>
              </w:rPr>
              <w:t xml:space="preserve">odel </w:t>
            </w:r>
            <w:r w:rsidR="00B508F8">
              <w:rPr>
                <w:b/>
                <w:i/>
              </w:rPr>
              <w:t>C</w:t>
            </w:r>
            <w:r w:rsidR="00B508F8" w:rsidRPr="0002670C">
              <w:rPr>
                <w:b/>
                <w:i/>
              </w:rPr>
              <w:t xml:space="preserve">onfiguration </w:t>
            </w:r>
            <w:r w:rsidR="00B508F8">
              <w:rPr>
                <w:b/>
                <w:i/>
              </w:rPr>
              <w:t>T</w:t>
            </w:r>
            <w:r w:rsidR="00B508F8" w:rsidRPr="0002670C">
              <w:rPr>
                <w:b/>
                <w:i/>
              </w:rPr>
              <w:t>emplate</w:t>
            </w:r>
            <w:r w:rsidR="00B508F8">
              <w:rPr>
                <w:rFonts w:cs="Arial"/>
                <w:b/>
                <w:sz w:val="18"/>
                <w:szCs w:val="18"/>
              </w:rPr>
              <w:fldChar w:fldCharType="end"/>
            </w:r>
            <w:r w:rsidR="00374A46">
              <w:rPr>
                <w:rFonts w:cs="Arial"/>
                <w:b/>
                <w:sz w:val="18"/>
                <w:szCs w:val="18"/>
              </w:rPr>
              <w:t>)</w:t>
            </w:r>
            <w:r w:rsidR="009504BF" w:rsidRPr="00E71F55">
              <w:rPr>
                <w:rFonts w:cs="Arial"/>
                <w:b/>
                <w:sz w:val="18"/>
                <w:szCs w:val="18"/>
              </w:rPr>
              <w:t xml:space="preserve"> of Cmax for an individual profile</w:t>
            </w:r>
          </w:p>
          <w:p w:rsidR="00F20583" w:rsidRPr="00815919" w:rsidRDefault="00F20583" w:rsidP="00F20583">
            <w:pPr>
              <w:pStyle w:val="TableContent"/>
              <w:rPr>
                <w:rFonts w:cs="Arial"/>
                <w:sz w:val="18"/>
                <w:szCs w:val="18"/>
              </w:rPr>
            </w:pPr>
          </w:p>
          <w:p w:rsidR="00F20583" w:rsidRDefault="00F20583" w:rsidP="00F20583">
            <w:pPr>
              <w:pStyle w:val="TableContent"/>
              <w:rPr>
                <w:rFonts w:cs="Arial"/>
                <w:sz w:val="18"/>
                <w:szCs w:val="18"/>
              </w:rPr>
            </w:pPr>
            <w:r w:rsidRPr="00815919">
              <w:rPr>
                <w:rFonts w:cs="Arial"/>
                <w:sz w:val="18"/>
                <w:szCs w:val="18"/>
              </w:rPr>
              <w:t xml:space="preserve">This </w:t>
            </w:r>
            <w:r>
              <w:rPr>
                <w:rFonts w:cs="Arial"/>
                <w:sz w:val="18"/>
                <w:szCs w:val="18"/>
              </w:rPr>
              <w:t>flag is set to indicate</w:t>
            </w:r>
            <w:r w:rsidR="00B508F8">
              <w:rPr>
                <w:rFonts w:cs="Arial"/>
                <w:sz w:val="18"/>
                <w:szCs w:val="18"/>
              </w:rPr>
              <w:t xml:space="preserve"> when</w:t>
            </w:r>
            <w:r>
              <w:rPr>
                <w:rFonts w:cs="Arial"/>
                <w:sz w:val="18"/>
                <w:szCs w:val="18"/>
              </w:rPr>
              <w:t xml:space="preserve"> a </w:t>
            </w:r>
            <w:r w:rsidR="00815919">
              <w:rPr>
                <w:rFonts w:cs="Arial"/>
                <w:sz w:val="18"/>
                <w:szCs w:val="18"/>
              </w:rPr>
              <w:t xml:space="preserve">pre-dose concentration </w:t>
            </w:r>
            <w:r>
              <w:rPr>
                <w:rFonts w:cs="Arial"/>
                <w:sz w:val="18"/>
                <w:szCs w:val="18"/>
              </w:rPr>
              <w:t xml:space="preserve">value exceeds a threshold limit as a percentage of CMAX and defined by the </w:t>
            </w:r>
            <w:r w:rsidR="00DA7E4F">
              <w:rPr>
                <w:rFonts w:cs="Arial"/>
                <w:b/>
                <w:sz w:val="18"/>
                <w:szCs w:val="18"/>
              </w:rPr>
              <w:fldChar w:fldCharType="begin"/>
            </w:r>
            <w:r w:rsidR="00DA7E4F">
              <w:rPr>
                <w:rFonts w:cs="Arial"/>
                <w:sz w:val="18"/>
                <w:szCs w:val="18"/>
              </w:rPr>
              <w:instrText xml:space="preserve"> REF FLGACCEPTPREDOSECRIT \h </w:instrText>
            </w:r>
            <w:r w:rsidR="00DA7E4F">
              <w:rPr>
                <w:rFonts w:cs="Arial"/>
                <w:b/>
                <w:sz w:val="18"/>
                <w:szCs w:val="18"/>
              </w:rPr>
            </w:r>
            <w:r w:rsidR="00DA7E4F">
              <w:rPr>
                <w:rFonts w:cs="Arial"/>
                <w:b/>
                <w:sz w:val="18"/>
                <w:szCs w:val="18"/>
              </w:rPr>
              <w:fldChar w:fldCharType="separate"/>
            </w:r>
            <w:r w:rsidR="00DA7E4F">
              <w:rPr>
                <w:b/>
                <w:bCs w:val="0"/>
                <w:sz w:val="18"/>
              </w:rPr>
              <w:t>FLGACCEPTPREDOSECRIT</w:t>
            </w:r>
            <w:r w:rsidR="00830D0B">
              <w:rPr>
                <w:b/>
                <w:bCs w:val="0"/>
                <w:sz w:val="18"/>
              </w:rPr>
              <w:t xml:space="preserve"> </w:t>
            </w:r>
            <w:r w:rsidR="00DA7E4F">
              <w:rPr>
                <w:rFonts w:cs="Arial"/>
                <w:b/>
                <w:sz w:val="18"/>
                <w:szCs w:val="18"/>
              </w:rPr>
              <w:fldChar w:fldCharType="end"/>
            </w:r>
            <w:r>
              <w:rPr>
                <w:rFonts w:cs="Arial"/>
                <w:sz w:val="18"/>
                <w:szCs w:val="18"/>
              </w:rPr>
              <w:t>configuration item.</w:t>
            </w:r>
          </w:p>
          <w:p w:rsidR="00DA7E4F" w:rsidRDefault="00DA7E4F" w:rsidP="00F20583">
            <w:pPr>
              <w:pStyle w:val="TableContent"/>
              <w:rPr>
                <w:rFonts w:cs="Arial"/>
                <w:sz w:val="18"/>
                <w:szCs w:val="18"/>
              </w:rPr>
            </w:pPr>
          </w:p>
          <w:p w:rsidR="00DA7E4F" w:rsidRPr="00815919" w:rsidRDefault="00DA7E4F" w:rsidP="00F20583">
            <w:pPr>
              <w:pStyle w:val="TableContent"/>
              <w:rPr>
                <w:rFonts w:cs="Arial"/>
                <w:sz w:val="18"/>
                <w:szCs w:val="18"/>
              </w:rPr>
            </w:pPr>
            <w:r>
              <w:rPr>
                <w:rFonts w:cs="Arial"/>
                <w:sz w:val="18"/>
                <w:szCs w:val="18"/>
              </w:rPr>
              <w:t>Example code illustrates the technique for a single profile of a single subject.</w:t>
            </w:r>
          </w:p>
          <w:p w:rsidR="009504BF" w:rsidRDefault="009504BF" w:rsidP="009504BF">
            <w:pPr>
              <w:pStyle w:val="ListParagraph"/>
              <w:ind w:left="2520"/>
              <w:contextualSpacing w:val="0"/>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FLGACCEPTPREDOSECRIT &lt;- 0.05    # This would be a configuration item in the system/system library</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dataset &lt;- conc</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params &lt;- ref</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i &lt;- 1</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lastRenderedPageBreak/>
              <w:t>subj &lt;- unique(dataset$SUBJID)</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iprofile &lt;- unique(dataset$SDEID[dataset$SUBJID==subj[i]])[i]</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kc &lt;- dataset$SUBJID==subj[i] &amp; dataset$SDEID==iprofile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d &lt;- dataset[kc,] # select the concentration data associated with a profile</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 initialize FLGACCEPTPREDOSE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params$FLGACCEPTPREDOSE &lt;- rep(TRUE, nrow(params))</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kp &lt;- params$SUBJID==subj[i] &amp; params$SDEID==iprofile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 &lt;- params[kp,] # select the parameter data associated with a profile</w:t>
            </w:r>
          </w:p>
          <w:p w:rsidR="00DA7E4F" w:rsidRPr="00885CBF" w:rsidRDefault="00DA7E4F" w:rsidP="00DA7E4F">
            <w:pPr>
              <w:pStyle w:val="ListParagraph"/>
              <w:ind w:left="388" w:hanging="180"/>
              <w:rPr>
                <w:rFonts w:ascii="Courier New" w:hAnsi="Courier New" w:cs="Courier New"/>
                <w:sz w:val="16"/>
                <w:szCs w:val="16"/>
              </w:rPr>
            </w:pPr>
          </w:p>
          <w:p w:rsidR="009504BF" w:rsidRDefault="00DA7E4F" w:rsidP="00885CBF">
            <w:pPr>
              <w:pStyle w:val="ListParagraph"/>
              <w:ind w:left="388" w:hanging="180"/>
              <w:rPr>
                <w:b/>
                <w:bCs/>
                <w:sz w:val="18"/>
              </w:rPr>
            </w:pPr>
            <w:proofErr w:type="gramStart"/>
            <w:r w:rsidRPr="00885CBF">
              <w:rPr>
                <w:rFonts w:ascii="Courier New" w:hAnsi="Courier New" w:cs="Courier New"/>
                <w:sz w:val="16"/>
                <w:szCs w:val="16"/>
              </w:rPr>
              <w:t>if(</w:t>
            </w:r>
            <w:proofErr w:type="gramEnd"/>
            <w:r w:rsidRPr="00885CBF">
              <w:rPr>
                <w:rFonts w:ascii="Courier New" w:hAnsi="Courier New" w:cs="Courier New"/>
                <w:sz w:val="16"/>
                <w:szCs w:val="16"/>
              </w:rPr>
              <w:t>is.element(0, d$PKPTM</w:t>
            </w:r>
            <w:r w:rsidR="000411F1">
              <w:rPr>
                <w:rFonts w:ascii="Courier New" w:hAnsi="Courier New" w:cs="Courier New"/>
                <w:sz w:val="16"/>
                <w:szCs w:val="16"/>
              </w:rPr>
              <w:t>R</w:t>
            </w:r>
            <w:r w:rsidRPr="00885CBF">
              <w:rPr>
                <w:rFonts w:ascii="Courier New" w:hAnsi="Courier New" w:cs="Courier New"/>
                <w:sz w:val="16"/>
                <w:szCs w:val="16"/>
              </w:rPr>
              <w:t>)) { params$FLGACCEPTPREDOSE[kp] &lt;- ifelse(d$PKCNCN[d$PKPTM</w:t>
            </w:r>
            <w:r w:rsidR="000411F1">
              <w:rPr>
                <w:rFonts w:ascii="Courier New" w:hAnsi="Courier New" w:cs="Courier New"/>
                <w:sz w:val="16"/>
                <w:szCs w:val="16"/>
              </w:rPr>
              <w:t>R</w:t>
            </w:r>
            <w:r w:rsidRPr="00885CBF">
              <w:rPr>
                <w:rFonts w:ascii="Courier New" w:hAnsi="Courier New" w:cs="Courier New"/>
                <w:sz w:val="16"/>
                <w:szCs w:val="16"/>
              </w:rPr>
              <w:t>==0] &gt; FLGACCEPTPREDOSECRIT * p$CMAX1, 0, 1) } # Note here PKCNCN is numeric concentration and PKPTMS is nominal time post dose.</w:t>
            </w:r>
          </w:p>
        </w:tc>
      </w:tr>
      <w:tr w:rsidR="00815919" w:rsidRPr="00846DB7" w:rsidTr="007A5AE9">
        <w:tc>
          <w:tcPr>
            <w:tcW w:w="692" w:type="dxa"/>
          </w:tcPr>
          <w:p w:rsidR="00815919" w:rsidRDefault="006C7364" w:rsidP="00846DB7">
            <w:pPr>
              <w:pStyle w:val="TableContent"/>
              <w:jc w:val="center"/>
              <w:rPr>
                <w:bCs w:val="0"/>
                <w:sz w:val="18"/>
              </w:rPr>
            </w:pPr>
            <w:r>
              <w:rPr>
                <w:bCs w:val="0"/>
                <w:sz w:val="18"/>
              </w:rPr>
              <w:lastRenderedPageBreak/>
              <w:t>8</w:t>
            </w:r>
          </w:p>
        </w:tc>
        <w:tc>
          <w:tcPr>
            <w:tcW w:w="8553" w:type="dxa"/>
          </w:tcPr>
          <w:p w:rsidR="00815919" w:rsidRPr="00FB204F" w:rsidRDefault="00815919" w:rsidP="00F20583">
            <w:pPr>
              <w:pStyle w:val="TableContent"/>
              <w:rPr>
                <w:rFonts w:cs="Arial"/>
                <w:b/>
                <w:sz w:val="18"/>
              </w:rPr>
            </w:pPr>
            <w:bookmarkStart w:id="55" w:name="LASTTIMEACCEPTCRIT"/>
            <w:r w:rsidRPr="00FB204F">
              <w:rPr>
                <w:rFonts w:cs="Arial"/>
                <w:b/>
                <w:sz w:val="18"/>
              </w:rPr>
              <w:t>LASTTIMEACCEPT</w:t>
            </w:r>
            <w:r w:rsidR="00833027" w:rsidRPr="00FB204F">
              <w:rPr>
                <w:rFonts w:cs="Arial"/>
                <w:b/>
                <w:sz w:val="18"/>
              </w:rPr>
              <w:t>CRIT</w:t>
            </w:r>
            <w:bookmarkEnd w:id="55"/>
          </w:p>
          <w:p w:rsidR="00967E14" w:rsidRPr="00884248" w:rsidRDefault="00967E14" w:rsidP="00F20583">
            <w:pPr>
              <w:pStyle w:val="TableContent"/>
              <w:rPr>
                <w:rFonts w:ascii="Courier New" w:hAnsi="Courier New" w:cs="Courier New"/>
                <w:sz w:val="18"/>
              </w:rPr>
            </w:pPr>
            <w:r>
              <w:rPr>
                <w:rFonts w:ascii="Courier New" w:hAnsi="Courier New" w:cs="Courier New"/>
                <w:sz w:val="18"/>
              </w:rPr>
              <w:t>Criteria v</w:t>
            </w:r>
            <w:r w:rsidR="00815919" w:rsidRPr="003E530B">
              <w:rPr>
                <w:rFonts w:ascii="Courier New" w:hAnsi="Courier New" w:cs="Courier New"/>
                <w:sz w:val="18"/>
              </w:rPr>
              <w:t>alue</w:t>
            </w:r>
            <w:r>
              <w:rPr>
                <w:rFonts w:ascii="Courier New" w:hAnsi="Courier New" w:cs="Courier New"/>
                <w:sz w:val="18"/>
              </w:rPr>
              <w:t>,</w:t>
            </w:r>
            <w:r w:rsidR="00815919" w:rsidRPr="003E530B">
              <w:rPr>
                <w:rFonts w:ascii="Courier New" w:hAnsi="Courier New" w:cs="Courier New"/>
                <w:sz w:val="18"/>
              </w:rPr>
              <w:t xml:space="preserve"> defining </w:t>
            </w:r>
            <w:r w:rsidR="00815919">
              <w:rPr>
                <w:rFonts w:ascii="Courier New" w:hAnsi="Courier New" w:cs="Courier New"/>
                <w:sz w:val="18"/>
              </w:rPr>
              <w:t>the t</w:t>
            </w:r>
            <w:r w:rsidR="00815919" w:rsidRPr="003E530B">
              <w:rPr>
                <w:rFonts w:ascii="Courier New" w:hAnsi="Courier New" w:cs="Courier New"/>
                <w:sz w:val="18"/>
              </w:rPr>
              <w:t xml:space="preserve">hreshold </w:t>
            </w:r>
            <w:r w:rsidR="00815919">
              <w:rPr>
                <w:rFonts w:ascii="Courier New" w:hAnsi="Courier New" w:cs="Courier New"/>
                <w:sz w:val="18"/>
              </w:rPr>
              <w:t>limit</w:t>
            </w:r>
            <w:r>
              <w:rPr>
                <w:rFonts w:ascii="Courier New" w:hAnsi="Courier New" w:cs="Courier New"/>
                <w:sz w:val="18"/>
              </w:rPr>
              <w:t>,</w:t>
            </w:r>
            <w:r w:rsidR="003E530B">
              <w:rPr>
                <w:rFonts w:ascii="Courier New" w:hAnsi="Courier New" w:cs="Courier New"/>
                <w:sz w:val="18"/>
              </w:rPr>
              <w:t xml:space="preserve"> </w:t>
            </w:r>
            <w:r w:rsidR="00815919">
              <w:rPr>
                <w:rFonts w:ascii="Courier New" w:hAnsi="Courier New" w:cs="Courier New"/>
                <w:sz w:val="18"/>
              </w:rPr>
              <w:t>for identifying</w:t>
            </w:r>
            <w:r>
              <w:rPr>
                <w:rFonts w:ascii="Courier New" w:hAnsi="Courier New" w:cs="Courier New"/>
                <w:sz w:val="18"/>
              </w:rPr>
              <w:t xml:space="preserve"> the length of the time profile over which estimate AUCTAUi can be considered acceptable. </w:t>
            </w:r>
            <w:r w:rsidR="00884248">
              <w:rPr>
                <w:rFonts w:ascii="Courier New" w:hAnsi="Courier New" w:cs="Courier New"/>
                <w:sz w:val="18"/>
              </w:rPr>
              <w:t>This is defined as a percentage of the TAUi value.</w:t>
            </w:r>
          </w:p>
        </w:tc>
      </w:tr>
      <w:tr w:rsidR="000B25F6" w:rsidRPr="00846DB7" w:rsidTr="007A5AE9">
        <w:tc>
          <w:tcPr>
            <w:tcW w:w="692" w:type="dxa"/>
          </w:tcPr>
          <w:p w:rsidR="000B25F6" w:rsidRDefault="006C7364" w:rsidP="00846DB7">
            <w:pPr>
              <w:pStyle w:val="TableContent"/>
              <w:jc w:val="center"/>
              <w:rPr>
                <w:bCs w:val="0"/>
                <w:sz w:val="18"/>
              </w:rPr>
            </w:pPr>
            <w:r>
              <w:rPr>
                <w:bCs w:val="0"/>
                <w:sz w:val="18"/>
              </w:rPr>
              <w:t>9</w:t>
            </w:r>
          </w:p>
        </w:tc>
        <w:tc>
          <w:tcPr>
            <w:tcW w:w="8553" w:type="dxa"/>
          </w:tcPr>
          <w:p w:rsidR="000B25F6" w:rsidRPr="0012723D" w:rsidRDefault="00C922D2" w:rsidP="000B25F6">
            <w:pPr>
              <w:pStyle w:val="TableContent"/>
              <w:rPr>
                <w:b/>
                <w:bCs w:val="0"/>
                <w:sz w:val="18"/>
              </w:rPr>
            </w:pPr>
            <w:bookmarkStart w:id="56" w:name="FLGACCEPTTAU"/>
            <w:r>
              <w:rPr>
                <w:b/>
                <w:bCs w:val="0"/>
                <w:sz w:val="18"/>
              </w:rPr>
              <w:t>FL</w:t>
            </w:r>
            <w:r w:rsidR="007172B3">
              <w:rPr>
                <w:b/>
                <w:bCs w:val="0"/>
                <w:sz w:val="18"/>
              </w:rPr>
              <w:t>GACCEPTTAU</w:t>
            </w:r>
            <w:bookmarkEnd w:id="56"/>
          </w:p>
          <w:p w:rsidR="000B25F6" w:rsidRDefault="000B25F6" w:rsidP="00815919">
            <w:pPr>
              <w:pStyle w:val="ListParagraph"/>
              <w:ind w:left="0"/>
              <w:contextualSpacing w:val="0"/>
              <w:rPr>
                <w:rFonts w:ascii="Arial" w:hAnsi="Arial" w:cs="Arial"/>
                <w:sz w:val="18"/>
                <w:szCs w:val="18"/>
              </w:rPr>
            </w:pPr>
            <w:r w:rsidRPr="00815919">
              <w:rPr>
                <w:rFonts w:ascii="Arial" w:hAnsi="Arial" w:cs="Arial"/>
                <w:sz w:val="18"/>
                <w:szCs w:val="18"/>
              </w:rPr>
              <w:t xml:space="preserve">Flag for </w:t>
            </w:r>
            <w:r w:rsidR="00815919">
              <w:rPr>
                <w:rFonts w:ascii="Arial" w:hAnsi="Arial" w:cs="Arial"/>
                <w:sz w:val="18"/>
                <w:szCs w:val="18"/>
              </w:rPr>
              <w:t>Acceptance</w:t>
            </w:r>
            <w:r w:rsidRPr="00815919">
              <w:rPr>
                <w:rFonts w:ascii="Arial" w:hAnsi="Arial" w:cs="Arial"/>
                <w:sz w:val="18"/>
                <w:szCs w:val="18"/>
              </w:rPr>
              <w:t xml:space="preserve"> of AUCTAU and associated par</w:t>
            </w:r>
            <w:r w:rsidR="00815919">
              <w:rPr>
                <w:rFonts w:ascii="Arial" w:hAnsi="Arial" w:cs="Arial"/>
                <w:sz w:val="18"/>
                <w:szCs w:val="18"/>
              </w:rPr>
              <w:t>a</w:t>
            </w:r>
            <w:r w:rsidRPr="00815919">
              <w:rPr>
                <w:rFonts w:ascii="Arial" w:hAnsi="Arial" w:cs="Arial"/>
                <w:sz w:val="18"/>
                <w:szCs w:val="18"/>
              </w:rPr>
              <w:t>meters for an individual profile</w:t>
            </w:r>
            <w:r w:rsidR="00C922D2">
              <w:rPr>
                <w:rFonts w:ascii="Arial" w:hAnsi="Arial" w:cs="Arial"/>
                <w:sz w:val="18"/>
                <w:szCs w:val="18"/>
              </w:rPr>
              <w:t xml:space="preserve"> based upon the </w:t>
            </w:r>
            <w:r w:rsidR="00833027">
              <w:rPr>
                <w:rFonts w:ascii="Arial" w:hAnsi="Arial" w:cs="Arial"/>
                <w:sz w:val="18"/>
                <w:szCs w:val="18"/>
              </w:rPr>
              <w:t>LASTTIMEACCEPTCRIT</w:t>
            </w:r>
            <w:r w:rsidR="00C922D2">
              <w:rPr>
                <w:rFonts w:ascii="Arial" w:hAnsi="Arial" w:cs="Arial"/>
                <w:sz w:val="18"/>
                <w:szCs w:val="18"/>
              </w:rPr>
              <w:t xml:space="preserve"> criteria.</w:t>
            </w:r>
          </w:p>
          <w:p w:rsidR="00815919" w:rsidRPr="00815919" w:rsidRDefault="00815919" w:rsidP="00815919">
            <w:pPr>
              <w:pStyle w:val="ListParagraph"/>
              <w:ind w:left="0"/>
              <w:contextualSpacing w:val="0"/>
              <w:rPr>
                <w:rFonts w:ascii="Arial" w:hAnsi="Arial" w:cs="Arial"/>
                <w:sz w:val="18"/>
                <w:szCs w:val="18"/>
              </w:rPr>
            </w:pPr>
          </w:p>
          <w:p w:rsidR="000B25F6" w:rsidRDefault="00C922D2" w:rsidP="00815919">
            <w:pPr>
              <w:pStyle w:val="ListParagraph"/>
              <w:ind w:left="0"/>
              <w:contextualSpacing w:val="0"/>
              <w:rPr>
                <w:rFonts w:ascii="Arial" w:hAnsi="Arial" w:cs="Arial"/>
                <w:sz w:val="18"/>
                <w:szCs w:val="18"/>
              </w:rPr>
            </w:pPr>
            <w:r>
              <w:rPr>
                <w:rFonts w:ascii="Arial" w:hAnsi="Arial" w:cs="Arial"/>
                <w:sz w:val="18"/>
                <w:szCs w:val="18"/>
              </w:rPr>
              <w:t xml:space="preserve">FLGACCEPTTAU </w:t>
            </w:r>
            <w:r w:rsidR="000B25F6">
              <w:rPr>
                <w:rFonts w:ascii="Arial" w:hAnsi="Arial" w:cs="Arial"/>
                <w:sz w:val="18"/>
                <w:szCs w:val="18"/>
              </w:rPr>
              <w:t xml:space="preserve">only is considered </w:t>
            </w:r>
            <w:r w:rsidR="000B25F6" w:rsidRPr="00DE2079">
              <w:rPr>
                <w:rFonts w:ascii="Arial" w:hAnsi="Arial" w:cs="Arial"/>
                <w:sz w:val="18"/>
                <w:szCs w:val="18"/>
              </w:rPr>
              <w:t>if LAST</w:t>
            </w:r>
            <w:r w:rsidR="00CB7291">
              <w:rPr>
                <w:rFonts w:ascii="Arial" w:hAnsi="Arial" w:cs="Arial"/>
                <w:sz w:val="18"/>
                <w:szCs w:val="18"/>
              </w:rPr>
              <w:t>T</w:t>
            </w:r>
            <w:r w:rsidR="00815919">
              <w:rPr>
                <w:rFonts w:ascii="Arial" w:hAnsi="Arial" w:cs="Arial"/>
                <w:sz w:val="18"/>
                <w:szCs w:val="18"/>
              </w:rPr>
              <w:t xml:space="preserve">IME is &gt;= </w:t>
            </w:r>
            <w:r w:rsidR="00833027">
              <w:rPr>
                <w:rFonts w:ascii="Arial" w:hAnsi="Arial" w:cs="Arial"/>
                <w:sz w:val="18"/>
                <w:szCs w:val="18"/>
              </w:rPr>
              <w:t>LASTTIMEACCEPTCRIT</w:t>
            </w:r>
            <w:r w:rsidR="000B25F6" w:rsidRPr="00DE2079">
              <w:rPr>
                <w:rFonts w:ascii="Arial" w:hAnsi="Arial" w:cs="Arial"/>
                <w:sz w:val="18"/>
                <w:szCs w:val="18"/>
              </w:rPr>
              <w:t xml:space="preserve"> and FLGACCEPTKEL is 1, i.e. “ACCEPT”</w:t>
            </w:r>
          </w:p>
          <w:p w:rsidR="00F303F2" w:rsidRDefault="00F303F2" w:rsidP="00815919">
            <w:pPr>
              <w:pStyle w:val="ListParagraph"/>
              <w:ind w:left="0"/>
              <w:contextualSpacing w:val="0"/>
              <w:rPr>
                <w:rFonts w:ascii="Arial" w:hAnsi="Arial" w:cs="Arial"/>
                <w:sz w:val="18"/>
                <w:szCs w:val="18"/>
              </w:rPr>
            </w:pPr>
          </w:p>
          <w:p w:rsidR="00F303F2" w:rsidRDefault="00F303F2" w:rsidP="00F303F2">
            <w:pPr>
              <w:pStyle w:val="TableContent"/>
              <w:rPr>
                <w:rFonts w:cs="Arial"/>
                <w:sz w:val="18"/>
                <w:szCs w:val="18"/>
              </w:rPr>
            </w:pPr>
            <w:r>
              <w:rPr>
                <w:rFonts w:cs="Arial"/>
                <w:sz w:val="18"/>
                <w:szCs w:val="18"/>
              </w:rPr>
              <w:t>Example code illustrates management of the FLGACCEPTTAU flag and LASTTIMEACCEPTCRIT for several AUCTAU parameters.</w:t>
            </w:r>
          </w:p>
          <w:p w:rsidR="009C36B8" w:rsidRDefault="009C36B8" w:rsidP="00F303F2">
            <w:pPr>
              <w:pStyle w:val="TableContent"/>
              <w:rPr>
                <w:rFonts w:cs="Arial"/>
                <w:sz w:val="18"/>
                <w:szCs w:val="18"/>
              </w:rPr>
            </w:pPr>
          </w:p>
          <w:p w:rsidR="009C36B8" w:rsidRPr="00DE2079" w:rsidRDefault="009C36B8" w:rsidP="00F303F2">
            <w:pPr>
              <w:pStyle w:val="TableContent"/>
              <w:rPr>
                <w:rFonts w:cs="Arial"/>
                <w:sz w:val="18"/>
                <w:szCs w:val="18"/>
              </w:rPr>
            </w:pPr>
            <w:r w:rsidRPr="00C466A3">
              <w:rPr>
                <w:rFonts w:cs="Arial"/>
                <w:sz w:val="18"/>
                <w:szCs w:val="18"/>
              </w:rPr>
              <w:t xml:space="preserve">This </w:t>
            </w:r>
            <w:proofErr w:type="gramStart"/>
            <w:r w:rsidRPr="00C466A3">
              <w:rPr>
                <w:rFonts w:cs="Arial"/>
                <w:sz w:val="18"/>
                <w:szCs w:val="18"/>
              </w:rPr>
              <w:t>criteria</w:t>
            </w:r>
            <w:proofErr w:type="gramEnd"/>
            <w:r w:rsidRPr="00C466A3">
              <w:rPr>
                <w:rFonts w:cs="Arial"/>
                <w:sz w:val="18"/>
                <w:szCs w:val="18"/>
              </w:rPr>
              <w:t xml:space="preserve"> is applied for the last TAUi in the profile.</w:t>
            </w:r>
          </w:p>
          <w:p w:rsidR="000B25F6" w:rsidRDefault="000B25F6" w:rsidP="000B25F6">
            <w:pPr>
              <w:pStyle w:val="ListParagraph"/>
              <w:ind w:left="928" w:hanging="720"/>
              <w:contextualSpacing w:val="0"/>
              <w:rPr>
                <w:rFonts w:ascii="Courier New" w:hAnsi="Courier New" w:cs="Courier New"/>
                <w:sz w:val="18"/>
                <w:szCs w:val="20"/>
              </w:rPr>
            </w:pPr>
          </w:p>
          <w:p w:rsidR="00F17AFC" w:rsidRDefault="00F17AFC" w:rsidP="000B25F6">
            <w:pPr>
              <w:pStyle w:val="ListParagraph"/>
              <w:ind w:left="928" w:hanging="720"/>
              <w:contextualSpacing w:val="0"/>
              <w:rPr>
                <w:rFonts w:ascii="Courier New" w:hAnsi="Courier New" w:cs="Courier New"/>
                <w:sz w:val="18"/>
                <w:szCs w:val="20"/>
              </w:rPr>
            </w:pPr>
            <w:r>
              <w:rPr>
                <w:rFonts w:ascii="Courier New" w:hAnsi="Courier New" w:cs="Courier New"/>
                <w:sz w:val="18"/>
                <w:szCs w:val="20"/>
              </w:rPr>
              <w:t># Following criteria for FLGACCETTAU is implemented by Computation Engine</w:t>
            </w:r>
          </w:p>
          <w:p w:rsidR="000B25F6" w:rsidRDefault="00833027"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LASTTIMEACCEPTCRIT</w:t>
            </w:r>
            <w:r w:rsidR="000B25F6">
              <w:rPr>
                <w:rFonts w:ascii="Courier New" w:hAnsi="Courier New" w:cs="Courier New"/>
                <w:sz w:val="18"/>
                <w:szCs w:val="20"/>
              </w:rPr>
              <w:t xml:space="preserve"> &lt;- 0.9</w:t>
            </w:r>
            <w:r w:rsidR="005C4352">
              <w:rPr>
                <w:rFonts w:ascii="Courier New" w:hAnsi="Courier New" w:cs="Courier New"/>
                <w:sz w:val="18"/>
                <w:szCs w:val="20"/>
              </w:rPr>
              <w:t>5</w:t>
            </w:r>
            <w:r w:rsidR="000B25F6">
              <w:rPr>
                <w:rFonts w:ascii="Courier New" w:hAnsi="Courier New" w:cs="Courier New"/>
                <w:sz w:val="18"/>
                <w:szCs w:val="20"/>
              </w:rPr>
              <w:t xml:space="preserve"> * TAUi </w:t>
            </w:r>
            <w:r w:rsidR="000B25F6" w:rsidRPr="00457853">
              <w:rPr>
                <w:rFonts w:ascii="Courier New" w:hAnsi="Courier New" w:cs="Courier New"/>
                <w:sz w:val="18"/>
                <w:szCs w:val="20"/>
              </w:rPr>
              <w:t xml:space="preserve">    # </w:t>
            </w:r>
            <w:r w:rsidR="00C922D2">
              <w:rPr>
                <w:rFonts w:ascii="Courier New" w:hAnsi="Courier New" w:cs="Courier New"/>
                <w:sz w:val="18"/>
                <w:szCs w:val="20"/>
              </w:rPr>
              <w:t>0.9</w:t>
            </w:r>
            <w:r w:rsidR="005C4352">
              <w:rPr>
                <w:rFonts w:ascii="Courier New" w:hAnsi="Courier New" w:cs="Courier New"/>
                <w:sz w:val="18"/>
                <w:szCs w:val="20"/>
              </w:rPr>
              <w:t>5</w:t>
            </w:r>
            <w:r w:rsidR="00C922D2">
              <w:rPr>
                <w:rFonts w:ascii="Courier New" w:hAnsi="Courier New" w:cs="Courier New"/>
                <w:sz w:val="18"/>
                <w:szCs w:val="20"/>
              </w:rPr>
              <w:t xml:space="preserve"> value is an </w:t>
            </w:r>
            <w:r w:rsidR="000B25F6">
              <w:rPr>
                <w:rFonts w:ascii="Courier New" w:hAnsi="Courier New" w:cs="Courier New"/>
                <w:sz w:val="18"/>
                <w:szCs w:val="20"/>
              </w:rPr>
              <w:t xml:space="preserve">analysis setting with default of </w:t>
            </w:r>
            <w:r w:rsidR="00C922D2">
              <w:rPr>
                <w:rFonts w:ascii="Courier New" w:hAnsi="Courier New" w:cs="Courier New"/>
                <w:sz w:val="18"/>
                <w:szCs w:val="20"/>
              </w:rPr>
              <w:t>0.9</w:t>
            </w:r>
            <w:r w:rsidR="005C4352">
              <w:rPr>
                <w:rFonts w:ascii="Courier New" w:hAnsi="Courier New" w:cs="Courier New"/>
                <w:sz w:val="18"/>
                <w:szCs w:val="20"/>
              </w:rPr>
              <w:t>5</w:t>
            </w:r>
            <w:r w:rsidR="00C922D2">
              <w:rPr>
                <w:rFonts w:ascii="Courier New" w:hAnsi="Courier New" w:cs="Courier New"/>
                <w:sz w:val="18"/>
                <w:szCs w:val="20"/>
              </w:rPr>
              <w:t xml:space="preserve"> or </w:t>
            </w:r>
            <w:r w:rsidR="000B25F6">
              <w:rPr>
                <w:rFonts w:ascii="Courier New" w:hAnsi="Courier New" w:cs="Courier New"/>
                <w:sz w:val="18"/>
                <w:szCs w:val="20"/>
              </w:rPr>
              <w:t>9</w:t>
            </w:r>
            <w:r w:rsidR="005C4352">
              <w:rPr>
                <w:rFonts w:ascii="Courier New" w:hAnsi="Courier New" w:cs="Courier New"/>
                <w:sz w:val="18"/>
                <w:szCs w:val="20"/>
              </w:rPr>
              <w:t>5</w:t>
            </w:r>
            <w:r w:rsidR="000B25F6">
              <w:rPr>
                <w:rFonts w:ascii="Courier New" w:hAnsi="Courier New" w:cs="Courier New"/>
                <w:sz w:val="18"/>
                <w:szCs w:val="20"/>
              </w:rPr>
              <w:t>% of TAUi</w:t>
            </w:r>
          </w:p>
          <w:p w:rsidR="000B25F6" w:rsidRPr="00457853" w:rsidRDefault="000B25F6" w:rsidP="000B25F6">
            <w:pPr>
              <w:pStyle w:val="ListParagraph"/>
              <w:ind w:left="388" w:hanging="180"/>
              <w:contextualSpacing w:val="0"/>
              <w:rPr>
                <w:rFonts w:ascii="Courier New" w:hAnsi="Courier New" w:cs="Courier New"/>
                <w:sz w:val="18"/>
                <w:szCs w:val="20"/>
              </w:rPr>
            </w:pPr>
          </w:p>
          <w:p w:rsidR="000B25F6" w:rsidRDefault="003E530B"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C922D2">
              <w:rPr>
                <w:rFonts w:ascii="Courier New" w:hAnsi="Courier New" w:cs="Courier New"/>
                <w:sz w:val="18"/>
                <w:szCs w:val="20"/>
              </w:rPr>
              <w:t>FLGACCEPTTAU</w:t>
            </w:r>
            <w:r w:rsidR="00815919">
              <w:rPr>
                <w:rFonts w:ascii="Courier New" w:hAnsi="Courier New" w:cs="Courier New"/>
                <w:sz w:val="18"/>
                <w:szCs w:val="20"/>
              </w:rPr>
              <w:t xml:space="preserve"> &lt;- ifelse(</w:t>
            </w:r>
            <w:r w:rsidR="00F303F2">
              <w:rPr>
                <w:rFonts w:ascii="Courier New" w:hAnsi="Courier New" w:cs="Courier New"/>
                <w:sz w:val="18"/>
                <w:szCs w:val="20"/>
              </w:rPr>
              <w:t>parameters$LASTTIME&gt;=</w:t>
            </w:r>
            <w:r w:rsidR="00815919">
              <w:rPr>
                <w:rFonts w:ascii="Courier New" w:hAnsi="Courier New" w:cs="Courier New"/>
                <w:sz w:val="18"/>
                <w:szCs w:val="20"/>
              </w:rPr>
              <w:t>LASTIMEACCEPT</w:t>
            </w:r>
            <w:r w:rsidR="00F303F2">
              <w:rPr>
                <w:rFonts w:ascii="Courier New" w:hAnsi="Courier New" w:cs="Courier New"/>
                <w:sz w:val="18"/>
                <w:szCs w:val="20"/>
              </w:rPr>
              <w:t>CRIT</w:t>
            </w:r>
            <w:r w:rsidR="000B25F6" w:rsidRPr="00DE2079">
              <w:rPr>
                <w:rFonts w:ascii="Courier New" w:hAnsi="Courier New" w:cs="Courier New"/>
                <w:sz w:val="18"/>
                <w:szCs w:val="20"/>
              </w:rPr>
              <w:t xml:space="preserve">, 1, 0) </w:t>
            </w:r>
          </w:p>
          <w:p w:rsidR="005C4352" w:rsidRDefault="005C4352" w:rsidP="000B25F6">
            <w:pPr>
              <w:pStyle w:val="ListParagraph"/>
              <w:ind w:left="388" w:hanging="180"/>
              <w:contextualSpacing w:val="0"/>
              <w:rPr>
                <w:rFonts w:ascii="Courier New" w:hAnsi="Courier New" w:cs="Courier New"/>
                <w:sz w:val="18"/>
                <w:szCs w:val="20"/>
              </w:rPr>
            </w:pPr>
          </w:p>
          <w:p w:rsidR="00F17AFC" w:rsidRDefault="00F17AFC"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Following are “Business or Reporting Rules” set outside the Computation Engine</w:t>
            </w:r>
          </w:p>
          <w:p w:rsidR="00111284" w:rsidRDefault="00986C8C"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Note below that</w:t>
            </w:r>
          </w:p>
          <w:p w:rsidR="00111284" w:rsidRDefault="00111284"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I</w:t>
            </w:r>
            <w:r w:rsidR="00986C8C">
              <w:rPr>
                <w:rFonts w:ascii="Courier New" w:hAnsi="Courier New" w:cs="Courier New"/>
                <w:sz w:val="18"/>
                <w:szCs w:val="20"/>
              </w:rPr>
              <w:t xml:space="preserve">f FLGACCEPTTAU==1, i.e. “ACCEPT”, </w:t>
            </w:r>
            <w:r w:rsidR="00986C8C" w:rsidRPr="00EB7F0C">
              <w:rPr>
                <w:rFonts w:ascii="Courier New" w:hAnsi="Courier New" w:cs="Courier New"/>
                <w:b/>
                <w:sz w:val="18"/>
                <w:szCs w:val="20"/>
              </w:rPr>
              <w:t>AND</w:t>
            </w:r>
          </w:p>
          <w:p w:rsidR="00111284" w:rsidRDefault="00111284" w:rsidP="000B25F6">
            <w:pPr>
              <w:pStyle w:val="ListParagraph"/>
              <w:ind w:left="388" w:hanging="180"/>
              <w:contextualSpacing w:val="0"/>
              <w:rPr>
                <w:rFonts w:ascii="Courier New" w:hAnsi="Courier New" w:cs="Courier New"/>
                <w:b/>
                <w:sz w:val="18"/>
                <w:szCs w:val="20"/>
              </w:rPr>
            </w:pPr>
            <w:r>
              <w:rPr>
                <w:rFonts w:ascii="Courier New" w:hAnsi="Courier New" w:cs="Courier New"/>
                <w:sz w:val="18"/>
                <w:szCs w:val="20"/>
              </w:rPr>
              <w:t xml:space="preserve">#  </w:t>
            </w:r>
            <w:r w:rsidR="00986C8C">
              <w:rPr>
                <w:rFonts w:ascii="Courier New" w:hAnsi="Courier New" w:cs="Courier New"/>
                <w:sz w:val="18"/>
                <w:szCs w:val="20"/>
              </w:rPr>
              <w:t xml:space="preserve">FLGACCEPTKEL==1, “ACCEPT”, </w:t>
            </w:r>
            <w:r w:rsidR="00986C8C" w:rsidRPr="00111284">
              <w:rPr>
                <w:rFonts w:ascii="Courier New" w:hAnsi="Courier New" w:cs="Courier New"/>
                <w:b/>
                <w:sz w:val="18"/>
                <w:szCs w:val="20"/>
              </w:rPr>
              <w:t>AND</w:t>
            </w:r>
          </w:p>
          <w:p w:rsidR="00111284" w:rsidRPr="00C84DC4" w:rsidRDefault="00111284" w:rsidP="000B25F6">
            <w:pPr>
              <w:pStyle w:val="ListParagraph"/>
              <w:ind w:left="388" w:hanging="180"/>
              <w:contextualSpacing w:val="0"/>
              <w:rPr>
                <w:rFonts w:ascii="Courier New" w:hAnsi="Courier New" w:cs="Courier New"/>
                <w:b/>
                <w:sz w:val="18"/>
                <w:szCs w:val="18"/>
              </w:rPr>
            </w:pPr>
            <w:r w:rsidRPr="00C84DC4">
              <w:rPr>
                <w:rFonts w:ascii="Courier New" w:hAnsi="Courier New" w:cs="Courier New"/>
                <w:sz w:val="18"/>
                <w:szCs w:val="18"/>
              </w:rPr>
              <w:t>#</w:t>
            </w:r>
            <w:r w:rsidRPr="00111284">
              <w:rPr>
                <w:rFonts w:ascii="Courier New" w:hAnsi="Courier New" w:cs="Courier New"/>
                <w:b/>
                <w:sz w:val="18"/>
                <w:szCs w:val="18"/>
              </w:rPr>
              <w:t xml:space="preserve">  </w:t>
            </w:r>
            <w:r w:rsidR="00986C8C" w:rsidRPr="00C84DC4">
              <w:rPr>
                <w:rFonts w:ascii="Courier New" w:hAnsi="Courier New" w:cs="Courier New"/>
                <w:noProof/>
                <w:sz w:val="18"/>
                <w:szCs w:val="18"/>
              </w:rPr>
              <w:t xml:space="preserve">If </w:t>
            </w:r>
            <w:r w:rsidR="00986C8C" w:rsidRPr="00C84DC4">
              <w:rPr>
                <w:rFonts w:ascii="Courier New" w:hAnsi="Courier New" w:cs="Courier New"/>
                <w:sz w:val="18"/>
                <w:szCs w:val="18"/>
              </w:rPr>
              <w:t xml:space="preserve">t½ </w:t>
            </w:r>
            <w:r w:rsidR="00986C8C" w:rsidRPr="00C84DC4">
              <w:rPr>
                <w:rFonts w:ascii="Courier New" w:hAnsi="Courier New" w:cs="Courier New"/>
                <w:sz w:val="18"/>
                <w:szCs w:val="18"/>
                <w:u w:val="single"/>
              </w:rPr>
              <w:t>is</w:t>
            </w:r>
            <w:r w:rsidR="00986C8C" w:rsidRPr="00C84DC4">
              <w:rPr>
                <w:rFonts w:ascii="Courier New" w:hAnsi="Courier New" w:cs="Courier New"/>
                <w:sz w:val="18"/>
                <w:szCs w:val="18"/>
              </w:rPr>
              <w:t xml:space="preserve"> estimable and accepted as per acceptance criteria</w:t>
            </w:r>
          </w:p>
          <w:p w:rsidR="00986C8C" w:rsidRDefault="00111284" w:rsidP="000B25F6">
            <w:pPr>
              <w:pStyle w:val="ListParagraph"/>
              <w:ind w:left="388" w:hanging="180"/>
              <w:contextualSpacing w:val="0"/>
              <w:rPr>
                <w:rFonts w:ascii="Courier New" w:hAnsi="Courier New" w:cs="Courier New"/>
                <w:sz w:val="18"/>
                <w:szCs w:val="20"/>
              </w:rPr>
            </w:pPr>
            <w:r w:rsidRPr="00C84DC4">
              <w:rPr>
                <w:rFonts w:ascii="Courier New" w:hAnsi="Courier New" w:cs="Courier New"/>
                <w:sz w:val="18"/>
                <w:szCs w:val="18"/>
              </w:rPr>
              <w:t>#   Then</w:t>
            </w:r>
            <w:r w:rsidRPr="00C84DC4">
              <w:rPr>
                <w:rFonts w:ascii="Courier New" w:hAnsi="Courier New" w:cs="Courier New"/>
                <w:b/>
                <w:sz w:val="18"/>
                <w:szCs w:val="18"/>
              </w:rPr>
              <w:t xml:space="preserve"> </w:t>
            </w:r>
            <w:r w:rsidR="00986C8C" w:rsidRPr="00C84DC4">
              <w:rPr>
                <w:rFonts w:ascii="Courier New" w:hAnsi="Courier New" w:cs="Courier New"/>
                <w:sz w:val="18"/>
                <w:szCs w:val="18"/>
              </w:rPr>
              <w:t>report</w:t>
            </w:r>
            <w:r w:rsidR="00986C8C" w:rsidRPr="00C84DC4">
              <w:rPr>
                <w:rFonts w:ascii="Courier New" w:hAnsi="Courier New" w:cs="Courier New"/>
                <w:b/>
                <w:sz w:val="18"/>
                <w:szCs w:val="18"/>
              </w:rPr>
              <w:t xml:space="preserve"> </w:t>
            </w:r>
            <w:r w:rsidR="00986C8C" w:rsidRPr="00111284">
              <w:rPr>
                <w:noProof/>
                <w:sz w:val="18"/>
                <w:szCs w:val="18"/>
              </w:rPr>
              <w:fldChar w:fldCharType="begin"/>
            </w:r>
            <w:r w:rsidR="00986C8C" w:rsidRPr="00111284">
              <w:rPr>
                <w:b/>
                <w:szCs w:val="20"/>
              </w:rPr>
              <w:instrText xml:space="preserve"> REF AUCTAUi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986C8C" w:rsidRPr="00111284">
              <w:rPr>
                <w:iCs/>
                <w:sz w:val="18"/>
                <w:szCs w:val="18"/>
              </w:rPr>
              <w:t>AUCTAU</w:t>
            </w:r>
            <w:r w:rsidR="00986C8C" w:rsidRPr="00111284">
              <w:rPr>
                <w:i/>
                <w:sz w:val="18"/>
                <w:szCs w:val="18"/>
              </w:rPr>
              <w:t>i</w:t>
            </w:r>
            <w:r w:rsidR="00986C8C" w:rsidRPr="00111284">
              <w:rPr>
                <w:noProof/>
                <w:sz w:val="18"/>
                <w:szCs w:val="18"/>
              </w:rPr>
              <w:fldChar w:fldCharType="end"/>
            </w:r>
            <w:r w:rsidR="00986C8C" w:rsidRPr="00111284">
              <w:rPr>
                <w:noProof/>
                <w:sz w:val="18"/>
                <w:szCs w:val="18"/>
              </w:rPr>
              <w:t xml:space="preserve"> if </w:t>
            </w:r>
            <w:r w:rsidR="00986C8C" w:rsidRPr="00111284">
              <w:rPr>
                <w:noProof/>
                <w:sz w:val="18"/>
                <w:szCs w:val="18"/>
              </w:rPr>
              <w:fldChar w:fldCharType="begin"/>
            </w:r>
            <w:r w:rsidR="00986C8C" w:rsidRPr="00111284">
              <w:rPr>
                <w:noProof/>
                <w:sz w:val="18"/>
                <w:szCs w:val="18"/>
              </w:rPr>
              <w:instrText xml:space="preserve"> REF AUCTAUi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986C8C" w:rsidRPr="00111284">
              <w:rPr>
                <w:iCs/>
                <w:sz w:val="18"/>
                <w:szCs w:val="18"/>
              </w:rPr>
              <w:t>AUCTAU</w:t>
            </w:r>
            <w:r w:rsidR="00986C8C" w:rsidRPr="00111284">
              <w:rPr>
                <w:i/>
                <w:sz w:val="18"/>
                <w:szCs w:val="18"/>
              </w:rPr>
              <w:t>i</w:t>
            </w:r>
            <w:r w:rsidR="00986C8C" w:rsidRPr="00111284">
              <w:rPr>
                <w:noProof/>
                <w:sz w:val="18"/>
                <w:szCs w:val="18"/>
              </w:rPr>
              <w:fldChar w:fldCharType="end"/>
            </w:r>
            <w:r w:rsidR="00986C8C" w:rsidRPr="00111284">
              <w:rPr>
                <w:noProof/>
                <w:sz w:val="18"/>
                <w:szCs w:val="18"/>
              </w:rPr>
              <w:t xml:space="preserve"> &lt;= 120% * </w:t>
            </w:r>
            <w:r w:rsidR="00986C8C" w:rsidRPr="00111284">
              <w:rPr>
                <w:noProof/>
                <w:sz w:val="18"/>
                <w:szCs w:val="18"/>
              </w:rPr>
              <w:fldChar w:fldCharType="begin"/>
            </w:r>
            <w:r w:rsidR="00986C8C" w:rsidRPr="00111284">
              <w:rPr>
                <w:noProof/>
                <w:sz w:val="18"/>
                <w:szCs w:val="18"/>
              </w:rPr>
              <w:instrText xml:space="preserve"> REF AUCLASTi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986C8C" w:rsidRPr="00111284">
              <w:rPr>
                <w:iCs/>
                <w:sz w:val="18"/>
                <w:szCs w:val="18"/>
              </w:rPr>
              <w:t>AUCLASTi</w:t>
            </w:r>
            <w:r w:rsidR="00986C8C" w:rsidRPr="00111284">
              <w:rPr>
                <w:noProof/>
                <w:sz w:val="18"/>
                <w:szCs w:val="18"/>
              </w:rPr>
              <w:fldChar w:fldCharType="end"/>
            </w:r>
            <w:r w:rsidR="00986C8C" w:rsidRPr="00111284">
              <w:rPr>
                <w:noProof/>
                <w:sz w:val="18"/>
                <w:szCs w:val="18"/>
              </w:rPr>
              <w:t xml:space="preserve">; If </w:t>
            </w:r>
            <w:r w:rsidR="00986C8C" w:rsidRPr="00111284">
              <w:rPr>
                <w:szCs w:val="20"/>
              </w:rPr>
              <w:t xml:space="preserve">t½ </w:t>
            </w:r>
            <w:r w:rsidR="00986C8C" w:rsidRPr="00111284">
              <w:rPr>
                <w:szCs w:val="20"/>
                <w:u w:val="single"/>
              </w:rPr>
              <w:t>is</w:t>
            </w:r>
            <w:r w:rsidR="00986C8C" w:rsidRPr="00111284">
              <w:rPr>
                <w:szCs w:val="20"/>
              </w:rPr>
              <w:t xml:space="preserve"> not estimated</w:t>
            </w:r>
            <w:r w:rsidR="00986C8C" w:rsidRPr="00111284">
              <w:rPr>
                <w:b/>
                <w:szCs w:val="20"/>
              </w:rPr>
              <w:t xml:space="preserve">, </w:t>
            </w:r>
            <w:r w:rsidR="00986C8C" w:rsidRPr="00111284">
              <w:rPr>
                <w:szCs w:val="20"/>
              </w:rPr>
              <w:t>do not report</w:t>
            </w:r>
            <w:r w:rsidR="00986C8C" w:rsidRPr="00111284">
              <w:rPr>
                <w:b/>
                <w:szCs w:val="20"/>
              </w:rPr>
              <w:t xml:space="preserve"> </w:t>
            </w:r>
            <w:r w:rsidR="00986C8C" w:rsidRPr="00111284">
              <w:rPr>
                <w:noProof/>
                <w:sz w:val="18"/>
                <w:szCs w:val="18"/>
              </w:rPr>
              <w:fldChar w:fldCharType="begin"/>
            </w:r>
            <w:r w:rsidR="00986C8C" w:rsidRPr="00111284">
              <w:rPr>
                <w:b/>
                <w:szCs w:val="20"/>
              </w:rPr>
              <w:instrText xml:space="preserve"> REF AUCTAUi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986C8C" w:rsidRPr="00111284">
              <w:rPr>
                <w:iCs/>
                <w:sz w:val="18"/>
                <w:szCs w:val="18"/>
              </w:rPr>
              <w:t>AUCTAU</w:t>
            </w:r>
            <w:r w:rsidR="00986C8C" w:rsidRPr="00111284">
              <w:rPr>
                <w:i/>
                <w:sz w:val="18"/>
                <w:szCs w:val="18"/>
              </w:rPr>
              <w:t>i</w:t>
            </w:r>
            <w:r w:rsidR="00986C8C" w:rsidRPr="00111284">
              <w:rPr>
                <w:noProof/>
                <w:sz w:val="18"/>
                <w:szCs w:val="18"/>
              </w:rPr>
              <w:fldChar w:fldCharType="end"/>
            </w:r>
            <w:r w:rsidR="00986C8C" w:rsidRPr="00111284">
              <w:rPr>
                <w:noProof/>
                <w:sz w:val="18"/>
                <w:szCs w:val="18"/>
              </w:rPr>
              <w:t>.</w:t>
            </w:r>
          </w:p>
          <w:p w:rsidR="00986C8C" w:rsidRDefault="00986C8C" w:rsidP="000B25F6">
            <w:pPr>
              <w:pStyle w:val="ListParagraph"/>
              <w:ind w:left="388" w:hanging="180"/>
              <w:contextualSpacing w:val="0"/>
              <w:rPr>
                <w:rFonts w:ascii="Courier New" w:hAnsi="Courier New" w:cs="Courier New"/>
                <w:sz w:val="18"/>
                <w:szCs w:val="20"/>
              </w:rPr>
            </w:pPr>
          </w:p>
          <w:p w:rsidR="000B25F6" w:rsidRPr="00DE2079" w:rsidRDefault="000B25F6"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Report AUCTAU</w:t>
            </w:r>
            <w:r w:rsidR="00986C8C">
              <w:rPr>
                <w:rFonts w:ascii="Courier New" w:hAnsi="Courier New" w:cs="Courier New"/>
                <w:sz w:val="18"/>
                <w:szCs w:val="20"/>
              </w:rPr>
              <w:t xml:space="preserve">, AUCTAUDN, CLPTAU, </w:t>
            </w:r>
            <w:r>
              <w:rPr>
                <w:rFonts w:ascii="Courier New" w:hAnsi="Courier New" w:cs="Courier New"/>
                <w:sz w:val="18"/>
                <w:szCs w:val="20"/>
              </w:rPr>
              <w:t>or Not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sidRPr="00DE2079">
              <w:rPr>
                <w:rFonts w:ascii="Courier New" w:hAnsi="Courier New" w:cs="Courier New"/>
                <w:sz w:val="18"/>
                <w:szCs w:val="20"/>
              </w:rPr>
              <w:t>$AUCTAU &lt;- ifelse(FLGACCEPT</w:t>
            </w:r>
            <w:r w:rsidR="00C922D2">
              <w:rPr>
                <w:rFonts w:ascii="Courier New" w:hAnsi="Courier New" w:cs="Courier New"/>
                <w:sz w:val="18"/>
                <w:szCs w:val="20"/>
              </w:rPr>
              <w:t>TAU</w:t>
            </w:r>
            <w:r>
              <w:rPr>
                <w:rFonts w:ascii="Courier New" w:hAnsi="Courier New" w:cs="Courier New"/>
                <w:sz w:val="18"/>
                <w:szCs w:val="20"/>
              </w:rPr>
              <w:t>, parameters$AUCTAU, ifelse(FLGACCEPTKEL, parameters</w:t>
            </w:r>
            <w:r w:rsidR="000B25F6" w:rsidRPr="00DE2079">
              <w:rPr>
                <w:rFonts w:ascii="Courier New" w:hAnsi="Courier New" w:cs="Courier New"/>
                <w:sz w:val="18"/>
                <w:szCs w:val="20"/>
              </w:rPr>
              <w:t xml:space="preserve">$AUCTAU,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sidR="000B25F6" w:rsidRPr="00DE2079">
              <w:rPr>
                <w:rFonts w:ascii="Courier New" w:hAnsi="Courier New" w:cs="Courier New"/>
                <w:sz w:val="18"/>
                <w:szCs w:val="20"/>
              </w:rPr>
              <w:t xml:space="preserve"> &lt;- ifelse(FLGACCEPT</w:t>
            </w:r>
            <w:r w:rsidR="00C922D2">
              <w:rPr>
                <w:rFonts w:ascii="Courier New" w:hAnsi="Courier New" w:cs="Courier New"/>
                <w:sz w:val="18"/>
                <w:szCs w:val="20"/>
              </w:rPr>
              <w:t>TAU</w:t>
            </w:r>
            <w:r>
              <w:rPr>
                <w:rFonts w:ascii="Courier New" w:hAnsi="Courier New" w:cs="Courier New"/>
                <w:sz w:val="18"/>
                <w:szCs w:val="20"/>
              </w:rPr>
              <w:t>, 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Pr>
                <w:rFonts w:ascii="Courier New" w:hAnsi="Courier New" w:cs="Courier New"/>
                <w:sz w:val="18"/>
                <w:szCs w:val="20"/>
              </w:rPr>
              <w:t>, ifelse(FLGACCEPTKEL, 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sidR="000B25F6" w:rsidRPr="00DE2079">
              <w:rPr>
                <w:rFonts w:ascii="Courier New" w:hAnsi="Courier New" w:cs="Courier New"/>
                <w:sz w:val="18"/>
                <w:szCs w:val="20"/>
              </w:rPr>
              <w:t xml:space="preserve">,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Pr>
                <w:rFonts w:ascii="Courier New" w:hAnsi="Courier New" w:cs="Courier New"/>
                <w:sz w:val="18"/>
                <w:szCs w:val="20"/>
              </w:rPr>
              <w:t>$CLPTAU</w:t>
            </w:r>
            <w:r w:rsidR="00C922D2">
              <w:rPr>
                <w:rFonts w:ascii="Courier New" w:hAnsi="Courier New" w:cs="Courier New"/>
                <w:sz w:val="18"/>
                <w:szCs w:val="20"/>
              </w:rPr>
              <w:t xml:space="preserve"> &lt;- ifelse(FLGACCEPTTAU</w:t>
            </w:r>
            <w:r>
              <w:rPr>
                <w:rFonts w:ascii="Courier New" w:hAnsi="Courier New" w:cs="Courier New"/>
                <w:sz w:val="18"/>
                <w:szCs w:val="20"/>
              </w:rPr>
              <w:t>, parameters</w:t>
            </w:r>
            <w:r w:rsidR="000B25F6" w:rsidRPr="00DE2079">
              <w:rPr>
                <w:rFonts w:ascii="Courier New" w:hAnsi="Courier New" w:cs="Courier New"/>
                <w:sz w:val="18"/>
                <w:szCs w:val="20"/>
              </w:rPr>
              <w:t>$</w:t>
            </w:r>
            <w:r w:rsidR="000B25F6">
              <w:rPr>
                <w:rFonts w:ascii="Courier New" w:hAnsi="Courier New" w:cs="Courier New"/>
                <w:sz w:val="18"/>
                <w:szCs w:val="20"/>
              </w:rPr>
              <w:t>CLTAU</w:t>
            </w:r>
            <w:r>
              <w:rPr>
                <w:rFonts w:ascii="Courier New" w:hAnsi="Courier New" w:cs="Courier New"/>
                <w:sz w:val="18"/>
                <w:szCs w:val="20"/>
              </w:rPr>
              <w:t>, ifelse(FLGACCEPTKEL, parameters</w:t>
            </w:r>
            <w:r w:rsidR="000B25F6" w:rsidRPr="00DE2079">
              <w:rPr>
                <w:rFonts w:ascii="Courier New" w:hAnsi="Courier New" w:cs="Courier New"/>
                <w:sz w:val="18"/>
                <w:szCs w:val="20"/>
              </w:rPr>
              <w:t>$</w:t>
            </w:r>
            <w:r w:rsidR="000B25F6">
              <w:rPr>
                <w:rFonts w:ascii="Courier New" w:hAnsi="Courier New" w:cs="Courier New"/>
                <w:sz w:val="18"/>
                <w:szCs w:val="20"/>
              </w:rPr>
              <w:t>CLTAU</w:t>
            </w:r>
            <w:r w:rsidR="000B25F6" w:rsidRPr="00DE2079">
              <w:rPr>
                <w:rFonts w:ascii="Courier New" w:hAnsi="Courier New" w:cs="Courier New"/>
                <w:sz w:val="18"/>
                <w:szCs w:val="20"/>
              </w:rPr>
              <w:t xml:space="preserve">,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Default="000B25F6" w:rsidP="003E530B">
            <w:pPr>
              <w:rPr>
                <w:b/>
                <w:bCs/>
                <w:sz w:val="18"/>
              </w:rPr>
            </w:pPr>
          </w:p>
        </w:tc>
      </w:tr>
      <w:tr w:rsidR="007F51D9" w:rsidRPr="00846DB7" w:rsidTr="007A5AE9">
        <w:tc>
          <w:tcPr>
            <w:tcW w:w="692" w:type="dxa"/>
          </w:tcPr>
          <w:p w:rsidR="007F51D9" w:rsidRDefault="007F51D9" w:rsidP="00846DB7">
            <w:pPr>
              <w:pStyle w:val="TableContent"/>
              <w:jc w:val="center"/>
              <w:rPr>
                <w:bCs w:val="0"/>
                <w:sz w:val="18"/>
              </w:rPr>
            </w:pPr>
            <w:r>
              <w:rPr>
                <w:bCs w:val="0"/>
                <w:sz w:val="18"/>
              </w:rPr>
              <w:t>10</w:t>
            </w:r>
          </w:p>
        </w:tc>
        <w:tc>
          <w:tcPr>
            <w:tcW w:w="8553" w:type="dxa"/>
          </w:tcPr>
          <w:p w:rsidR="007F51D9" w:rsidRDefault="007F51D9" w:rsidP="000B25F6">
            <w:pPr>
              <w:pStyle w:val="TableContent"/>
              <w:rPr>
                <w:b/>
                <w:bCs w:val="0"/>
                <w:sz w:val="18"/>
              </w:rPr>
            </w:pPr>
            <w:bookmarkStart w:id="57" w:name="SPANRATIOCRIT"/>
            <w:r>
              <w:rPr>
                <w:b/>
                <w:bCs w:val="0"/>
                <w:sz w:val="18"/>
              </w:rPr>
              <w:t>SPANRATIOCRIT</w:t>
            </w:r>
            <w:bookmarkEnd w:id="57"/>
          </w:p>
          <w:p w:rsidR="007F51D9" w:rsidRDefault="007F51D9" w:rsidP="000B25F6">
            <w:pPr>
              <w:pStyle w:val="TableContent"/>
              <w:rPr>
                <w:b/>
                <w:bCs w:val="0"/>
                <w:sz w:val="18"/>
              </w:rPr>
            </w:pPr>
          </w:p>
          <w:p w:rsidR="007F51D9" w:rsidRDefault="007F51D9" w:rsidP="007F51D9">
            <w:pPr>
              <w:pStyle w:val="TableContent"/>
              <w:rPr>
                <w:b/>
                <w:bCs w:val="0"/>
                <w:sz w:val="18"/>
              </w:rPr>
            </w:pPr>
            <w:r w:rsidRPr="007B1EC9">
              <w:rPr>
                <w:b/>
                <w:iCs/>
                <w:sz w:val="18"/>
                <w:szCs w:val="18"/>
              </w:rPr>
              <w:t>SPANRATIOCRIT</w:t>
            </w:r>
            <w:r>
              <w:rPr>
                <w:iCs/>
                <w:sz w:val="18"/>
                <w:szCs w:val="18"/>
              </w:rPr>
              <w:t xml:space="preserve"> is the criteria value set in the </w:t>
            </w:r>
            <w:r>
              <w:rPr>
                <w:iCs/>
                <w:sz w:val="18"/>
                <w:szCs w:val="18"/>
              </w:rPr>
              <w:fldChar w:fldCharType="begin"/>
            </w:r>
            <w:r>
              <w:rPr>
                <w:iCs/>
                <w:sz w:val="18"/>
                <w:szCs w:val="18"/>
              </w:rPr>
              <w:instrText xml:space="preserve"> REF ModelConfigurationTemplate \h </w:instrText>
            </w:r>
            <w:r>
              <w:rPr>
                <w:iCs/>
                <w:sz w:val="18"/>
                <w:szCs w:val="18"/>
              </w:rPr>
            </w:r>
            <w:r>
              <w:rPr>
                <w:iCs/>
                <w:sz w:val="18"/>
                <w:szCs w:val="18"/>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iCs/>
                <w:sz w:val="18"/>
                <w:szCs w:val="18"/>
              </w:rPr>
              <w:fldChar w:fldCharType="end"/>
            </w:r>
            <w:r>
              <w:rPr>
                <w:iCs/>
                <w:sz w:val="18"/>
                <w:szCs w:val="18"/>
              </w:rPr>
              <w:t xml:space="preserve"> as the default criteria value for evaluation of the THALFF flag value. The default is typically a value of 2 but can be modified as needed by setting the value of SPANRATIOCRIT.</w:t>
            </w:r>
          </w:p>
        </w:tc>
      </w:tr>
      <w:tr w:rsidR="00533CDD" w:rsidRPr="00846DB7" w:rsidTr="007A5AE9">
        <w:tc>
          <w:tcPr>
            <w:tcW w:w="692" w:type="dxa"/>
          </w:tcPr>
          <w:p w:rsidR="00533CDD" w:rsidRPr="00846DB7" w:rsidRDefault="007F51D9" w:rsidP="00846DB7">
            <w:pPr>
              <w:pStyle w:val="TableContent"/>
              <w:jc w:val="center"/>
              <w:rPr>
                <w:bCs w:val="0"/>
                <w:sz w:val="18"/>
              </w:rPr>
            </w:pPr>
            <w:r>
              <w:rPr>
                <w:bCs w:val="0"/>
                <w:sz w:val="18"/>
              </w:rPr>
              <w:lastRenderedPageBreak/>
              <w:t>11</w:t>
            </w:r>
          </w:p>
        </w:tc>
        <w:tc>
          <w:tcPr>
            <w:tcW w:w="8553" w:type="dxa"/>
          </w:tcPr>
          <w:p w:rsidR="00091723" w:rsidRPr="00846DB7" w:rsidRDefault="00C85D5B" w:rsidP="00936820">
            <w:pPr>
              <w:pStyle w:val="TableContent"/>
              <w:rPr>
                <w:b/>
                <w:bCs w:val="0"/>
                <w:sz w:val="18"/>
              </w:rPr>
            </w:pPr>
            <w:r>
              <w:rPr>
                <w:b/>
                <w:bCs w:val="0"/>
                <w:sz w:val="18"/>
              </w:rPr>
              <w:t xml:space="preserve">Default Dataset </w:t>
            </w:r>
            <w:r w:rsidR="00091723" w:rsidRPr="00846DB7">
              <w:rPr>
                <w:b/>
                <w:bCs w:val="0"/>
                <w:sz w:val="18"/>
              </w:rPr>
              <w:t>Sorting</w:t>
            </w:r>
          </w:p>
          <w:p w:rsidR="00C2755A" w:rsidRPr="00846DB7" w:rsidRDefault="00C2755A" w:rsidP="00936820">
            <w:pPr>
              <w:pStyle w:val="TableContent"/>
              <w:rPr>
                <w:bCs w:val="0"/>
                <w:sz w:val="18"/>
              </w:rPr>
            </w:pPr>
            <w:r w:rsidRPr="00846DB7">
              <w:rPr>
                <w:bCs w:val="0"/>
                <w:sz w:val="18"/>
              </w:rPr>
              <w:t xml:space="preserve">Prior to analysis, each study design element </w:t>
            </w:r>
            <w:r w:rsidR="00660863">
              <w:rPr>
                <w:bCs w:val="0"/>
                <w:sz w:val="18"/>
              </w:rPr>
              <w:t xml:space="preserve">identifier </w:t>
            </w:r>
            <w:r w:rsidR="0086047D">
              <w:rPr>
                <w:bCs w:val="0"/>
                <w:sz w:val="18"/>
              </w:rPr>
              <w:t>(SDE</w:t>
            </w:r>
            <w:r w:rsidR="00660863">
              <w:rPr>
                <w:bCs w:val="0"/>
                <w:sz w:val="18"/>
              </w:rPr>
              <w:t>ID</w:t>
            </w:r>
            <w:r w:rsidR="0086047D">
              <w:rPr>
                <w:bCs w:val="0"/>
                <w:sz w:val="18"/>
              </w:rPr>
              <w:t xml:space="preserve">), or Profile Identifier, defined </w:t>
            </w:r>
            <w:r w:rsidRPr="00846DB7">
              <w:rPr>
                <w:bCs w:val="0"/>
                <w:sz w:val="18"/>
              </w:rPr>
              <w:t>profile is sorted in ascending order with regard to time.</w:t>
            </w:r>
          </w:p>
          <w:p w:rsidR="00C2755A" w:rsidRPr="00846DB7" w:rsidRDefault="00C2755A" w:rsidP="00936820">
            <w:pPr>
              <w:pStyle w:val="TableContent"/>
              <w:rPr>
                <w:bCs w:val="0"/>
                <w:sz w:val="18"/>
              </w:rPr>
            </w:pPr>
          </w:p>
          <w:p w:rsidR="00C2755A" w:rsidRPr="00846DB7" w:rsidRDefault="00C2755A" w:rsidP="00936820">
            <w:pPr>
              <w:pStyle w:val="TableContent"/>
              <w:rPr>
                <w:bCs w:val="0"/>
                <w:sz w:val="18"/>
              </w:rPr>
            </w:pPr>
            <w:r w:rsidRPr="00846DB7">
              <w:rPr>
                <w:bCs w:val="0"/>
                <w:sz w:val="18"/>
              </w:rPr>
              <w:t>Following columns are used for sorting</w:t>
            </w:r>
          </w:p>
          <w:p w:rsidR="00C2755A" w:rsidRPr="00846DB7" w:rsidRDefault="00C2755A" w:rsidP="00936820">
            <w:pPr>
              <w:pStyle w:val="TableContent"/>
              <w:rPr>
                <w:bCs w:val="0"/>
                <w:sz w:val="18"/>
              </w:rPr>
            </w:pPr>
            <w:r w:rsidRPr="00846DB7">
              <w:rPr>
                <w:bCs w:val="0"/>
                <w:sz w:val="18"/>
              </w:rPr>
              <w:t>SDEID</w:t>
            </w:r>
            <w:r w:rsidR="0086047D">
              <w:rPr>
                <w:bCs w:val="0"/>
                <w:sz w:val="18"/>
              </w:rPr>
              <w:t xml:space="preserve"> (or “profile ID”, “PROID”)</w:t>
            </w:r>
          </w:p>
          <w:p w:rsidR="00C2755A" w:rsidRPr="00846DB7" w:rsidRDefault="00C2755A" w:rsidP="00936820">
            <w:pPr>
              <w:pStyle w:val="TableContent"/>
              <w:rPr>
                <w:bCs w:val="0"/>
                <w:sz w:val="18"/>
              </w:rPr>
            </w:pPr>
            <w:r w:rsidRPr="00846DB7">
              <w:rPr>
                <w:bCs w:val="0"/>
                <w:sz w:val="18"/>
              </w:rPr>
              <w:t>NOMTIME</w:t>
            </w:r>
            <w:r w:rsidR="00C85D5B">
              <w:rPr>
                <w:bCs w:val="0"/>
                <w:sz w:val="18"/>
              </w:rPr>
              <w:t xml:space="preserve"> (a dataset field is mapped to or defined as NOMTIME)</w:t>
            </w:r>
          </w:p>
          <w:p w:rsidR="00C2755A" w:rsidRPr="00846DB7" w:rsidRDefault="00C2755A" w:rsidP="00936820">
            <w:pPr>
              <w:pStyle w:val="TableContent"/>
              <w:rPr>
                <w:bCs w:val="0"/>
                <w:sz w:val="18"/>
              </w:rPr>
            </w:pPr>
          </w:p>
          <w:p w:rsidR="00C2755A" w:rsidRPr="00846DB7" w:rsidRDefault="00C2755A" w:rsidP="0086047D">
            <w:pPr>
              <w:pStyle w:val="TableContent"/>
              <w:rPr>
                <w:bCs w:val="0"/>
                <w:i/>
                <w:sz w:val="18"/>
              </w:rPr>
            </w:pPr>
            <w:r w:rsidRPr="00846DB7">
              <w:rPr>
                <w:bCs w:val="0"/>
                <w:i/>
                <w:sz w:val="18"/>
              </w:rPr>
              <w:t>Refer to Appendix “</w:t>
            </w:r>
            <w:r w:rsidR="0086047D">
              <w:rPr>
                <w:bCs w:val="0"/>
                <w:i/>
                <w:sz w:val="18"/>
              </w:rPr>
              <w:fldChar w:fldCharType="begin"/>
            </w:r>
            <w:r w:rsidR="0086047D">
              <w:rPr>
                <w:bCs w:val="0"/>
                <w:i/>
                <w:sz w:val="18"/>
              </w:rPr>
              <w:instrText xml:space="preserve"> REF _Ref506786211 \h </w:instrText>
            </w:r>
            <w:r w:rsidR="0086047D">
              <w:rPr>
                <w:bCs w:val="0"/>
                <w:i/>
                <w:sz w:val="18"/>
              </w:rPr>
            </w:r>
            <w:r w:rsidR="0086047D">
              <w:rPr>
                <w:bCs w:val="0"/>
                <w:i/>
                <w:sz w:val="18"/>
              </w:rPr>
              <w:fldChar w:fldCharType="separate"/>
            </w:r>
            <w:r w:rsidR="0086047D">
              <w:t>Study Design Elements (SDE)</w:t>
            </w:r>
            <w:r w:rsidR="0086047D">
              <w:rPr>
                <w:bCs w:val="0"/>
                <w:i/>
                <w:sz w:val="18"/>
              </w:rPr>
              <w:fldChar w:fldCharType="end"/>
            </w:r>
            <w:r w:rsidRPr="00846DB7">
              <w:rPr>
                <w:bCs w:val="0"/>
                <w:i/>
                <w:sz w:val="18"/>
              </w:rPr>
              <w:t>” for details</w:t>
            </w: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t>1</w:t>
            </w:r>
            <w:r w:rsidR="007F51D9">
              <w:rPr>
                <w:bCs w:val="0"/>
                <w:sz w:val="18"/>
              </w:rPr>
              <w:t>2</w:t>
            </w:r>
          </w:p>
        </w:tc>
        <w:tc>
          <w:tcPr>
            <w:tcW w:w="8553" w:type="dxa"/>
          </w:tcPr>
          <w:p w:rsidR="005C0EA5" w:rsidRPr="00846DB7" w:rsidRDefault="005C0EA5" w:rsidP="005C0EA5">
            <w:pPr>
              <w:rPr>
                <w:rFonts w:cs="Arial"/>
                <w:b/>
              </w:rPr>
            </w:pPr>
            <w:r w:rsidRPr="00846DB7">
              <w:rPr>
                <w:rFonts w:cs="Arial"/>
                <w:b/>
              </w:rPr>
              <w:t>Set dosing intervals for each study design</w:t>
            </w:r>
          </w:p>
          <w:p w:rsidR="00F66365" w:rsidRPr="00846DB7" w:rsidRDefault="00F66365" w:rsidP="005C0EA5">
            <w:pPr>
              <w:rPr>
                <w:rFonts w:cs="Arial"/>
              </w:rPr>
            </w:pPr>
          </w:p>
          <w:p w:rsidR="00F66365" w:rsidRPr="00846DB7" w:rsidRDefault="00F66365" w:rsidP="005C0EA5">
            <w:pPr>
              <w:rPr>
                <w:rFonts w:cs="Arial"/>
              </w:rPr>
            </w:pPr>
            <w:r w:rsidRPr="00846DB7">
              <w:rPr>
                <w:rFonts w:cs="Arial"/>
              </w:rPr>
              <w:t xml:space="preserve">Scenario 1: If </w:t>
            </w:r>
            <w:r w:rsidR="0086047D">
              <w:rPr>
                <w:rFonts w:cs="Arial"/>
              </w:rPr>
              <w:t xml:space="preserve">data items </w:t>
            </w:r>
            <w:r w:rsidRPr="00846DB7">
              <w:rPr>
                <w:rFonts w:cs="Arial"/>
              </w:rPr>
              <w:t xml:space="preserve">TAU1 to </w:t>
            </w:r>
            <w:r w:rsidR="0086047D">
              <w:rPr>
                <w:rFonts w:cs="Arial"/>
              </w:rPr>
              <w:t>TAU</w:t>
            </w:r>
            <w:r w:rsidRPr="00846DB7">
              <w:rPr>
                <w:rFonts w:cs="Arial"/>
              </w:rPr>
              <w:t>5</w:t>
            </w:r>
            <w:r w:rsidR="002E2EE0">
              <w:rPr>
                <w:rFonts w:cs="Arial"/>
              </w:rPr>
              <w:t xml:space="preserve"> (</w:t>
            </w:r>
            <w:r w:rsidR="002E2EE0">
              <w:rPr>
                <w:rFonts w:cs="Arial"/>
              </w:rPr>
              <w:fldChar w:fldCharType="begin"/>
            </w:r>
            <w:r w:rsidR="002E2EE0">
              <w:rPr>
                <w:rFonts w:cs="Arial"/>
              </w:rPr>
              <w:instrText xml:space="preserve"> REF TAUi \h </w:instrText>
            </w:r>
            <w:r w:rsidR="002E2EE0">
              <w:rPr>
                <w:rFonts w:cs="Arial"/>
              </w:rPr>
            </w:r>
            <w:r w:rsidR="002E2EE0">
              <w:rPr>
                <w:rFonts w:cs="Arial"/>
              </w:rPr>
              <w:fldChar w:fldCharType="separate"/>
            </w:r>
            <w:r w:rsidR="002E2EE0" w:rsidRPr="00846DB7">
              <w:rPr>
                <w:bCs/>
                <w:sz w:val="18"/>
              </w:rPr>
              <w:t>TAU</w:t>
            </w:r>
            <w:r w:rsidR="002E2EE0" w:rsidRPr="003B6F9C">
              <w:rPr>
                <w:i/>
                <w:sz w:val="18"/>
              </w:rPr>
              <w:t>i</w:t>
            </w:r>
            <w:r w:rsidR="002E2EE0">
              <w:rPr>
                <w:rFonts w:cs="Arial"/>
              </w:rPr>
              <w:fldChar w:fldCharType="end"/>
            </w:r>
            <w:r w:rsidR="002E2EE0">
              <w:rPr>
                <w:rFonts w:cs="Arial"/>
              </w:rPr>
              <w:t>)</w:t>
            </w:r>
            <w:r w:rsidR="00F4518F">
              <w:rPr>
                <w:rFonts w:cs="Arial"/>
              </w:rPr>
              <w:t xml:space="preserve"> and TOLD1 to TOLD5</w:t>
            </w:r>
            <w:r w:rsidRPr="00846DB7">
              <w:rPr>
                <w:rFonts w:cs="Arial"/>
              </w:rPr>
              <w:t xml:space="preserve"> </w:t>
            </w:r>
            <w:r w:rsidR="002E2EE0">
              <w:rPr>
                <w:rFonts w:cs="Arial"/>
              </w:rPr>
              <w:t>(</w:t>
            </w:r>
            <w:r w:rsidR="002E2EE0">
              <w:rPr>
                <w:rFonts w:cs="Arial"/>
              </w:rPr>
              <w:fldChar w:fldCharType="begin"/>
            </w:r>
            <w:r w:rsidR="002E2EE0">
              <w:rPr>
                <w:rFonts w:cs="Arial"/>
              </w:rPr>
              <w:instrText xml:space="preserve"> REF TOLDi \h </w:instrText>
            </w:r>
            <w:r w:rsidR="002E2EE0">
              <w:rPr>
                <w:rFonts w:cs="Arial"/>
              </w:rPr>
            </w:r>
            <w:r w:rsidR="002E2EE0">
              <w:rPr>
                <w:rFonts w:cs="Arial"/>
              </w:rPr>
              <w:fldChar w:fldCharType="separate"/>
            </w:r>
            <w:r w:rsidR="002E2EE0">
              <w:rPr>
                <w:bCs/>
                <w:sz w:val="18"/>
              </w:rPr>
              <w:t>TOLD</w:t>
            </w:r>
            <w:r w:rsidR="002E2EE0" w:rsidRPr="003B6F9C">
              <w:rPr>
                <w:i/>
                <w:sz w:val="18"/>
              </w:rPr>
              <w:t>i</w:t>
            </w:r>
            <w:r w:rsidR="002E2EE0">
              <w:rPr>
                <w:rFonts w:cs="Arial"/>
              </w:rPr>
              <w:fldChar w:fldCharType="end"/>
            </w:r>
            <w:r w:rsidR="002E2EE0">
              <w:rPr>
                <w:rFonts w:cs="Arial"/>
              </w:rPr>
              <w:t xml:space="preserve">) </w:t>
            </w:r>
            <w:r w:rsidR="0086047D">
              <w:rPr>
                <w:rFonts w:cs="Arial"/>
              </w:rPr>
              <w:t xml:space="preserve">are </w:t>
            </w:r>
            <w:r w:rsidR="0014390B">
              <w:rPr>
                <w:rFonts w:cs="Arial"/>
              </w:rPr>
              <w:t>available in the dataset</w:t>
            </w:r>
            <w:r w:rsidR="003C5335">
              <w:rPr>
                <w:rFonts w:cs="Arial"/>
              </w:rPr>
              <w:t xml:space="preserve"> and defined</w:t>
            </w:r>
            <w:r w:rsidR="002E2EE0">
              <w:rPr>
                <w:rFonts w:cs="Arial"/>
              </w:rPr>
              <w:t xml:space="preserve"> as data fields</w:t>
            </w:r>
            <w:r w:rsidR="003C5335">
              <w:rPr>
                <w:rFonts w:cs="Arial"/>
              </w:rPr>
              <w:t xml:space="preserve"> through the </w:t>
            </w:r>
            <w:r w:rsidR="003C5335">
              <w:rPr>
                <w:rFonts w:cs="Arial"/>
              </w:rPr>
              <w:fldChar w:fldCharType="begin"/>
            </w:r>
            <w:r w:rsidR="003C5335">
              <w:rPr>
                <w:rFonts w:cs="Arial"/>
              </w:rPr>
              <w:instrText xml:space="preserve"> REF ModelConfigurationTemplate \h </w:instrText>
            </w:r>
            <w:r w:rsidR="003C5335">
              <w:rPr>
                <w:rFonts w:cs="Arial"/>
              </w:rPr>
            </w:r>
            <w:r w:rsidR="003C5335">
              <w:rPr>
                <w:rFonts w:cs="Arial"/>
              </w:rPr>
              <w:fldChar w:fldCharType="separate"/>
            </w:r>
            <w:r w:rsidR="003C5335">
              <w:rPr>
                <w:b/>
                <w:i/>
              </w:rPr>
              <w:t>M</w:t>
            </w:r>
            <w:r w:rsidR="003C5335" w:rsidRPr="0002670C">
              <w:rPr>
                <w:b/>
                <w:i/>
              </w:rPr>
              <w:t xml:space="preserve">odel </w:t>
            </w:r>
            <w:r w:rsidR="003C5335">
              <w:rPr>
                <w:b/>
                <w:i/>
              </w:rPr>
              <w:t>C</w:t>
            </w:r>
            <w:r w:rsidR="003C5335" w:rsidRPr="0002670C">
              <w:rPr>
                <w:b/>
                <w:i/>
              </w:rPr>
              <w:t xml:space="preserve">onfiguration </w:t>
            </w:r>
            <w:r w:rsidR="003C5335">
              <w:rPr>
                <w:b/>
                <w:i/>
              </w:rPr>
              <w:t>T</w:t>
            </w:r>
            <w:r w:rsidR="003C5335" w:rsidRPr="0002670C">
              <w:rPr>
                <w:b/>
                <w:i/>
              </w:rPr>
              <w:t>emplate</w:t>
            </w:r>
            <w:r w:rsidR="003C5335">
              <w:rPr>
                <w:rFonts w:cs="Arial"/>
              </w:rPr>
              <w:fldChar w:fldCharType="end"/>
            </w:r>
          </w:p>
          <w:p w:rsidR="00F66365" w:rsidRPr="00846DB7" w:rsidRDefault="00F66365" w:rsidP="005C0EA5">
            <w:pPr>
              <w:rPr>
                <w:rFonts w:cs="Arial"/>
              </w:rPr>
            </w:pPr>
          </w:p>
          <w:p w:rsidR="00F66365" w:rsidRPr="00846DB7" w:rsidRDefault="00F66365" w:rsidP="00846DB7">
            <w:pPr>
              <w:ind w:left="720"/>
              <w:rPr>
                <w:rFonts w:cs="Arial"/>
              </w:rPr>
            </w:pPr>
          </w:p>
          <w:p w:rsidR="00F66365" w:rsidRPr="00846DB7" w:rsidRDefault="00F66365" w:rsidP="00846DB7">
            <w:pPr>
              <w:ind w:left="720"/>
              <w:rPr>
                <w:rFonts w:cs="Arial"/>
              </w:rPr>
            </w:pPr>
            <w:r w:rsidRPr="00846DB7">
              <w:rPr>
                <w:rFonts w:cs="Arial"/>
              </w:rPr>
              <w:t>If DOSINGTYPE = SD</w:t>
            </w:r>
          </w:p>
          <w:p w:rsidR="00F66365" w:rsidRPr="00846DB7" w:rsidRDefault="00F66365" w:rsidP="00846DB7">
            <w:pPr>
              <w:ind w:left="720"/>
              <w:rPr>
                <w:rFonts w:cs="Arial"/>
              </w:rPr>
            </w:pPr>
            <w:r w:rsidRPr="00846DB7">
              <w:rPr>
                <w:rFonts w:cs="Arial"/>
              </w:rPr>
              <w:t xml:space="preserve">Then set </w:t>
            </w:r>
            <w:r w:rsidR="00B62CB3">
              <w:rPr>
                <w:rFonts w:cs="Arial"/>
              </w:rPr>
              <w:fldChar w:fldCharType="begin"/>
            </w:r>
            <w:r w:rsidR="00B62CB3">
              <w:rPr>
                <w:rFonts w:cs="Arial"/>
              </w:rPr>
              <w:instrText xml:space="preserve"> REF NDOSE \h </w:instrText>
            </w:r>
            <w:r w:rsidR="00B62CB3">
              <w:rPr>
                <w:rFonts w:cs="Arial"/>
              </w:rPr>
            </w:r>
            <w:r w:rsidR="00B62CB3">
              <w:rPr>
                <w:rFonts w:cs="Arial"/>
              </w:rPr>
              <w:fldChar w:fldCharType="separate"/>
            </w:r>
            <w:r w:rsidR="00B62CB3">
              <w:rPr>
                <w:rFonts w:cs="Arial"/>
                <w:iCs/>
                <w:sz w:val="18"/>
                <w:szCs w:val="18"/>
              </w:rPr>
              <w:t>NDOSE</w:t>
            </w:r>
            <w:r w:rsidR="00B62CB3">
              <w:rPr>
                <w:rFonts w:cs="Arial"/>
              </w:rPr>
              <w:fldChar w:fldCharType="end"/>
            </w:r>
            <w:r w:rsidRPr="00846DB7">
              <w:rPr>
                <w:rFonts w:cs="Arial"/>
              </w:rPr>
              <w:t xml:space="preserve"> to 1</w:t>
            </w:r>
          </w:p>
          <w:p w:rsidR="00F66365" w:rsidRPr="00846DB7" w:rsidRDefault="00F66365" w:rsidP="00846DB7">
            <w:pPr>
              <w:ind w:left="2160"/>
              <w:rPr>
                <w:rFonts w:cs="Arial"/>
              </w:rPr>
            </w:pPr>
          </w:p>
          <w:p w:rsidR="00F66365" w:rsidRPr="00846DB7" w:rsidRDefault="00F66365" w:rsidP="00846DB7">
            <w:pPr>
              <w:ind w:left="720"/>
              <w:rPr>
                <w:rFonts w:cs="Arial"/>
              </w:rPr>
            </w:pPr>
            <w:r w:rsidRPr="00846DB7">
              <w:rPr>
                <w:rFonts w:cs="Arial"/>
              </w:rPr>
              <w:t>If DOSINGTYPE = SS</w:t>
            </w:r>
          </w:p>
          <w:p w:rsidR="00F66365" w:rsidRPr="00846DB7" w:rsidRDefault="00C97647" w:rsidP="00846DB7">
            <w:pPr>
              <w:ind w:left="720"/>
              <w:rPr>
                <w:rFonts w:cs="Arial"/>
              </w:rPr>
            </w:pPr>
            <w:r>
              <w:t xml:space="preserve">Then set </w:t>
            </w:r>
            <w:r w:rsidR="00B62CB3">
              <w:fldChar w:fldCharType="begin"/>
            </w:r>
            <w:r w:rsidR="00B62CB3">
              <w:instrText xml:space="preserve"> REF NDOSE \h </w:instrText>
            </w:r>
            <w:r w:rsidR="00B62CB3">
              <w:fldChar w:fldCharType="separate"/>
            </w:r>
            <w:r w:rsidR="00B62CB3">
              <w:rPr>
                <w:rFonts w:cs="Arial"/>
                <w:iCs/>
                <w:sz w:val="18"/>
                <w:szCs w:val="18"/>
              </w:rPr>
              <w:t>NDOSE</w:t>
            </w:r>
            <w:r w:rsidR="00B62CB3">
              <w:fldChar w:fldCharType="end"/>
            </w:r>
            <w:r>
              <w:t xml:space="preserve"> = </w:t>
            </w:r>
            <w:r w:rsidR="003C2F7C">
              <w:t>I</w:t>
            </w:r>
            <w:r w:rsidR="008B38EA">
              <w:t xml:space="preserve"> from the l</w:t>
            </w:r>
            <w:r>
              <w:t xml:space="preserve">ast </w:t>
            </w:r>
            <w:r w:rsidR="000F6356">
              <w:fldChar w:fldCharType="begin"/>
            </w:r>
            <w:r w:rsidR="000F6356">
              <w:instrText xml:space="preserve"> REF TAUi \h </w:instrText>
            </w:r>
            <w:r w:rsidR="000F6356">
              <w:fldChar w:fldCharType="separate"/>
            </w:r>
            <w:r w:rsidR="000F6356" w:rsidRPr="00846DB7">
              <w:rPr>
                <w:bCs/>
                <w:sz w:val="18"/>
              </w:rPr>
              <w:t>TAU</w:t>
            </w:r>
            <w:r w:rsidR="000F6356" w:rsidRPr="003B6F9C">
              <w:rPr>
                <w:bCs/>
                <w:i/>
                <w:sz w:val="18"/>
              </w:rPr>
              <w:t>i</w:t>
            </w:r>
            <w:r w:rsidR="000F6356">
              <w:fldChar w:fldCharType="end"/>
            </w:r>
            <w:r>
              <w:t xml:space="preserve"> populated</w:t>
            </w:r>
            <w:r w:rsidR="00F4518F">
              <w:t xml:space="preserve"> for a specific profile</w:t>
            </w:r>
            <w:r w:rsidR="003C5335">
              <w:t>, i.e. representing the total number of dosing intervals</w:t>
            </w:r>
            <w:r w:rsidR="002E2EE0">
              <w:t xml:space="preserve"> in a profile</w:t>
            </w:r>
            <w:r w:rsidR="003C5335">
              <w:t>.</w:t>
            </w:r>
          </w:p>
          <w:p w:rsidR="00F66365" w:rsidRPr="00846DB7" w:rsidRDefault="00F66365" w:rsidP="005C0EA5">
            <w:pPr>
              <w:rPr>
                <w:rFonts w:cs="Arial"/>
              </w:rPr>
            </w:pPr>
          </w:p>
          <w:p w:rsidR="00F66365" w:rsidRPr="00846DB7" w:rsidRDefault="00F66365" w:rsidP="005C0EA5">
            <w:pPr>
              <w:rPr>
                <w:rFonts w:cs="Arial"/>
              </w:rPr>
            </w:pPr>
            <w:r w:rsidRPr="004D50D8">
              <w:rPr>
                <w:rFonts w:cs="Arial"/>
              </w:rPr>
              <w:t xml:space="preserve">Scenario 2: </w:t>
            </w:r>
            <w:r w:rsidR="000F6356">
              <w:rPr>
                <w:rFonts w:cs="Arial"/>
              </w:rPr>
              <w:fldChar w:fldCharType="begin"/>
            </w:r>
            <w:r w:rsidR="000F6356">
              <w:rPr>
                <w:rFonts w:cs="Arial"/>
              </w:rPr>
              <w:instrText xml:space="preserve"> REF TAU \h </w:instrText>
            </w:r>
            <w:r w:rsidR="000F6356">
              <w:rPr>
                <w:rFonts w:cs="Arial"/>
              </w:rPr>
            </w:r>
            <w:r w:rsidR="000F6356">
              <w:rPr>
                <w:rFonts w:cs="Arial"/>
              </w:rPr>
              <w:fldChar w:fldCharType="separate"/>
            </w:r>
            <w:r w:rsidR="000F6356">
              <w:rPr>
                <w:bCs/>
                <w:sz w:val="18"/>
              </w:rPr>
              <w:t>TAU</w:t>
            </w:r>
            <w:r w:rsidR="000F6356">
              <w:rPr>
                <w:rFonts w:cs="Arial"/>
              </w:rPr>
              <w:fldChar w:fldCharType="end"/>
            </w:r>
            <w:r w:rsidRPr="004D50D8">
              <w:rPr>
                <w:rFonts w:cs="Arial"/>
              </w:rPr>
              <w:t xml:space="preserve"> and TOLD</w:t>
            </w:r>
            <w:r w:rsidR="000F6356">
              <w:rPr>
                <w:rFonts w:cs="Arial"/>
              </w:rPr>
              <w:t>i</w:t>
            </w:r>
            <w:r w:rsidRPr="004D50D8">
              <w:rPr>
                <w:rFonts w:cs="Arial"/>
              </w:rPr>
              <w:t xml:space="preserve"> </w:t>
            </w:r>
            <w:r w:rsidR="0086047D" w:rsidRPr="004D50D8">
              <w:rPr>
                <w:rFonts w:cs="Arial"/>
              </w:rPr>
              <w:t xml:space="preserve">are </w:t>
            </w:r>
            <w:r w:rsidR="00740EA1" w:rsidRPr="004D50D8">
              <w:rPr>
                <w:rFonts w:cs="Arial"/>
              </w:rPr>
              <w:t xml:space="preserve">data items </w:t>
            </w:r>
            <w:r w:rsidR="004D50D8" w:rsidRPr="004D50D8">
              <w:rPr>
                <w:rFonts w:cs="Arial"/>
              </w:rPr>
              <w:t xml:space="preserve">provided through the </w:t>
            </w:r>
            <w:r w:rsidR="004D50D8">
              <w:rPr>
                <w:rFonts w:cs="Arial"/>
              </w:rPr>
              <w:fldChar w:fldCharType="begin"/>
            </w:r>
            <w:r w:rsidR="004D50D8">
              <w:rPr>
                <w:rFonts w:cs="Arial"/>
              </w:rPr>
              <w:instrText xml:space="preserve"> REF ModelConfigurationTemplate \h </w:instrText>
            </w:r>
            <w:r w:rsidR="004D50D8">
              <w:rPr>
                <w:rFonts w:cs="Arial"/>
              </w:rPr>
            </w:r>
            <w:r w:rsidR="004D50D8">
              <w:rPr>
                <w:rFonts w:cs="Arial"/>
              </w:rPr>
              <w:fldChar w:fldCharType="separate"/>
            </w:r>
            <w:r w:rsidR="004D50D8">
              <w:rPr>
                <w:b/>
                <w:i/>
              </w:rPr>
              <w:t>M</w:t>
            </w:r>
            <w:r w:rsidR="004D50D8" w:rsidRPr="0002670C">
              <w:rPr>
                <w:b/>
                <w:i/>
              </w:rPr>
              <w:t xml:space="preserve">odel </w:t>
            </w:r>
            <w:r w:rsidR="004D50D8">
              <w:rPr>
                <w:b/>
                <w:i/>
              </w:rPr>
              <w:t>C</w:t>
            </w:r>
            <w:r w:rsidR="004D50D8" w:rsidRPr="0002670C">
              <w:rPr>
                <w:b/>
                <w:i/>
              </w:rPr>
              <w:t xml:space="preserve">onfiguration </w:t>
            </w:r>
            <w:r w:rsidR="004D50D8">
              <w:rPr>
                <w:b/>
                <w:i/>
              </w:rPr>
              <w:t>T</w:t>
            </w:r>
            <w:r w:rsidR="004D50D8" w:rsidRPr="0002670C">
              <w:rPr>
                <w:b/>
                <w:i/>
              </w:rPr>
              <w:t>emplate</w:t>
            </w:r>
            <w:r w:rsidR="004D50D8">
              <w:rPr>
                <w:rFonts w:cs="Arial"/>
              </w:rPr>
              <w:fldChar w:fldCharType="end"/>
            </w:r>
            <w:r w:rsidR="004D50D8" w:rsidRPr="004D50D8">
              <w:rPr>
                <w:rFonts w:cs="Arial"/>
              </w:rPr>
              <w:t xml:space="preserve">. </w:t>
            </w:r>
          </w:p>
          <w:p w:rsidR="005C0EA5" w:rsidRPr="00846DB7" w:rsidRDefault="005C0EA5" w:rsidP="00846DB7">
            <w:pPr>
              <w:ind w:left="720"/>
              <w:rPr>
                <w:rFonts w:cs="Arial"/>
              </w:rPr>
            </w:pPr>
            <w:r w:rsidRPr="00846DB7">
              <w:rPr>
                <w:rFonts w:cs="Arial"/>
              </w:rPr>
              <w:t>System will look for following columns</w:t>
            </w:r>
          </w:p>
          <w:p w:rsidR="005C0EA5" w:rsidRPr="00846DB7" w:rsidRDefault="005C0EA5" w:rsidP="00846DB7">
            <w:pPr>
              <w:ind w:left="1872"/>
              <w:rPr>
                <w:rFonts w:cs="Arial"/>
              </w:rPr>
            </w:pPr>
          </w:p>
          <w:p w:rsidR="005C0EA5" w:rsidRPr="00846DB7" w:rsidRDefault="005C0EA5" w:rsidP="00846DB7">
            <w:pPr>
              <w:ind w:left="720"/>
              <w:rPr>
                <w:rFonts w:cs="Arial"/>
              </w:rPr>
            </w:pPr>
            <w:r w:rsidRPr="00846DB7">
              <w:rPr>
                <w:rFonts w:cs="Arial"/>
              </w:rPr>
              <w:t>TAU</w:t>
            </w:r>
          </w:p>
          <w:p w:rsidR="005C0EA5" w:rsidRPr="00846DB7" w:rsidRDefault="005C0EA5" w:rsidP="00846DB7">
            <w:pPr>
              <w:ind w:left="720"/>
              <w:rPr>
                <w:rFonts w:cs="Arial"/>
              </w:rPr>
            </w:pPr>
            <w:r w:rsidRPr="00846DB7">
              <w:rPr>
                <w:rFonts w:cs="Arial"/>
              </w:rPr>
              <w:t>TOLD</w:t>
            </w:r>
          </w:p>
          <w:p w:rsidR="005C0EA5" w:rsidRPr="00846DB7" w:rsidRDefault="005C0EA5" w:rsidP="00846DB7">
            <w:pPr>
              <w:ind w:left="720"/>
              <w:rPr>
                <w:rFonts w:cs="Arial"/>
              </w:rPr>
            </w:pPr>
            <w:r w:rsidRPr="00846DB7">
              <w:rPr>
                <w:rFonts w:cs="Arial"/>
              </w:rPr>
              <w:t>DOSINGTYPE</w:t>
            </w:r>
          </w:p>
          <w:p w:rsidR="005C0EA5" w:rsidRPr="00846DB7" w:rsidRDefault="005C0EA5" w:rsidP="00846DB7">
            <w:pPr>
              <w:ind w:left="720"/>
              <w:rPr>
                <w:rFonts w:cs="Arial"/>
              </w:rPr>
            </w:pPr>
          </w:p>
          <w:p w:rsidR="005C0EA5" w:rsidRPr="00846DB7" w:rsidRDefault="00F66365" w:rsidP="00846DB7">
            <w:pPr>
              <w:ind w:left="720"/>
              <w:rPr>
                <w:rFonts w:cs="Arial"/>
              </w:rPr>
            </w:pPr>
            <w:r w:rsidRPr="00846DB7">
              <w:rPr>
                <w:rFonts w:cs="Arial"/>
              </w:rPr>
              <w:t xml:space="preserve">System </w:t>
            </w:r>
            <w:r w:rsidR="005C0EA5" w:rsidRPr="00846DB7">
              <w:rPr>
                <w:rFonts w:cs="Arial"/>
              </w:rPr>
              <w:t>creates a new column</w:t>
            </w:r>
            <w:r w:rsidRPr="00846DB7">
              <w:rPr>
                <w:rFonts w:cs="Arial"/>
              </w:rPr>
              <w:t xml:space="preserve"> NDOSE</w:t>
            </w:r>
            <w:r w:rsidR="005C0EA5" w:rsidRPr="00846DB7">
              <w:rPr>
                <w:rFonts w:cs="Arial"/>
              </w:rPr>
              <w:t xml:space="preserve"> and sets initial value to 0</w:t>
            </w:r>
          </w:p>
          <w:p w:rsidR="005C0EA5" w:rsidRPr="00846DB7" w:rsidRDefault="005C0EA5" w:rsidP="00846DB7">
            <w:pPr>
              <w:ind w:left="720"/>
              <w:rPr>
                <w:rFonts w:cs="Arial"/>
              </w:rPr>
            </w:pPr>
          </w:p>
          <w:p w:rsidR="005C0EA5" w:rsidRPr="00846DB7" w:rsidRDefault="005C0EA5" w:rsidP="00846DB7">
            <w:pPr>
              <w:ind w:left="720"/>
              <w:rPr>
                <w:rFonts w:cs="Arial"/>
              </w:rPr>
            </w:pPr>
            <w:r w:rsidRPr="00846DB7">
              <w:rPr>
                <w:rFonts w:cs="Arial"/>
              </w:rPr>
              <w:t>If DOSINGTYPE = SD</w:t>
            </w:r>
          </w:p>
          <w:p w:rsidR="005C0EA5" w:rsidRPr="00846DB7" w:rsidRDefault="005C0EA5" w:rsidP="00846DB7">
            <w:pPr>
              <w:ind w:left="720"/>
              <w:rPr>
                <w:rFonts w:cs="Arial"/>
              </w:rPr>
            </w:pPr>
            <w:r w:rsidRPr="00846DB7">
              <w:rPr>
                <w:rFonts w:cs="Arial"/>
              </w:rPr>
              <w:t xml:space="preserve">Then set </w:t>
            </w:r>
            <w:r w:rsidR="00B62CB3">
              <w:rPr>
                <w:rFonts w:cs="Arial"/>
              </w:rPr>
              <w:fldChar w:fldCharType="begin"/>
            </w:r>
            <w:r w:rsidR="00B62CB3">
              <w:rPr>
                <w:rFonts w:cs="Arial"/>
              </w:rPr>
              <w:instrText xml:space="preserve"> REF NDOSE \h </w:instrText>
            </w:r>
            <w:r w:rsidR="00B62CB3">
              <w:rPr>
                <w:rFonts w:cs="Arial"/>
              </w:rPr>
            </w:r>
            <w:r w:rsidR="00B62CB3">
              <w:rPr>
                <w:rFonts w:cs="Arial"/>
              </w:rPr>
              <w:fldChar w:fldCharType="separate"/>
            </w:r>
            <w:r w:rsidR="00B62CB3">
              <w:rPr>
                <w:rFonts w:cs="Arial"/>
                <w:iCs/>
                <w:sz w:val="18"/>
                <w:szCs w:val="18"/>
              </w:rPr>
              <w:t>NDOSE</w:t>
            </w:r>
            <w:r w:rsidR="00B62CB3">
              <w:rPr>
                <w:rFonts w:cs="Arial"/>
              </w:rPr>
              <w:fldChar w:fldCharType="end"/>
            </w:r>
            <w:r w:rsidRPr="00846DB7">
              <w:rPr>
                <w:rFonts w:cs="Arial"/>
              </w:rPr>
              <w:t xml:space="preserve"> to 1</w:t>
            </w:r>
          </w:p>
          <w:p w:rsidR="005C0EA5" w:rsidRPr="00846DB7" w:rsidRDefault="005C0EA5" w:rsidP="00846DB7">
            <w:pPr>
              <w:ind w:left="2160"/>
              <w:rPr>
                <w:rFonts w:cs="Arial"/>
              </w:rPr>
            </w:pPr>
          </w:p>
          <w:p w:rsidR="005C0EA5" w:rsidRPr="00846DB7" w:rsidRDefault="005C0EA5" w:rsidP="00846DB7">
            <w:pPr>
              <w:ind w:left="720"/>
              <w:rPr>
                <w:rFonts w:cs="Arial"/>
              </w:rPr>
            </w:pPr>
            <w:r w:rsidRPr="00846DB7">
              <w:rPr>
                <w:rFonts w:cs="Arial"/>
              </w:rPr>
              <w:t>If DOSINGTYPE = SS</w:t>
            </w:r>
          </w:p>
          <w:p w:rsidR="00533CDD" w:rsidRDefault="005C0EA5" w:rsidP="00846DB7">
            <w:pPr>
              <w:ind w:left="720"/>
            </w:pPr>
            <w:r>
              <w:t xml:space="preserve">Then set </w:t>
            </w:r>
            <w:r w:rsidR="00B62CB3">
              <w:fldChar w:fldCharType="begin"/>
            </w:r>
            <w:r w:rsidR="00B62CB3">
              <w:instrText xml:space="preserve"> REF NDOSE \h </w:instrText>
            </w:r>
            <w:r w:rsidR="00B62CB3">
              <w:fldChar w:fldCharType="separate"/>
            </w:r>
            <w:r w:rsidR="00B62CB3">
              <w:rPr>
                <w:rFonts w:cs="Arial"/>
                <w:iCs/>
                <w:sz w:val="18"/>
                <w:szCs w:val="18"/>
              </w:rPr>
              <w:t>NDOSE</w:t>
            </w:r>
            <w:r w:rsidR="00B62CB3">
              <w:fldChar w:fldCharType="end"/>
            </w:r>
            <w:r>
              <w:t xml:space="preserve"> = (TOLD) / (TAU)</w:t>
            </w:r>
          </w:p>
          <w:p w:rsidR="0086047D" w:rsidRDefault="0086047D" w:rsidP="00846DB7">
            <w:pPr>
              <w:ind w:left="720"/>
            </w:pPr>
          </w:p>
          <w:p w:rsidR="00A01A73" w:rsidRPr="00A01A73" w:rsidRDefault="0086047D" w:rsidP="007B459D">
            <w:r>
              <w:t xml:space="preserve">Note: Computation Engine is designed to allow for a maximum of 5 </w:t>
            </w:r>
            <w:proofErr w:type="gramStart"/>
            <w:r>
              <w:t>user</w:t>
            </w:r>
            <w:proofErr w:type="gramEnd"/>
            <w:r>
              <w:t xml:space="preserve"> defined </w:t>
            </w:r>
            <w:r w:rsidR="002E2EE0">
              <w:fldChar w:fldCharType="begin"/>
            </w:r>
            <w:r w:rsidR="002E2EE0">
              <w:instrText xml:space="preserve"> REF TAUi \h </w:instrText>
            </w:r>
            <w:r w:rsidR="002E2EE0">
              <w:fldChar w:fldCharType="separate"/>
            </w:r>
            <w:r w:rsidR="002E2EE0" w:rsidRPr="00846DB7">
              <w:rPr>
                <w:bCs/>
                <w:sz w:val="18"/>
              </w:rPr>
              <w:t>TAU</w:t>
            </w:r>
            <w:r w:rsidR="002E2EE0" w:rsidRPr="003B6F9C">
              <w:rPr>
                <w:i/>
                <w:sz w:val="18"/>
              </w:rPr>
              <w:t>i</w:t>
            </w:r>
            <w:r w:rsidR="002E2EE0">
              <w:fldChar w:fldCharType="end"/>
            </w:r>
            <w:r>
              <w:t xml:space="preserve"> </w:t>
            </w:r>
            <w:r w:rsidR="002E2EE0">
              <w:t xml:space="preserve">and </w:t>
            </w:r>
            <w:r w:rsidR="002E2EE0">
              <w:fldChar w:fldCharType="begin"/>
            </w:r>
            <w:r w:rsidR="002E2EE0">
              <w:instrText xml:space="preserve"> REF TOLDi \h </w:instrText>
            </w:r>
            <w:r w:rsidR="002E2EE0">
              <w:fldChar w:fldCharType="separate"/>
            </w:r>
            <w:r w:rsidR="002E2EE0">
              <w:rPr>
                <w:bCs/>
                <w:sz w:val="18"/>
              </w:rPr>
              <w:t>TOLD</w:t>
            </w:r>
            <w:r w:rsidR="002E2EE0" w:rsidRPr="003B6F9C">
              <w:rPr>
                <w:i/>
                <w:sz w:val="18"/>
              </w:rPr>
              <w:t>i</w:t>
            </w:r>
            <w:r w:rsidR="002E2EE0">
              <w:fldChar w:fldCharType="end"/>
            </w:r>
            <w:r w:rsidR="002E2EE0">
              <w:t xml:space="preserve"> </w:t>
            </w:r>
            <w:r>
              <w:t>intervals.</w:t>
            </w:r>
          </w:p>
        </w:tc>
      </w:tr>
      <w:tr w:rsidR="007658EE" w:rsidRPr="00846DB7" w:rsidTr="007A5AE9">
        <w:tc>
          <w:tcPr>
            <w:tcW w:w="692" w:type="dxa"/>
          </w:tcPr>
          <w:p w:rsidR="007658EE" w:rsidRDefault="007658EE" w:rsidP="00846DB7">
            <w:pPr>
              <w:pStyle w:val="TableContent"/>
              <w:jc w:val="center"/>
              <w:rPr>
                <w:bCs w:val="0"/>
                <w:sz w:val="18"/>
              </w:rPr>
            </w:pPr>
            <w:r>
              <w:rPr>
                <w:bCs w:val="0"/>
                <w:sz w:val="18"/>
              </w:rPr>
              <w:t>13</w:t>
            </w:r>
          </w:p>
        </w:tc>
        <w:tc>
          <w:tcPr>
            <w:tcW w:w="8553" w:type="dxa"/>
          </w:tcPr>
          <w:p w:rsidR="007658EE" w:rsidRDefault="007658EE" w:rsidP="00C20A1C">
            <w:pPr>
              <w:rPr>
                <w:rFonts w:cs="Arial"/>
                <w:b/>
              </w:rPr>
            </w:pPr>
            <w:bookmarkStart w:id="58" w:name="FLGNOCMAX"/>
            <w:r>
              <w:rPr>
                <w:rFonts w:cs="Arial"/>
                <w:b/>
              </w:rPr>
              <w:t>FLGNOCMAX</w:t>
            </w:r>
            <w:bookmarkEnd w:id="58"/>
          </w:p>
          <w:p w:rsidR="007658EE" w:rsidRDefault="007658EE" w:rsidP="00C20A1C">
            <w:pPr>
              <w:rPr>
                <w:rFonts w:cs="Arial"/>
                <w:sz w:val="18"/>
              </w:rPr>
            </w:pPr>
            <w:r>
              <w:rPr>
                <w:rFonts w:cs="Arial"/>
                <w:sz w:val="18"/>
              </w:rPr>
              <w:t xml:space="preserve">FLGNOCMAX specifies the behavior of the KEL </w:t>
            </w:r>
            <w:r w:rsidR="00494EEA">
              <w:rPr>
                <w:rFonts w:cs="Arial"/>
                <w:sz w:val="18"/>
              </w:rPr>
              <w:t xml:space="preserve">optimal data selection </w:t>
            </w:r>
            <w:r>
              <w:rPr>
                <w:rFonts w:cs="Arial"/>
                <w:sz w:val="18"/>
              </w:rPr>
              <w:t xml:space="preserve">algorithm to permit incorporation of the TMAX/CMAX data pair in the computation of KEL </w:t>
            </w:r>
            <w:r w:rsidR="00CE24B9">
              <w:rPr>
                <w:rFonts w:cs="Arial"/>
                <w:sz w:val="18"/>
              </w:rPr>
              <w:t xml:space="preserve">optimal </w:t>
            </w:r>
            <w:r>
              <w:rPr>
                <w:rFonts w:cs="Arial"/>
                <w:sz w:val="18"/>
              </w:rPr>
              <w:t>result or not.</w:t>
            </w:r>
          </w:p>
          <w:p w:rsidR="007658EE" w:rsidRDefault="007658EE" w:rsidP="00C20A1C">
            <w:pPr>
              <w:rPr>
                <w:rFonts w:cs="Arial"/>
                <w:sz w:val="18"/>
              </w:rPr>
            </w:pPr>
          </w:p>
          <w:p w:rsidR="007658EE" w:rsidRPr="00C466A3" w:rsidRDefault="007658EE" w:rsidP="00C466A3">
            <w:pPr>
              <w:pStyle w:val="ListParagraph"/>
              <w:numPr>
                <w:ilvl w:val="0"/>
                <w:numId w:val="35"/>
              </w:numPr>
              <w:rPr>
                <w:rFonts w:cs="Arial"/>
                <w:sz w:val="18"/>
              </w:rPr>
            </w:pPr>
            <w:r w:rsidRPr="00C466A3">
              <w:rPr>
                <w:rFonts w:cs="Arial"/>
                <w:sz w:val="18"/>
              </w:rPr>
              <w:t xml:space="preserve">FLGNOCMAX = </w:t>
            </w:r>
            <w:r w:rsidR="009D7C24">
              <w:rPr>
                <w:rFonts w:cs="Arial"/>
                <w:sz w:val="18"/>
              </w:rPr>
              <w:t>1</w:t>
            </w:r>
            <w:r w:rsidR="009D7C24" w:rsidRPr="00C466A3">
              <w:rPr>
                <w:rFonts w:cs="Arial"/>
                <w:sz w:val="18"/>
              </w:rPr>
              <w:t xml:space="preserve"> </w:t>
            </w:r>
            <w:r w:rsidR="00C466A3" w:rsidRPr="00C466A3">
              <w:rPr>
                <w:rFonts w:cs="Arial"/>
                <w:sz w:val="18"/>
              </w:rPr>
              <w:t xml:space="preserve">– computation of KEL </w:t>
            </w:r>
            <w:r w:rsidR="00C466A3" w:rsidRPr="00C466A3">
              <w:rPr>
                <w:rFonts w:cs="Arial"/>
                <w:b/>
                <w:sz w:val="18"/>
              </w:rPr>
              <w:t>should not include</w:t>
            </w:r>
            <w:r w:rsidR="00C466A3" w:rsidRPr="00C466A3">
              <w:rPr>
                <w:rFonts w:cs="Arial"/>
                <w:sz w:val="18"/>
              </w:rPr>
              <w:t xml:space="preserve"> the TMAX/CMAX data pair in the dataset utilized to generate the terminal elimination phase rate constant.</w:t>
            </w:r>
          </w:p>
          <w:p w:rsidR="00C466A3" w:rsidRDefault="00C466A3" w:rsidP="00C466A3">
            <w:pPr>
              <w:rPr>
                <w:rFonts w:cs="Arial"/>
                <w:sz w:val="18"/>
              </w:rPr>
            </w:pPr>
          </w:p>
          <w:p w:rsidR="00C466A3" w:rsidRPr="00C466A3" w:rsidRDefault="007658EE" w:rsidP="00C466A3">
            <w:pPr>
              <w:pStyle w:val="ListParagraph"/>
              <w:numPr>
                <w:ilvl w:val="0"/>
                <w:numId w:val="35"/>
              </w:numPr>
              <w:rPr>
                <w:rFonts w:cs="Arial"/>
                <w:sz w:val="18"/>
              </w:rPr>
            </w:pPr>
            <w:r w:rsidRPr="00C466A3">
              <w:rPr>
                <w:rFonts w:cs="Arial"/>
                <w:sz w:val="18"/>
              </w:rPr>
              <w:t xml:space="preserve">FLGNOCMAX = </w:t>
            </w:r>
            <w:r w:rsidR="009D7C24">
              <w:rPr>
                <w:rFonts w:cs="Arial"/>
                <w:sz w:val="18"/>
              </w:rPr>
              <w:t>0</w:t>
            </w:r>
            <w:r w:rsidR="009D7C24" w:rsidRPr="00C466A3">
              <w:rPr>
                <w:rFonts w:cs="Arial"/>
                <w:sz w:val="18"/>
              </w:rPr>
              <w:t xml:space="preserve"> </w:t>
            </w:r>
            <w:r w:rsidR="00C466A3" w:rsidRPr="00C466A3">
              <w:rPr>
                <w:rFonts w:cs="Arial"/>
                <w:sz w:val="18"/>
              </w:rPr>
              <w:t xml:space="preserve">- – computation of KEL </w:t>
            </w:r>
            <w:r w:rsidR="00C466A3" w:rsidRPr="00C466A3">
              <w:rPr>
                <w:rFonts w:cs="Arial"/>
                <w:b/>
                <w:sz w:val="18"/>
              </w:rPr>
              <w:t xml:space="preserve">permits inclusion of </w:t>
            </w:r>
            <w:r w:rsidR="00C466A3" w:rsidRPr="00C466A3">
              <w:rPr>
                <w:rFonts w:cs="Arial"/>
                <w:sz w:val="18"/>
              </w:rPr>
              <w:t>the TMAX/CMAX data pair in the dataset utilized to generate the terminal elimination phase rate constant.</w:t>
            </w:r>
          </w:p>
          <w:p w:rsidR="007658EE" w:rsidRPr="00C466A3" w:rsidRDefault="007658EE" w:rsidP="00C20A1C">
            <w:pPr>
              <w:rPr>
                <w:rFonts w:cs="Arial"/>
              </w:rPr>
            </w:pP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t>1</w:t>
            </w:r>
            <w:r w:rsidR="007658EE">
              <w:rPr>
                <w:bCs w:val="0"/>
                <w:sz w:val="18"/>
              </w:rPr>
              <w:t>4</w:t>
            </w:r>
          </w:p>
        </w:tc>
        <w:tc>
          <w:tcPr>
            <w:tcW w:w="8553" w:type="dxa"/>
          </w:tcPr>
          <w:p w:rsidR="00C20A1C" w:rsidRPr="00846DB7" w:rsidRDefault="00C20A1C" w:rsidP="00C20A1C">
            <w:pPr>
              <w:rPr>
                <w:rFonts w:cs="Arial"/>
                <w:b/>
              </w:rPr>
            </w:pPr>
            <w:bookmarkStart w:id="59" w:name="OPTIMIZEKEL"/>
            <w:r w:rsidRPr="00846DB7">
              <w:rPr>
                <w:rFonts w:cs="Arial"/>
                <w:b/>
              </w:rPr>
              <w:t xml:space="preserve">Set KEL </w:t>
            </w:r>
            <w:r w:rsidR="00CE24B9">
              <w:rPr>
                <w:rFonts w:cs="Arial"/>
                <w:b/>
              </w:rPr>
              <w:t>optimal data selection</w:t>
            </w:r>
            <w:bookmarkEnd w:id="59"/>
          </w:p>
          <w:p w:rsidR="00C20A1C" w:rsidRPr="005D11BC" w:rsidRDefault="00CE24B9" w:rsidP="009D7C24">
            <w:pPr>
              <w:rPr>
                <w:rFonts w:cs="Arial"/>
                <w:sz w:val="18"/>
              </w:rPr>
            </w:pPr>
            <w:r>
              <w:rPr>
                <w:rFonts w:cs="Arial"/>
                <w:sz w:val="18"/>
              </w:rPr>
              <w:t xml:space="preserve">The computation engine will utilize an optimal regression approach to determine </w:t>
            </w:r>
            <w:r w:rsidR="00C20A1C" w:rsidRPr="005D11BC">
              <w:rPr>
                <w:rFonts w:cs="Arial"/>
                <w:sz w:val="18"/>
              </w:rPr>
              <w:t xml:space="preserve">the </w:t>
            </w:r>
            <w:r>
              <w:rPr>
                <w:rFonts w:cs="Arial"/>
                <w:sz w:val="18"/>
              </w:rPr>
              <w:t xml:space="preserve">optimal selection of concentration time data values, subject to constraints specified in the </w:t>
            </w:r>
            <w:r>
              <w:rPr>
                <w:rFonts w:cs="Arial"/>
                <w:sz w:val="18"/>
              </w:rPr>
              <w:fldChar w:fldCharType="begin"/>
            </w:r>
            <w:r>
              <w:rPr>
                <w:rFonts w:cs="Arial"/>
                <w:sz w:val="18"/>
              </w:rPr>
              <w:instrText xml:space="preserve"> REF FLGACCEPTKELCRIT \h </w:instrText>
            </w:r>
            <w:r>
              <w:rPr>
                <w:rFonts w:cs="Arial"/>
                <w:sz w:val="18"/>
              </w:rPr>
            </w:r>
            <w:r>
              <w:rPr>
                <w:rFonts w:cs="Arial"/>
                <w:sz w:val="18"/>
              </w:rPr>
              <w:fldChar w:fldCharType="separate"/>
            </w:r>
            <w:r w:rsidRPr="005253A6">
              <w:rPr>
                <w:b/>
                <w:sz w:val="18"/>
              </w:rPr>
              <w:t>FLGACCEPTKELCRIT</w:t>
            </w:r>
            <w:r>
              <w:rPr>
                <w:rFonts w:cs="Arial"/>
                <w:sz w:val="18"/>
              </w:rPr>
              <w:fldChar w:fldCharType="end"/>
            </w:r>
            <w:r>
              <w:rPr>
                <w:rFonts w:cs="Arial"/>
                <w:sz w:val="18"/>
              </w:rPr>
              <w:t xml:space="preserve"> criteria setting for the selection of </w:t>
            </w:r>
            <w:r w:rsidR="00C20A1C" w:rsidRPr="005D11BC">
              <w:rPr>
                <w:rFonts w:cs="Arial"/>
                <w:sz w:val="18"/>
              </w:rPr>
              <w:t xml:space="preserve">initial KEL exclude </w:t>
            </w:r>
            <w:r>
              <w:rPr>
                <w:rFonts w:cs="Arial"/>
                <w:sz w:val="18"/>
              </w:rPr>
              <w:t>(</w:t>
            </w:r>
            <w:r>
              <w:rPr>
                <w:rFonts w:cs="Arial"/>
                <w:sz w:val="18"/>
              </w:rPr>
              <w:fldChar w:fldCharType="begin"/>
            </w:r>
            <w:r>
              <w:rPr>
                <w:rFonts w:cs="Arial"/>
                <w:sz w:val="18"/>
              </w:rPr>
              <w:instrText xml:space="preserve"> REF FLGEXKEL \h </w:instrText>
            </w:r>
            <w:r>
              <w:rPr>
                <w:rFonts w:cs="Arial"/>
                <w:sz w:val="18"/>
              </w:rPr>
            </w:r>
            <w:r>
              <w:rPr>
                <w:rFonts w:cs="Arial"/>
                <w:sz w:val="18"/>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r>
              <w:rPr>
                <w:rFonts w:cs="Arial"/>
                <w:sz w:val="18"/>
              </w:rPr>
              <w:fldChar w:fldCharType="end"/>
            </w:r>
            <w:r>
              <w:rPr>
                <w:rFonts w:cs="Arial"/>
                <w:sz w:val="18"/>
              </w:rPr>
              <w:t xml:space="preserve">) </w:t>
            </w:r>
            <w:r w:rsidR="00C20A1C" w:rsidRPr="005D11BC">
              <w:rPr>
                <w:rFonts w:cs="Arial"/>
                <w:sz w:val="18"/>
              </w:rPr>
              <w:t xml:space="preserve">flags </w:t>
            </w:r>
          </w:p>
          <w:p w:rsidR="00C20A1C" w:rsidRPr="00846DB7" w:rsidRDefault="00C20A1C" w:rsidP="00846DB7">
            <w:pPr>
              <w:ind w:left="1152"/>
              <w:rPr>
                <w:rFonts w:cs="Arial"/>
              </w:rPr>
            </w:pPr>
          </w:p>
          <w:p w:rsidR="00CE24B9" w:rsidRDefault="00CE24B9" w:rsidP="00CE24B9">
            <w:r>
              <w:rPr>
                <w:b/>
              </w:rPr>
              <w:lastRenderedPageBreak/>
              <w:t xml:space="preserve">When </w:t>
            </w:r>
            <w:r w:rsidR="006E29F7">
              <w:t xml:space="preserve">the computation engine is called with the </w:t>
            </w:r>
            <w:r w:rsidR="00147318">
              <w:t>MCT value</w:t>
            </w:r>
            <w:r>
              <w:t xml:space="preserve">, </w:t>
            </w:r>
            <w:r w:rsidR="00147318">
              <w:rPr>
                <w:rFonts w:ascii="Courier New" w:hAnsi="Courier New" w:cs="Courier New"/>
              </w:rPr>
              <w:t>OPTIMIZEKEL set to 1, i.e. TRUE</w:t>
            </w:r>
            <w:r>
              <w:t xml:space="preserve">, </w:t>
            </w:r>
            <w:r w:rsidR="006E29F7">
              <w:t xml:space="preserve">to estimate </w:t>
            </w:r>
            <w:r w:rsidR="00C20A1C" w:rsidRPr="00C20A1C">
              <w:t>KEL Flag values</w:t>
            </w:r>
            <w:r w:rsidR="006E29F7">
              <w:t xml:space="preserve">, the computation engine </w:t>
            </w:r>
            <w:r>
              <w:t xml:space="preserve">will execute a regression selection approach to </w:t>
            </w:r>
            <w:r w:rsidR="006E29F7">
              <w:t xml:space="preserve">selecting </w:t>
            </w:r>
            <w:r>
              <w:t xml:space="preserve">an “optimal” selection of concentration time </w:t>
            </w:r>
            <w:r w:rsidR="006E29F7">
              <w:t xml:space="preserve">data points maximizing the </w:t>
            </w:r>
            <w:r>
              <w:t xml:space="preserve">constraints associated with the </w:t>
            </w:r>
            <w:r>
              <w:fldChar w:fldCharType="begin"/>
            </w:r>
            <w:r>
              <w:instrText xml:space="preserve"> REF FLGACCEPTKELCRIT \h </w:instrText>
            </w:r>
            <w:r>
              <w:fldChar w:fldCharType="separate"/>
            </w:r>
            <w:r w:rsidRPr="005253A6">
              <w:rPr>
                <w:b/>
                <w:sz w:val="18"/>
              </w:rPr>
              <w:t>FLGACCEPTKELCRIT</w:t>
            </w:r>
            <w:r>
              <w:fldChar w:fldCharType="end"/>
            </w:r>
            <w:r>
              <w:t xml:space="preserve"> settings. </w:t>
            </w:r>
          </w:p>
          <w:p w:rsidR="00CE24B9" w:rsidRDefault="00CE24B9" w:rsidP="00CE24B9"/>
          <w:p w:rsidR="00CE24B9" w:rsidRDefault="00CE24B9" w:rsidP="00CE24B9">
            <w:pPr>
              <w:rPr>
                <w:rFonts w:ascii="Courier New" w:hAnsi="Courier New" w:cs="Courier New"/>
                <w:sz w:val="18"/>
                <w:szCs w:val="20"/>
              </w:rPr>
            </w:pPr>
            <w:r>
              <w:t>For example</w:t>
            </w:r>
            <w:r w:rsidR="009D7C24">
              <w:t>,</w:t>
            </w:r>
            <w:r>
              <w:t xml:space="preserve"> if </w:t>
            </w:r>
            <w:r>
              <w:fldChar w:fldCharType="begin"/>
            </w:r>
            <w:r>
              <w:instrText xml:space="preserve"> REF FLGACCEPTKELCRIT \h </w:instrText>
            </w:r>
            <w:r>
              <w:fldChar w:fldCharType="separate"/>
            </w:r>
            <w:r w:rsidRPr="005253A6">
              <w:rPr>
                <w:b/>
                <w:sz w:val="18"/>
              </w:rPr>
              <w:t>FLGACCEPTKELCRIT</w:t>
            </w:r>
            <w:r>
              <w:fldChar w:fldCharType="end"/>
            </w:r>
            <w:r>
              <w:t xml:space="preserve"> is set to the default “</w:t>
            </w:r>
            <w:r w:rsidRPr="00F26FBF">
              <w:rPr>
                <w:rFonts w:ascii="Courier New" w:hAnsi="Courier New" w:cs="Courier New"/>
                <w:sz w:val="18"/>
                <w:szCs w:val="20"/>
              </w:rPr>
              <w:t>KELRSQ&gt;=0.9</w:t>
            </w:r>
            <w:r>
              <w:rPr>
                <w:rFonts w:ascii="Courier New" w:hAnsi="Courier New" w:cs="Courier New"/>
                <w:sz w:val="18"/>
                <w:szCs w:val="20"/>
              </w:rPr>
              <w:t xml:space="preserve"> &amp; </w:t>
            </w:r>
            <w:r w:rsidRPr="00F26FBF">
              <w:rPr>
                <w:rFonts w:ascii="Courier New" w:hAnsi="Courier New" w:cs="Courier New"/>
                <w:sz w:val="18"/>
                <w:szCs w:val="20"/>
              </w:rPr>
              <w:t>KELNOPT&gt;=3</w:t>
            </w:r>
            <w:r>
              <w:rPr>
                <w:rFonts w:ascii="Courier New" w:hAnsi="Courier New" w:cs="Courier New"/>
                <w:sz w:val="18"/>
                <w:szCs w:val="20"/>
              </w:rPr>
              <w:t xml:space="preserve"> &amp; </w:t>
            </w:r>
            <w:r w:rsidRPr="00A06AF4">
              <w:rPr>
                <w:rFonts w:ascii="Courier New" w:hAnsi="Courier New" w:cs="Courier New"/>
                <w:sz w:val="18"/>
                <w:szCs w:val="20"/>
              </w:rPr>
              <w:t>AUCXPCT</w:t>
            </w:r>
            <w:r w:rsidR="004F019E">
              <w:rPr>
                <w:rFonts w:ascii="Courier New" w:hAnsi="Courier New" w:cs="Courier New"/>
                <w:sz w:val="18"/>
                <w:szCs w:val="20"/>
              </w:rPr>
              <w:t>P</w:t>
            </w:r>
            <w:r w:rsidRPr="00A06AF4">
              <w:rPr>
                <w:rFonts w:ascii="Courier New" w:hAnsi="Courier New" w:cs="Courier New"/>
                <w:sz w:val="18"/>
                <w:szCs w:val="20"/>
              </w:rPr>
              <w:t>&lt;=0.2</w:t>
            </w:r>
            <w:r>
              <w:rPr>
                <w:rFonts w:ascii="Courier New" w:hAnsi="Courier New" w:cs="Courier New"/>
                <w:sz w:val="18"/>
                <w:szCs w:val="20"/>
              </w:rPr>
              <w:t xml:space="preserve">” </w:t>
            </w:r>
            <w:r w:rsidRPr="009D7C24">
              <w:t>value,</w:t>
            </w:r>
            <w:r w:rsidR="009D7C24" w:rsidRPr="009D7C24">
              <w:t xml:space="preserve"> </w:t>
            </w:r>
            <w:r w:rsidRPr="009D7C24">
              <w:t>the constraints will be specified as</w:t>
            </w:r>
          </w:p>
          <w:p w:rsidR="00CE24B9" w:rsidRDefault="00CE24B9" w:rsidP="00CE24B9">
            <w:pPr>
              <w:rPr>
                <w:rFonts w:ascii="Courier New" w:hAnsi="Courier New" w:cs="Courier New"/>
                <w:sz w:val="18"/>
                <w:szCs w:val="20"/>
              </w:rPr>
            </w:pPr>
          </w:p>
          <w:p w:rsidR="00CE24B9" w:rsidRPr="009D7C24" w:rsidRDefault="00CE24B9" w:rsidP="009D7C24">
            <w:pPr>
              <w:pStyle w:val="ListParagraph"/>
              <w:numPr>
                <w:ilvl w:val="0"/>
                <w:numId w:val="63"/>
              </w:numPr>
            </w:pPr>
            <w:r w:rsidRPr="009D7C24">
              <w:t>KELRSQ &gt;= 0.9 AND KELNOPT &gt;= 3 AND AUCXPCT</w:t>
            </w:r>
            <w:r w:rsidR="004F019E">
              <w:t>P</w:t>
            </w:r>
            <w:r w:rsidRPr="009D7C24">
              <w:t>&lt;=0.2</w:t>
            </w:r>
          </w:p>
          <w:p w:rsidR="00CE24B9" w:rsidRPr="009D7C24" w:rsidRDefault="00CE24B9" w:rsidP="00CE24B9"/>
          <w:p w:rsidR="00CE24B9" w:rsidRPr="009D7C24" w:rsidRDefault="00CE24B9" w:rsidP="00CE24B9">
            <w:r w:rsidRPr="009D7C24">
              <w:t xml:space="preserve">Which will translate to the following constraints </w:t>
            </w:r>
          </w:p>
          <w:p w:rsidR="00CE24B9" w:rsidRPr="009D7C24" w:rsidRDefault="00CE24B9" w:rsidP="00CE24B9"/>
          <w:p w:rsidR="00CE24B9" w:rsidRPr="009D7C24" w:rsidRDefault="00CE24B9" w:rsidP="009D7C24">
            <w:pPr>
              <w:pStyle w:val="ListParagraph"/>
              <w:numPr>
                <w:ilvl w:val="0"/>
                <w:numId w:val="63"/>
              </w:numPr>
            </w:pPr>
            <w:r w:rsidRPr="009D7C24">
              <w:t>Maximize R2 value of the regression</w:t>
            </w:r>
          </w:p>
          <w:p w:rsidR="00CE24B9" w:rsidRPr="009D7C24" w:rsidRDefault="00CE24B9" w:rsidP="009D7C24">
            <w:pPr>
              <w:pStyle w:val="ListParagraph"/>
              <w:numPr>
                <w:ilvl w:val="0"/>
                <w:numId w:val="63"/>
              </w:numPr>
            </w:pPr>
            <w:r w:rsidRPr="009D7C24">
              <w:t>Maximize (number of data points)</w:t>
            </w:r>
          </w:p>
          <w:p w:rsidR="00CE24B9" w:rsidRPr="009D7C24" w:rsidRDefault="00CE24B9" w:rsidP="009D7C24">
            <w:pPr>
              <w:pStyle w:val="ListParagraph"/>
              <w:numPr>
                <w:ilvl w:val="0"/>
                <w:numId w:val="63"/>
              </w:numPr>
            </w:pPr>
            <w:r w:rsidRPr="009D7C24">
              <w:t>Maximize (1-extrapolated AUCINF)</w:t>
            </w:r>
          </w:p>
          <w:p w:rsidR="00CE24B9" w:rsidRDefault="00CE24B9" w:rsidP="00CE24B9"/>
          <w:p w:rsidR="009D7C24" w:rsidRPr="009D7C24" w:rsidRDefault="009D7C24" w:rsidP="009D7C24">
            <w:pPr>
              <w:rPr>
                <w:rFonts w:ascii="Courier New" w:hAnsi="Courier New" w:cs="Courier New"/>
                <w:sz w:val="18"/>
                <w:szCs w:val="20"/>
              </w:rPr>
            </w:pPr>
            <w:r>
              <w:t xml:space="preserve">Note that the constraint critiera, </w:t>
            </w:r>
            <w:r>
              <w:fldChar w:fldCharType="begin"/>
            </w:r>
            <w:r>
              <w:instrText xml:space="preserve"> REF FLGACCEPTKELCRIT \h </w:instrText>
            </w:r>
            <w:r>
              <w:fldChar w:fldCharType="separate"/>
            </w:r>
            <w:r w:rsidRPr="005253A6">
              <w:rPr>
                <w:b/>
                <w:bCs/>
                <w:sz w:val="18"/>
              </w:rPr>
              <w:t>FLGACCEPTKELCRIT</w:t>
            </w:r>
            <w:r>
              <w:fldChar w:fldCharType="end"/>
            </w:r>
            <w:r>
              <w:t xml:space="preserve"> can be set to alternative values as desired by the analyst by updating the value stored in the MCT. For example, if desired, the criteria could be set to </w:t>
            </w:r>
            <w:r w:rsidRPr="00F26FBF">
              <w:rPr>
                <w:rFonts w:ascii="Courier New" w:hAnsi="Courier New" w:cs="Courier New"/>
                <w:sz w:val="18"/>
                <w:szCs w:val="20"/>
              </w:rPr>
              <w:t>KELRSQ&gt;=0.9</w:t>
            </w:r>
            <w:r>
              <w:rPr>
                <w:rFonts w:ascii="Courier New" w:hAnsi="Courier New" w:cs="Courier New"/>
                <w:sz w:val="18"/>
                <w:szCs w:val="20"/>
              </w:rPr>
              <w:t xml:space="preserve"> &amp; </w:t>
            </w:r>
            <w:r w:rsidRPr="00F26FBF">
              <w:rPr>
                <w:rFonts w:ascii="Courier New" w:hAnsi="Courier New" w:cs="Courier New"/>
                <w:sz w:val="18"/>
                <w:szCs w:val="20"/>
              </w:rPr>
              <w:t>KELNOPT&gt;=3</w:t>
            </w:r>
            <w:r>
              <w:rPr>
                <w:rFonts w:ascii="Courier New" w:hAnsi="Courier New" w:cs="Courier New"/>
                <w:sz w:val="18"/>
                <w:szCs w:val="20"/>
              </w:rPr>
              <w:t xml:space="preserve"> &amp; </w:t>
            </w:r>
            <w:r w:rsidRPr="00A06AF4">
              <w:rPr>
                <w:rFonts w:ascii="Courier New" w:hAnsi="Courier New" w:cs="Courier New"/>
                <w:sz w:val="18"/>
                <w:szCs w:val="20"/>
              </w:rPr>
              <w:t>AUCXPCT</w:t>
            </w:r>
            <w:r w:rsidR="004F019E">
              <w:rPr>
                <w:rFonts w:ascii="Courier New" w:hAnsi="Courier New" w:cs="Courier New"/>
                <w:sz w:val="18"/>
                <w:szCs w:val="20"/>
              </w:rPr>
              <w:t>P</w:t>
            </w:r>
            <w:r w:rsidRPr="00A06AF4">
              <w:rPr>
                <w:rFonts w:ascii="Courier New" w:hAnsi="Courier New" w:cs="Courier New"/>
                <w:sz w:val="18"/>
                <w:szCs w:val="20"/>
              </w:rPr>
              <w:t>&lt;=0.2</w:t>
            </w:r>
          </w:p>
          <w:p w:rsidR="004F019E" w:rsidRPr="009D7C24" w:rsidRDefault="004F019E" w:rsidP="00CE24B9"/>
          <w:p w:rsidR="00CE24B9" w:rsidRDefault="00CE24B9" w:rsidP="00CE24B9">
            <w:r w:rsidRPr="009D7C24">
              <w:t xml:space="preserve">Note that if </w:t>
            </w:r>
            <w:r w:rsidRPr="009D7C24">
              <w:fldChar w:fldCharType="begin"/>
            </w:r>
            <w:r w:rsidRPr="009D7C24">
              <w:instrText xml:space="preserve"> REF FLGNOCMAX \h </w:instrText>
            </w:r>
            <w:r w:rsidR="009D7C24">
              <w:instrText xml:space="preserve"> \* MERGEFORMAT </w:instrText>
            </w:r>
            <w:r w:rsidRPr="009D7C24">
              <w:fldChar w:fldCharType="separate"/>
            </w:r>
            <w:r w:rsidRPr="009D7C24">
              <w:t>FLGNOCMAX</w:t>
            </w:r>
            <w:r w:rsidRPr="009D7C24">
              <w:fldChar w:fldCharType="end"/>
            </w:r>
            <w:r w:rsidRPr="009D7C24">
              <w:t xml:space="preserve"> is set to the default value of 1 </w:t>
            </w:r>
            <w:r w:rsidR="009D7C24">
              <w:t>(i.e. TRUE), the concentration time data point selection algorithm will not permit incorporation of values prior to nor including the CMAX value.</w:t>
            </w:r>
            <w:r w:rsidR="006B769D">
              <w:t xml:space="preserve"> If </w:t>
            </w:r>
            <w:r w:rsidR="006B769D" w:rsidRPr="009D7C24">
              <w:fldChar w:fldCharType="begin"/>
            </w:r>
            <w:r w:rsidR="006B769D" w:rsidRPr="009D7C24">
              <w:instrText xml:space="preserve"> REF FLGNOCMAX \h </w:instrText>
            </w:r>
            <w:r w:rsidR="006B769D">
              <w:instrText xml:space="preserve"> \* MERGEFORMAT </w:instrText>
            </w:r>
            <w:r w:rsidR="006B769D" w:rsidRPr="009D7C24">
              <w:fldChar w:fldCharType="separate"/>
            </w:r>
            <w:r w:rsidR="006B769D" w:rsidRPr="009D7C24">
              <w:t>FLGNOCMAX</w:t>
            </w:r>
            <w:r w:rsidR="006B769D" w:rsidRPr="009D7C24">
              <w:fldChar w:fldCharType="end"/>
            </w:r>
            <w:r w:rsidR="006B769D" w:rsidRPr="009D7C24">
              <w:t xml:space="preserve"> is set to </w:t>
            </w:r>
            <w:r w:rsidR="006B769D">
              <w:t>0 (i.e. FALSE), the concentrati</w:t>
            </w:r>
            <w:r w:rsidR="007C7789">
              <w:t>on time data point selection al</w:t>
            </w:r>
            <w:r w:rsidR="006B769D">
              <w:t xml:space="preserve">gorithm will permit incorporation of values from and including CMAX/TMAX to TLAST but not prior to CMAX/TMAX. If the user desires </w:t>
            </w:r>
            <w:r w:rsidR="00536FE7">
              <w:t>to incorporate values prior to CMAX/TMAX, the optimal data selection algorithm cannot be used.</w:t>
            </w:r>
          </w:p>
          <w:p w:rsidR="009D7C24" w:rsidRPr="009D7C24" w:rsidRDefault="009D7C24" w:rsidP="00CE24B9"/>
          <w:p w:rsidR="00533CDD" w:rsidRPr="006E29F7" w:rsidRDefault="009D7C24" w:rsidP="00CE24B9">
            <w:pPr>
              <w:rPr>
                <w:rFonts w:cs="Arial"/>
              </w:rPr>
            </w:pPr>
            <w:r>
              <w:t xml:space="preserve">Note that if </w:t>
            </w:r>
            <w:r w:rsidR="006E29F7">
              <w:t>there are sets of these points that represent ties, i.e. with values of R</w:t>
            </w:r>
            <w:r w:rsidR="006E29F7" w:rsidRPr="006E29F7">
              <w:rPr>
                <w:vertAlign w:val="superscript"/>
              </w:rPr>
              <w:t>2</w:t>
            </w:r>
            <w:r w:rsidR="006E29F7">
              <w:t xml:space="preserve"> within 0.0001, the set with the maximum number of data points is chosen.</w:t>
            </w: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lastRenderedPageBreak/>
              <w:t>1</w:t>
            </w:r>
            <w:r w:rsidR="007658EE">
              <w:rPr>
                <w:bCs w:val="0"/>
                <w:sz w:val="18"/>
              </w:rPr>
              <w:t>5</w:t>
            </w:r>
          </w:p>
        </w:tc>
        <w:tc>
          <w:tcPr>
            <w:tcW w:w="8553" w:type="dxa"/>
          </w:tcPr>
          <w:p w:rsidR="00533CDD" w:rsidRPr="00846DB7" w:rsidRDefault="001F23CD" w:rsidP="00936820">
            <w:pPr>
              <w:pStyle w:val="TableContent"/>
              <w:rPr>
                <w:b/>
                <w:bCs w:val="0"/>
                <w:sz w:val="18"/>
              </w:rPr>
            </w:pPr>
            <w:r w:rsidRPr="00846DB7">
              <w:rPr>
                <w:b/>
                <w:bCs w:val="0"/>
                <w:sz w:val="18"/>
              </w:rPr>
              <w:t>Unit Consistency Checks</w:t>
            </w:r>
          </w:p>
          <w:p w:rsidR="00D531AE" w:rsidRPr="005D11BC" w:rsidRDefault="001F23CD" w:rsidP="001F23CD">
            <w:pPr>
              <w:rPr>
                <w:rFonts w:cs="Arial"/>
                <w:sz w:val="18"/>
              </w:rPr>
            </w:pPr>
            <w:r w:rsidRPr="005D11BC">
              <w:rPr>
                <w:rFonts w:cs="Arial"/>
                <w:sz w:val="18"/>
              </w:rPr>
              <w:t>System checks f</w:t>
            </w:r>
            <w:r w:rsidR="00D531AE" w:rsidRPr="005D11BC">
              <w:rPr>
                <w:rFonts w:cs="Arial"/>
                <w:sz w:val="18"/>
              </w:rPr>
              <w:t>ollowing variables to make sure:</w:t>
            </w:r>
          </w:p>
          <w:p w:rsidR="001F23CD" w:rsidRPr="005D11BC" w:rsidRDefault="00D531AE" w:rsidP="00846DB7">
            <w:pPr>
              <w:numPr>
                <w:ilvl w:val="0"/>
                <w:numId w:val="21"/>
              </w:numPr>
              <w:rPr>
                <w:rFonts w:cs="Arial"/>
                <w:sz w:val="18"/>
              </w:rPr>
            </w:pPr>
            <w:r w:rsidRPr="005D11BC">
              <w:rPr>
                <w:rFonts w:cs="Arial"/>
                <w:sz w:val="18"/>
              </w:rPr>
              <w:t>S</w:t>
            </w:r>
            <w:r w:rsidR="001F23CD" w:rsidRPr="005D11BC">
              <w:rPr>
                <w:rFonts w:cs="Arial"/>
                <w:sz w:val="18"/>
              </w:rPr>
              <w:t>ame unit value exists in all rows of same column</w:t>
            </w:r>
          </w:p>
          <w:p w:rsidR="00D531AE" w:rsidRPr="005D11BC" w:rsidRDefault="00D531AE" w:rsidP="00846DB7">
            <w:pPr>
              <w:numPr>
                <w:ilvl w:val="0"/>
                <w:numId w:val="21"/>
              </w:numPr>
              <w:rPr>
                <w:rFonts w:cs="Arial"/>
                <w:sz w:val="18"/>
              </w:rPr>
            </w:pPr>
            <w:r w:rsidRPr="005D11BC">
              <w:rPr>
                <w:rFonts w:cs="Arial"/>
                <w:sz w:val="18"/>
              </w:rPr>
              <w:t xml:space="preserve">Unit value is a </w:t>
            </w:r>
            <w:r w:rsidR="00C85D5B" w:rsidRPr="005D11BC">
              <w:rPr>
                <w:rFonts w:cs="Arial"/>
                <w:sz w:val="18"/>
              </w:rPr>
              <w:t>either a Pfizer Data Standard (</w:t>
            </w:r>
            <w:r w:rsidRPr="005D11BC">
              <w:rPr>
                <w:rFonts w:cs="Arial"/>
                <w:sz w:val="18"/>
              </w:rPr>
              <w:t>PDS</w:t>
            </w:r>
            <w:r w:rsidR="00C85D5B" w:rsidRPr="005D11BC">
              <w:rPr>
                <w:rFonts w:cs="Arial"/>
                <w:sz w:val="18"/>
              </w:rPr>
              <w:t>)</w:t>
            </w:r>
            <w:r w:rsidRPr="005D11BC">
              <w:rPr>
                <w:rFonts w:cs="Arial"/>
                <w:sz w:val="18"/>
              </w:rPr>
              <w:t xml:space="preserve"> value</w:t>
            </w:r>
            <w:r w:rsidR="00C85D5B" w:rsidRPr="005D11BC">
              <w:rPr>
                <w:rFonts w:cs="Arial"/>
                <w:sz w:val="18"/>
              </w:rPr>
              <w:t xml:space="preserve"> or has been configured via an </w:t>
            </w:r>
            <w:r w:rsidR="00A04C19">
              <w:rPr>
                <w:rFonts w:cs="Arial"/>
                <w:sz w:val="18"/>
              </w:rPr>
              <w:t>E</w:t>
            </w:r>
            <w:r w:rsidR="00C85D5B" w:rsidRPr="005D11BC">
              <w:rPr>
                <w:rFonts w:cs="Arial"/>
                <w:sz w:val="18"/>
              </w:rPr>
              <w:t>QuIP</w:t>
            </w:r>
            <w:r w:rsidR="00E41059">
              <w:rPr>
                <w:rFonts w:cs="Arial"/>
                <w:sz w:val="18"/>
              </w:rPr>
              <w:t xml:space="preserve"> openNCA</w:t>
            </w:r>
            <w:r w:rsidR="00C85D5B" w:rsidRPr="005D11BC">
              <w:rPr>
                <w:rFonts w:cs="Arial"/>
                <w:sz w:val="18"/>
              </w:rPr>
              <w:t xml:space="preserve"> data standard template</w:t>
            </w:r>
          </w:p>
          <w:p w:rsidR="001F23CD" w:rsidRPr="00846DB7" w:rsidRDefault="001F23CD" w:rsidP="00846DB7">
            <w:pPr>
              <w:ind w:left="1152"/>
              <w:rPr>
                <w:rFonts w:cs="Arial"/>
              </w:rPr>
            </w:pPr>
          </w:p>
          <w:p w:rsidR="001F23CD" w:rsidRPr="005D11BC" w:rsidRDefault="001F23CD" w:rsidP="005D11BC">
            <w:pPr>
              <w:pStyle w:val="ListParagraph"/>
              <w:numPr>
                <w:ilvl w:val="0"/>
                <w:numId w:val="35"/>
              </w:numPr>
              <w:rPr>
                <w:rFonts w:cs="Arial"/>
                <w:sz w:val="18"/>
              </w:rPr>
            </w:pPr>
            <w:r w:rsidRPr="005D11BC">
              <w:rPr>
                <w:rFonts w:ascii="Arial" w:hAnsi="Arial" w:cs="Arial"/>
                <w:sz w:val="18"/>
              </w:rPr>
              <w:t>NOMTIMEU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ACTTIMEU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CONCU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AMOUNTU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DOSEU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TOLDU</w:t>
            </w:r>
          </w:p>
          <w:p w:rsidR="001F23CD" w:rsidRPr="00C85D5B" w:rsidRDefault="001F23CD" w:rsidP="005D11BC">
            <w:pPr>
              <w:pStyle w:val="ListParagraph"/>
              <w:numPr>
                <w:ilvl w:val="0"/>
                <w:numId w:val="35"/>
              </w:numPr>
              <w:rPr>
                <w:rFonts w:cs="Arial"/>
              </w:rPr>
            </w:pPr>
            <w:r w:rsidRPr="005D11BC">
              <w:rPr>
                <w:rFonts w:ascii="Arial" w:hAnsi="Arial" w:cs="Arial"/>
                <w:sz w:val="18"/>
              </w:rPr>
              <w:t>TAUU</w:t>
            </w:r>
          </w:p>
        </w:tc>
      </w:tr>
      <w:tr w:rsidR="00D2119E" w:rsidRPr="00846DB7" w:rsidTr="007A5AE9">
        <w:tc>
          <w:tcPr>
            <w:tcW w:w="692" w:type="dxa"/>
          </w:tcPr>
          <w:p w:rsidR="00D2119E" w:rsidRPr="00846DB7" w:rsidRDefault="00967E14" w:rsidP="00846DB7">
            <w:pPr>
              <w:pStyle w:val="TableContent"/>
              <w:jc w:val="center"/>
              <w:rPr>
                <w:bCs w:val="0"/>
                <w:sz w:val="18"/>
              </w:rPr>
            </w:pPr>
            <w:r>
              <w:rPr>
                <w:bCs w:val="0"/>
                <w:sz w:val="18"/>
              </w:rPr>
              <w:t>1</w:t>
            </w:r>
            <w:r w:rsidR="007658EE">
              <w:rPr>
                <w:bCs w:val="0"/>
                <w:sz w:val="18"/>
              </w:rPr>
              <w:t>6</w:t>
            </w:r>
          </w:p>
        </w:tc>
        <w:tc>
          <w:tcPr>
            <w:tcW w:w="8553" w:type="dxa"/>
          </w:tcPr>
          <w:p w:rsidR="00294D38" w:rsidRPr="00846DB7" w:rsidRDefault="00294D38" w:rsidP="00936820">
            <w:pPr>
              <w:pStyle w:val="TableContent"/>
              <w:rPr>
                <w:rFonts w:cs="Arial"/>
                <w:b/>
                <w:bCs w:val="0"/>
                <w:sz w:val="18"/>
              </w:rPr>
            </w:pPr>
            <w:r w:rsidRPr="00846DB7">
              <w:rPr>
                <w:rFonts w:cs="Arial"/>
                <w:b/>
                <w:bCs w:val="0"/>
                <w:sz w:val="18"/>
              </w:rPr>
              <w:t>Insert missing data</w:t>
            </w:r>
          </w:p>
          <w:p w:rsidR="00AD71FD" w:rsidRPr="00846DB7" w:rsidRDefault="00AD71FD" w:rsidP="00936820">
            <w:pPr>
              <w:pStyle w:val="TableContent"/>
              <w:rPr>
                <w:bCs w:val="0"/>
                <w:sz w:val="18"/>
              </w:rPr>
            </w:pPr>
            <w:r w:rsidRPr="00846DB7">
              <w:rPr>
                <w:bCs w:val="0"/>
                <w:sz w:val="18"/>
              </w:rPr>
              <w:t>If concentration data is not available at AUC start or end times (including user-defined partial areas), data points are inserted into the dataset where possible based on rules for handling missing data.</w:t>
            </w:r>
          </w:p>
          <w:p w:rsidR="000B6F84" w:rsidRPr="00846DB7" w:rsidRDefault="000B6F84" w:rsidP="00936820">
            <w:pPr>
              <w:pStyle w:val="TableContent"/>
              <w:rPr>
                <w:bCs w:val="0"/>
                <w:sz w:val="18"/>
              </w:rPr>
            </w:pPr>
          </w:p>
          <w:p w:rsidR="000B6F84" w:rsidRPr="00846DB7" w:rsidRDefault="000B6F84" w:rsidP="00936820">
            <w:pPr>
              <w:pStyle w:val="TableContent"/>
              <w:rPr>
                <w:bCs w:val="0"/>
                <w:sz w:val="18"/>
              </w:rPr>
            </w:pPr>
            <w:r w:rsidRPr="00846DB7">
              <w:rPr>
                <w:bCs w:val="0"/>
                <w:sz w:val="18"/>
              </w:rPr>
              <w:t xml:space="preserve">Note: The missing time point is only added at the time of the calculation of the parameter.  So Kel would not see a missing datapoint for example.  It is not a “Pre”- calculation check. </w:t>
            </w:r>
          </w:p>
          <w:p w:rsidR="00294D38" w:rsidRPr="00846DB7" w:rsidRDefault="00294D38" w:rsidP="00936820">
            <w:pPr>
              <w:pStyle w:val="TableContent"/>
              <w:rPr>
                <w:bCs w:val="0"/>
                <w:sz w:val="18"/>
              </w:rPr>
            </w:pPr>
          </w:p>
          <w:p w:rsidR="00D2119E" w:rsidRPr="00846DB7" w:rsidRDefault="00294D38" w:rsidP="007A5AE9">
            <w:pPr>
              <w:pStyle w:val="TableContent"/>
              <w:rPr>
                <w:bCs w:val="0"/>
                <w:i/>
                <w:sz w:val="18"/>
              </w:rPr>
            </w:pPr>
            <w:r w:rsidRPr="00846DB7">
              <w:rPr>
                <w:bCs w:val="0"/>
                <w:i/>
                <w:sz w:val="18"/>
              </w:rPr>
              <w:t>Refer to</w:t>
            </w:r>
            <w:r w:rsidR="00803ED7" w:rsidRPr="00846DB7">
              <w:rPr>
                <w:bCs w:val="0"/>
                <w:i/>
                <w:sz w:val="18"/>
              </w:rPr>
              <w:t xml:space="preserve"> Appendix </w:t>
            </w:r>
            <w:r w:rsidR="006C0BB5" w:rsidRPr="00846DB7">
              <w:rPr>
                <w:bCs w:val="0"/>
                <w:i/>
                <w:sz w:val="18"/>
              </w:rPr>
              <w:t>“</w:t>
            </w:r>
            <w:r w:rsidR="007A5AE9">
              <w:rPr>
                <w:bCs w:val="0"/>
                <w:i/>
                <w:sz w:val="18"/>
              </w:rPr>
              <w:fldChar w:fldCharType="begin"/>
            </w:r>
            <w:r w:rsidR="007A5AE9">
              <w:rPr>
                <w:bCs w:val="0"/>
                <w:i/>
                <w:sz w:val="18"/>
              </w:rPr>
              <w:instrText xml:space="preserve"> REF _Ref506784923 \h </w:instrText>
            </w:r>
            <w:r w:rsidR="007A5AE9">
              <w:rPr>
                <w:bCs w:val="0"/>
                <w:i/>
                <w:sz w:val="18"/>
              </w:rPr>
            </w:r>
            <w:r w:rsidR="007A5AE9">
              <w:rPr>
                <w:bCs w:val="0"/>
                <w:i/>
                <w:sz w:val="18"/>
              </w:rPr>
              <w:fldChar w:fldCharType="separate"/>
            </w:r>
            <w:r w:rsidR="007A5AE9">
              <w:t>Missing Data</w:t>
            </w:r>
            <w:r w:rsidR="007A5AE9">
              <w:rPr>
                <w:bCs w:val="0"/>
                <w:i/>
                <w:sz w:val="18"/>
              </w:rPr>
              <w:fldChar w:fldCharType="end"/>
            </w:r>
            <w:r w:rsidR="006C0BB5" w:rsidRPr="00846DB7">
              <w:rPr>
                <w:bCs w:val="0"/>
                <w:i/>
                <w:sz w:val="18"/>
              </w:rPr>
              <w:t>”</w:t>
            </w:r>
            <w:r w:rsidR="00803ED7" w:rsidRPr="00846DB7">
              <w:rPr>
                <w:bCs w:val="0"/>
                <w:i/>
                <w:sz w:val="18"/>
              </w:rPr>
              <w:t xml:space="preserve"> </w:t>
            </w:r>
            <w:r w:rsidR="006C0BB5" w:rsidRPr="00846DB7">
              <w:rPr>
                <w:bCs w:val="0"/>
                <w:i/>
                <w:sz w:val="18"/>
              </w:rPr>
              <w:t>for details</w:t>
            </w:r>
          </w:p>
        </w:tc>
      </w:tr>
      <w:tr w:rsidR="00D2119E" w:rsidRPr="00846DB7" w:rsidTr="007A5AE9">
        <w:tc>
          <w:tcPr>
            <w:tcW w:w="692" w:type="dxa"/>
          </w:tcPr>
          <w:p w:rsidR="00D2119E" w:rsidRPr="00846DB7" w:rsidRDefault="00967E14" w:rsidP="00846DB7">
            <w:pPr>
              <w:pStyle w:val="TableContent"/>
              <w:jc w:val="center"/>
              <w:rPr>
                <w:bCs w:val="0"/>
                <w:sz w:val="18"/>
              </w:rPr>
            </w:pPr>
            <w:r>
              <w:rPr>
                <w:bCs w:val="0"/>
                <w:sz w:val="18"/>
              </w:rPr>
              <w:t>1</w:t>
            </w:r>
            <w:r w:rsidR="007658EE">
              <w:rPr>
                <w:bCs w:val="0"/>
                <w:sz w:val="18"/>
              </w:rPr>
              <w:t>7</w:t>
            </w:r>
          </w:p>
        </w:tc>
        <w:tc>
          <w:tcPr>
            <w:tcW w:w="8553" w:type="dxa"/>
          </w:tcPr>
          <w:p w:rsidR="00294D38" w:rsidRPr="00846DB7" w:rsidRDefault="00294D38" w:rsidP="00936820">
            <w:pPr>
              <w:pStyle w:val="TableContent"/>
              <w:rPr>
                <w:b/>
                <w:bCs w:val="0"/>
                <w:sz w:val="18"/>
              </w:rPr>
            </w:pPr>
            <w:r w:rsidRPr="00846DB7">
              <w:rPr>
                <w:b/>
                <w:bCs w:val="0"/>
                <w:sz w:val="18"/>
              </w:rPr>
              <w:t>Data point exclusion</w:t>
            </w:r>
          </w:p>
          <w:p w:rsidR="00D2119E" w:rsidRPr="00846DB7" w:rsidRDefault="00D2119E" w:rsidP="00795B0B">
            <w:pPr>
              <w:pStyle w:val="TableContent"/>
              <w:numPr>
                <w:ilvl w:val="0"/>
                <w:numId w:val="46"/>
              </w:numPr>
              <w:rPr>
                <w:bCs w:val="0"/>
                <w:sz w:val="18"/>
              </w:rPr>
            </w:pPr>
            <w:r w:rsidRPr="00846DB7">
              <w:rPr>
                <w:bCs w:val="0"/>
                <w:sz w:val="18"/>
              </w:rPr>
              <w:t xml:space="preserve">Data points </w:t>
            </w:r>
            <w:r w:rsidR="005317CA" w:rsidRPr="00846DB7">
              <w:rPr>
                <w:bCs w:val="0"/>
                <w:sz w:val="18"/>
              </w:rPr>
              <w:t>proceeding</w:t>
            </w:r>
            <w:r w:rsidRPr="00846DB7">
              <w:rPr>
                <w:bCs w:val="0"/>
                <w:sz w:val="18"/>
              </w:rPr>
              <w:t xml:space="preserve"> the initial dose time are excluded. If the time value for a data point is earlier than the dosing time, then the point is excluded from the NCA computations</w:t>
            </w:r>
          </w:p>
          <w:p w:rsidR="00294D38" w:rsidRPr="00846DB7" w:rsidRDefault="00294D38" w:rsidP="00795B0B">
            <w:pPr>
              <w:pStyle w:val="TableContent"/>
              <w:numPr>
                <w:ilvl w:val="0"/>
                <w:numId w:val="46"/>
              </w:numPr>
              <w:rPr>
                <w:bCs w:val="0"/>
                <w:sz w:val="18"/>
              </w:rPr>
            </w:pPr>
            <w:r w:rsidRPr="00846DB7">
              <w:rPr>
                <w:bCs w:val="0"/>
                <w:sz w:val="18"/>
              </w:rPr>
              <w:lastRenderedPageBreak/>
              <w:t>Data points that contain no time value or no concentration value are excluded from calculations unless otherwise indicated</w:t>
            </w:r>
          </w:p>
        </w:tc>
      </w:tr>
      <w:tr w:rsidR="00B40987" w:rsidRPr="00846DB7" w:rsidTr="007A5AE9">
        <w:tc>
          <w:tcPr>
            <w:tcW w:w="692" w:type="dxa"/>
          </w:tcPr>
          <w:p w:rsidR="00B40987" w:rsidRDefault="000B25F6" w:rsidP="00846DB7">
            <w:pPr>
              <w:pStyle w:val="TableContent"/>
              <w:jc w:val="center"/>
              <w:rPr>
                <w:bCs w:val="0"/>
                <w:sz w:val="18"/>
              </w:rPr>
            </w:pPr>
            <w:r>
              <w:rPr>
                <w:bCs w:val="0"/>
                <w:sz w:val="18"/>
              </w:rPr>
              <w:lastRenderedPageBreak/>
              <w:t>1</w:t>
            </w:r>
            <w:r w:rsidR="007658EE">
              <w:rPr>
                <w:bCs w:val="0"/>
                <w:sz w:val="18"/>
              </w:rPr>
              <w:t>8</w:t>
            </w:r>
          </w:p>
        </w:tc>
        <w:tc>
          <w:tcPr>
            <w:tcW w:w="8553" w:type="dxa"/>
          </w:tcPr>
          <w:p w:rsidR="00B40987" w:rsidRDefault="00B40987" w:rsidP="00936820">
            <w:pPr>
              <w:pStyle w:val="TableContent"/>
              <w:rPr>
                <w:b/>
                <w:bCs w:val="0"/>
                <w:sz w:val="18"/>
              </w:rPr>
            </w:pPr>
            <w:r>
              <w:rPr>
                <w:b/>
                <w:bCs w:val="0"/>
                <w:sz w:val="18"/>
              </w:rPr>
              <w:t>BLQ/LLOQ Processing</w:t>
            </w:r>
          </w:p>
          <w:p w:rsidR="00B40987" w:rsidRDefault="00B40987" w:rsidP="00683D2D">
            <w:pPr>
              <w:rPr>
                <w:sz w:val="18"/>
              </w:rPr>
            </w:pPr>
            <w:r>
              <w:rPr>
                <w:sz w:val="18"/>
              </w:rPr>
              <w:t>The legacy Pfizer eNCA system and data format utilize a convention for reporting values of the Lower Limit of the Quantitative (LLOQ) curve for a bioanalytical batch run as part of the concentration data itself. Thus for each bioanalytical method and each bioanalytical batch run, the provider of the raw concentration data can define the LLOQ for each run, taking into account whether the quality control samples met required specification and other requirements as predefined for the analytical method itself.</w:t>
            </w:r>
          </w:p>
          <w:p w:rsidR="00B40987" w:rsidRDefault="00B40987" w:rsidP="00683D2D">
            <w:pPr>
              <w:rPr>
                <w:sz w:val="18"/>
              </w:rPr>
            </w:pPr>
            <w:r>
              <w:rPr>
                <w:sz w:val="18"/>
              </w:rPr>
              <w:t xml:space="preserve">The manner in which this is communicated through the data is, for Pfizer Standard PK Definition File format is by </w:t>
            </w:r>
          </w:p>
          <w:p w:rsidR="0056417A" w:rsidRDefault="0056417A" w:rsidP="00683D2D">
            <w:pPr>
              <w:rPr>
                <w:sz w:val="18"/>
              </w:rPr>
            </w:pPr>
          </w:p>
          <w:p w:rsidR="0056417A" w:rsidRDefault="0056417A" w:rsidP="00683D2D">
            <w:pPr>
              <w:pStyle w:val="ListParagraph"/>
              <w:numPr>
                <w:ilvl w:val="0"/>
                <w:numId w:val="47"/>
              </w:numPr>
              <w:rPr>
                <w:sz w:val="18"/>
              </w:rPr>
            </w:pPr>
            <w:proofErr w:type="gramStart"/>
            <w:r w:rsidRPr="00683D2D">
              <w:rPr>
                <w:sz w:val="18"/>
              </w:rPr>
              <w:t>reporting</w:t>
            </w:r>
            <w:proofErr w:type="gramEnd"/>
            <w:r w:rsidRPr="00683D2D">
              <w:rPr>
                <w:sz w:val="18"/>
              </w:rPr>
              <w:t xml:space="preserve"> each concentration value in the field name, PKCNC, as a character string.</w:t>
            </w:r>
          </w:p>
          <w:p w:rsidR="001F1836" w:rsidRDefault="001F1836" w:rsidP="00683D2D">
            <w:pPr>
              <w:pStyle w:val="ListParagraph"/>
              <w:numPr>
                <w:ilvl w:val="0"/>
                <w:numId w:val="47"/>
              </w:numPr>
              <w:rPr>
                <w:sz w:val="18"/>
              </w:rPr>
            </w:pPr>
            <w:r>
              <w:rPr>
                <w:sz w:val="18"/>
              </w:rPr>
              <w:t xml:space="preserve">For a bioanalytical run whose quality control samples met acceptance criteria for the run/method, samples which fall below the LLOQ are reported as “&lt;xxx.xxx” where xxx.xxx is the numeric value of the LLOQ for the method. </w:t>
            </w:r>
          </w:p>
          <w:p w:rsidR="0056417A" w:rsidRDefault="001F1836" w:rsidP="00683D2D">
            <w:pPr>
              <w:pStyle w:val="ListParagraph"/>
              <w:numPr>
                <w:ilvl w:val="0"/>
                <w:numId w:val="47"/>
              </w:numPr>
              <w:rPr>
                <w:sz w:val="18"/>
              </w:rPr>
            </w:pPr>
            <w:r>
              <w:rPr>
                <w:sz w:val="18"/>
              </w:rPr>
              <w:t xml:space="preserve">For a bioanalytical run whose lower quality control samples failed acceptance criteria for the run/method, the LLOQ is adjusted as a new LLOQ, i.e. yyy.yyy, for that specific bioanalytical run. Samples whose quantitation fall below this batch run specific LLOQ, are reported as “&lt;yyy.yyy”. </w:t>
            </w:r>
          </w:p>
          <w:p w:rsidR="001F1836" w:rsidRDefault="001F1836" w:rsidP="00CE7942">
            <w:pPr>
              <w:rPr>
                <w:sz w:val="18"/>
              </w:rPr>
            </w:pPr>
          </w:p>
          <w:p w:rsidR="001F1836" w:rsidRDefault="001F1836" w:rsidP="00CE7942">
            <w:pPr>
              <w:rPr>
                <w:sz w:val="18"/>
              </w:rPr>
            </w:pPr>
            <w:r>
              <w:rPr>
                <w:sz w:val="18"/>
              </w:rPr>
              <w:t>Example (here Method LLOQ, i.e. PCLLOQ, is defined as “1.0 ng/mL”</w:t>
            </w:r>
            <w:r w:rsidR="00982C9A">
              <w:rPr>
                <w:sz w:val="18"/>
              </w:rPr>
              <w:t xml:space="preserve"> and the bioanalytical batch run 1, met all quality control sample criteria and run 2, failed the lowest QC changing the reported LLOQ for the run</w:t>
            </w:r>
            <w:r w:rsidR="00CE7942">
              <w:rPr>
                <w:sz w:val="18"/>
              </w:rPr>
              <w:t xml:space="preserve"> to “&lt;5.0”</w:t>
            </w:r>
            <w:r w:rsidR="00982C9A">
              <w:rPr>
                <w:sz w:val="18"/>
              </w:rPr>
              <w:t>):</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27"/>
              <w:gridCol w:w="720"/>
              <w:gridCol w:w="847"/>
              <w:gridCol w:w="977"/>
              <w:gridCol w:w="977"/>
              <w:gridCol w:w="1107"/>
            </w:tblGrid>
            <w:tr w:rsidR="00982C9A" w:rsidRPr="00E32F90" w:rsidTr="00982C9A">
              <w:tc>
                <w:tcPr>
                  <w:tcW w:w="1227" w:type="dxa"/>
                  <w:shd w:val="clear" w:color="auto" w:fill="E6E6E6"/>
                </w:tcPr>
                <w:p w:rsidR="00982C9A" w:rsidRPr="00CE7942" w:rsidRDefault="00982C9A" w:rsidP="006F70E3">
                  <w:pPr>
                    <w:pStyle w:val="TableContent"/>
                    <w:rPr>
                      <w:sz w:val="18"/>
                      <w:szCs w:val="18"/>
                    </w:rPr>
                  </w:pPr>
                  <w:r w:rsidRPr="00967E14">
                    <w:rPr>
                      <w:sz w:val="18"/>
                      <w:szCs w:val="18"/>
                    </w:rPr>
                    <w:t>Bioanalytical Batch</w:t>
                  </w:r>
                </w:p>
              </w:tc>
              <w:tc>
                <w:tcPr>
                  <w:tcW w:w="720" w:type="dxa"/>
                  <w:shd w:val="clear" w:color="auto" w:fill="E6E6E6"/>
                </w:tcPr>
                <w:p w:rsidR="00982C9A" w:rsidRPr="00CE7942" w:rsidRDefault="00982C9A" w:rsidP="006F70E3">
                  <w:pPr>
                    <w:pStyle w:val="TableContent"/>
                    <w:rPr>
                      <w:sz w:val="18"/>
                      <w:szCs w:val="18"/>
                    </w:rPr>
                  </w:pPr>
                  <w:r w:rsidRPr="00CE7942">
                    <w:rPr>
                      <w:sz w:val="18"/>
                      <w:szCs w:val="18"/>
                    </w:rPr>
                    <w:t>Time (hr)</w:t>
                  </w:r>
                </w:p>
              </w:tc>
              <w:tc>
                <w:tcPr>
                  <w:tcW w:w="847" w:type="dxa"/>
                  <w:shd w:val="clear" w:color="auto" w:fill="E6E6E6"/>
                </w:tcPr>
                <w:p w:rsidR="00982C9A" w:rsidRPr="00CE7942" w:rsidRDefault="00982C9A" w:rsidP="006F70E3">
                  <w:pPr>
                    <w:pStyle w:val="TableContent"/>
                    <w:rPr>
                      <w:sz w:val="18"/>
                      <w:szCs w:val="18"/>
                    </w:rPr>
                  </w:pPr>
                  <w:r w:rsidRPr="00CE7942">
                    <w:rPr>
                      <w:sz w:val="18"/>
                      <w:szCs w:val="18"/>
                    </w:rPr>
                    <w:t>PKCNC</w:t>
                  </w:r>
                </w:p>
              </w:tc>
              <w:tc>
                <w:tcPr>
                  <w:tcW w:w="977" w:type="dxa"/>
                  <w:shd w:val="clear" w:color="auto" w:fill="E6E6E6"/>
                </w:tcPr>
                <w:p w:rsidR="00982C9A" w:rsidRDefault="00982C9A" w:rsidP="006F70E3">
                  <w:pPr>
                    <w:pStyle w:val="TableContent"/>
                    <w:rPr>
                      <w:sz w:val="18"/>
                      <w:szCs w:val="18"/>
                    </w:rPr>
                  </w:pPr>
                  <w:r>
                    <w:rPr>
                      <w:sz w:val="18"/>
                      <w:szCs w:val="18"/>
                    </w:rPr>
                    <w:t>PKCNCU</w:t>
                  </w:r>
                </w:p>
              </w:tc>
              <w:tc>
                <w:tcPr>
                  <w:tcW w:w="977" w:type="dxa"/>
                  <w:shd w:val="clear" w:color="auto" w:fill="E6E6E6"/>
                </w:tcPr>
                <w:p w:rsidR="00982C9A" w:rsidRPr="001F1836" w:rsidRDefault="00982C9A" w:rsidP="006F70E3">
                  <w:pPr>
                    <w:pStyle w:val="TableContent"/>
                    <w:rPr>
                      <w:sz w:val="18"/>
                      <w:szCs w:val="18"/>
                    </w:rPr>
                  </w:pPr>
                  <w:r>
                    <w:rPr>
                      <w:sz w:val="18"/>
                      <w:szCs w:val="18"/>
                    </w:rPr>
                    <w:t>PKCNCN (ng/mL)</w:t>
                  </w:r>
                </w:p>
              </w:tc>
              <w:tc>
                <w:tcPr>
                  <w:tcW w:w="1107" w:type="dxa"/>
                  <w:shd w:val="clear" w:color="auto" w:fill="E6E6E6"/>
                </w:tcPr>
                <w:p w:rsidR="00982C9A" w:rsidRDefault="00982C9A" w:rsidP="006F70E3">
                  <w:pPr>
                    <w:pStyle w:val="TableContent"/>
                    <w:rPr>
                      <w:sz w:val="18"/>
                      <w:szCs w:val="18"/>
                    </w:rPr>
                  </w:pPr>
                  <w:r>
                    <w:rPr>
                      <w:sz w:val="18"/>
                      <w:szCs w:val="18"/>
                    </w:rPr>
                    <w:t>PKCNCNU</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0</w:t>
                  </w:r>
                </w:p>
              </w:tc>
              <w:tc>
                <w:tcPr>
                  <w:tcW w:w="847" w:type="dxa"/>
                </w:tcPr>
                <w:p w:rsidR="00982C9A" w:rsidRPr="001F1836" w:rsidRDefault="00982C9A" w:rsidP="006F70E3">
                  <w:pPr>
                    <w:pStyle w:val="TableContent"/>
                    <w:rPr>
                      <w:sz w:val="18"/>
                      <w:szCs w:val="18"/>
                    </w:rPr>
                  </w:pPr>
                  <w:r>
                    <w:rPr>
                      <w:sz w:val="18"/>
                      <w:szCs w:val="18"/>
                    </w:rPr>
                    <w:t>“&lt;1.0”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0.5</w:t>
                  </w:r>
                </w:p>
              </w:tc>
              <w:tc>
                <w:tcPr>
                  <w:tcW w:w="847" w:type="dxa"/>
                </w:tcPr>
                <w:p w:rsidR="00982C9A" w:rsidRPr="001F1836" w:rsidRDefault="00982C9A" w:rsidP="006F70E3">
                  <w:pPr>
                    <w:pStyle w:val="TableContent"/>
                    <w:rPr>
                      <w:sz w:val="18"/>
                      <w:szCs w:val="18"/>
                    </w:rPr>
                  </w:pPr>
                  <w:r>
                    <w:rPr>
                      <w:sz w:val="18"/>
                      <w:szCs w:val="18"/>
                    </w:rPr>
                    <w:t>“&lt;1.0”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1</w:t>
                  </w:r>
                </w:p>
              </w:tc>
              <w:tc>
                <w:tcPr>
                  <w:tcW w:w="847" w:type="dxa"/>
                </w:tcPr>
                <w:p w:rsidR="00982C9A" w:rsidRPr="001F1836" w:rsidRDefault="00982C9A" w:rsidP="006F70E3">
                  <w:pPr>
                    <w:pStyle w:val="TableContent"/>
                    <w:rPr>
                      <w:sz w:val="18"/>
                      <w:szCs w:val="18"/>
                    </w:rPr>
                  </w:pPr>
                  <w:r>
                    <w:rPr>
                      <w:sz w:val="18"/>
                      <w:szCs w:val="18"/>
                    </w:rPr>
                    <w:t>“1.5”</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1.5</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1</w:t>
                  </w:r>
                </w:p>
              </w:tc>
              <w:tc>
                <w:tcPr>
                  <w:tcW w:w="720" w:type="dxa"/>
                </w:tcPr>
                <w:p w:rsidR="00982C9A" w:rsidRPr="00433F2C" w:rsidRDefault="00982C9A" w:rsidP="006F70E3">
                  <w:pPr>
                    <w:pStyle w:val="TableContent"/>
                    <w:rPr>
                      <w:sz w:val="18"/>
                      <w:szCs w:val="18"/>
                    </w:rPr>
                  </w:pPr>
                  <w:r>
                    <w:rPr>
                      <w:sz w:val="18"/>
                      <w:szCs w:val="18"/>
                    </w:rPr>
                    <w:t>2</w:t>
                  </w:r>
                </w:p>
              </w:tc>
              <w:tc>
                <w:tcPr>
                  <w:tcW w:w="847" w:type="dxa"/>
                </w:tcPr>
                <w:p w:rsidR="00982C9A" w:rsidRPr="00433F2C" w:rsidRDefault="00982C9A" w:rsidP="006F70E3">
                  <w:pPr>
                    <w:pStyle w:val="TableContent"/>
                    <w:rPr>
                      <w:sz w:val="18"/>
                      <w:szCs w:val="18"/>
                    </w:rPr>
                  </w:pPr>
                  <w:r>
                    <w:rPr>
                      <w:sz w:val="18"/>
                      <w:szCs w:val="18"/>
                    </w:rPr>
                    <w:t>“2.3”</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2.3</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1</w:t>
                  </w:r>
                </w:p>
              </w:tc>
              <w:tc>
                <w:tcPr>
                  <w:tcW w:w="720" w:type="dxa"/>
                </w:tcPr>
                <w:p w:rsidR="00982C9A" w:rsidRPr="00433F2C" w:rsidRDefault="00982C9A" w:rsidP="006F70E3">
                  <w:pPr>
                    <w:pStyle w:val="TableContent"/>
                    <w:rPr>
                      <w:sz w:val="18"/>
                      <w:szCs w:val="18"/>
                    </w:rPr>
                  </w:pPr>
                  <w:r>
                    <w:rPr>
                      <w:sz w:val="18"/>
                      <w:szCs w:val="18"/>
                    </w:rPr>
                    <w:t>4</w:t>
                  </w:r>
                </w:p>
              </w:tc>
              <w:tc>
                <w:tcPr>
                  <w:tcW w:w="847" w:type="dxa"/>
                </w:tcPr>
                <w:p w:rsidR="00982C9A" w:rsidRPr="00433F2C" w:rsidRDefault="00982C9A" w:rsidP="006F70E3">
                  <w:pPr>
                    <w:pStyle w:val="TableContent"/>
                    <w:rPr>
                      <w:sz w:val="18"/>
                      <w:szCs w:val="18"/>
                    </w:rPr>
                  </w:pPr>
                  <w:r>
                    <w:rPr>
                      <w:sz w:val="18"/>
                      <w:szCs w:val="18"/>
                    </w:rPr>
                    <w:t>“4.7”</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4.7</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1F1836">
                  <w:pPr>
                    <w:pStyle w:val="TableContent"/>
                    <w:rPr>
                      <w:sz w:val="18"/>
                      <w:szCs w:val="18"/>
                    </w:rPr>
                  </w:pPr>
                  <w:r>
                    <w:rPr>
                      <w:sz w:val="18"/>
                      <w:szCs w:val="18"/>
                    </w:rPr>
                    <w:t>0</w:t>
                  </w:r>
                </w:p>
              </w:tc>
              <w:tc>
                <w:tcPr>
                  <w:tcW w:w="847" w:type="dxa"/>
                </w:tcPr>
                <w:p w:rsidR="00982C9A" w:rsidRPr="001F1836" w:rsidRDefault="00982C9A" w:rsidP="00982C9A">
                  <w:pPr>
                    <w:pStyle w:val="TableContent"/>
                    <w:rPr>
                      <w:sz w:val="18"/>
                      <w:szCs w:val="18"/>
                    </w:rPr>
                  </w:pPr>
                  <w:r>
                    <w:rPr>
                      <w:sz w:val="18"/>
                      <w:szCs w:val="18"/>
                    </w:rPr>
                    <w:t>“&lt;5.0”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6F70E3">
                  <w:pPr>
                    <w:pStyle w:val="TableContent"/>
                    <w:rPr>
                      <w:sz w:val="18"/>
                      <w:szCs w:val="18"/>
                    </w:rPr>
                  </w:pPr>
                  <w:r>
                    <w:rPr>
                      <w:sz w:val="18"/>
                      <w:szCs w:val="18"/>
                    </w:rPr>
                    <w:t>0.5</w:t>
                  </w:r>
                </w:p>
              </w:tc>
              <w:tc>
                <w:tcPr>
                  <w:tcW w:w="847" w:type="dxa"/>
                </w:tcPr>
                <w:p w:rsidR="00982C9A" w:rsidRPr="001F1836" w:rsidRDefault="00982C9A" w:rsidP="00982C9A">
                  <w:pPr>
                    <w:pStyle w:val="TableContent"/>
                    <w:rPr>
                      <w:sz w:val="18"/>
                      <w:szCs w:val="18"/>
                    </w:rPr>
                  </w:pPr>
                  <w:r>
                    <w:rPr>
                      <w:sz w:val="18"/>
                      <w:szCs w:val="18"/>
                    </w:rPr>
                    <w:t>“&lt;5.0”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6F70E3">
                  <w:pPr>
                    <w:pStyle w:val="TableContent"/>
                    <w:rPr>
                      <w:sz w:val="18"/>
                      <w:szCs w:val="18"/>
                    </w:rPr>
                  </w:pPr>
                  <w:r>
                    <w:rPr>
                      <w:sz w:val="18"/>
                      <w:szCs w:val="18"/>
                    </w:rPr>
                    <w:t>1</w:t>
                  </w:r>
                </w:p>
              </w:tc>
              <w:tc>
                <w:tcPr>
                  <w:tcW w:w="847" w:type="dxa"/>
                </w:tcPr>
                <w:p w:rsidR="00982C9A" w:rsidRPr="001F1836" w:rsidRDefault="00982C9A" w:rsidP="006F70E3">
                  <w:pPr>
                    <w:pStyle w:val="TableContent"/>
                    <w:rPr>
                      <w:sz w:val="18"/>
                      <w:szCs w:val="18"/>
                    </w:rPr>
                  </w:pPr>
                  <w:r>
                    <w:rPr>
                      <w:sz w:val="18"/>
                      <w:szCs w:val="18"/>
                    </w:rPr>
                    <w:t>“7.8”</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7.8</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433F2C" w:rsidRDefault="00982C9A" w:rsidP="006F70E3">
                  <w:pPr>
                    <w:pStyle w:val="TableContent"/>
                    <w:rPr>
                      <w:sz w:val="18"/>
                      <w:szCs w:val="18"/>
                    </w:rPr>
                  </w:pPr>
                  <w:r>
                    <w:rPr>
                      <w:sz w:val="18"/>
                      <w:szCs w:val="18"/>
                    </w:rPr>
                    <w:t>2</w:t>
                  </w:r>
                </w:p>
              </w:tc>
              <w:tc>
                <w:tcPr>
                  <w:tcW w:w="847" w:type="dxa"/>
                </w:tcPr>
                <w:p w:rsidR="00982C9A" w:rsidRPr="00433F2C" w:rsidRDefault="00982C9A" w:rsidP="006F70E3">
                  <w:pPr>
                    <w:pStyle w:val="TableContent"/>
                    <w:rPr>
                      <w:sz w:val="18"/>
                      <w:szCs w:val="18"/>
                    </w:rPr>
                  </w:pPr>
                  <w:r>
                    <w:rPr>
                      <w:sz w:val="18"/>
                      <w:szCs w:val="18"/>
                    </w:rPr>
                    <w:t>“1.7”</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1.7</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433F2C" w:rsidRDefault="00982C9A" w:rsidP="006F70E3">
                  <w:pPr>
                    <w:pStyle w:val="TableContent"/>
                    <w:rPr>
                      <w:sz w:val="18"/>
                      <w:szCs w:val="18"/>
                    </w:rPr>
                  </w:pPr>
                  <w:r>
                    <w:rPr>
                      <w:sz w:val="18"/>
                      <w:szCs w:val="18"/>
                    </w:rPr>
                    <w:t>4</w:t>
                  </w:r>
                </w:p>
              </w:tc>
              <w:tc>
                <w:tcPr>
                  <w:tcW w:w="847" w:type="dxa"/>
                </w:tcPr>
                <w:p w:rsidR="00982C9A" w:rsidRPr="00433F2C" w:rsidRDefault="00982C9A" w:rsidP="006F70E3">
                  <w:pPr>
                    <w:pStyle w:val="TableContent"/>
                    <w:rPr>
                      <w:sz w:val="18"/>
                      <w:szCs w:val="18"/>
                    </w:rPr>
                  </w:pPr>
                  <w:r>
                    <w:rPr>
                      <w:sz w:val="18"/>
                      <w:szCs w:val="18"/>
                    </w:rPr>
                    <w:t>“&lt;5.0”</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Pr="001F1836" w:rsidRDefault="00982C9A" w:rsidP="006F70E3">
                  <w:pPr>
                    <w:pStyle w:val="TableContent"/>
                    <w:rPr>
                      <w:sz w:val="18"/>
                      <w:szCs w:val="18"/>
                    </w:rPr>
                  </w:pPr>
                  <w:r>
                    <w:rPr>
                      <w:sz w:val="18"/>
                      <w:szCs w:val="18"/>
                    </w:rPr>
                    <w:t>ng/mL</w:t>
                  </w:r>
                </w:p>
              </w:tc>
            </w:tr>
          </w:tbl>
          <w:p w:rsidR="001F1836" w:rsidRPr="00CE7942" w:rsidRDefault="001F1836" w:rsidP="00CE7942">
            <w:pPr>
              <w:rPr>
                <w:sz w:val="18"/>
              </w:rPr>
            </w:pPr>
          </w:p>
          <w:p w:rsidR="00B40987" w:rsidRDefault="00B40987" w:rsidP="00683D2D">
            <w:pPr>
              <w:rPr>
                <w:sz w:val="18"/>
              </w:rPr>
            </w:pPr>
            <w:r>
              <w:rPr>
                <w:sz w:val="18"/>
              </w:rPr>
              <w:t>With the introduction of required CDISC compatibility, the PCLLOQ data item will also be a required data element for the Pfizer Standard PK Data Definition for PK Definition Files/LCD files/ARD files and Data loads to the EQuIP. This value, PCLLOQ, is related to PCMETHOD</w:t>
            </w:r>
            <w:r w:rsidR="00F85217">
              <w:rPr>
                <w:sz w:val="18"/>
              </w:rPr>
              <w:t xml:space="preserve"> and PCANMETH</w:t>
            </w:r>
            <w:r>
              <w:rPr>
                <w:sz w:val="18"/>
              </w:rPr>
              <w:t xml:space="preserve">, and represents the LLOQ as </w:t>
            </w:r>
            <w:proofErr w:type="gramStart"/>
            <w:r>
              <w:rPr>
                <w:sz w:val="18"/>
              </w:rPr>
              <w:t>a</w:t>
            </w:r>
            <w:proofErr w:type="gramEnd"/>
            <w:r>
              <w:rPr>
                <w:sz w:val="18"/>
              </w:rPr>
              <w:t xml:space="preserve"> attribute of the bioanalytical method operational characteristic</w:t>
            </w:r>
            <w:r w:rsidR="00CE7942">
              <w:rPr>
                <w:sz w:val="18"/>
              </w:rPr>
              <w:t>s and not for a specific bioanalytical batch run.</w:t>
            </w:r>
          </w:p>
          <w:p w:rsidR="00CE7942" w:rsidRDefault="00CE7942" w:rsidP="00683D2D">
            <w:pPr>
              <w:rPr>
                <w:sz w:val="18"/>
              </w:rPr>
            </w:pPr>
          </w:p>
          <w:p w:rsidR="00CE7942" w:rsidRDefault="00CE7942" w:rsidP="00CE7942">
            <w:pPr>
              <w:rPr>
                <w:sz w:val="18"/>
              </w:rPr>
            </w:pPr>
            <w:r>
              <w:rPr>
                <w:sz w:val="18"/>
              </w:rPr>
              <w:t>The legacy Pfizer eNCA system sets any value reported as “&lt;xxx.xxx”, with xxx.xxx the numeric value of the LLOQ to a numeric ZERO value in the field PKCNCN as default behavior.</w:t>
            </w:r>
          </w:p>
          <w:p w:rsidR="00CE7942" w:rsidRDefault="00CE7942" w:rsidP="00CE7942">
            <w:pPr>
              <w:rPr>
                <w:sz w:val="18"/>
              </w:rPr>
            </w:pPr>
          </w:p>
          <w:p w:rsidR="00CE7942" w:rsidRPr="00683D2D" w:rsidRDefault="00CE7942" w:rsidP="001F3DCC">
            <w:pPr>
              <w:rPr>
                <w:sz w:val="18"/>
              </w:rPr>
            </w:pPr>
            <w:r>
              <w:rPr>
                <w:sz w:val="18"/>
              </w:rPr>
              <w:t>If the PK analysis requires a different replacement value, other than ZERO, the system will permit the user to implement a user defined method to convert the PKCNC and PKCNCN fields to a user definable PKCNCNMOD and PKCNCNMODU fields. This is a standard mechanism in the legacy Pfizer eNCA system to permit modifications, typically for baseline correction methods, to the supplied and system controlled PKCNC/PKCNCN values.</w:t>
            </w:r>
            <w:r w:rsidR="001F6D29">
              <w:rPr>
                <w:sz w:val="18"/>
              </w:rPr>
              <w:t xml:space="preserve"> Thus, as an example, the user could set values reported as “&lt;xxx.xxx” in the PKCNC field to ½ the reported PCLLOQ value in the PKCNCNMOD field. This could be provided as a standard method for data transformation in the EQuIP NCA application or as a standard computation engine method for function.</w:t>
            </w:r>
            <w:r w:rsidR="001F3DCC">
              <w:rPr>
                <w:sz w:val="18"/>
              </w:rPr>
              <w:t xml:space="preserve"> See </w:t>
            </w:r>
            <w:r w:rsidR="001F3DCC">
              <w:rPr>
                <w:sz w:val="18"/>
              </w:rPr>
              <w:fldChar w:fldCharType="begin"/>
            </w:r>
            <w:r w:rsidR="001F3DCC">
              <w:rPr>
                <w:sz w:val="18"/>
              </w:rPr>
              <w:instrText xml:space="preserve"> REF LLOQPATTERNS \h </w:instrText>
            </w:r>
            <w:r w:rsidR="001F3DCC">
              <w:rPr>
                <w:sz w:val="18"/>
              </w:rPr>
            </w:r>
            <w:r w:rsidR="001F3DCC">
              <w:rPr>
                <w:sz w:val="18"/>
              </w:rPr>
              <w:fldChar w:fldCharType="separate"/>
            </w:r>
            <w:r w:rsidR="001F3DCC" w:rsidRPr="00323C5D">
              <w:rPr>
                <w:rFonts w:eastAsia="Times New Roman" w:cs="Arial"/>
                <w:color w:val="000000"/>
                <w:sz w:val="18"/>
                <w:szCs w:val="18"/>
                <w:lang w:eastAsia="en-US"/>
              </w:rPr>
              <w:t>LLOQPATTERNS</w:t>
            </w:r>
            <w:r w:rsidR="001F3DCC">
              <w:rPr>
                <w:sz w:val="18"/>
              </w:rPr>
              <w:fldChar w:fldCharType="end"/>
            </w:r>
            <w:r w:rsidR="001F3DCC">
              <w:rPr>
                <w:sz w:val="18"/>
              </w:rPr>
              <w:t xml:space="preserve"> for how flexible identification of values defined as below the limit of quantification </w:t>
            </w:r>
            <w:proofErr w:type="gramStart"/>
            <w:r w:rsidR="001F3DCC">
              <w:rPr>
                <w:sz w:val="18"/>
              </w:rPr>
              <w:t>are</w:t>
            </w:r>
            <w:proofErr w:type="gramEnd"/>
            <w:r w:rsidR="001F3DCC">
              <w:rPr>
                <w:sz w:val="18"/>
              </w:rPr>
              <w:t xml:space="preserve"> defined.</w:t>
            </w:r>
          </w:p>
        </w:tc>
      </w:tr>
      <w:tr w:rsidR="001E600B" w:rsidRPr="00846DB7" w:rsidTr="007A5AE9">
        <w:tc>
          <w:tcPr>
            <w:tcW w:w="692" w:type="dxa"/>
          </w:tcPr>
          <w:p w:rsidR="001E600B" w:rsidRDefault="00967E14" w:rsidP="00846DB7">
            <w:pPr>
              <w:pStyle w:val="TableContent"/>
              <w:jc w:val="center"/>
              <w:rPr>
                <w:bCs w:val="0"/>
                <w:sz w:val="18"/>
              </w:rPr>
            </w:pPr>
            <w:r>
              <w:rPr>
                <w:bCs w:val="0"/>
                <w:sz w:val="18"/>
              </w:rPr>
              <w:t>1</w:t>
            </w:r>
            <w:r w:rsidR="007658EE">
              <w:rPr>
                <w:bCs w:val="0"/>
                <w:sz w:val="18"/>
              </w:rPr>
              <w:t>9</w:t>
            </w:r>
          </w:p>
        </w:tc>
        <w:tc>
          <w:tcPr>
            <w:tcW w:w="8553" w:type="dxa"/>
          </w:tcPr>
          <w:p w:rsidR="001E600B" w:rsidRPr="001E600B" w:rsidRDefault="001E600B" w:rsidP="001E600B">
            <w:pPr>
              <w:pStyle w:val="TableContent"/>
              <w:rPr>
                <w:b/>
                <w:bCs w:val="0"/>
                <w:sz w:val="18"/>
              </w:rPr>
            </w:pPr>
            <w:r>
              <w:rPr>
                <w:b/>
                <w:bCs w:val="0"/>
                <w:sz w:val="18"/>
              </w:rPr>
              <w:t>Baseline</w:t>
            </w:r>
            <w:r w:rsidRPr="001E600B">
              <w:rPr>
                <w:b/>
                <w:bCs w:val="0"/>
                <w:sz w:val="18"/>
              </w:rPr>
              <w:t xml:space="preserve"> Correction</w:t>
            </w:r>
          </w:p>
          <w:p w:rsidR="001E600B" w:rsidRPr="001E600B" w:rsidRDefault="001E600B" w:rsidP="001E600B">
            <w:pPr>
              <w:rPr>
                <w:sz w:val="18"/>
              </w:rPr>
            </w:pPr>
          </w:p>
          <w:p w:rsidR="001E600B" w:rsidRPr="001E600B" w:rsidRDefault="001E600B" w:rsidP="001E600B">
            <w:pPr>
              <w:rPr>
                <w:sz w:val="18"/>
              </w:rPr>
            </w:pPr>
            <w:r w:rsidRPr="001E600B">
              <w:rPr>
                <w:sz w:val="18"/>
              </w:rPr>
              <w:t>The baselinecorrect function</w:t>
            </w:r>
            <w:r w:rsidR="00967E14">
              <w:rPr>
                <w:sz w:val="18"/>
              </w:rPr>
              <w:t>/method</w:t>
            </w:r>
            <w:r w:rsidRPr="001E600B">
              <w:rPr>
                <w:sz w:val="18"/>
              </w:rPr>
              <w:t xml:space="preserve"> implements baseline correction of concentration data. The primary rationale for using this function is to compute the correction and prepare</w:t>
            </w:r>
            <w:r w:rsidR="00AA735A">
              <w:rPr>
                <w:sz w:val="18"/>
              </w:rPr>
              <w:t xml:space="preserve"> or update the </w:t>
            </w:r>
            <w:r w:rsidR="00967E14">
              <w:rPr>
                <w:sz w:val="18"/>
              </w:rPr>
              <w:t xml:space="preserve">dataset </w:t>
            </w:r>
            <w:r w:rsidRPr="001E600B">
              <w:rPr>
                <w:sz w:val="18"/>
              </w:rPr>
              <w:t xml:space="preserve">for analysis with the corrected </w:t>
            </w:r>
            <w:r w:rsidR="00967E14">
              <w:rPr>
                <w:sz w:val="18"/>
              </w:rPr>
              <w:t xml:space="preserve">baseline </w:t>
            </w:r>
            <w:r w:rsidRPr="001E600B">
              <w:rPr>
                <w:sz w:val="18"/>
              </w:rPr>
              <w:t>values.</w:t>
            </w:r>
            <w:r w:rsidRPr="001E600B">
              <w:rPr>
                <w:sz w:val="18"/>
              </w:rPr>
              <w:cr/>
            </w:r>
          </w:p>
          <w:p w:rsidR="001E600B" w:rsidRPr="001E600B" w:rsidRDefault="001E600B" w:rsidP="001E600B">
            <w:pPr>
              <w:rPr>
                <w:sz w:val="18"/>
              </w:rPr>
            </w:pPr>
            <w:r w:rsidRPr="001E600B">
              <w:rPr>
                <w:sz w:val="18"/>
              </w:rPr>
              <w:t>The individual timepoint data are grouped as profiles for correction by unique values of study design elements defined in the sdelist argument. One or more concentration datapoints are specified by the criteria defined in the "baseline index" (bslindex) argument selecting concentration data from each profile defined through the unique elements of sdelist.</w:t>
            </w:r>
            <w:r w:rsidRPr="001E600B">
              <w:rPr>
                <w:sz w:val="18"/>
              </w:rPr>
              <w:cr/>
            </w:r>
          </w:p>
          <w:p w:rsidR="001E600B" w:rsidRPr="001E600B" w:rsidRDefault="001E600B" w:rsidP="001E600B">
            <w:pPr>
              <w:rPr>
                <w:sz w:val="18"/>
              </w:rPr>
            </w:pPr>
            <w:r w:rsidRPr="001E600B">
              <w:rPr>
                <w:sz w:val="18"/>
              </w:rPr>
              <w:t xml:space="preserve">The correction is implemented as the offset of the concentration data by the single predose concentration data point identified by the bslindex or, if more than one data point for each profile is available data from each profile, the mean of the concentration values indexed by bslindex for each profile. </w:t>
            </w:r>
            <w:r w:rsidRPr="001E600B">
              <w:rPr>
                <w:sz w:val="18"/>
              </w:rPr>
              <w:cr/>
            </w:r>
          </w:p>
          <w:p w:rsidR="00967E14" w:rsidRPr="00967E14" w:rsidRDefault="001E600B" w:rsidP="00967E14">
            <w:pPr>
              <w:rPr>
                <w:sz w:val="18"/>
              </w:rPr>
            </w:pPr>
            <w:r w:rsidRPr="001E600B">
              <w:rPr>
                <w:sz w:val="18"/>
              </w:rPr>
              <w:t>The corrected concentration value is returned in the original PKCNC and PKCNCN fields. The correction itself is returned in the CORRECTION field. The original concentration data is returned as PKCNC.orig and an updated PKTERM field is returned as described in the arguments below.</w:t>
            </w:r>
          </w:p>
        </w:tc>
      </w:tr>
      <w:tr w:rsidR="00523114" w:rsidRPr="00846DB7" w:rsidTr="007A5AE9">
        <w:tc>
          <w:tcPr>
            <w:tcW w:w="692" w:type="dxa"/>
          </w:tcPr>
          <w:p w:rsidR="00523114" w:rsidRDefault="007658EE" w:rsidP="00846DB7">
            <w:pPr>
              <w:pStyle w:val="TableContent"/>
              <w:jc w:val="center"/>
              <w:rPr>
                <w:bCs w:val="0"/>
                <w:sz w:val="18"/>
              </w:rPr>
            </w:pPr>
            <w:r>
              <w:rPr>
                <w:bCs w:val="0"/>
                <w:sz w:val="18"/>
              </w:rPr>
              <w:lastRenderedPageBreak/>
              <w:t>20</w:t>
            </w:r>
          </w:p>
        </w:tc>
        <w:tc>
          <w:tcPr>
            <w:tcW w:w="8553" w:type="dxa"/>
          </w:tcPr>
          <w:p w:rsidR="00523114" w:rsidRDefault="00523114" w:rsidP="001E600B">
            <w:pPr>
              <w:pStyle w:val="TableContent"/>
              <w:rPr>
                <w:b/>
                <w:bCs w:val="0"/>
                <w:sz w:val="18"/>
              </w:rPr>
            </w:pPr>
            <w:bookmarkStart w:id="60" w:name="FLGSMPLPOSTDOSE"/>
            <w:r>
              <w:rPr>
                <w:b/>
                <w:bCs w:val="0"/>
                <w:sz w:val="18"/>
              </w:rPr>
              <w:t>FLGSMPLPOSTDOSE</w:t>
            </w:r>
            <w:bookmarkEnd w:id="60"/>
          </w:p>
          <w:p w:rsidR="00523114" w:rsidRDefault="00523114" w:rsidP="001E600B">
            <w:pPr>
              <w:pStyle w:val="TableContent"/>
              <w:rPr>
                <w:b/>
                <w:bCs w:val="0"/>
                <w:sz w:val="18"/>
              </w:rPr>
            </w:pPr>
          </w:p>
          <w:p w:rsidR="00523114" w:rsidRDefault="00523114" w:rsidP="001E600B">
            <w:pPr>
              <w:pStyle w:val="TableContent"/>
              <w:rPr>
                <w:bCs w:val="0"/>
                <w:sz w:val="18"/>
              </w:rPr>
            </w:pPr>
            <w:r w:rsidRPr="00523114">
              <w:rPr>
                <w:bCs w:val="0"/>
                <w:sz w:val="18"/>
              </w:rPr>
              <w:t>FLGSMPLP</w:t>
            </w:r>
            <w:r>
              <w:rPr>
                <w:bCs w:val="0"/>
                <w:sz w:val="18"/>
              </w:rPr>
              <w:t>OST</w:t>
            </w:r>
            <w:r w:rsidRPr="005253A6">
              <w:rPr>
                <w:bCs w:val="0"/>
                <w:sz w:val="18"/>
              </w:rPr>
              <w:t xml:space="preserve">DOSE </w:t>
            </w:r>
            <w:r>
              <w:rPr>
                <w:bCs w:val="0"/>
                <w:sz w:val="18"/>
              </w:rPr>
              <w:t>a data</w:t>
            </w:r>
            <w:r w:rsidR="005253A6">
              <w:rPr>
                <w:bCs w:val="0"/>
                <w:sz w:val="18"/>
              </w:rPr>
              <w:t>set</w:t>
            </w:r>
            <w:r>
              <w:rPr>
                <w:bCs w:val="0"/>
                <w:sz w:val="18"/>
              </w:rPr>
              <w:t xml:space="preserve"> flag that is used to indicate whether a sample planned to be taken prior to the planned dose, is actually taken following the planned dose. When available it is incorporated into the analysis dataset.</w:t>
            </w:r>
          </w:p>
          <w:p w:rsidR="00523114" w:rsidRDefault="00523114" w:rsidP="001E600B">
            <w:pPr>
              <w:pStyle w:val="TableContent"/>
              <w:rPr>
                <w:bCs w:val="0"/>
                <w:sz w:val="18"/>
              </w:rPr>
            </w:pPr>
          </w:p>
          <w:tbl>
            <w:tblPr>
              <w:tblStyle w:val="TableGrid"/>
              <w:tblW w:w="0" w:type="auto"/>
              <w:tblLook w:val="04A0" w:firstRow="1" w:lastRow="0" w:firstColumn="1" w:lastColumn="0" w:noHBand="0" w:noVBand="1"/>
            </w:tblPr>
            <w:tblGrid>
              <w:gridCol w:w="4161"/>
              <w:gridCol w:w="4161"/>
            </w:tblGrid>
            <w:tr w:rsidR="00523114" w:rsidTr="00523114">
              <w:tc>
                <w:tcPr>
                  <w:tcW w:w="4161" w:type="dxa"/>
                </w:tcPr>
                <w:p w:rsidR="00523114" w:rsidRDefault="00523114" w:rsidP="001E600B">
                  <w:pPr>
                    <w:pStyle w:val="TableContent"/>
                    <w:rPr>
                      <w:bCs w:val="0"/>
                      <w:sz w:val="18"/>
                    </w:rPr>
                  </w:pPr>
                  <w:r>
                    <w:rPr>
                      <w:bCs w:val="0"/>
                      <w:sz w:val="18"/>
                    </w:rPr>
                    <w:t>FLGSMPLPOSTDOSE</w:t>
                  </w:r>
                </w:p>
              </w:tc>
              <w:tc>
                <w:tcPr>
                  <w:tcW w:w="4161" w:type="dxa"/>
                </w:tcPr>
                <w:p w:rsidR="00523114" w:rsidRDefault="00523114" w:rsidP="001E600B">
                  <w:pPr>
                    <w:pStyle w:val="TableContent"/>
                    <w:rPr>
                      <w:bCs w:val="0"/>
                      <w:sz w:val="18"/>
                    </w:rPr>
                  </w:pPr>
                  <w:r>
                    <w:rPr>
                      <w:bCs w:val="0"/>
                      <w:sz w:val="18"/>
                    </w:rPr>
                    <w:t>Criteria</w:t>
                  </w:r>
                </w:p>
              </w:tc>
            </w:tr>
            <w:tr w:rsidR="00523114" w:rsidTr="00523114">
              <w:tc>
                <w:tcPr>
                  <w:tcW w:w="4161" w:type="dxa"/>
                </w:tcPr>
                <w:p w:rsidR="00523114" w:rsidRDefault="00523114" w:rsidP="001E600B">
                  <w:pPr>
                    <w:pStyle w:val="TableContent"/>
                    <w:rPr>
                      <w:bCs w:val="0"/>
                      <w:sz w:val="18"/>
                    </w:rPr>
                  </w:pPr>
                  <w:r>
                    <w:rPr>
                      <w:bCs w:val="0"/>
                      <w:sz w:val="18"/>
                    </w:rPr>
                    <w:t>0</w:t>
                  </w:r>
                </w:p>
              </w:tc>
              <w:tc>
                <w:tcPr>
                  <w:tcW w:w="4161" w:type="dxa"/>
                </w:tcPr>
                <w:p w:rsidR="00523114" w:rsidRDefault="00523114" w:rsidP="001E600B">
                  <w:pPr>
                    <w:pStyle w:val="TableContent"/>
                    <w:rPr>
                      <w:bCs w:val="0"/>
                      <w:sz w:val="18"/>
                    </w:rPr>
                  </w:pPr>
                  <w:r>
                    <w:rPr>
                      <w:bCs w:val="0"/>
                      <w:sz w:val="18"/>
                    </w:rPr>
                    <w:t>pk sample occurs prior to the planned dose rather than prior</w:t>
                  </w:r>
                </w:p>
              </w:tc>
            </w:tr>
            <w:tr w:rsidR="00523114" w:rsidTr="00523114">
              <w:tc>
                <w:tcPr>
                  <w:tcW w:w="4161" w:type="dxa"/>
                </w:tcPr>
                <w:p w:rsidR="00523114" w:rsidRDefault="00523114" w:rsidP="001E600B">
                  <w:pPr>
                    <w:pStyle w:val="TableContent"/>
                    <w:rPr>
                      <w:bCs w:val="0"/>
                      <w:sz w:val="18"/>
                    </w:rPr>
                  </w:pPr>
                  <w:r>
                    <w:rPr>
                      <w:bCs w:val="0"/>
                      <w:sz w:val="18"/>
                    </w:rPr>
                    <w:t>1</w:t>
                  </w:r>
                </w:p>
              </w:tc>
              <w:tc>
                <w:tcPr>
                  <w:tcW w:w="4161" w:type="dxa"/>
                </w:tcPr>
                <w:p w:rsidR="00523114" w:rsidRDefault="00523114" w:rsidP="001E600B">
                  <w:pPr>
                    <w:pStyle w:val="TableContent"/>
                    <w:rPr>
                      <w:bCs w:val="0"/>
                      <w:sz w:val="18"/>
                    </w:rPr>
                  </w:pPr>
                  <w:r>
                    <w:rPr>
                      <w:bCs w:val="0"/>
                      <w:sz w:val="18"/>
                    </w:rPr>
                    <w:t xml:space="preserve">pk sample occurs following to the planned dose rather than </w:t>
                  </w:r>
                  <w:r w:rsidR="005253A6">
                    <w:rPr>
                      <w:bCs w:val="0"/>
                      <w:sz w:val="18"/>
                    </w:rPr>
                    <w:t xml:space="preserve">as planned </w:t>
                  </w:r>
                  <w:r>
                    <w:rPr>
                      <w:bCs w:val="0"/>
                      <w:sz w:val="18"/>
                    </w:rPr>
                    <w:t>prior</w:t>
                  </w:r>
                  <w:r w:rsidR="005253A6">
                    <w:rPr>
                      <w:bCs w:val="0"/>
                      <w:sz w:val="18"/>
                    </w:rPr>
                    <w:t xml:space="preserve"> to the dose</w:t>
                  </w:r>
                </w:p>
              </w:tc>
            </w:tr>
          </w:tbl>
          <w:p w:rsidR="00523114" w:rsidRDefault="00523114" w:rsidP="001E600B">
            <w:pPr>
              <w:pStyle w:val="TableContent"/>
              <w:rPr>
                <w:b/>
                <w:bCs w:val="0"/>
                <w:sz w:val="18"/>
              </w:rPr>
            </w:pPr>
          </w:p>
        </w:tc>
      </w:tr>
      <w:tr w:rsidR="00C4643B" w:rsidRPr="00846DB7" w:rsidTr="007A5AE9">
        <w:tc>
          <w:tcPr>
            <w:tcW w:w="692" w:type="dxa"/>
          </w:tcPr>
          <w:p w:rsidR="00C4643B" w:rsidRDefault="00C4643B" w:rsidP="00846DB7">
            <w:pPr>
              <w:pStyle w:val="TableContent"/>
              <w:jc w:val="center"/>
              <w:rPr>
                <w:bCs w:val="0"/>
                <w:sz w:val="18"/>
              </w:rPr>
            </w:pPr>
            <w:r>
              <w:rPr>
                <w:bCs w:val="0"/>
                <w:sz w:val="18"/>
              </w:rPr>
              <w:t>21</w:t>
            </w:r>
          </w:p>
        </w:tc>
        <w:tc>
          <w:tcPr>
            <w:tcW w:w="8553" w:type="dxa"/>
          </w:tcPr>
          <w:p w:rsidR="00C4643B" w:rsidRDefault="00C4643B" w:rsidP="001E600B">
            <w:pPr>
              <w:pStyle w:val="TableContent"/>
              <w:rPr>
                <w:b/>
                <w:bCs w:val="0"/>
                <w:sz w:val="18"/>
              </w:rPr>
            </w:pPr>
            <w:bookmarkStart w:id="61" w:name="FLGMERGE"/>
            <w:r w:rsidRPr="00C4643B">
              <w:rPr>
                <w:b/>
                <w:bCs w:val="0"/>
                <w:sz w:val="18"/>
              </w:rPr>
              <w:t>FLGMERGE</w:t>
            </w:r>
            <w:bookmarkEnd w:id="61"/>
          </w:p>
          <w:p w:rsidR="00C4643B" w:rsidRPr="00C4643B" w:rsidRDefault="00C4643B" w:rsidP="001E600B">
            <w:pPr>
              <w:pStyle w:val="TableContent"/>
              <w:rPr>
                <w:b/>
                <w:bCs w:val="0"/>
                <w:sz w:val="18"/>
              </w:rPr>
            </w:pPr>
            <w:r w:rsidRPr="00DD25E3">
              <w:rPr>
                <w:rFonts w:cs="Arial"/>
                <w:color w:val="000000"/>
                <w:sz w:val="18"/>
                <w:szCs w:val="18"/>
              </w:rPr>
              <w:t xml:space="preserve">Data item utilized </w:t>
            </w:r>
            <w:r w:rsidR="009D7C24">
              <w:rPr>
                <w:rFonts w:cs="Arial"/>
                <w:color w:val="000000"/>
                <w:sz w:val="18"/>
                <w:szCs w:val="18"/>
              </w:rPr>
              <w:t xml:space="preserve">as a merge key </w:t>
            </w:r>
            <w:r w:rsidRPr="00DD25E3">
              <w:rPr>
                <w:rFonts w:cs="Arial"/>
                <w:color w:val="000000"/>
                <w:sz w:val="18"/>
                <w:szCs w:val="18"/>
              </w:rPr>
              <w:t>to merge FLAG dataset items into the concentration dataset</w:t>
            </w:r>
          </w:p>
        </w:tc>
      </w:tr>
      <w:tr w:rsidR="007F2254" w:rsidRPr="00846DB7" w:rsidTr="007A5AE9">
        <w:tc>
          <w:tcPr>
            <w:tcW w:w="692" w:type="dxa"/>
          </w:tcPr>
          <w:p w:rsidR="007F2254" w:rsidRDefault="007F2254" w:rsidP="00846DB7">
            <w:pPr>
              <w:pStyle w:val="TableContent"/>
              <w:jc w:val="center"/>
              <w:rPr>
                <w:bCs w:val="0"/>
                <w:sz w:val="18"/>
              </w:rPr>
            </w:pPr>
            <w:bookmarkStart w:id="62" w:name="1044520"/>
            <w:bookmarkStart w:id="63" w:name="1044571"/>
            <w:bookmarkStart w:id="64" w:name="_Toc5186412"/>
            <w:bookmarkStart w:id="65" w:name="_Ref132101013"/>
            <w:bookmarkStart w:id="66" w:name="_Ref132101044"/>
            <w:bookmarkEnd w:id="62"/>
            <w:bookmarkEnd w:id="63"/>
            <w:r>
              <w:rPr>
                <w:bCs w:val="0"/>
                <w:sz w:val="18"/>
              </w:rPr>
              <w:t>22</w:t>
            </w:r>
          </w:p>
        </w:tc>
        <w:tc>
          <w:tcPr>
            <w:tcW w:w="8553" w:type="dxa"/>
          </w:tcPr>
          <w:p w:rsidR="007F2254" w:rsidRPr="00C4643B" w:rsidRDefault="001E7255" w:rsidP="007F2254">
            <w:pPr>
              <w:pStyle w:val="TableContent"/>
              <w:rPr>
                <w:b/>
                <w:bCs w:val="0"/>
                <w:sz w:val="18"/>
              </w:rPr>
            </w:pPr>
            <w:r>
              <w:rPr>
                <w:rFonts w:cs="Arial"/>
                <w:color w:val="000000"/>
                <w:sz w:val="18"/>
                <w:szCs w:val="18"/>
              </w:rPr>
              <w:fldChar w:fldCharType="begin"/>
            </w:r>
            <w:r>
              <w:rPr>
                <w:rFonts w:cs="Arial"/>
                <w:color w:val="000000"/>
                <w:sz w:val="18"/>
                <w:szCs w:val="18"/>
              </w:rPr>
              <w:instrText xml:space="preserve"> REF FLGEXPROF \h </w:instrText>
            </w:r>
            <w:r>
              <w:rPr>
                <w:rFonts w:cs="Arial"/>
                <w:color w:val="000000"/>
                <w:sz w:val="18"/>
                <w:szCs w:val="18"/>
              </w:rPr>
            </w:r>
            <w:r>
              <w:rPr>
                <w:rFonts w:cs="Arial"/>
                <w:color w:val="000000"/>
                <w:sz w:val="18"/>
                <w:szCs w:val="18"/>
              </w:rPr>
              <w:fldChar w:fldCharType="separate"/>
            </w:r>
            <w:r>
              <w:rPr>
                <w:rFonts w:cs="Arial"/>
                <w:color w:val="000000"/>
                <w:sz w:val="18"/>
                <w:szCs w:val="18"/>
              </w:rPr>
              <w:t>FLGEXPROF</w:t>
            </w:r>
            <w:r>
              <w:rPr>
                <w:rFonts w:cs="Arial"/>
                <w:color w:val="000000"/>
                <w:sz w:val="18"/>
                <w:szCs w:val="18"/>
              </w:rPr>
              <w:fldChar w:fldCharType="end"/>
            </w:r>
            <w:r w:rsidR="00CA5175">
              <w:rPr>
                <w:rFonts w:cs="Arial"/>
                <w:color w:val="000000"/>
                <w:sz w:val="18"/>
                <w:szCs w:val="18"/>
              </w:rPr>
              <w:t>†</w:t>
            </w:r>
            <w:r w:rsidR="00497122">
              <w:rPr>
                <w:rFonts w:cs="Arial"/>
                <w:color w:val="000000"/>
                <w:sz w:val="18"/>
                <w:szCs w:val="18"/>
              </w:rPr>
              <w:t xml:space="preserve"> - </w:t>
            </w:r>
            <w:r w:rsidR="007F2254">
              <w:rPr>
                <w:rFonts w:cs="Arial"/>
                <w:color w:val="000000"/>
                <w:sz w:val="18"/>
                <w:szCs w:val="18"/>
              </w:rPr>
              <w:t xml:space="preserve">Parameter generation control flag. If </w:t>
            </w:r>
            <w:r w:rsidR="007F2254">
              <w:rPr>
                <w:rFonts w:cs="Arial"/>
                <w:color w:val="000000"/>
                <w:sz w:val="18"/>
                <w:szCs w:val="18"/>
              </w:rPr>
              <w:fldChar w:fldCharType="begin"/>
            </w:r>
            <w:r w:rsidR="007F2254">
              <w:rPr>
                <w:rFonts w:cs="Arial"/>
                <w:color w:val="000000"/>
                <w:sz w:val="18"/>
                <w:szCs w:val="18"/>
              </w:rPr>
              <w:instrText xml:space="preserve"> REF FLGEXPROF \h </w:instrText>
            </w:r>
            <w:r w:rsidR="007F2254">
              <w:rPr>
                <w:rFonts w:cs="Arial"/>
                <w:color w:val="000000"/>
                <w:sz w:val="18"/>
                <w:szCs w:val="18"/>
              </w:rPr>
            </w:r>
            <w:r w:rsidR="007F2254">
              <w:rPr>
                <w:rFonts w:cs="Arial"/>
                <w:color w:val="000000"/>
                <w:sz w:val="18"/>
                <w:szCs w:val="18"/>
              </w:rPr>
              <w:fldChar w:fldCharType="separate"/>
            </w:r>
            <w:r w:rsidR="007F2254">
              <w:rPr>
                <w:rFonts w:cs="Arial"/>
                <w:color w:val="000000"/>
                <w:sz w:val="18"/>
                <w:szCs w:val="18"/>
              </w:rPr>
              <w:t>FLGEXPROF</w:t>
            </w:r>
            <w:r w:rsidR="007F2254">
              <w:rPr>
                <w:rFonts w:cs="Arial"/>
                <w:color w:val="000000"/>
                <w:sz w:val="18"/>
                <w:szCs w:val="18"/>
              </w:rPr>
              <w:fldChar w:fldCharType="end"/>
            </w:r>
            <w:r w:rsidR="007F2254">
              <w:rPr>
                <w:rFonts w:cs="Arial"/>
                <w:color w:val="000000"/>
                <w:sz w:val="18"/>
                <w:szCs w:val="18"/>
              </w:rPr>
              <w:t xml:space="preserve"> is set to 1 then don’t compute PROFILE level parameters, for example </w:t>
            </w:r>
            <w:r w:rsidR="007F2254">
              <w:rPr>
                <w:rFonts w:cs="Arial"/>
                <w:color w:val="000000"/>
                <w:sz w:val="18"/>
                <w:szCs w:val="18"/>
              </w:rPr>
              <w:fldChar w:fldCharType="begin"/>
            </w:r>
            <w:r w:rsidR="007F2254">
              <w:rPr>
                <w:rFonts w:cs="Arial"/>
                <w:color w:val="000000"/>
                <w:sz w:val="18"/>
                <w:szCs w:val="18"/>
              </w:rPr>
              <w:instrText xml:space="preserve"> REF CMIN \h </w:instrText>
            </w:r>
            <w:r w:rsidR="007F2254">
              <w:rPr>
                <w:rFonts w:cs="Arial"/>
                <w:color w:val="000000"/>
                <w:sz w:val="18"/>
                <w:szCs w:val="18"/>
              </w:rPr>
            </w:r>
            <w:r w:rsidR="007F2254">
              <w:rPr>
                <w:rFonts w:cs="Arial"/>
                <w:color w:val="000000"/>
                <w:sz w:val="18"/>
                <w:szCs w:val="18"/>
              </w:rPr>
              <w:fldChar w:fldCharType="separate"/>
            </w:r>
            <w:r w:rsidR="007F2254" w:rsidRPr="00252B00">
              <w:rPr>
                <w:b/>
                <w:sz w:val="18"/>
                <w:szCs w:val="18"/>
              </w:rPr>
              <w:t>CMIN</w:t>
            </w:r>
            <w:r w:rsidR="007F2254">
              <w:rPr>
                <w:rFonts w:cs="Arial"/>
                <w:color w:val="000000"/>
                <w:sz w:val="18"/>
                <w:szCs w:val="18"/>
              </w:rPr>
              <w:fldChar w:fldCharType="end"/>
            </w:r>
            <w:r w:rsidR="007F2254">
              <w:rPr>
                <w:rFonts w:cs="Arial"/>
                <w:color w:val="000000"/>
                <w:sz w:val="18"/>
                <w:szCs w:val="18"/>
              </w:rPr>
              <w:t xml:space="preserve">, but only compute DOSING INTERVAL level parameters, for example </w:t>
            </w:r>
            <w:r w:rsidR="007F2254">
              <w:rPr>
                <w:rFonts w:cs="Arial"/>
                <w:color w:val="000000"/>
                <w:sz w:val="18"/>
                <w:szCs w:val="18"/>
              </w:rPr>
              <w:fldChar w:fldCharType="begin"/>
            </w:r>
            <w:r w:rsidR="007F2254">
              <w:rPr>
                <w:rFonts w:cs="Arial"/>
                <w:color w:val="000000"/>
                <w:sz w:val="18"/>
                <w:szCs w:val="18"/>
              </w:rPr>
              <w:instrText xml:space="preserve"> REF CMINi \h </w:instrText>
            </w:r>
            <w:r w:rsidR="007F2254">
              <w:rPr>
                <w:rFonts w:cs="Arial"/>
                <w:color w:val="000000"/>
                <w:sz w:val="18"/>
                <w:szCs w:val="18"/>
              </w:rPr>
            </w:r>
            <w:r w:rsidR="007F2254">
              <w:rPr>
                <w:rFonts w:cs="Arial"/>
                <w:color w:val="000000"/>
                <w:sz w:val="18"/>
                <w:szCs w:val="18"/>
              </w:rPr>
              <w:fldChar w:fldCharType="separate"/>
            </w:r>
            <w:r w:rsidR="007F2254" w:rsidRPr="00252B00">
              <w:rPr>
                <w:b/>
                <w:sz w:val="18"/>
                <w:szCs w:val="18"/>
              </w:rPr>
              <w:t>CMIN</w:t>
            </w:r>
            <w:r w:rsidR="007F2254" w:rsidRPr="00252B00">
              <w:rPr>
                <w:b/>
                <w:i/>
                <w:iCs/>
                <w:sz w:val="18"/>
                <w:szCs w:val="18"/>
              </w:rPr>
              <w:t>i</w:t>
            </w:r>
            <w:r w:rsidR="007F2254">
              <w:rPr>
                <w:rFonts w:cs="Arial"/>
                <w:color w:val="000000"/>
                <w:sz w:val="18"/>
                <w:szCs w:val="18"/>
              </w:rPr>
              <w:fldChar w:fldCharType="end"/>
            </w:r>
            <w:r w:rsidR="007F2254">
              <w:rPr>
                <w:rFonts w:cs="Arial"/>
                <w:color w:val="000000"/>
                <w:sz w:val="18"/>
                <w:szCs w:val="18"/>
              </w:rPr>
              <w:t>.</w:t>
            </w:r>
          </w:p>
        </w:tc>
      </w:tr>
      <w:tr w:rsidR="00A93DC3" w:rsidRPr="00846DB7" w:rsidTr="007A5AE9">
        <w:tc>
          <w:tcPr>
            <w:tcW w:w="692" w:type="dxa"/>
          </w:tcPr>
          <w:p w:rsidR="00A93DC3" w:rsidRDefault="00A93DC3" w:rsidP="00846DB7">
            <w:pPr>
              <w:pStyle w:val="TableContent"/>
              <w:jc w:val="center"/>
              <w:rPr>
                <w:bCs w:val="0"/>
                <w:sz w:val="18"/>
              </w:rPr>
            </w:pPr>
            <w:r>
              <w:rPr>
                <w:bCs w:val="0"/>
                <w:sz w:val="18"/>
              </w:rPr>
              <w:t>23</w:t>
            </w:r>
          </w:p>
        </w:tc>
        <w:tc>
          <w:tcPr>
            <w:tcW w:w="8553" w:type="dxa"/>
          </w:tcPr>
          <w:p w:rsidR="00A93DC3" w:rsidRDefault="00A93DC3" w:rsidP="001E600B">
            <w:pPr>
              <w:pStyle w:val="TableContent"/>
              <w:rPr>
                <w:rFonts w:cs="Arial"/>
                <w:color w:val="000000"/>
                <w:sz w:val="18"/>
                <w:szCs w:val="18"/>
              </w:rPr>
            </w:pPr>
            <w:bookmarkStart w:id="67" w:name="FLGTIME"/>
            <w:r>
              <w:rPr>
                <w:rFonts w:cs="Arial"/>
                <w:color w:val="000000"/>
                <w:sz w:val="18"/>
                <w:szCs w:val="18"/>
              </w:rPr>
              <w:t>FLGTIME</w:t>
            </w:r>
            <w:bookmarkEnd w:id="67"/>
          </w:p>
          <w:p w:rsidR="00A93DC3" w:rsidRDefault="00A93DC3" w:rsidP="001E600B">
            <w:pPr>
              <w:pStyle w:val="TableContent"/>
              <w:rPr>
                <w:rFonts w:cs="Arial"/>
                <w:color w:val="000000"/>
                <w:sz w:val="18"/>
                <w:szCs w:val="18"/>
              </w:rPr>
            </w:pPr>
            <w:r>
              <w:rPr>
                <w:rFonts w:cs="Arial"/>
                <w:color w:val="000000"/>
                <w:sz w:val="18"/>
                <w:szCs w:val="18"/>
              </w:rPr>
              <w:t xml:space="preserve">Name of the FLGTIME data item in the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t>FLAGS Dataset</w:t>
            </w:r>
            <w:r>
              <w:rPr>
                <w:rFonts w:cs="Arial"/>
                <w:color w:val="000000"/>
                <w:sz w:val="18"/>
                <w:szCs w:val="18"/>
              </w:rPr>
              <w:fldChar w:fldCharType="end"/>
            </w:r>
            <w:r>
              <w:rPr>
                <w:rFonts w:cs="Arial"/>
                <w:color w:val="000000"/>
                <w:sz w:val="18"/>
                <w:szCs w:val="18"/>
              </w:rPr>
              <w:t>.</w:t>
            </w:r>
          </w:p>
          <w:p w:rsidR="00F36B23" w:rsidRDefault="00A93DC3" w:rsidP="001E600B">
            <w:pPr>
              <w:pStyle w:val="TableContent"/>
              <w:rPr>
                <w:rFonts w:cs="Arial"/>
                <w:color w:val="000000"/>
                <w:sz w:val="18"/>
                <w:szCs w:val="18"/>
              </w:rPr>
            </w:pPr>
            <w:r>
              <w:rPr>
                <w:rFonts w:cs="Arial"/>
                <w:color w:val="000000"/>
                <w:sz w:val="18"/>
                <w:szCs w:val="18"/>
              </w:rPr>
              <w:t xml:space="preserve">In the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t>FLAGS Dataset</w:t>
            </w:r>
            <w:r>
              <w:rPr>
                <w:rFonts w:cs="Arial"/>
                <w:color w:val="000000"/>
                <w:sz w:val="18"/>
                <w:szCs w:val="18"/>
              </w:rPr>
              <w:fldChar w:fldCharType="end"/>
            </w:r>
            <w:r>
              <w:rPr>
                <w:rFonts w:cs="Arial"/>
                <w:color w:val="000000"/>
                <w:sz w:val="18"/>
                <w:szCs w:val="18"/>
              </w:rPr>
              <w:t xml:space="preserve">, the value of FLGTIME is set on a concentration-time datapoint by datapoint basis for a profile. The purpose of FLGTIME is to permit selection of a TIME OVERRIDE on a point by point basis. </w:t>
            </w:r>
            <w:r w:rsidR="00F36B23">
              <w:rPr>
                <w:rFonts w:cs="Arial"/>
                <w:color w:val="000000"/>
                <w:sz w:val="18"/>
                <w:szCs w:val="18"/>
              </w:rPr>
              <w:t>T</w:t>
            </w:r>
            <w:r>
              <w:rPr>
                <w:rFonts w:cs="Arial"/>
                <w:color w:val="000000"/>
                <w:sz w:val="18"/>
                <w:szCs w:val="18"/>
              </w:rPr>
              <w:t xml:space="preserve">he value of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Pr>
                <w:rFonts w:cs="Arial"/>
                <w:color w:val="000000"/>
                <w:sz w:val="18"/>
                <w:szCs w:val="18"/>
              </w:rPr>
              <w:t>FLGTIME</w:t>
            </w:r>
            <w:r>
              <w:rPr>
                <w:rFonts w:cs="Arial"/>
                <w:color w:val="000000"/>
                <w:sz w:val="18"/>
                <w:szCs w:val="18"/>
              </w:rPr>
              <w:fldChar w:fldCharType="end"/>
            </w:r>
            <w:r>
              <w:rPr>
                <w:rFonts w:cs="Arial"/>
                <w:color w:val="000000"/>
                <w:sz w:val="18"/>
                <w:szCs w:val="18"/>
              </w:rPr>
              <w:t xml:space="preserve"> defaults to zero (0) for </w:t>
            </w:r>
            <w:r w:rsidR="00F36B23">
              <w:rPr>
                <w:rFonts w:cs="Arial"/>
                <w:color w:val="000000"/>
                <w:sz w:val="18"/>
                <w:szCs w:val="18"/>
              </w:rPr>
              <w:t xml:space="preserve">each data point in the profile which indicates that the computation engine code should utilize the value of the time variable set by the </w:t>
            </w:r>
            <w:r w:rsidR="00F36B23">
              <w:rPr>
                <w:rFonts w:cs="Arial"/>
                <w:color w:val="000000"/>
                <w:sz w:val="18"/>
                <w:szCs w:val="18"/>
              </w:rPr>
              <w:fldChar w:fldCharType="begin"/>
            </w:r>
            <w:r w:rsidR="00F36B23">
              <w:rPr>
                <w:rFonts w:cs="Arial"/>
                <w:color w:val="000000"/>
                <w:sz w:val="18"/>
                <w:szCs w:val="18"/>
              </w:rPr>
              <w:instrText xml:space="preserve"> REF ModelConfigurationTemplate \h </w:instrText>
            </w:r>
            <w:r w:rsidR="00F36B23">
              <w:rPr>
                <w:rFonts w:cs="Arial"/>
                <w:color w:val="000000"/>
                <w:sz w:val="18"/>
                <w:szCs w:val="18"/>
              </w:rPr>
            </w:r>
            <w:r w:rsidR="00F36B23">
              <w:rPr>
                <w:rFonts w:cs="Arial"/>
                <w:color w:val="000000"/>
                <w:sz w:val="18"/>
                <w:szCs w:val="18"/>
              </w:rPr>
              <w:fldChar w:fldCharType="separate"/>
            </w:r>
            <w:r w:rsidR="00F36B23">
              <w:rPr>
                <w:b/>
                <w:i/>
              </w:rPr>
              <w:t>M</w:t>
            </w:r>
            <w:r w:rsidR="00F36B23" w:rsidRPr="0002670C">
              <w:rPr>
                <w:b/>
                <w:i/>
              </w:rPr>
              <w:t xml:space="preserve">odel </w:t>
            </w:r>
            <w:r w:rsidR="00F36B23">
              <w:rPr>
                <w:b/>
                <w:i/>
              </w:rPr>
              <w:t>C</w:t>
            </w:r>
            <w:r w:rsidR="00F36B23" w:rsidRPr="0002670C">
              <w:rPr>
                <w:b/>
                <w:i/>
              </w:rPr>
              <w:t xml:space="preserve">onfiguration </w:t>
            </w:r>
            <w:r w:rsidR="00F36B23">
              <w:rPr>
                <w:b/>
                <w:i/>
              </w:rPr>
              <w:t>T</w:t>
            </w:r>
            <w:r w:rsidR="00F36B23" w:rsidRPr="0002670C">
              <w:rPr>
                <w:b/>
                <w:i/>
              </w:rPr>
              <w:t>emplate</w:t>
            </w:r>
            <w:r w:rsidR="00F36B23">
              <w:rPr>
                <w:rFonts w:cs="Arial"/>
                <w:color w:val="000000"/>
                <w:sz w:val="18"/>
                <w:szCs w:val="18"/>
              </w:rPr>
              <w:fldChar w:fldCharType="end"/>
            </w:r>
            <w:r w:rsidR="00F36B23">
              <w:rPr>
                <w:rFonts w:cs="Arial"/>
                <w:color w:val="000000"/>
                <w:sz w:val="18"/>
                <w:szCs w:val="18"/>
              </w:rPr>
              <w:t xml:space="preserve"> (MCT) variable TIME. </w:t>
            </w:r>
          </w:p>
          <w:p w:rsidR="00F36B23" w:rsidRDefault="00F36B23" w:rsidP="001E600B">
            <w:pPr>
              <w:pStyle w:val="TableContent"/>
              <w:rPr>
                <w:rFonts w:cs="Arial"/>
                <w:color w:val="000000"/>
                <w:sz w:val="18"/>
                <w:szCs w:val="18"/>
              </w:rPr>
            </w:pPr>
          </w:p>
          <w:p w:rsidR="00F36B23" w:rsidRDefault="00F36B23" w:rsidP="001E600B">
            <w:pPr>
              <w:pStyle w:val="TableContent"/>
              <w:rPr>
                <w:rFonts w:cs="Arial"/>
                <w:color w:val="000000"/>
                <w:sz w:val="18"/>
                <w:szCs w:val="18"/>
              </w:rPr>
            </w:pPr>
            <w:r>
              <w:rPr>
                <w:rFonts w:cs="Arial"/>
                <w:color w:val="000000"/>
                <w:sz w:val="18"/>
                <w:szCs w:val="18"/>
              </w:rPr>
              <w:t xml:space="preserve">For example, if the TIME value in the MCT is set to “ACTUAL”, a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Pr>
                <w:rFonts w:cs="Arial"/>
                <w:color w:val="000000"/>
                <w:sz w:val="18"/>
                <w:szCs w:val="18"/>
              </w:rPr>
              <w:t>FLGTIME</w:t>
            </w:r>
            <w:r>
              <w:rPr>
                <w:rFonts w:cs="Arial"/>
                <w:color w:val="000000"/>
                <w:sz w:val="18"/>
                <w:szCs w:val="18"/>
              </w:rPr>
              <w:fldChar w:fldCharType="end"/>
            </w:r>
            <w:r>
              <w:rPr>
                <w:rFonts w:cs="Arial"/>
                <w:color w:val="000000"/>
                <w:sz w:val="18"/>
                <w:szCs w:val="18"/>
              </w:rPr>
              <w:t xml:space="preserve"> value of 0 indicates to the computation engine that the “ACTUAL” time should be used as specified in the TIME variable.</w:t>
            </w:r>
          </w:p>
          <w:p w:rsidR="00F36B23" w:rsidRDefault="00F36B23" w:rsidP="001E600B">
            <w:pPr>
              <w:pStyle w:val="TableContent"/>
              <w:rPr>
                <w:rFonts w:cs="Arial"/>
                <w:color w:val="000000"/>
                <w:sz w:val="18"/>
                <w:szCs w:val="18"/>
              </w:rPr>
            </w:pPr>
            <w:r>
              <w:rPr>
                <w:rFonts w:cs="Arial"/>
                <w:color w:val="000000"/>
                <w:sz w:val="18"/>
                <w:szCs w:val="18"/>
              </w:rPr>
              <w:t xml:space="preserve">If the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Pr>
                <w:rFonts w:cs="Arial"/>
                <w:color w:val="000000"/>
                <w:sz w:val="18"/>
                <w:szCs w:val="18"/>
              </w:rPr>
              <w:t>FLGTIME</w:t>
            </w:r>
            <w:r>
              <w:rPr>
                <w:rFonts w:cs="Arial"/>
                <w:color w:val="000000"/>
                <w:sz w:val="18"/>
                <w:szCs w:val="18"/>
              </w:rPr>
              <w:fldChar w:fldCharType="end"/>
            </w:r>
            <w:r>
              <w:rPr>
                <w:rFonts w:cs="Arial"/>
                <w:color w:val="000000"/>
                <w:sz w:val="18"/>
                <w:szCs w:val="18"/>
              </w:rPr>
              <w:t xml:space="preserve"> for a particular data point in the profile is set to 1 while TIME is set to “ACTUAL”, this indicates to the computation engine that the alternate value, the “NOMINAL” value pointed to in the MCT by NOMTIME is to be utilized.</w:t>
            </w:r>
          </w:p>
          <w:p w:rsidR="00F36B23" w:rsidRDefault="00F36B23" w:rsidP="001E600B">
            <w:pPr>
              <w:pStyle w:val="TableContent"/>
              <w:rPr>
                <w:rFonts w:cs="Arial"/>
                <w:color w:val="000000"/>
                <w:sz w:val="18"/>
                <w:szCs w:val="18"/>
              </w:rPr>
            </w:pPr>
            <w:r>
              <w:rPr>
                <w:rFonts w:cs="Arial"/>
                <w:color w:val="000000"/>
                <w:sz w:val="18"/>
                <w:szCs w:val="18"/>
              </w:rPr>
              <w:t xml:space="preserve">Note that if MCT TIME variable is defined as a direct data field item, the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Pr>
                <w:rFonts w:cs="Arial"/>
                <w:color w:val="000000"/>
                <w:sz w:val="18"/>
                <w:szCs w:val="18"/>
              </w:rPr>
              <w:t>FLGTIME</w:t>
            </w:r>
            <w:r>
              <w:rPr>
                <w:rFonts w:cs="Arial"/>
                <w:color w:val="000000"/>
                <w:sz w:val="18"/>
                <w:szCs w:val="18"/>
              </w:rPr>
              <w:fldChar w:fldCharType="end"/>
            </w:r>
            <w:r>
              <w:rPr>
                <w:rFonts w:cs="Arial"/>
                <w:color w:val="000000"/>
                <w:sz w:val="18"/>
                <w:szCs w:val="18"/>
              </w:rPr>
              <w:t xml:space="preserve"> variable is not utilized.</w:t>
            </w:r>
          </w:p>
          <w:p w:rsidR="00F36B23" w:rsidRDefault="00F36B23" w:rsidP="001E600B">
            <w:pPr>
              <w:pStyle w:val="TableContent"/>
              <w:rPr>
                <w:rFonts w:cs="Arial"/>
                <w:color w:val="000000"/>
                <w:sz w:val="18"/>
                <w:szCs w:val="18"/>
              </w:rPr>
            </w:pPr>
          </w:p>
          <w:p w:rsidR="00A93DC3" w:rsidRDefault="00A93DC3" w:rsidP="001E600B">
            <w:pPr>
              <w:pStyle w:val="TableContent"/>
              <w:rPr>
                <w:rFonts w:cs="Arial"/>
                <w:color w:val="000000"/>
                <w:sz w:val="18"/>
                <w:szCs w:val="18"/>
              </w:rPr>
            </w:pPr>
            <w:r>
              <w:rPr>
                <w:rFonts w:cs="Arial"/>
                <w:color w:val="000000"/>
                <w:sz w:val="18"/>
                <w:szCs w:val="18"/>
              </w:rPr>
              <w:t xml:space="preserve">The valid values </w:t>
            </w:r>
            <w:r w:rsidR="00F36B23">
              <w:rPr>
                <w:rFonts w:cs="Arial"/>
                <w:color w:val="000000"/>
                <w:sz w:val="18"/>
                <w:szCs w:val="18"/>
              </w:rPr>
              <w:t xml:space="preserve">of </w:t>
            </w:r>
            <w:r w:rsidR="00F36B23">
              <w:rPr>
                <w:rFonts w:cs="Arial"/>
                <w:color w:val="000000"/>
                <w:sz w:val="18"/>
                <w:szCs w:val="18"/>
              </w:rPr>
              <w:fldChar w:fldCharType="begin"/>
            </w:r>
            <w:r w:rsidR="00F36B23">
              <w:rPr>
                <w:rFonts w:cs="Arial"/>
                <w:color w:val="000000"/>
                <w:sz w:val="18"/>
                <w:szCs w:val="18"/>
              </w:rPr>
              <w:instrText xml:space="preserve"> REF FLGTIME \h </w:instrText>
            </w:r>
            <w:r w:rsidR="00F36B23">
              <w:rPr>
                <w:rFonts w:cs="Arial"/>
                <w:color w:val="000000"/>
                <w:sz w:val="18"/>
                <w:szCs w:val="18"/>
              </w:rPr>
            </w:r>
            <w:r w:rsidR="00F36B23">
              <w:rPr>
                <w:rFonts w:cs="Arial"/>
                <w:color w:val="000000"/>
                <w:sz w:val="18"/>
                <w:szCs w:val="18"/>
              </w:rPr>
              <w:fldChar w:fldCharType="separate"/>
            </w:r>
            <w:r w:rsidR="00F36B23">
              <w:rPr>
                <w:rFonts w:cs="Arial"/>
                <w:color w:val="000000"/>
                <w:sz w:val="18"/>
                <w:szCs w:val="18"/>
              </w:rPr>
              <w:t>FLGTIME</w:t>
            </w:r>
            <w:r w:rsidR="00F36B23">
              <w:rPr>
                <w:rFonts w:cs="Arial"/>
                <w:color w:val="000000"/>
                <w:sz w:val="18"/>
                <w:szCs w:val="18"/>
              </w:rPr>
              <w:fldChar w:fldCharType="end"/>
            </w:r>
            <w:r w:rsidR="00F36B23">
              <w:rPr>
                <w:rFonts w:cs="Arial"/>
                <w:color w:val="000000"/>
                <w:sz w:val="18"/>
                <w:szCs w:val="18"/>
              </w:rPr>
              <w:t xml:space="preserve"> </w:t>
            </w:r>
            <w:r>
              <w:rPr>
                <w:rFonts w:cs="Arial"/>
                <w:color w:val="000000"/>
                <w:sz w:val="18"/>
                <w:szCs w:val="18"/>
              </w:rPr>
              <w:t>are set to</w:t>
            </w:r>
          </w:p>
          <w:p w:rsidR="00A93DC3" w:rsidRDefault="00A93DC3" w:rsidP="001E600B">
            <w:pPr>
              <w:pStyle w:val="TableContent"/>
              <w:rPr>
                <w:rFonts w:cs="Arial"/>
                <w:color w:val="000000"/>
                <w:sz w:val="18"/>
                <w:szCs w:val="18"/>
              </w:rPr>
            </w:pPr>
          </w:p>
          <w:p w:rsidR="00A93DC3" w:rsidRDefault="00A93DC3" w:rsidP="002049F1">
            <w:pPr>
              <w:pStyle w:val="TableContent"/>
              <w:numPr>
                <w:ilvl w:val="0"/>
                <w:numId w:val="69"/>
              </w:numPr>
              <w:rPr>
                <w:rFonts w:cs="Arial"/>
                <w:color w:val="000000"/>
                <w:sz w:val="18"/>
                <w:szCs w:val="18"/>
              </w:rPr>
            </w:pPr>
            <w:r>
              <w:rPr>
                <w:rFonts w:cs="Arial"/>
                <w:color w:val="000000"/>
                <w:sz w:val="18"/>
                <w:szCs w:val="18"/>
              </w:rPr>
              <w:t>0=Use Value Set by MCT TIME Variable=DEFAULT</w:t>
            </w:r>
          </w:p>
          <w:p w:rsidR="00A93DC3" w:rsidRDefault="00A93DC3" w:rsidP="002049F1">
            <w:pPr>
              <w:pStyle w:val="TableContent"/>
              <w:numPr>
                <w:ilvl w:val="0"/>
                <w:numId w:val="69"/>
              </w:numPr>
              <w:rPr>
                <w:rFonts w:cs="Arial"/>
                <w:color w:val="000000"/>
                <w:sz w:val="18"/>
                <w:szCs w:val="18"/>
              </w:rPr>
            </w:pPr>
            <w:r>
              <w:rPr>
                <w:rFonts w:cs="Arial"/>
                <w:color w:val="000000"/>
                <w:sz w:val="18"/>
                <w:szCs w:val="18"/>
              </w:rPr>
              <w:lastRenderedPageBreak/>
              <w:t>1=Use Alternate Value Not Set by MCT Time Variable=OVERRIDE</w:t>
            </w:r>
          </w:p>
          <w:p w:rsidR="00A93DC3" w:rsidRDefault="00A93DC3" w:rsidP="002049F1">
            <w:pPr>
              <w:pStyle w:val="TableContent"/>
              <w:ind w:left="720"/>
              <w:rPr>
                <w:rFonts w:cs="Arial"/>
                <w:color w:val="000000"/>
                <w:sz w:val="18"/>
                <w:szCs w:val="18"/>
              </w:rPr>
            </w:pPr>
          </w:p>
          <w:p w:rsidR="00A93DC3" w:rsidRDefault="00A93DC3" w:rsidP="001E600B">
            <w:pPr>
              <w:pStyle w:val="TableContent"/>
              <w:rPr>
                <w:rFonts w:cs="Arial"/>
                <w:color w:val="000000"/>
                <w:sz w:val="18"/>
                <w:szCs w:val="18"/>
              </w:rPr>
            </w:pPr>
            <w:r>
              <w:rPr>
                <w:rFonts w:cs="Arial"/>
                <w:color w:val="000000"/>
                <w:sz w:val="18"/>
                <w:szCs w:val="18"/>
              </w:rPr>
              <w:t xml:space="preserve">See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t>FLAGS Dataset</w:t>
            </w:r>
            <w:r>
              <w:rPr>
                <w:rFonts w:cs="Arial"/>
                <w:color w:val="000000"/>
                <w:sz w:val="18"/>
                <w:szCs w:val="18"/>
              </w:rPr>
              <w:fldChar w:fldCharType="end"/>
            </w:r>
            <w:r w:rsidR="00F36B23">
              <w:rPr>
                <w:rFonts w:cs="Arial"/>
                <w:color w:val="000000"/>
                <w:sz w:val="18"/>
                <w:szCs w:val="18"/>
              </w:rPr>
              <w:t xml:space="preserve"> for an example.</w:t>
            </w:r>
          </w:p>
        </w:tc>
      </w:tr>
    </w:tbl>
    <w:p w:rsidR="00CA5175" w:rsidRDefault="00CA5175" w:rsidP="00CA5175">
      <w:pPr>
        <w:pStyle w:val="Heading2"/>
        <w:numPr>
          <w:ilvl w:val="0"/>
          <w:numId w:val="0"/>
        </w:numPr>
        <w:ind w:left="990" w:hanging="630"/>
      </w:pPr>
      <w:r>
        <w:rPr>
          <w:rFonts w:eastAsia="Times New Roman"/>
          <w:b w:val="0"/>
          <w:szCs w:val="20"/>
          <w:lang w:eastAsia="en-US"/>
        </w:rPr>
        <w:lastRenderedPageBreak/>
        <w:t xml:space="preserve">†- </w:t>
      </w:r>
      <w:r>
        <w:t>Not yet implemented in openNCA interface to computation engine nor in computation engine code itself.</w:t>
      </w:r>
    </w:p>
    <w:p w:rsidR="00795B0B" w:rsidRDefault="00055C1F" w:rsidP="00795B0B">
      <w:pPr>
        <w:pStyle w:val="Heading2"/>
      </w:pPr>
      <w:r>
        <w:t>Data Items Required</w:t>
      </w:r>
      <w:r w:rsidR="00B70CD2">
        <w:t xml:space="preserve"> – Configuration of Dataset</w:t>
      </w:r>
      <w:bookmarkEnd w:id="64"/>
    </w:p>
    <w:p w:rsidR="00795B0B" w:rsidRPr="00795B0B" w:rsidRDefault="00795B0B" w:rsidP="00795B0B">
      <w:r w:rsidRPr="00795B0B">
        <w:t xml:space="preserve">The </w:t>
      </w:r>
      <w:r>
        <w:t xml:space="preserve">following are </w:t>
      </w:r>
      <w:r w:rsidR="00963783">
        <w:t xml:space="preserve">some of the </w:t>
      </w:r>
      <w:r>
        <w:t xml:space="preserve">data items that </w:t>
      </w:r>
      <w:r w:rsidR="00FE25BD">
        <w:t xml:space="preserve">may be </w:t>
      </w:r>
      <w:r>
        <w:t>required in the dataset provided to the computation engine for certain parameter calculations</w:t>
      </w:r>
      <w:r w:rsidR="00486E32">
        <w:t>, defined by the computation engine as automatically computed as part of a computation Model or via analyst action as a data transformation or user defined analysis method</w:t>
      </w:r>
      <w:r>
        <w:t>. The details are outlined in the description for each parameter calculation.</w:t>
      </w:r>
      <w:r w:rsidR="009F27CD">
        <w:t xml:space="preserve"> Note that the full requirements for the Analysis Ready Dataset (ARD) specification that will form the basis of the dataset template specification for the Pfizer standard dataset appears in Section </w:t>
      </w:r>
      <w:r w:rsidR="009F27CD">
        <w:fldChar w:fldCharType="begin"/>
      </w:r>
      <w:r w:rsidR="009F27CD">
        <w:instrText xml:space="preserve"> REF _Ref509581096 \h </w:instrText>
      </w:r>
      <w:r w:rsidR="009F27CD">
        <w:fldChar w:fldCharType="separate"/>
      </w:r>
      <w:r w:rsidR="009F27CD">
        <w:t>Analysis Ready Dataset (ARD)</w:t>
      </w:r>
      <w:r w:rsidR="009F27CD">
        <w:fldChar w:fldCharType="end"/>
      </w:r>
      <w:r w:rsidR="009F27CD">
        <w:t>. Some of these items will be reiterated in that dataset specification.</w:t>
      </w:r>
    </w:p>
    <w:p w:rsidR="00055C1F" w:rsidRDefault="00055C1F" w:rsidP="00E63656"/>
    <w:tbl>
      <w:tblPr>
        <w:tblW w:w="7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079"/>
        <w:gridCol w:w="2091"/>
        <w:gridCol w:w="3510"/>
        <w:gridCol w:w="1170"/>
      </w:tblGrid>
      <w:tr w:rsidR="00055C1F" w:rsidRPr="006220E5" w:rsidTr="00937BAD">
        <w:trPr>
          <w:tblHeader/>
        </w:trPr>
        <w:tc>
          <w:tcPr>
            <w:tcW w:w="1079" w:type="dxa"/>
            <w:shd w:val="clear" w:color="auto" w:fill="E6E6E6"/>
          </w:tcPr>
          <w:p w:rsidR="00055C1F" w:rsidRPr="006220E5" w:rsidRDefault="00055C1F" w:rsidP="00055C1F">
            <w:pPr>
              <w:pStyle w:val="TableContent"/>
              <w:rPr>
                <w:b/>
                <w:sz w:val="18"/>
                <w:szCs w:val="18"/>
              </w:rPr>
            </w:pPr>
            <w:r>
              <w:rPr>
                <w:b/>
                <w:sz w:val="18"/>
                <w:szCs w:val="18"/>
              </w:rPr>
              <w:t>Release*</w:t>
            </w:r>
          </w:p>
        </w:tc>
        <w:tc>
          <w:tcPr>
            <w:tcW w:w="2091" w:type="dxa"/>
            <w:shd w:val="clear" w:color="auto" w:fill="E6E6E6"/>
          </w:tcPr>
          <w:p w:rsidR="00055C1F" w:rsidRPr="006220E5" w:rsidRDefault="00055C1F" w:rsidP="00055C1F">
            <w:pPr>
              <w:pStyle w:val="TableContent"/>
              <w:rPr>
                <w:b/>
                <w:sz w:val="18"/>
                <w:szCs w:val="18"/>
              </w:rPr>
            </w:pPr>
            <w:r w:rsidRPr="006220E5">
              <w:rPr>
                <w:b/>
                <w:sz w:val="18"/>
                <w:szCs w:val="18"/>
              </w:rPr>
              <w:t>Name</w:t>
            </w:r>
          </w:p>
        </w:tc>
        <w:tc>
          <w:tcPr>
            <w:tcW w:w="3510" w:type="dxa"/>
            <w:shd w:val="clear" w:color="auto" w:fill="E6E6E6"/>
          </w:tcPr>
          <w:p w:rsidR="00055C1F" w:rsidRPr="006220E5" w:rsidRDefault="00055C1F" w:rsidP="00055C1F">
            <w:pPr>
              <w:pStyle w:val="TableContent"/>
              <w:rPr>
                <w:b/>
                <w:sz w:val="18"/>
                <w:szCs w:val="18"/>
              </w:rPr>
            </w:pPr>
            <w:r w:rsidRPr="006220E5">
              <w:rPr>
                <w:b/>
                <w:sz w:val="18"/>
                <w:szCs w:val="18"/>
              </w:rPr>
              <w:t>Description</w:t>
            </w:r>
          </w:p>
        </w:tc>
        <w:tc>
          <w:tcPr>
            <w:tcW w:w="1170" w:type="dxa"/>
            <w:shd w:val="clear" w:color="auto" w:fill="E6E6E6"/>
          </w:tcPr>
          <w:p w:rsidR="00055C1F" w:rsidRPr="006220E5" w:rsidRDefault="00055C1F" w:rsidP="00055C1F">
            <w:pPr>
              <w:pStyle w:val="TableContent"/>
              <w:rPr>
                <w:b/>
                <w:sz w:val="18"/>
                <w:szCs w:val="18"/>
              </w:rPr>
            </w:pPr>
            <w:r w:rsidRPr="006220E5">
              <w:rPr>
                <w:b/>
                <w:sz w:val="18"/>
                <w:szCs w:val="18"/>
              </w:rPr>
              <w:t>Unit</w:t>
            </w:r>
            <w:r>
              <w:rPr>
                <w:b/>
                <w:sz w:val="18"/>
                <w:szCs w:val="18"/>
              </w:rPr>
              <w:t xml:space="preserve"> Class</w:t>
            </w:r>
          </w:p>
        </w:tc>
      </w:tr>
      <w:tr w:rsidR="00055C1F" w:rsidRPr="006220E5" w:rsidTr="00937BAD">
        <w:trPr>
          <w:tblHeader/>
        </w:trPr>
        <w:tc>
          <w:tcPr>
            <w:tcW w:w="1079" w:type="dxa"/>
            <w:shd w:val="clear" w:color="auto" w:fill="auto"/>
          </w:tcPr>
          <w:p w:rsidR="00055C1F" w:rsidRDefault="00055C1F" w:rsidP="00055C1F">
            <w:pPr>
              <w:pStyle w:val="TableContent"/>
              <w:rPr>
                <w:b/>
                <w:sz w:val="18"/>
                <w:szCs w:val="18"/>
              </w:rPr>
            </w:pPr>
          </w:p>
        </w:tc>
        <w:tc>
          <w:tcPr>
            <w:tcW w:w="2091" w:type="dxa"/>
            <w:shd w:val="clear" w:color="auto" w:fill="auto"/>
          </w:tcPr>
          <w:p w:rsidR="00055C1F" w:rsidRPr="00E63656" w:rsidRDefault="0001380E" w:rsidP="00055C1F">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p>
        </w:tc>
        <w:tc>
          <w:tcPr>
            <w:tcW w:w="3510" w:type="dxa"/>
            <w:shd w:val="clear" w:color="auto" w:fill="auto"/>
          </w:tcPr>
          <w:p w:rsidR="00055C1F" w:rsidRPr="00E63656" w:rsidRDefault="00055C1F" w:rsidP="00055C1F">
            <w:pPr>
              <w:pStyle w:val="TableContent"/>
              <w:rPr>
                <w:sz w:val="18"/>
                <w:szCs w:val="18"/>
              </w:rPr>
            </w:pPr>
            <w:r w:rsidRPr="00E63656">
              <w:rPr>
                <w:sz w:val="18"/>
                <w:szCs w:val="18"/>
              </w:rPr>
              <w:t>Duration of Infusion</w:t>
            </w:r>
          </w:p>
        </w:tc>
        <w:tc>
          <w:tcPr>
            <w:tcW w:w="1170" w:type="dxa"/>
            <w:shd w:val="clear" w:color="auto" w:fill="auto"/>
          </w:tcPr>
          <w:p w:rsidR="00055C1F" w:rsidRPr="006220E5" w:rsidRDefault="00055C1F" w:rsidP="00055C1F">
            <w:pPr>
              <w:pStyle w:val="TableContent"/>
              <w:rPr>
                <w:b/>
                <w:sz w:val="18"/>
                <w:szCs w:val="18"/>
              </w:rPr>
            </w:pPr>
            <w:r w:rsidRPr="00846DB7">
              <w:rPr>
                <w:bCs w:val="0"/>
                <w:sz w:val="18"/>
              </w:rPr>
              <w:t>TIMEU</w:t>
            </w:r>
          </w:p>
        </w:tc>
      </w:tr>
      <w:tr w:rsidR="00B70CD2" w:rsidRPr="006220E5" w:rsidTr="00937BAD">
        <w:trPr>
          <w:tblHeader/>
        </w:trPr>
        <w:tc>
          <w:tcPr>
            <w:tcW w:w="1079" w:type="dxa"/>
            <w:shd w:val="clear" w:color="auto" w:fill="auto"/>
          </w:tcPr>
          <w:p w:rsidR="00B70CD2" w:rsidRDefault="00B70CD2" w:rsidP="00055C1F">
            <w:pPr>
              <w:pStyle w:val="TableContent"/>
              <w:rPr>
                <w:b/>
                <w:sz w:val="18"/>
                <w:szCs w:val="18"/>
              </w:rPr>
            </w:pPr>
          </w:p>
        </w:tc>
        <w:tc>
          <w:tcPr>
            <w:tcW w:w="2091" w:type="dxa"/>
            <w:shd w:val="clear" w:color="auto" w:fill="auto"/>
          </w:tcPr>
          <w:p w:rsidR="00B70CD2" w:rsidRPr="00B70CD2" w:rsidRDefault="00B70CD2" w:rsidP="00055C1F">
            <w:pPr>
              <w:pStyle w:val="TableContent"/>
              <w:rPr>
                <w:sz w:val="18"/>
                <w:szCs w:val="18"/>
              </w:rPr>
            </w:pPr>
            <w:r>
              <w:rPr>
                <w:sz w:val="18"/>
                <w:szCs w:val="18"/>
              </w:rPr>
              <w:fldChar w:fldCharType="begin"/>
            </w:r>
            <w:r>
              <w:rPr>
                <w:sz w:val="18"/>
                <w:szCs w:val="18"/>
              </w:rPr>
              <w:instrText xml:space="preserve"> REF DOSEi \h </w:instrText>
            </w:r>
            <w:r>
              <w:rPr>
                <w:sz w:val="18"/>
                <w:szCs w:val="18"/>
              </w:rPr>
            </w:r>
            <w:r>
              <w:rPr>
                <w:sz w:val="18"/>
                <w:szCs w:val="18"/>
              </w:rPr>
              <w:fldChar w:fldCharType="separate"/>
            </w:r>
            <w:r w:rsidRPr="006220E5">
              <w:rPr>
                <w:sz w:val="18"/>
                <w:szCs w:val="18"/>
              </w:rPr>
              <w:t>DOSE</w:t>
            </w:r>
            <w:r w:rsidRPr="006220E5">
              <w:rPr>
                <w:i/>
                <w:iCs/>
                <w:sz w:val="18"/>
                <w:szCs w:val="18"/>
              </w:rPr>
              <w:t>i</w:t>
            </w:r>
            <w:r>
              <w:rPr>
                <w:sz w:val="18"/>
                <w:szCs w:val="18"/>
              </w:rPr>
              <w:fldChar w:fldCharType="end"/>
            </w:r>
          </w:p>
        </w:tc>
        <w:tc>
          <w:tcPr>
            <w:tcW w:w="3510" w:type="dxa"/>
            <w:shd w:val="clear" w:color="auto" w:fill="auto"/>
          </w:tcPr>
          <w:p w:rsidR="00B70CD2" w:rsidRPr="00E63656" w:rsidRDefault="00B70CD2" w:rsidP="00055C1F">
            <w:pPr>
              <w:pStyle w:val="TableContent"/>
              <w:rPr>
                <w:sz w:val="18"/>
                <w:szCs w:val="18"/>
              </w:rPr>
            </w:pPr>
            <w:r>
              <w:rPr>
                <w:sz w:val="18"/>
                <w:szCs w:val="18"/>
              </w:rPr>
              <w:t>Dose amount for the i</w:t>
            </w:r>
            <w:r w:rsidRPr="00E63656">
              <w:rPr>
                <w:sz w:val="18"/>
                <w:szCs w:val="18"/>
                <w:vertAlign w:val="superscript"/>
              </w:rPr>
              <w:t>th</w:t>
            </w:r>
            <w:r>
              <w:rPr>
                <w:sz w:val="18"/>
                <w:szCs w:val="18"/>
              </w:rPr>
              <w:t xml:space="preserve"> dose administered</w:t>
            </w:r>
          </w:p>
        </w:tc>
        <w:tc>
          <w:tcPr>
            <w:tcW w:w="1170" w:type="dxa"/>
            <w:shd w:val="clear" w:color="auto" w:fill="auto"/>
          </w:tcPr>
          <w:p w:rsidR="00B70CD2" w:rsidRPr="00846DB7" w:rsidRDefault="003C2F7C" w:rsidP="00055C1F">
            <w:pPr>
              <w:pStyle w:val="TableContent"/>
              <w:rPr>
                <w:bCs w:val="0"/>
                <w:sz w:val="18"/>
              </w:rPr>
            </w:pPr>
            <w:r>
              <w:rPr>
                <w:bCs w:val="0"/>
                <w:sz w:val="18"/>
              </w:rPr>
              <w:t>DOSEU</w:t>
            </w:r>
          </w:p>
        </w:tc>
      </w:tr>
      <w:tr w:rsidR="00937BAD" w:rsidRPr="006220E5" w:rsidTr="00937BAD">
        <w:trPr>
          <w:tblHeader/>
        </w:trPr>
        <w:tc>
          <w:tcPr>
            <w:tcW w:w="1079" w:type="dxa"/>
            <w:shd w:val="clear" w:color="auto" w:fill="auto"/>
          </w:tcPr>
          <w:p w:rsidR="00937BAD" w:rsidRDefault="00937BAD" w:rsidP="0090327A">
            <w:pPr>
              <w:pStyle w:val="TableContent"/>
              <w:rPr>
                <w:b/>
                <w:sz w:val="18"/>
                <w:szCs w:val="18"/>
              </w:rPr>
            </w:pPr>
          </w:p>
        </w:tc>
        <w:tc>
          <w:tcPr>
            <w:tcW w:w="2091" w:type="dxa"/>
            <w:shd w:val="clear" w:color="auto" w:fill="auto"/>
          </w:tcPr>
          <w:p w:rsidR="00937BAD" w:rsidRPr="00B70CD2" w:rsidRDefault="00937BAD" w:rsidP="0090327A">
            <w:pPr>
              <w:pStyle w:val="TableContent"/>
              <w:rPr>
                <w:sz w:val="18"/>
                <w:szCs w:val="18"/>
              </w:rPr>
            </w:pPr>
            <w:r>
              <w:rPr>
                <w:sz w:val="18"/>
                <w:szCs w:val="18"/>
              </w:rPr>
              <w:fldChar w:fldCharType="begin"/>
            </w:r>
            <w:r>
              <w:rPr>
                <w:sz w:val="18"/>
                <w:szCs w:val="18"/>
              </w:rPr>
              <w:instrText xml:space="preserve"> REF DOSEi \h </w:instrText>
            </w:r>
            <w:r>
              <w:rPr>
                <w:sz w:val="18"/>
                <w:szCs w:val="18"/>
              </w:rPr>
            </w:r>
            <w:r>
              <w:rPr>
                <w:sz w:val="18"/>
                <w:szCs w:val="18"/>
              </w:rPr>
              <w:fldChar w:fldCharType="separate"/>
            </w:r>
            <w:r w:rsidRPr="006220E5">
              <w:rPr>
                <w:sz w:val="18"/>
                <w:szCs w:val="18"/>
              </w:rPr>
              <w:t>DOSE</w:t>
            </w:r>
            <w:r w:rsidRPr="006220E5">
              <w:rPr>
                <w:i/>
                <w:iCs/>
                <w:sz w:val="18"/>
                <w:szCs w:val="18"/>
              </w:rPr>
              <w:t>i</w:t>
            </w:r>
            <w:r>
              <w:rPr>
                <w:sz w:val="18"/>
                <w:szCs w:val="18"/>
              </w:rPr>
              <w:fldChar w:fldCharType="end"/>
            </w:r>
            <w:r>
              <w:rPr>
                <w:sz w:val="18"/>
                <w:szCs w:val="18"/>
              </w:rPr>
              <w:t>U</w:t>
            </w:r>
          </w:p>
        </w:tc>
        <w:tc>
          <w:tcPr>
            <w:tcW w:w="3510" w:type="dxa"/>
            <w:shd w:val="clear" w:color="auto" w:fill="auto"/>
          </w:tcPr>
          <w:p w:rsidR="00937BAD" w:rsidRPr="00E63656" w:rsidRDefault="00937BAD" w:rsidP="0090327A">
            <w:pPr>
              <w:pStyle w:val="TableContent"/>
              <w:rPr>
                <w:sz w:val="18"/>
                <w:szCs w:val="18"/>
              </w:rPr>
            </w:pPr>
            <w:r>
              <w:rPr>
                <w:sz w:val="18"/>
                <w:szCs w:val="18"/>
              </w:rPr>
              <w:t>Dose amount for the i</w:t>
            </w:r>
            <w:r w:rsidRPr="00E63656">
              <w:rPr>
                <w:sz w:val="18"/>
                <w:szCs w:val="18"/>
                <w:vertAlign w:val="superscript"/>
              </w:rPr>
              <w:t>th</w:t>
            </w:r>
            <w:r>
              <w:rPr>
                <w:sz w:val="18"/>
                <w:szCs w:val="18"/>
              </w:rPr>
              <w:t xml:space="preserve"> dose administered</w:t>
            </w:r>
          </w:p>
        </w:tc>
        <w:tc>
          <w:tcPr>
            <w:tcW w:w="1170" w:type="dxa"/>
            <w:shd w:val="clear" w:color="auto" w:fill="auto"/>
          </w:tcPr>
          <w:p w:rsidR="00937BAD" w:rsidRPr="00846DB7" w:rsidRDefault="00937BAD" w:rsidP="0090327A">
            <w:pPr>
              <w:pStyle w:val="TableContent"/>
              <w:rPr>
                <w:bCs w:val="0"/>
                <w:sz w:val="18"/>
              </w:rPr>
            </w:pPr>
            <w:r>
              <w:rPr>
                <w:bCs w:val="0"/>
                <w:sz w:val="18"/>
              </w:rPr>
              <w:t>DOSEU</w:t>
            </w:r>
          </w:p>
        </w:tc>
      </w:tr>
      <w:tr w:rsidR="00795B0B" w:rsidRPr="006220E5" w:rsidTr="00937BAD">
        <w:trPr>
          <w:tblHeader/>
        </w:trPr>
        <w:tc>
          <w:tcPr>
            <w:tcW w:w="1079" w:type="dxa"/>
            <w:shd w:val="clear" w:color="auto" w:fill="auto"/>
          </w:tcPr>
          <w:p w:rsidR="00795B0B" w:rsidRDefault="00795B0B" w:rsidP="00055C1F">
            <w:pPr>
              <w:pStyle w:val="TableContent"/>
              <w:rPr>
                <w:b/>
                <w:sz w:val="18"/>
                <w:szCs w:val="18"/>
              </w:rPr>
            </w:pPr>
          </w:p>
        </w:tc>
        <w:tc>
          <w:tcPr>
            <w:tcW w:w="2091" w:type="dxa"/>
            <w:shd w:val="clear" w:color="auto" w:fill="auto"/>
          </w:tcPr>
          <w:p w:rsidR="00795B0B" w:rsidRDefault="00795B0B" w:rsidP="00055C1F">
            <w:pPr>
              <w:pStyle w:val="TableContent"/>
              <w:rPr>
                <w:sz w:val="18"/>
                <w:szCs w:val="18"/>
              </w:rPr>
            </w:pPr>
            <w:r>
              <w:rPr>
                <w:sz w:val="18"/>
                <w:szCs w:val="18"/>
              </w:rPr>
              <w:t>MW</w:t>
            </w:r>
          </w:p>
        </w:tc>
        <w:tc>
          <w:tcPr>
            <w:tcW w:w="3510" w:type="dxa"/>
            <w:shd w:val="clear" w:color="auto" w:fill="auto"/>
          </w:tcPr>
          <w:p w:rsidR="00795B0B" w:rsidRDefault="00795B0B" w:rsidP="00055C1F">
            <w:pPr>
              <w:pStyle w:val="TableContent"/>
              <w:rPr>
                <w:sz w:val="18"/>
                <w:szCs w:val="18"/>
              </w:rPr>
            </w:pPr>
            <w:r>
              <w:rPr>
                <w:sz w:val="18"/>
                <w:szCs w:val="18"/>
              </w:rPr>
              <w:t>Molecular Weight</w:t>
            </w:r>
          </w:p>
        </w:tc>
        <w:tc>
          <w:tcPr>
            <w:tcW w:w="1170" w:type="dxa"/>
            <w:shd w:val="clear" w:color="auto" w:fill="auto"/>
          </w:tcPr>
          <w:p w:rsidR="00795B0B" w:rsidRDefault="00795B0B" w:rsidP="00055C1F">
            <w:pPr>
              <w:pStyle w:val="TableContent"/>
              <w:rPr>
                <w:bCs w:val="0"/>
                <w:sz w:val="18"/>
              </w:rPr>
            </w:pPr>
            <w:r>
              <w:rPr>
                <w:bCs w:val="0"/>
                <w:sz w:val="18"/>
              </w:rPr>
              <w:t>g/mole</w:t>
            </w:r>
          </w:p>
        </w:tc>
      </w:tr>
      <w:tr w:rsidR="00795B0B" w:rsidRPr="006220E5" w:rsidTr="00937BAD">
        <w:trPr>
          <w:tblHeader/>
        </w:trPr>
        <w:tc>
          <w:tcPr>
            <w:tcW w:w="1079" w:type="dxa"/>
            <w:shd w:val="clear" w:color="auto" w:fill="auto"/>
          </w:tcPr>
          <w:p w:rsidR="00795B0B" w:rsidRDefault="00795B0B" w:rsidP="00055C1F">
            <w:pPr>
              <w:pStyle w:val="TableContent"/>
              <w:rPr>
                <w:b/>
                <w:sz w:val="18"/>
                <w:szCs w:val="18"/>
              </w:rPr>
            </w:pPr>
          </w:p>
        </w:tc>
        <w:tc>
          <w:tcPr>
            <w:tcW w:w="2091" w:type="dxa"/>
            <w:shd w:val="clear" w:color="auto" w:fill="auto"/>
          </w:tcPr>
          <w:p w:rsidR="00795B0B" w:rsidRDefault="00795B0B" w:rsidP="00055C1F">
            <w:pPr>
              <w:pStyle w:val="TableContent"/>
              <w:rPr>
                <w:sz w:val="18"/>
                <w:szCs w:val="18"/>
              </w:rPr>
            </w:pPr>
            <w:r>
              <w:rPr>
                <w:sz w:val="18"/>
                <w:szCs w:val="18"/>
              </w:rPr>
              <w:t>Fu</w:t>
            </w:r>
          </w:p>
        </w:tc>
        <w:tc>
          <w:tcPr>
            <w:tcW w:w="3510" w:type="dxa"/>
            <w:shd w:val="clear" w:color="auto" w:fill="auto"/>
          </w:tcPr>
          <w:p w:rsidR="00795B0B" w:rsidRDefault="00795B0B" w:rsidP="00055C1F">
            <w:pPr>
              <w:pStyle w:val="TableContent"/>
              <w:rPr>
                <w:sz w:val="18"/>
                <w:szCs w:val="18"/>
              </w:rPr>
            </w:pPr>
            <w:r>
              <w:rPr>
                <w:sz w:val="18"/>
                <w:szCs w:val="18"/>
              </w:rPr>
              <w:t>Fraction Unbound</w:t>
            </w:r>
          </w:p>
        </w:tc>
        <w:tc>
          <w:tcPr>
            <w:tcW w:w="1170" w:type="dxa"/>
            <w:shd w:val="clear" w:color="auto" w:fill="auto"/>
          </w:tcPr>
          <w:p w:rsidR="00795B0B" w:rsidRDefault="00795B0B" w:rsidP="00055C1F">
            <w:pPr>
              <w:pStyle w:val="TableContent"/>
              <w:rPr>
                <w:bCs w:val="0"/>
                <w:sz w:val="18"/>
              </w:rPr>
            </w:pPr>
          </w:p>
        </w:tc>
      </w:tr>
      <w:tr w:rsidR="005253A6" w:rsidRPr="006220E5" w:rsidTr="00937BAD">
        <w:trPr>
          <w:tblHeader/>
        </w:trPr>
        <w:tc>
          <w:tcPr>
            <w:tcW w:w="1079" w:type="dxa"/>
            <w:shd w:val="clear" w:color="auto" w:fill="auto"/>
          </w:tcPr>
          <w:p w:rsidR="005253A6" w:rsidRDefault="005253A6" w:rsidP="00055C1F">
            <w:pPr>
              <w:pStyle w:val="TableContent"/>
              <w:rPr>
                <w:b/>
                <w:sz w:val="18"/>
                <w:szCs w:val="18"/>
              </w:rPr>
            </w:pPr>
          </w:p>
        </w:tc>
        <w:tc>
          <w:tcPr>
            <w:tcW w:w="2091" w:type="dxa"/>
            <w:shd w:val="clear" w:color="auto" w:fill="auto"/>
          </w:tcPr>
          <w:p w:rsidR="005253A6" w:rsidRDefault="005253A6" w:rsidP="005253A6">
            <w:pPr>
              <w:pStyle w:val="TableContent"/>
              <w:rPr>
                <w:b/>
                <w:bCs w:val="0"/>
                <w:sz w:val="18"/>
              </w:rPr>
            </w:pPr>
            <w:r>
              <w:rPr>
                <w:b/>
                <w:bCs w:val="0"/>
                <w:sz w:val="18"/>
              </w:rPr>
              <w:t>FLGSMPLPOSTDOSE</w:t>
            </w:r>
          </w:p>
          <w:p w:rsidR="005253A6" w:rsidRDefault="005253A6" w:rsidP="00055C1F">
            <w:pPr>
              <w:pStyle w:val="TableContent"/>
              <w:rPr>
                <w:sz w:val="18"/>
                <w:szCs w:val="18"/>
              </w:rPr>
            </w:pPr>
          </w:p>
        </w:tc>
        <w:tc>
          <w:tcPr>
            <w:tcW w:w="3510" w:type="dxa"/>
            <w:shd w:val="clear" w:color="auto" w:fill="auto"/>
          </w:tcPr>
          <w:p w:rsidR="005253A6" w:rsidRDefault="005253A6" w:rsidP="00055C1F">
            <w:pPr>
              <w:pStyle w:val="TableContent"/>
              <w:rPr>
                <w:sz w:val="18"/>
                <w:szCs w:val="18"/>
              </w:rPr>
            </w:pPr>
          </w:p>
        </w:tc>
        <w:tc>
          <w:tcPr>
            <w:tcW w:w="1170" w:type="dxa"/>
            <w:shd w:val="clear" w:color="auto" w:fill="auto"/>
          </w:tcPr>
          <w:p w:rsidR="005253A6" w:rsidRDefault="005253A6" w:rsidP="00055C1F">
            <w:pPr>
              <w:pStyle w:val="TableContent"/>
              <w:rPr>
                <w:bCs w:val="0"/>
                <w:sz w:val="18"/>
              </w:rPr>
            </w:pPr>
            <w:r>
              <w:rPr>
                <w:bCs w:val="0"/>
                <w:sz w:val="18"/>
              </w:rPr>
              <w:t>Predefined (0/1)</w:t>
            </w:r>
          </w:p>
        </w:tc>
      </w:tr>
      <w:tr w:rsidR="005253A6" w:rsidRPr="006220E5" w:rsidTr="00937BAD">
        <w:trPr>
          <w:tblHeader/>
        </w:trPr>
        <w:tc>
          <w:tcPr>
            <w:tcW w:w="1079" w:type="dxa"/>
            <w:shd w:val="clear" w:color="auto" w:fill="auto"/>
          </w:tcPr>
          <w:p w:rsidR="005253A6" w:rsidRDefault="005253A6" w:rsidP="00055C1F">
            <w:pPr>
              <w:pStyle w:val="TableContent"/>
              <w:rPr>
                <w:b/>
                <w:sz w:val="18"/>
                <w:szCs w:val="18"/>
              </w:rPr>
            </w:pPr>
          </w:p>
        </w:tc>
        <w:tc>
          <w:tcPr>
            <w:tcW w:w="2091" w:type="dxa"/>
            <w:shd w:val="clear" w:color="auto" w:fill="auto"/>
          </w:tcPr>
          <w:p w:rsidR="005253A6" w:rsidRDefault="005253A6" w:rsidP="005253A6">
            <w:pPr>
              <w:pStyle w:val="TableContent"/>
              <w:rPr>
                <w:b/>
                <w:bCs w:val="0"/>
                <w:sz w:val="18"/>
              </w:rPr>
            </w:pPr>
            <w:r>
              <w:rPr>
                <w:b/>
                <w:bCs w:val="0"/>
                <w:sz w:val="18"/>
              </w:rPr>
              <w:t>FLGEMESIS</w:t>
            </w:r>
          </w:p>
          <w:p w:rsidR="005253A6" w:rsidRDefault="005253A6" w:rsidP="005253A6">
            <w:pPr>
              <w:pStyle w:val="TableContent"/>
              <w:rPr>
                <w:b/>
                <w:bCs w:val="0"/>
                <w:sz w:val="18"/>
              </w:rPr>
            </w:pPr>
          </w:p>
        </w:tc>
        <w:tc>
          <w:tcPr>
            <w:tcW w:w="3510" w:type="dxa"/>
            <w:shd w:val="clear" w:color="auto" w:fill="auto"/>
          </w:tcPr>
          <w:p w:rsidR="005253A6" w:rsidRDefault="005253A6" w:rsidP="00055C1F">
            <w:pPr>
              <w:pStyle w:val="TableContent"/>
              <w:rPr>
                <w:sz w:val="18"/>
                <w:szCs w:val="18"/>
              </w:rPr>
            </w:pPr>
          </w:p>
        </w:tc>
        <w:tc>
          <w:tcPr>
            <w:tcW w:w="1170" w:type="dxa"/>
            <w:shd w:val="clear" w:color="auto" w:fill="auto"/>
          </w:tcPr>
          <w:p w:rsidR="005253A6" w:rsidRDefault="005253A6" w:rsidP="00055C1F">
            <w:pPr>
              <w:pStyle w:val="TableContent"/>
              <w:rPr>
                <w:bCs w:val="0"/>
                <w:sz w:val="18"/>
              </w:rPr>
            </w:pPr>
            <w:r>
              <w:rPr>
                <w:bCs w:val="0"/>
                <w:sz w:val="18"/>
              </w:rPr>
              <w:t>Predefined</w:t>
            </w:r>
          </w:p>
          <w:p w:rsidR="005253A6" w:rsidRDefault="005253A6" w:rsidP="00055C1F">
            <w:pPr>
              <w:pStyle w:val="TableContent"/>
              <w:rPr>
                <w:bCs w:val="0"/>
                <w:sz w:val="18"/>
              </w:rPr>
            </w:pPr>
            <w:r>
              <w:rPr>
                <w:bCs w:val="0"/>
                <w:sz w:val="18"/>
              </w:rPr>
              <w:t>(0/1)</w:t>
            </w:r>
          </w:p>
        </w:tc>
      </w:tr>
      <w:tr w:rsidR="00FE25BD" w:rsidRPr="006220E5" w:rsidTr="00937BAD">
        <w:trPr>
          <w:tblHeader/>
        </w:trPr>
        <w:tc>
          <w:tcPr>
            <w:tcW w:w="1079" w:type="dxa"/>
            <w:shd w:val="clear" w:color="auto" w:fill="auto"/>
          </w:tcPr>
          <w:p w:rsidR="00FE25BD" w:rsidRDefault="00FE25BD" w:rsidP="00055C1F">
            <w:pPr>
              <w:pStyle w:val="TableContent"/>
              <w:rPr>
                <w:b/>
                <w:sz w:val="18"/>
                <w:szCs w:val="18"/>
              </w:rPr>
            </w:pPr>
          </w:p>
        </w:tc>
        <w:tc>
          <w:tcPr>
            <w:tcW w:w="2091" w:type="dxa"/>
            <w:shd w:val="clear" w:color="auto" w:fill="auto"/>
          </w:tcPr>
          <w:p w:rsidR="00FE25BD" w:rsidRDefault="00FE25BD" w:rsidP="005253A6">
            <w:pPr>
              <w:pStyle w:val="TableContent"/>
              <w:rPr>
                <w:b/>
                <w:bCs w:val="0"/>
                <w:sz w:val="18"/>
              </w:rPr>
            </w:pPr>
            <w:bookmarkStart w:id="68" w:name="NORMBS"/>
            <w:r>
              <w:rPr>
                <w:b/>
                <w:bCs w:val="0"/>
                <w:sz w:val="18"/>
              </w:rPr>
              <w:t>NORMBS</w:t>
            </w:r>
            <w:bookmarkEnd w:id="68"/>
          </w:p>
        </w:tc>
        <w:tc>
          <w:tcPr>
            <w:tcW w:w="3510" w:type="dxa"/>
            <w:shd w:val="clear" w:color="auto" w:fill="auto"/>
          </w:tcPr>
          <w:p w:rsidR="00FE25BD" w:rsidRDefault="00FE25BD" w:rsidP="00055C1F">
            <w:pPr>
              <w:pStyle w:val="TableContent"/>
              <w:rPr>
                <w:sz w:val="18"/>
                <w:szCs w:val="18"/>
              </w:rPr>
            </w:pPr>
            <w:r w:rsidRPr="00E86E22">
              <w:rPr>
                <w:rFonts w:cs="Arial"/>
                <w:color w:val="000000"/>
                <w:sz w:val="18"/>
                <w:szCs w:val="18"/>
              </w:rPr>
              <w:t>NORMBS is defined as the name of the data field containing the body size measurement to utilize in parameter body size normalizations. By default, it’s defined to be the “Body Weight”, BW or baseline/screening WT of the subject, typically the baseline body weight.</w:t>
            </w:r>
          </w:p>
        </w:tc>
        <w:tc>
          <w:tcPr>
            <w:tcW w:w="1170" w:type="dxa"/>
            <w:shd w:val="clear" w:color="auto" w:fill="auto"/>
          </w:tcPr>
          <w:p w:rsidR="00FE25BD" w:rsidRDefault="00FE25BD" w:rsidP="00055C1F">
            <w:pPr>
              <w:pStyle w:val="TableContent"/>
              <w:rPr>
                <w:bCs w:val="0"/>
                <w:sz w:val="18"/>
              </w:rPr>
            </w:pPr>
          </w:p>
        </w:tc>
      </w:tr>
      <w:tr w:rsidR="00FE25BD" w:rsidRPr="006220E5" w:rsidTr="00937BAD">
        <w:trPr>
          <w:tblHeader/>
        </w:trPr>
        <w:tc>
          <w:tcPr>
            <w:tcW w:w="1079" w:type="dxa"/>
            <w:shd w:val="clear" w:color="auto" w:fill="auto"/>
          </w:tcPr>
          <w:p w:rsidR="00FE25BD" w:rsidRDefault="00FE25BD" w:rsidP="00055C1F">
            <w:pPr>
              <w:pStyle w:val="TableContent"/>
              <w:rPr>
                <w:b/>
                <w:sz w:val="18"/>
                <w:szCs w:val="18"/>
              </w:rPr>
            </w:pPr>
          </w:p>
        </w:tc>
        <w:tc>
          <w:tcPr>
            <w:tcW w:w="2091" w:type="dxa"/>
            <w:shd w:val="clear" w:color="auto" w:fill="auto"/>
          </w:tcPr>
          <w:p w:rsidR="00FE25BD" w:rsidRDefault="00FE25BD" w:rsidP="005253A6">
            <w:pPr>
              <w:pStyle w:val="TableContent"/>
              <w:rPr>
                <w:b/>
                <w:bCs w:val="0"/>
                <w:sz w:val="18"/>
              </w:rPr>
            </w:pPr>
            <w:bookmarkStart w:id="69" w:name="NORMBSU"/>
            <w:r>
              <w:rPr>
                <w:b/>
                <w:bCs w:val="0"/>
                <w:sz w:val="18"/>
              </w:rPr>
              <w:t>NORMBSU</w:t>
            </w:r>
            <w:bookmarkEnd w:id="69"/>
          </w:p>
        </w:tc>
        <w:tc>
          <w:tcPr>
            <w:tcW w:w="3510" w:type="dxa"/>
            <w:shd w:val="clear" w:color="auto" w:fill="auto"/>
          </w:tcPr>
          <w:p w:rsidR="00FE25BD" w:rsidRPr="00E86E22" w:rsidRDefault="00FE25BD" w:rsidP="00055C1F">
            <w:pPr>
              <w:pStyle w:val="TableContent"/>
              <w:rPr>
                <w:rFonts w:cs="Arial"/>
                <w:color w:val="000000"/>
                <w:sz w:val="18"/>
                <w:szCs w:val="18"/>
              </w:rPr>
            </w:pPr>
            <w:r>
              <w:rPr>
                <w:rFonts w:cs="Arial"/>
                <w:color w:val="000000"/>
                <w:sz w:val="18"/>
                <w:szCs w:val="18"/>
              </w:rPr>
              <w:t>Units for NORMBS</w:t>
            </w:r>
          </w:p>
        </w:tc>
        <w:tc>
          <w:tcPr>
            <w:tcW w:w="1170" w:type="dxa"/>
            <w:shd w:val="clear" w:color="auto" w:fill="auto"/>
          </w:tcPr>
          <w:p w:rsidR="00FE25BD" w:rsidRDefault="00FE25BD" w:rsidP="00055C1F">
            <w:pPr>
              <w:pStyle w:val="TableContent"/>
              <w:rPr>
                <w:bCs w:val="0"/>
                <w:sz w:val="18"/>
              </w:rPr>
            </w:pPr>
          </w:p>
        </w:tc>
      </w:tr>
    </w:tbl>
    <w:p w:rsidR="00055C1F" w:rsidRDefault="00055C1F" w:rsidP="00E63656"/>
    <w:p w:rsidR="00C4643B" w:rsidRDefault="00221ED2" w:rsidP="00221ED2">
      <w:pPr>
        <w:pStyle w:val="Heading2"/>
      </w:pPr>
      <w:bookmarkStart w:id="70" w:name="_Ref5114445"/>
      <w:bookmarkStart w:id="71" w:name="_Toc5186413"/>
      <w:r>
        <w:t>FLAGS Dataset</w:t>
      </w:r>
      <w:bookmarkEnd w:id="70"/>
      <w:bookmarkEnd w:id="71"/>
    </w:p>
    <w:p w:rsidR="00C4643B" w:rsidRDefault="00C4643B" w:rsidP="00E63656"/>
    <w:p w:rsidR="00221ED2" w:rsidRDefault="00221ED2" w:rsidP="00E63656">
      <w:r>
        <w:t>The FLAGS dataset is provided to identify which data points in a profile are to be utilized for derivation of the parameters dependent upon the terminal elimination rate phase constant or to be included in computation of AUC based parameters or included in summary statistics.</w:t>
      </w:r>
    </w:p>
    <w:p w:rsidR="00CF4A10" w:rsidRDefault="00CF4A10" w:rsidP="00E63656"/>
    <w:p w:rsidR="00CF4A10" w:rsidRDefault="00CF4A10" w:rsidP="00E63656">
      <w:r>
        <w:t xml:space="preserve">Note that when the “Best Guess” algorithm is invoked to select the optimal selection of data points from the concentration time profile relative to the criteria specified in the </w:t>
      </w:r>
      <w:r>
        <w:fldChar w:fldCharType="begin"/>
      </w:r>
      <w:r>
        <w:instrText xml:space="preserve"> REF FLGACCEPTKELCRIT \h </w:instrText>
      </w:r>
      <w:r>
        <w:fldChar w:fldCharType="separate"/>
      </w:r>
      <w:r w:rsidRPr="005253A6">
        <w:rPr>
          <w:b/>
          <w:bCs/>
          <w:sz w:val="18"/>
        </w:rPr>
        <w:t>FLGACCEPTKELCRIT</w:t>
      </w:r>
      <w:r>
        <w:fldChar w:fldCharType="end"/>
      </w:r>
      <w:r>
        <w:t xml:space="preserve"> value, the FLAGS dataset will be returned as an output from the computation engine. This is necessary since updates to the points selected for the computation of </w:t>
      </w:r>
      <w:r>
        <w:lastRenderedPageBreak/>
        <w:t xml:space="preserve">KEL based parameters as selected/specified via the </w:t>
      </w:r>
      <w:r>
        <w:fldChar w:fldCharType="begin"/>
      </w:r>
      <w:r>
        <w:instrText xml:space="preserve"> REF FLGEXKEL \h </w:instrText>
      </w:r>
      <w: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r>
        <w:fldChar w:fldCharType="end"/>
      </w:r>
      <w:r>
        <w:t xml:space="preserve"> flag value will document and communicate the results of this algorithm.</w:t>
      </w:r>
    </w:p>
    <w:p w:rsidR="00221ED2" w:rsidRDefault="00221ED2" w:rsidP="00E63656"/>
    <w:p w:rsidR="00221ED2" w:rsidRDefault="00221ED2" w:rsidP="00E63656">
      <w:r>
        <w:t>The basic structure of the FLAGS dataset</w:t>
      </w:r>
      <w:r w:rsidR="00875F18">
        <w:t xml:space="preserve"> for a single profile of concentration-time data (note that the FLAGS dataset could incorporate ALL profiles in the dataset depending on the data provided for a computation engine call)</w:t>
      </w:r>
      <w:r>
        <w:t xml:space="preserve"> is as follows:</w:t>
      </w:r>
    </w:p>
    <w:p w:rsidR="00B742E9" w:rsidRDefault="00B742E9" w:rsidP="00E63656">
      <w:pPr>
        <w:sectPr w:rsidR="00B742E9" w:rsidSect="00D76815">
          <w:footerReference w:type="default" r:id="rId17"/>
          <w:pgSz w:w="12240" w:h="15840"/>
          <w:pgMar w:top="1440" w:right="1800" w:bottom="1440" w:left="1800" w:header="720" w:footer="720" w:gutter="0"/>
          <w:cols w:space="720"/>
          <w:docGrid w:linePitch="360"/>
        </w:sectPr>
      </w:pPr>
    </w:p>
    <w:p w:rsidR="00B742E9" w:rsidRDefault="000405E2" w:rsidP="000405E2">
      <w:pPr>
        <w:pStyle w:val="Heading3"/>
      </w:pPr>
      <w:bookmarkStart w:id="72" w:name="_Toc5186414"/>
      <w:r>
        <w:lastRenderedPageBreak/>
        <w:t>Example FLAGS Dataset</w:t>
      </w:r>
      <w:bookmarkEnd w:id="72"/>
    </w:p>
    <w:p w:rsidR="00D13A4F" w:rsidRDefault="00D13A4F" w:rsidP="00E63656"/>
    <w:tbl>
      <w:tblPr>
        <w:tblStyle w:val="TableGrid"/>
        <w:tblW w:w="13288" w:type="dxa"/>
        <w:tblLayout w:type="fixed"/>
        <w:tblLook w:val="04A0" w:firstRow="1" w:lastRow="0" w:firstColumn="1" w:lastColumn="0" w:noHBand="0" w:noVBand="1"/>
        <w:tblCaption w:val="Example FLAGS Dataset"/>
      </w:tblPr>
      <w:tblGrid>
        <w:gridCol w:w="738"/>
        <w:gridCol w:w="767"/>
        <w:gridCol w:w="738"/>
        <w:gridCol w:w="738"/>
        <w:gridCol w:w="637"/>
        <w:gridCol w:w="429"/>
        <w:gridCol w:w="630"/>
        <w:gridCol w:w="720"/>
        <w:gridCol w:w="720"/>
        <w:gridCol w:w="664"/>
        <w:gridCol w:w="657"/>
        <w:gridCol w:w="630"/>
        <w:gridCol w:w="596"/>
        <w:gridCol w:w="785"/>
        <w:gridCol w:w="643"/>
        <w:gridCol w:w="496"/>
        <w:gridCol w:w="540"/>
        <w:gridCol w:w="540"/>
        <w:gridCol w:w="540"/>
        <w:gridCol w:w="540"/>
        <w:gridCol w:w="540"/>
      </w:tblGrid>
      <w:tr w:rsidR="00FC313D" w:rsidRPr="002049F1" w:rsidTr="002049F1">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SDEID</w:t>
            </w:r>
          </w:p>
          <w:p w:rsidR="00FC313D" w:rsidRPr="002049F1" w:rsidRDefault="00FC313D" w:rsidP="00B742E9">
            <w:pPr>
              <w:rPr>
                <w:rFonts w:ascii="Courier New" w:hAnsi="Courier New" w:cs="Courier New"/>
                <w:sz w:val="10"/>
                <w:highlight w:val="green"/>
              </w:rPr>
            </w:pPr>
          </w:p>
        </w:tc>
        <w:tc>
          <w:tcPr>
            <w:tcW w:w="76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PKDATAROWID</w:t>
            </w:r>
          </w:p>
        </w:tc>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NOMTIME</w:t>
            </w:r>
          </w:p>
        </w:tc>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ACTTIME</w:t>
            </w:r>
          </w:p>
        </w:tc>
        <w:tc>
          <w:tcPr>
            <w:tcW w:w="63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FLGTIME</w:t>
            </w:r>
          </w:p>
        </w:tc>
        <w:tc>
          <w:tcPr>
            <w:tcW w:w="429"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CONC</w:t>
            </w:r>
          </w:p>
        </w:tc>
        <w:tc>
          <w:tcPr>
            <w:tcW w:w="63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CONCMOD</w:t>
            </w:r>
          </w:p>
        </w:tc>
        <w:tc>
          <w:tcPr>
            <w:tcW w:w="72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FLGEXKEL</w:t>
            </w:r>
          </w:p>
        </w:tc>
        <w:tc>
          <w:tcPr>
            <w:tcW w:w="72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FLGEXAUC</w:t>
            </w:r>
          </w:p>
        </w:tc>
        <w:tc>
          <w:tcPr>
            <w:tcW w:w="664"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FLGEXSDE</w:t>
            </w:r>
          </w:p>
        </w:tc>
        <w:tc>
          <w:tcPr>
            <w:tcW w:w="65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FLGEXST</w:t>
            </w:r>
          </w:p>
        </w:tc>
        <w:tc>
          <w:tcPr>
            <w:tcW w:w="63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FLGCZERO</w:t>
            </w:r>
          </w:p>
        </w:tc>
        <w:tc>
          <w:tcPr>
            <w:tcW w:w="596"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PKPCOM</w:t>
            </w:r>
          </w:p>
        </w:tc>
        <w:tc>
          <w:tcPr>
            <w:tcW w:w="785"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PKRCOM</w:t>
            </w: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FLGEMESIS</w:t>
            </w:r>
          </w:p>
        </w:tc>
        <w:tc>
          <w:tcPr>
            <w:tcW w:w="496"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TAU1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TOLD1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TAU2</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TOLD2</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DOSE1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DOSE2</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p w:rsidR="00FC313D" w:rsidRPr="002049F1" w:rsidRDefault="00FC313D" w:rsidP="00B742E9">
            <w:pPr>
              <w:rPr>
                <w:rFonts w:ascii="Courier New" w:hAnsi="Courier New" w:cs="Courier New"/>
                <w:sz w:val="10"/>
              </w:rPr>
            </w:pP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25009244</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0.5</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0.5</w:t>
            </w:r>
          </w:p>
        </w:tc>
        <w:tc>
          <w:tcPr>
            <w:tcW w:w="637" w:type="dxa"/>
          </w:tcPr>
          <w:p w:rsidR="00FC313D" w:rsidRPr="002049F1" w:rsidRDefault="00A93DC3" w:rsidP="00B742E9">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1580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25009245</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2700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Inconsistent time</w:t>
            </w: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25009246</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2.0</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3040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25009247</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3.5</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3060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25009248</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4.0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4.0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2830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25009249</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6.0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6.0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2620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8.0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8.2</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2600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201979"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25009251</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10.0</w:t>
            </w:r>
          </w:p>
        </w:tc>
        <w:tc>
          <w:tcPr>
            <w:tcW w:w="738" w:type="dxa"/>
          </w:tcPr>
          <w:p w:rsidR="00FC313D" w:rsidRPr="002049F1" w:rsidRDefault="00FC313D" w:rsidP="00B742E9">
            <w:pPr>
              <w:rPr>
                <w:rFonts w:ascii="Courier New" w:hAnsi="Courier New" w:cs="Courier New"/>
                <w:sz w:val="10"/>
              </w:rPr>
            </w:pP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1</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2320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25009252</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2200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25009254</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24.0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24.0</w:t>
            </w:r>
          </w:p>
        </w:tc>
        <w:tc>
          <w:tcPr>
            <w:tcW w:w="637" w:type="dxa"/>
          </w:tcPr>
          <w:p w:rsidR="00FC313D" w:rsidRPr="002049F1" w:rsidRDefault="00A93DC3" w:rsidP="00B742E9">
            <w:pPr>
              <w:rPr>
                <w:rFonts w:ascii="Courier New" w:hAnsi="Courier New" w:cs="Courier New"/>
                <w:sz w:val="10"/>
              </w:rPr>
            </w:pPr>
            <w:r w:rsidRPr="002049F1">
              <w:rPr>
                <w:rFonts w:ascii="Courier New" w:hAnsi="Courier New" w:cs="Courier New"/>
                <w:sz w:val="10"/>
              </w:rPr>
              <w:t>0</w:t>
            </w: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1660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bl>
    <w:p w:rsidR="00221ED2" w:rsidRDefault="00221ED2" w:rsidP="00E63656"/>
    <w:p w:rsidR="00875F18" w:rsidRDefault="00875F18" w:rsidP="00E63656">
      <w:r>
        <w:t>Note that the FLAGS dataset could incorporat</w:t>
      </w:r>
      <w:r w:rsidR="00B27FE9">
        <w:t xml:space="preserve">e additional data items including the nominal and actual time post dose fields, the concentration data field, the modified concentration data field (PKCNCNMOD for example), and other informational items from the dataset as defined in the </w:t>
      </w:r>
      <w:r w:rsidR="00DB3E7E">
        <w:fldChar w:fldCharType="begin"/>
      </w:r>
      <w:r w:rsidR="00DB3E7E">
        <w:instrText xml:space="preserve"> REF FLAGSDISPLAYLIST \h </w:instrText>
      </w:r>
      <w:r w:rsidR="00DB3E7E">
        <w:fldChar w:fldCharType="separate"/>
      </w:r>
      <w:r w:rsidR="00DB3E7E" w:rsidRPr="000405E2">
        <w:rPr>
          <w:rFonts w:eastAsia="Times New Roman" w:cs="Arial"/>
          <w:color w:val="000000"/>
          <w:sz w:val="18"/>
          <w:szCs w:val="18"/>
          <w:lang w:eastAsia="en-US"/>
        </w:rPr>
        <w:t>FLAGSDISPLAYLIST</w:t>
      </w:r>
      <w:r w:rsidR="00DB3E7E">
        <w:fldChar w:fldCharType="end"/>
      </w:r>
      <w:r w:rsidR="00B27FE9">
        <w:t xml:space="preserve"> MCT field.</w:t>
      </w:r>
      <w:r w:rsidR="00FC313D">
        <w:t xml:space="preserve"> </w:t>
      </w:r>
      <w:r w:rsidR="009A271E">
        <w:t>The default dataitems</w:t>
      </w:r>
      <w:r w:rsidR="00EF5A8B">
        <w:t>, flags, MCT items</w:t>
      </w:r>
      <w:r w:rsidR="009A271E">
        <w:t xml:space="preserve"> that will be displayed in the FLAGs dataset include SDEID, PKDATAROWID, NOMTIME, ACTTIME, FLGTIME, CONC, CONCMOD, FLGEXKEL, FLGEXAUC, FLGEXAUC, FLGEXSDE, FLGEXST, FLGCZERO, PKPCOM, PKRCOM, FLGEMESIS, TAU1-5, TOLD1-5, DOSE1-5. Up to 5 additional dataitems/fields/columns will be displayed in the FLAGS dataset from the input dataset </w:t>
      </w:r>
      <w:r w:rsidR="00FC313D">
        <w:t xml:space="preserve">through </w:t>
      </w:r>
      <w:r w:rsidR="009A271E">
        <w:t xml:space="preserve">the specification of these fields in the </w:t>
      </w:r>
      <w:r w:rsidR="00FC313D">
        <w:t xml:space="preserve">FLAGDISPLAYLIST </w:t>
      </w:r>
      <w:r w:rsidR="009A271E">
        <w:t xml:space="preserve">as defined in the </w:t>
      </w:r>
      <w:r w:rsidR="00FC313D">
        <w:t>MCT</w:t>
      </w:r>
      <w:r w:rsidR="009A271E">
        <w:t>.</w:t>
      </w:r>
    </w:p>
    <w:p w:rsidR="00875F18" w:rsidRDefault="00875F18" w:rsidP="00E63656"/>
    <w:p w:rsidR="0084761C" w:rsidRDefault="0084761C" w:rsidP="00E63656">
      <w:pPr>
        <w:sectPr w:rsidR="0084761C" w:rsidSect="000405E2">
          <w:pgSz w:w="15840" w:h="12240" w:orient="landscape"/>
          <w:pgMar w:top="1800" w:right="1440" w:bottom="1800" w:left="1440" w:header="720" w:footer="720" w:gutter="0"/>
          <w:cols w:space="720"/>
          <w:docGrid w:linePitch="360"/>
        </w:sectPr>
      </w:pPr>
    </w:p>
    <w:p w:rsidR="0084761C" w:rsidRDefault="0084761C" w:rsidP="00E63656"/>
    <w:p w:rsidR="00AB6178" w:rsidRDefault="00AB6178" w:rsidP="00F8399D">
      <w:pPr>
        <w:pStyle w:val="Heading2"/>
      </w:pPr>
      <w:r>
        <w:t>Estimated Concentration Dataset</w:t>
      </w:r>
    </w:p>
    <w:p w:rsidR="00AB6178" w:rsidRDefault="00AB6178" w:rsidP="00E63656"/>
    <w:p w:rsidR="00AB6178" w:rsidRDefault="00AB6178" w:rsidP="00E63656"/>
    <w:p w:rsidR="00AB6178" w:rsidRDefault="00AB6178" w:rsidP="00E63656">
      <w:r>
        <w:t xml:space="preserve">The estimated concentation dataset is returned by the computation engine and incorporates the results of concentration values generated by the computation engine for </w:t>
      </w:r>
    </w:p>
    <w:p w:rsidR="000173F4" w:rsidRDefault="000173F4" w:rsidP="00E63656"/>
    <w:p w:rsidR="000173F4" w:rsidRDefault="000173F4" w:rsidP="000173F4"/>
    <w:p w:rsidR="00C70CEB" w:rsidRPr="005F1DA1" w:rsidRDefault="000173F4" w:rsidP="00F8399D">
      <w:pPr>
        <w:pStyle w:val="ListParagraph"/>
        <w:numPr>
          <w:ilvl w:val="0"/>
          <w:numId w:val="68"/>
        </w:numPr>
        <w:ind w:left="900" w:hanging="180"/>
        <w:rPr>
          <w:rFonts w:cs="Arial"/>
          <w:szCs w:val="20"/>
        </w:rPr>
      </w:pPr>
      <w:r w:rsidRPr="00F8399D">
        <w:rPr>
          <w:rFonts w:ascii="Arial" w:hAnsi="Arial" w:cs="Arial"/>
          <w:sz w:val="20"/>
          <w:szCs w:val="20"/>
        </w:rPr>
        <w:t>Estimated values of concentration for data points selected for inclusion in the terminal elimination phase regressi</w:t>
      </w:r>
      <w:r w:rsidR="00C70CEB" w:rsidRPr="00F8399D">
        <w:rPr>
          <w:rFonts w:ascii="Arial" w:hAnsi="Arial" w:cs="Arial"/>
          <w:sz w:val="20"/>
          <w:szCs w:val="20"/>
        </w:rPr>
        <w:t>on</w:t>
      </w:r>
    </w:p>
    <w:p w:rsidR="005F1DA1" w:rsidRPr="003317E1" w:rsidRDefault="005F1DA1" w:rsidP="00F8399D">
      <w:pPr>
        <w:pStyle w:val="ListParagraph"/>
        <w:numPr>
          <w:ilvl w:val="0"/>
          <w:numId w:val="68"/>
        </w:numPr>
        <w:ind w:left="900" w:hanging="180"/>
        <w:rPr>
          <w:rFonts w:cs="Arial"/>
          <w:szCs w:val="20"/>
        </w:rPr>
      </w:pPr>
      <w:r>
        <w:rPr>
          <w:rFonts w:ascii="Arial" w:hAnsi="Arial" w:cs="Arial"/>
          <w:sz w:val="20"/>
          <w:szCs w:val="20"/>
        </w:rPr>
        <w:t xml:space="preserve">Estimated values of concentration data for the </w:t>
      </w:r>
      <w:r w:rsidR="00BE631E">
        <w:rPr>
          <w:rFonts w:ascii="Arial" w:hAnsi="Arial" w:cs="Arial"/>
          <w:sz w:val="20"/>
          <w:szCs w:val="20"/>
        </w:rPr>
        <w:fldChar w:fldCharType="begin"/>
      </w:r>
      <w:r w:rsidR="00BE631E">
        <w:rPr>
          <w:rFonts w:ascii="Arial" w:hAnsi="Arial" w:cs="Arial"/>
          <w:sz w:val="20"/>
          <w:szCs w:val="20"/>
        </w:rPr>
        <w:instrText xml:space="preserve"> REF C0 \h </w:instrText>
      </w:r>
      <w:r w:rsidR="00BE631E">
        <w:rPr>
          <w:rFonts w:ascii="Arial" w:hAnsi="Arial" w:cs="Arial"/>
          <w:sz w:val="20"/>
          <w:szCs w:val="20"/>
        </w:rPr>
      </w:r>
      <w:r w:rsidR="00BE631E">
        <w:rPr>
          <w:rFonts w:ascii="Arial" w:hAnsi="Arial" w:cs="Arial"/>
          <w:sz w:val="20"/>
          <w:szCs w:val="20"/>
        </w:rPr>
        <w:fldChar w:fldCharType="separate"/>
      </w:r>
      <w:r w:rsidR="00BE631E" w:rsidRPr="00F71A6D">
        <w:rPr>
          <w:b/>
          <w:sz w:val="18"/>
          <w:szCs w:val="18"/>
        </w:rPr>
        <w:t>C0</w:t>
      </w:r>
      <w:r w:rsidR="00BE631E">
        <w:rPr>
          <w:rFonts w:ascii="Arial" w:hAnsi="Arial" w:cs="Arial"/>
          <w:sz w:val="20"/>
          <w:szCs w:val="20"/>
        </w:rPr>
        <w:fldChar w:fldCharType="end"/>
      </w:r>
      <w:r>
        <w:rPr>
          <w:rFonts w:ascii="Arial" w:hAnsi="Arial" w:cs="Arial"/>
          <w:sz w:val="20"/>
          <w:szCs w:val="20"/>
        </w:rPr>
        <w:t xml:space="preserve"> (Czero) concentration value.</w:t>
      </w:r>
    </w:p>
    <w:p w:rsidR="00C70CEB" w:rsidRPr="00F8399D" w:rsidRDefault="00C70CEB" w:rsidP="00C70CEB">
      <w:pPr>
        <w:pStyle w:val="ListParagraph"/>
        <w:numPr>
          <w:ilvl w:val="0"/>
          <w:numId w:val="68"/>
        </w:numPr>
        <w:ind w:left="900" w:hanging="180"/>
        <w:rPr>
          <w:rFonts w:ascii="Arial" w:hAnsi="Arial" w:cs="Arial"/>
          <w:sz w:val="20"/>
          <w:szCs w:val="20"/>
        </w:rPr>
      </w:pPr>
      <w:r w:rsidRPr="00F8399D">
        <w:rPr>
          <w:rFonts w:ascii="Arial" w:hAnsi="Arial" w:cs="Arial"/>
          <w:sz w:val="20"/>
          <w:szCs w:val="20"/>
        </w:rPr>
        <w:t xml:space="preserve">Interpolated values of concentration for data points </w:t>
      </w:r>
      <w:r>
        <w:rPr>
          <w:rFonts w:ascii="Arial" w:hAnsi="Arial" w:cs="Arial"/>
          <w:sz w:val="20"/>
          <w:szCs w:val="20"/>
        </w:rPr>
        <w:t xml:space="preserve">generated in the computation of partial AUCs </w:t>
      </w:r>
      <w:r w:rsidR="00BE631E">
        <w:rPr>
          <w:rFonts w:ascii="Arial" w:hAnsi="Arial" w:cs="Arial"/>
          <w:sz w:val="20"/>
          <w:szCs w:val="20"/>
        </w:rPr>
        <w:t>(</w:t>
      </w:r>
      <w:r w:rsidR="00BE631E">
        <w:rPr>
          <w:rFonts w:ascii="Arial" w:hAnsi="Arial" w:cs="Arial"/>
          <w:sz w:val="20"/>
          <w:szCs w:val="20"/>
        </w:rPr>
        <w:fldChar w:fldCharType="begin"/>
      </w:r>
      <w:r w:rsidR="00BE631E">
        <w:rPr>
          <w:rFonts w:ascii="Arial" w:hAnsi="Arial" w:cs="Arial"/>
          <w:sz w:val="20"/>
          <w:szCs w:val="20"/>
        </w:rPr>
        <w:instrText xml:space="preserve"> REF AUCT1_T2 \h </w:instrText>
      </w:r>
      <w:r w:rsidR="00BE631E">
        <w:rPr>
          <w:rFonts w:ascii="Arial" w:hAnsi="Arial" w:cs="Arial"/>
          <w:sz w:val="20"/>
          <w:szCs w:val="20"/>
        </w:rPr>
      </w:r>
      <w:r w:rsidR="00BE631E">
        <w:rPr>
          <w:rFonts w:ascii="Arial" w:hAnsi="Arial" w:cs="Arial"/>
          <w:sz w:val="20"/>
          <w:szCs w:val="20"/>
        </w:rPr>
        <w:fldChar w:fldCharType="separate"/>
      </w:r>
      <w:r w:rsidR="00BE631E" w:rsidRPr="00252B00">
        <w:rPr>
          <w:b/>
          <w:iCs/>
          <w:sz w:val="18"/>
          <w:szCs w:val="18"/>
        </w:rPr>
        <w:t>AUCT1_T2</w:t>
      </w:r>
      <w:r w:rsidR="00BE631E">
        <w:rPr>
          <w:rFonts w:ascii="Arial" w:hAnsi="Arial" w:cs="Arial"/>
          <w:sz w:val="20"/>
          <w:szCs w:val="20"/>
        </w:rPr>
        <w:fldChar w:fldCharType="end"/>
      </w:r>
      <w:r w:rsidR="00BE631E">
        <w:rPr>
          <w:rFonts w:ascii="Arial" w:hAnsi="Arial" w:cs="Arial"/>
          <w:sz w:val="20"/>
          <w:szCs w:val="20"/>
        </w:rPr>
        <w:t xml:space="preserve">) </w:t>
      </w:r>
      <w:r>
        <w:rPr>
          <w:rFonts w:ascii="Arial" w:hAnsi="Arial" w:cs="Arial"/>
          <w:sz w:val="20"/>
          <w:szCs w:val="20"/>
        </w:rPr>
        <w:t>where planned concentration time data points were not incorporated into the sampling design for the profile</w:t>
      </w:r>
    </w:p>
    <w:p w:rsidR="00C70CEB" w:rsidRPr="00F8399D" w:rsidRDefault="00C70CEB" w:rsidP="00C70CEB">
      <w:pPr>
        <w:pStyle w:val="ListParagraph"/>
        <w:numPr>
          <w:ilvl w:val="0"/>
          <w:numId w:val="68"/>
        </w:numPr>
        <w:ind w:left="900" w:hanging="180"/>
        <w:rPr>
          <w:rFonts w:ascii="Arial" w:hAnsi="Arial" w:cs="Arial"/>
          <w:sz w:val="20"/>
          <w:szCs w:val="20"/>
        </w:rPr>
      </w:pPr>
      <w:r>
        <w:rPr>
          <w:rFonts w:ascii="Arial" w:hAnsi="Arial" w:cs="Arial"/>
          <w:sz w:val="20"/>
          <w:szCs w:val="20"/>
        </w:rPr>
        <w:t xml:space="preserve">Extrapolated values of concentration for data points generated in the computation of partial AUCs </w:t>
      </w:r>
      <w:r w:rsidR="00BE631E">
        <w:rPr>
          <w:rFonts w:ascii="Arial" w:hAnsi="Arial" w:cs="Arial"/>
          <w:sz w:val="20"/>
          <w:szCs w:val="20"/>
        </w:rPr>
        <w:t>(</w:t>
      </w:r>
      <w:r w:rsidR="00BE631E">
        <w:rPr>
          <w:rFonts w:ascii="Arial" w:hAnsi="Arial" w:cs="Arial"/>
          <w:sz w:val="20"/>
          <w:szCs w:val="20"/>
        </w:rPr>
        <w:fldChar w:fldCharType="begin"/>
      </w:r>
      <w:r w:rsidR="00BE631E">
        <w:rPr>
          <w:rFonts w:ascii="Arial" w:hAnsi="Arial" w:cs="Arial"/>
          <w:sz w:val="20"/>
          <w:szCs w:val="20"/>
        </w:rPr>
        <w:instrText xml:space="preserve"> REF AUCT1_T2 \h </w:instrText>
      </w:r>
      <w:r w:rsidR="00BE631E">
        <w:rPr>
          <w:rFonts w:ascii="Arial" w:hAnsi="Arial" w:cs="Arial"/>
          <w:sz w:val="20"/>
          <w:szCs w:val="20"/>
        </w:rPr>
      </w:r>
      <w:r w:rsidR="00BE631E">
        <w:rPr>
          <w:rFonts w:ascii="Arial" w:hAnsi="Arial" w:cs="Arial"/>
          <w:sz w:val="20"/>
          <w:szCs w:val="20"/>
        </w:rPr>
        <w:fldChar w:fldCharType="separate"/>
      </w:r>
      <w:r w:rsidR="00BE631E" w:rsidRPr="00252B00">
        <w:rPr>
          <w:b/>
          <w:iCs/>
          <w:sz w:val="18"/>
          <w:szCs w:val="18"/>
        </w:rPr>
        <w:t>AUCT1_T2</w:t>
      </w:r>
      <w:r w:rsidR="00BE631E">
        <w:rPr>
          <w:rFonts w:ascii="Arial" w:hAnsi="Arial" w:cs="Arial"/>
          <w:sz w:val="20"/>
          <w:szCs w:val="20"/>
        </w:rPr>
        <w:fldChar w:fldCharType="end"/>
      </w:r>
      <w:r w:rsidR="00BE631E">
        <w:rPr>
          <w:rFonts w:ascii="Arial" w:hAnsi="Arial" w:cs="Arial"/>
          <w:sz w:val="20"/>
          <w:szCs w:val="20"/>
        </w:rPr>
        <w:t xml:space="preserve">) </w:t>
      </w:r>
      <w:r>
        <w:rPr>
          <w:rFonts w:ascii="Arial" w:hAnsi="Arial" w:cs="Arial"/>
          <w:sz w:val="20"/>
          <w:szCs w:val="20"/>
        </w:rPr>
        <w:t xml:space="preserve">where </w:t>
      </w:r>
      <w:r w:rsidR="004B1EFC">
        <w:rPr>
          <w:rFonts w:ascii="Arial" w:hAnsi="Arial" w:cs="Arial"/>
          <w:sz w:val="20"/>
          <w:szCs w:val="20"/>
        </w:rPr>
        <w:t xml:space="preserve">missing concentration-time data points occur. </w:t>
      </w:r>
    </w:p>
    <w:p w:rsidR="00C70CEB" w:rsidRDefault="00C70CEB" w:rsidP="004B1EFC">
      <w:pPr>
        <w:rPr>
          <w:szCs w:val="20"/>
        </w:rPr>
      </w:pPr>
    </w:p>
    <w:p w:rsidR="004B1EFC" w:rsidRDefault="004B1EFC" w:rsidP="004B1EFC">
      <w:pPr>
        <w:rPr>
          <w:szCs w:val="20"/>
        </w:rPr>
      </w:pPr>
    </w:p>
    <w:p w:rsidR="004B1EFC" w:rsidRDefault="004B1EFC" w:rsidP="004B1EFC">
      <w:pPr>
        <w:rPr>
          <w:szCs w:val="20"/>
        </w:rPr>
      </w:pPr>
      <w:r>
        <w:rPr>
          <w:szCs w:val="20"/>
        </w:rPr>
        <w:t xml:space="preserve">See Sections </w:t>
      </w:r>
      <w:r>
        <w:rPr>
          <w:szCs w:val="20"/>
        </w:rPr>
        <w:fldChar w:fldCharType="begin"/>
      </w:r>
      <w:r>
        <w:rPr>
          <w:szCs w:val="20"/>
        </w:rPr>
        <w:instrText xml:space="preserve"> REF _Ref5399839 \h </w:instrText>
      </w:r>
      <w:r>
        <w:rPr>
          <w:szCs w:val="20"/>
        </w:rPr>
      </w:r>
      <w:r>
        <w:rPr>
          <w:szCs w:val="20"/>
        </w:rPr>
        <w:fldChar w:fldCharType="separate"/>
      </w:r>
      <w:r w:rsidRPr="0014390B">
        <w:t>Interpolation</w:t>
      </w:r>
      <w:r>
        <w:t xml:space="preserve"> of Missing Data for AUC and AUMC Calculations</w:t>
      </w:r>
      <w:r>
        <w:rPr>
          <w:szCs w:val="20"/>
        </w:rPr>
        <w:fldChar w:fldCharType="end"/>
      </w:r>
      <w:r>
        <w:rPr>
          <w:szCs w:val="20"/>
        </w:rPr>
        <w:t xml:space="preserve"> and </w:t>
      </w:r>
      <w:r>
        <w:rPr>
          <w:szCs w:val="20"/>
        </w:rPr>
        <w:fldChar w:fldCharType="begin"/>
      </w:r>
      <w:r>
        <w:rPr>
          <w:szCs w:val="20"/>
        </w:rPr>
        <w:instrText xml:space="preserve"> REF _Ref506784923 \h </w:instrText>
      </w:r>
      <w:r>
        <w:rPr>
          <w:szCs w:val="20"/>
        </w:rPr>
      </w:r>
      <w:r>
        <w:rPr>
          <w:szCs w:val="20"/>
        </w:rPr>
        <w:fldChar w:fldCharType="separate"/>
      </w:r>
      <w:r>
        <w:t>Missing Data</w:t>
      </w:r>
      <w:r>
        <w:rPr>
          <w:szCs w:val="20"/>
        </w:rPr>
        <w:fldChar w:fldCharType="end"/>
      </w:r>
      <w:r>
        <w:rPr>
          <w:szCs w:val="20"/>
        </w:rPr>
        <w:t xml:space="preserve"> for the circumstances that trigger these computations.</w:t>
      </w:r>
    </w:p>
    <w:p w:rsidR="004B1EFC" w:rsidRDefault="004B1EFC" w:rsidP="004B1EFC">
      <w:pPr>
        <w:rPr>
          <w:szCs w:val="20"/>
        </w:rPr>
      </w:pPr>
    </w:p>
    <w:p w:rsidR="00E51DC0" w:rsidRDefault="00E51DC0" w:rsidP="004B1EFC">
      <w:pPr>
        <w:rPr>
          <w:szCs w:val="20"/>
        </w:rPr>
      </w:pPr>
      <w:r>
        <w:rPr>
          <w:szCs w:val="20"/>
        </w:rPr>
        <w:t>An example Estimated Concentration Dataset appears as follows:</w:t>
      </w:r>
    </w:p>
    <w:p w:rsidR="00E51DC0" w:rsidRDefault="00E51DC0" w:rsidP="00E51DC0">
      <w:pPr>
        <w:pStyle w:val="Heading3"/>
      </w:pPr>
      <w:r>
        <w:t>Example Estimated Concentration Dataset</w:t>
      </w:r>
    </w:p>
    <w:p w:rsidR="00E51DC0" w:rsidRDefault="00E665E2" w:rsidP="004B1EFC">
      <w:pPr>
        <w:rPr>
          <w:szCs w:val="20"/>
        </w:rPr>
      </w:pPr>
      <w:r>
        <w:rPr>
          <w:szCs w:val="20"/>
        </w:rPr>
        <w:t>The following represents an example Estimated Concentration Dataset that the Computation Engine produce</w:t>
      </w:r>
      <w:r w:rsidR="0084761C">
        <w:rPr>
          <w:szCs w:val="20"/>
        </w:rPr>
        <w:t xml:space="preserve">s to communicate the estimated </w:t>
      </w:r>
      <w:r>
        <w:rPr>
          <w:szCs w:val="20"/>
        </w:rPr>
        <w:t>concentrations for the selected terminal elimination phase</w:t>
      </w:r>
      <w:r w:rsidR="0084761C">
        <w:rPr>
          <w:szCs w:val="20"/>
        </w:rPr>
        <w:t>, C0 and TLAST datapoints, as well as interpolated and extrapoloated concentration values for partial AUC and other parameter computations.</w:t>
      </w:r>
    </w:p>
    <w:p w:rsidR="00E665E2" w:rsidRDefault="00E665E2" w:rsidP="004B1EFC">
      <w:pPr>
        <w:rPr>
          <w:szCs w:val="20"/>
        </w:rPr>
      </w:pPr>
    </w:p>
    <w:tbl>
      <w:tblPr>
        <w:tblW w:w="0" w:type="auto"/>
        <w:tblInd w:w="108" w:type="dxa"/>
        <w:tblLook w:val="04A0" w:firstRow="1" w:lastRow="0" w:firstColumn="1" w:lastColumn="0" w:noHBand="0" w:noVBand="1"/>
      </w:tblPr>
      <w:tblGrid>
        <w:gridCol w:w="1273"/>
        <w:gridCol w:w="1273"/>
        <w:gridCol w:w="601"/>
        <w:gridCol w:w="985"/>
        <w:gridCol w:w="985"/>
        <w:gridCol w:w="985"/>
        <w:gridCol w:w="985"/>
        <w:gridCol w:w="1177"/>
      </w:tblGrid>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SDEID</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PKDATAROWID</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TIME</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CEST_KEL</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CEST_INT</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CEST_EXT</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CEST_C0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CEST_TLAST</w:t>
            </w: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95B3D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3.232205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18</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2.513906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1.955237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0.261819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0.095808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2049F1">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0.035059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0.095808</w:t>
            </w: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9.771725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00B0F0"/>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8.109773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109.784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lastRenderedPageBreak/>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105.3919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58.34286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48</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38.56274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25.48873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16.84722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2049F1">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11.13547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168.2768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10.60000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8.30000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4.10000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49</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bl>
    <w:p w:rsidR="00E665E2" w:rsidRDefault="00E665E2" w:rsidP="004B1EFC">
      <w:pPr>
        <w:rPr>
          <w:szCs w:val="20"/>
        </w:rPr>
      </w:pPr>
    </w:p>
    <w:p w:rsidR="00C4643B" w:rsidRPr="00055C1F" w:rsidRDefault="00C4643B" w:rsidP="00E63656"/>
    <w:p w:rsidR="00AF1D29" w:rsidRPr="00055C1F" w:rsidRDefault="003E52B3" w:rsidP="00E63656">
      <w:pPr>
        <w:pStyle w:val="Heading1"/>
      </w:pPr>
      <w:bookmarkStart w:id="73" w:name="_Ref508002131"/>
      <w:bookmarkStart w:id="74" w:name="_Toc5186415"/>
      <w:r w:rsidRPr="00055C1F">
        <w:t>Primary Parameter Calculations</w:t>
      </w:r>
      <w:bookmarkEnd w:id="73"/>
      <w:bookmarkEnd w:id="74"/>
      <w:r w:rsidRPr="00055C1F">
        <w:t xml:space="preserve"> </w:t>
      </w:r>
      <w:bookmarkEnd w:id="65"/>
      <w:bookmarkEnd w:id="66"/>
    </w:p>
    <w:p w:rsidR="003E52B3" w:rsidRDefault="003E52B3">
      <w:pPr>
        <w:pStyle w:val="Heading2"/>
      </w:pPr>
      <w:bookmarkStart w:id="75" w:name="_Toc5186416"/>
      <w:r>
        <w:t xml:space="preserve">Matrix </w:t>
      </w:r>
      <w:r w:rsidR="00596D42">
        <w:t>I</w:t>
      </w:r>
      <w:r>
        <w:t xml:space="preserve">ndependent </w:t>
      </w:r>
      <w:r w:rsidR="00596D42">
        <w:t>P</w:t>
      </w:r>
      <w:r>
        <w:t>arameters</w:t>
      </w:r>
      <w:bookmarkEnd w:id="75"/>
    </w:p>
    <w:p w:rsidR="00B903C3" w:rsidRDefault="00B903C3" w:rsidP="00B903C3">
      <w:r w:rsidRPr="008E782E">
        <w:rPr>
          <w:b/>
        </w:rPr>
        <w:t>Note:</w:t>
      </w:r>
      <w:r>
        <w:t xml:space="preserve"> All parameter calculations are for models specified in </w:t>
      </w:r>
      <w:r w:rsidR="0084439A">
        <w:t>A</w:t>
      </w:r>
      <w:r>
        <w:t>ppendix “</w:t>
      </w:r>
      <w:r w:rsidR="0084439A">
        <w:fldChar w:fldCharType="begin"/>
      </w:r>
      <w:r w:rsidR="0084439A">
        <w:instrText xml:space="preserve"> REF _Ref507221480 \h </w:instrText>
      </w:r>
      <w:r w:rsidR="0084439A">
        <w:fldChar w:fldCharType="separate"/>
      </w:r>
      <w:r w:rsidR="0084439A" w:rsidRPr="005A7C0D">
        <w:t xml:space="preserve">Parameter </w:t>
      </w:r>
      <w:r w:rsidR="0084439A">
        <w:t xml:space="preserve">Model Mapping </w:t>
      </w:r>
      <w:r w:rsidR="0084439A" w:rsidRPr="005A7C0D">
        <w:t xml:space="preserve">List - </w:t>
      </w:r>
      <w:r w:rsidR="0084439A" w:rsidRPr="00C85D5B">
        <w:t xml:space="preserve">Primary </w:t>
      </w:r>
      <w:r w:rsidR="0084439A">
        <w:t xml:space="preserve">and </w:t>
      </w:r>
      <w:proofErr w:type="gramStart"/>
      <w:r w:rsidR="0084439A">
        <w:t xml:space="preserve">Derived </w:t>
      </w:r>
      <w:proofErr w:type="gramEnd"/>
      <w:r w:rsidR="0084439A">
        <w:fldChar w:fldCharType="end"/>
      </w:r>
      <w:r>
        <w:t>”, unless otherwise specified.</w:t>
      </w:r>
    </w:p>
    <w:p w:rsidR="00CC5119" w:rsidRDefault="00CC5119" w:rsidP="00B903C3"/>
    <w:p w:rsidR="00CC5119" w:rsidRPr="00191229" w:rsidRDefault="00DC667B" w:rsidP="001E2755">
      <w:pPr>
        <w:pStyle w:val="TableContent"/>
        <w:rPr>
          <w:iCs/>
          <w:sz w:val="18"/>
          <w:szCs w:val="18"/>
        </w:rPr>
      </w:pPr>
      <w:r w:rsidRPr="00DC667B">
        <w:rPr>
          <w:b/>
        </w:rPr>
        <w:t xml:space="preserve">Important Naming Convention </w:t>
      </w:r>
      <w:r w:rsidR="00CC5119" w:rsidRPr="00DC667B">
        <w:rPr>
          <w:b/>
        </w:rPr>
        <w:t>Note</w:t>
      </w:r>
      <w:r>
        <w:t>:</w:t>
      </w:r>
      <w:r w:rsidR="00CC5119">
        <w:t xml:space="preserve"> steady state parameters are </w:t>
      </w:r>
      <w:r w:rsidR="00F8399D">
        <w:t xml:space="preserve">generally </w:t>
      </w:r>
      <w:r w:rsidR="00CC5119">
        <w:t>named with the suffix “</w:t>
      </w:r>
      <w:r w:rsidR="00F8399D">
        <w:t>i</w:t>
      </w:r>
      <w:r w:rsidR="00CC5119">
        <w:t xml:space="preserve">”, i.e. “NAMEi”. This permits computation </w:t>
      </w:r>
      <w:r w:rsidR="00F8399D">
        <w:t xml:space="preserve">and naming </w:t>
      </w:r>
      <w:r w:rsidR="00CC5119">
        <w:t>of multiple values of the parameter</w:t>
      </w:r>
      <w:r w:rsidR="00F8399D">
        <w:t>,</w:t>
      </w:r>
      <w:r w:rsidR="00CC5119">
        <w:t xml:space="preserve"> one per </w:t>
      </w:r>
      <w:r w:rsidR="00F8399D">
        <w:t xml:space="preserve">each defined </w:t>
      </w:r>
      <w:r w:rsidR="00CC5119">
        <w:t xml:space="preserve">dosing interval, i.e. if there is a multiple dose profile specified in the data. </w:t>
      </w:r>
      <w:r w:rsidR="00F8399D">
        <w:t>For either single dose or multiple dosing regimens</w:t>
      </w:r>
      <w:r w:rsidR="00CC5119">
        <w:t>, parameter</w:t>
      </w:r>
      <w:r w:rsidR="00F8399D">
        <w:t xml:space="preserve">s for both the entire profile as well as </w:t>
      </w:r>
      <w:r w:rsidR="00C94664">
        <w:t xml:space="preserve">for each dosing interval may be generated (see Section </w:t>
      </w:r>
      <w:r w:rsidR="00C94664">
        <w:fldChar w:fldCharType="begin"/>
      </w:r>
      <w:r w:rsidR="00C94664">
        <w:instrText xml:space="preserve"> REF _Ref507945116 \r \h </w:instrText>
      </w:r>
      <w:r w:rsidR="00C94664">
        <w:fldChar w:fldCharType="separate"/>
      </w:r>
      <w:r w:rsidR="00C94664">
        <w:t>12.11</w:t>
      </w:r>
      <w:r w:rsidR="00C94664">
        <w:fldChar w:fldCharType="end"/>
      </w:r>
      <w:r w:rsidR="00C94664">
        <w:t xml:space="preserve"> </w:t>
      </w:r>
      <w:r w:rsidR="00C94664">
        <w:fldChar w:fldCharType="begin"/>
      </w:r>
      <w:r w:rsidR="00C94664">
        <w:instrText xml:space="preserve"> REF _Ref507945116 \h </w:instrText>
      </w:r>
      <w:r w:rsidR="00C94664">
        <w:fldChar w:fldCharType="separate"/>
      </w:r>
      <w:r w:rsidR="00C94664" w:rsidRPr="005A7C0D">
        <w:t xml:space="preserve">Parameter </w:t>
      </w:r>
      <w:r w:rsidR="00C94664">
        <w:t xml:space="preserve">Model Mapping </w:t>
      </w:r>
      <w:r w:rsidR="00C94664" w:rsidRPr="005A7C0D">
        <w:t xml:space="preserve">List - </w:t>
      </w:r>
      <w:r w:rsidR="00C94664" w:rsidRPr="00C85D5B">
        <w:t xml:space="preserve">Primary </w:t>
      </w:r>
      <w:r w:rsidR="00C94664">
        <w:t>and Derived</w:t>
      </w:r>
      <w:r w:rsidR="00C94664">
        <w:fldChar w:fldCharType="end"/>
      </w:r>
      <w:r w:rsidR="00C94664">
        <w:t xml:space="preserve"> for details of which parameter may generated/requested for each Model) named named both with the </w:t>
      </w:r>
      <w:r w:rsidR="00CC5119">
        <w:t>suffix “i”</w:t>
      </w:r>
      <w:r w:rsidR="00C94664">
        <w:t xml:space="preserve"> for parameters computed over individual dosing intervals, i.e. “NAME” as well as without the suffice “I” for parameters computed over the entire profile of data. </w:t>
      </w: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p>
    <w:p w:rsidR="003E52B3" w:rsidRDefault="003E52B3"/>
    <w:tbl>
      <w:tblPr>
        <w:tblW w:w="8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121"/>
        <w:gridCol w:w="1266"/>
        <w:gridCol w:w="4264"/>
        <w:gridCol w:w="1020"/>
        <w:gridCol w:w="1199"/>
      </w:tblGrid>
      <w:tr w:rsidR="006220E5" w:rsidRPr="006220E5" w:rsidTr="006220E5">
        <w:trPr>
          <w:tblHeader/>
        </w:trPr>
        <w:tc>
          <w:tcPr>
            <w:tcW w:w="1121" w:type="dxa"/>
            <w:shd w:val="clear" w:color="auto" w:fill="E6E6E6"/>
          </w:tcPr>
          <w:p w:rsidR="006220E5" w:rsidRPr="006220E5" w:rsidRDefault="00277B3C">
            <w:pPr>
              <w:pStyle w:val="TableContent"/>
              <w:rPr>
                <w:b/>
                <w:sz w:val="18"/>
                <w:szCs w:val="18"/>
              </w:rPr>
            </w:pPr>
            <w:r>
              <w:rPr>
                <w:b/>
                <w:sz w:val="18"/>
                <w:szCs w:val="18"/>
              </w:rPr>
              <w:t>Release</w:t>
            </w:r>
            <w:r w:rsidR="00DC095B">
              <w:rPr>
                <w:b/>
                <w:sz w:val="18"/>
                <w:szCs w:val="18"/>
              </w:rPr>
              <w:t>*</w:t>
            </w:r>
          </w:p>
        </w:tc>
        <w:tc>
          <w:tcPr>
            <w:tcW w:w="1266" w:type="dxa"/>
            <w:shd w:val="clear" w:color="auto" w:fill="E6E6E6"/>
          </w:tcPr>
          <w:p w:rsidR="006220E5" w:rsidRPr="006220E5" w:rsidRDefault="006220E5">
            <w:pPr>
              <w:pStyle w:val="TableContent"/>
              <w:rPr>
                <w:b/>
                <w:sz w:val="18"/>
                <w:szCs w:val="18"/>
              </w:rPr>
            </w:pPr>
            <w:r w:rsidRPr="006220E5">
              <w:rPr>
                <w:b/>
                <w:sz w:val="18"/>
                <w:szCs w:val="18"/>
              </w:rPr>
              <w:t>Name</w:t>
            </w:r>
            <w:r w:rsidR="00277B3C">
              <w:rPr>
                <w:rFonts w:cs="Arial"/>
                <w:b/>
                <w:sz w:val="18"/>
                <w:szCs w:val="18"/>
              </w:rPr>
              <w:t>†</w:t>
            </w:r>
          </w:p>
        </w:tc>
        <w:tc>
          <w:tcPr>
            <w:tcW w:w="4264" w:type="dxa"/>
            <w:shd w:val="clear" w:color="auto" w:fill="E6E6E6"/>
          </w:tcPr>
          <w:p w:rsidR="006220E5" w:rsidRPr="006220E5" w:rsidRDefault="006220E5">
            <w:pPr>
              <w:pStyle w:val="TableContent"/>
              <w:rPr>
                <w:b/>
                <w:sz w:val="18"/>
                <w:szCs w:val="18"/>
              </w:rPr>
            </w:pPr>
            <w:r w:rsidRPr="006220E5">
              <w:rPr>
                <w:b/>
                <w:sz w:val="18"/>
                <w:szCs w:val="18"/>
              </w:rPr>
              <w:t>Description</w:t>
            </w:r>
          </w:p>
        </w:tc>
        <w:tc>
          <w:tcPr>
            <w:tcW w:w="1020" w:type="dxa"/>
            <w:shd w:val="clear" w:color="auto" w:fill="E6E6E6"/>
          </w:tcPr>
          <w:p w:rsidR="006220E5" w:rsidRPr="006220E5" w:rsidRDefault="006220E5">
            <w:pPr>
              <w:pStyle w:val="TableContent"/>
              <w:rPr>
                <w:b/>
                <w:sz w:val="18"/>
                <w:szCs w:val="18"/>
              </w:rPr>
            </w:pPr>
            <w:r w:rsidRPr="006220E5">
              <w:rPr>
                <w:b/>
                <w:sz w:val="18"/>
                <w:szCs w:val="18"/>
              </w:rPr>
              <w:t>Decimal Places</w:t>
            </w:r>
          </w:p>
        </w:tc>
        <w:tc>
          <w:tcPr>
            <w:tcW w:w="1199" w:type="dxa"/>
            <w:shd w:val="clear" w:color="auto" w:fill="E6E6E6"/>
          </w:tcPr>
          <w:p w:rsidR="006220E5" w:rsidRPr="006220E5" w:rsidRDefault="006220E5">
            <w:pPr>
              <w:pStyle w:val="TableContent"/>
              <w:rPr>
                <w:b/>
                <w:sz w:val="18"/>
                <w:szCs w:val="18"/>
              </w:rPr>
            </w:pPr>
            <w:r w:rsidRPr="006220E5">
              <w:rPr>
                <w:b/>
                <w:sz w:val="18"/>
                <w:szCs w:val="18"/>
              </w:rPr>
              <w:t>Unit</w:t>
            </w:r>
            <w:r w:rsidR="00CA5688">
              <w:rPr>
                <w:b/>
                <w:sz w:val="18"/>
                <w:szCs w:val="18"/>
              </w:rPr>
              <w:t xml:space="preserve"> Class</w:t>
            </w:r>
          </w:p>
        </w:tc>
      </w:tr>
      <w:tr w:rsidR="006220E5" w:rsidRPr="006220E5" w:rsidTr="006220E5">
        <w:tc>
          <w:tcPr>
            <w:tcW w:w="1121" w:type="dxa"/>
          </w:tcPr>
          <w:p w:rsidR="006220E5" w:rsidRPr="006220E5" w:rsidRDefault="006220E5">
            <w:pPr>
              <w:pStyle w:val="TableContent"/>
              <w:rPr>
                <w:sz w:val="18"/>
                <w:szCs w:val="18"/>
              </w:rPr>
            </w:pPr>
            <w:r>
              <w:rPr>
                <w:sz w:val="18"/>
                <w:szCs w:val="18"/>
              </w:rPr>
              <w:t>1.0</w:t>
            </w:r>
          </w:p>
        </w:tc>
        <w:tc>
          <w:tcPr>
            <w:tcW w:w="1266" w:type="dxa"/>
          </w:tcPr>
          <w:p w:rsidR="006220E5" w:rsidRPr="000A1106" w:rsidRDefault="006220E5">
            <w:pPr>
              <w:pStyle w:val="TableContent"/>
              <w:rPr>
                <w:b/>
                <w:sz w:val="18"/>
                <w:szCs w:val="18"/>
              </w:rPr>
            </w:pPr>
            <w:bookmarkStart w:id="76" w:name="DOSEi"/>
            <w:r w:rsidRPr="000A1106">
              <w:rPr>
                <w:b/>
                <w:sz w:val="18"/>
                <w:szCs w:val="18"/>
              </w:rPr>
              <w:t>DOSE</w:t>
            </w:r>
            <w:r w:rsidRPr="000A1106">
              <w:rPr>
                <w:b/>
                <w:i/>
                <w:iCs/>
                <w:sz w:val="18"/>
                <w:szCs w:val="18"/>
              </w:rPr>
              <w:t>i</w:t>
            </w:r>
            <w:bookmarkEnd w:id="76"/>
          </w:p>
        </w:tc>
        <w:tc>
          <w:tcPr>
            <w:tcW w:w="4264" w:type="dxa"/>
          </w:tcPr>
          <w:p w:rsidR="006220E5" w:rsidRPr="00191229" w:rsidRDefault="006220E5">
            <w:pPr>
              <w:pStyle w:val="TableContent"/>
              <w:rPr>
                <w:iCs/>
                <w:sz w:val="18"/>
                <w:szCs w:val="18"/>
              </w:rPr>
            </w:pPr>
            <w:r w:rsidRPr="006220E5">
              <w:rPr>
                <w:bCs w:val="0"/>
                <w:sz w:val="18"/>
                <w:szCs w:val="18"/>
              </w:rPr>
              <w:t>The dose amount for the i</w:t>
            </w:r>
            <w:r w:rsidRPr="006220E5">
              <w:rPr>
                <w:bCs w:val="0"/>
                <w:sz w:val="18"/>
                <w:szCs w:val="18"/>
                <w:vertAlign w:val="superscript"/>
              </w:rPr>
              <w:t>th</w:t>
            </w:r>
            <w:r w:rsidRPr="006220E5">
              <w:rPr>
                <w:bCs w:val="0"/>
                <w:sz w:val="18"/>
                <w:szCs w:val="18"/>
              </w:rPr>
              <w:t xml:space="preserve"> dose administered</w:t>
            </w:r>
            <w:r w:rsidR="007B459D">
              <w:rPr>
                <w:bCs w:val="0"/>
                <w:sz w:val="18"/>
                <w:szCs w:val="18"/>
              </w:rPr>
              <w:t xml:space="preserve"> within a pharmacokinetic profile</w:t>
            </w:r>
            <w:proofErr w:type="gramStart"/>
            <w:r w:rsidR="007B459D">
              <w:rPr>
                <w:bCs w:val="0"/>
                <w:sz w:val="18"/>
                <w:szCs w:val="18"/>
              </w:rPr>
              <w:t>,w</w:t>
            </w:r>
            <w:r w:rsidRPr="006220E5">
              <w:rPr>
                <w:bCs w:val="0"/>
                <w:sz w:val="18"/>
                <w:szCs w:val="18"/>
              </w:rPr>
              <w:t>here</w:t>
            </w:r>
            <w:proofErr w:type="gramEnd"/>
            <w:r w:rsidRPr="006220E5">
              <w:rPr>
                <w:bCs w:val="0"/>
                <w:sz w:val="18"/>
                <w:szCs w:val="18"/>
              </w:rPr>
              <w:t xml:space="preserve"> </w:t>
            </w:r>
            <w:r w:rsidRPr="006220E5">
              <w:rPr>
                <w:bCs w:val="0"/>
                <w:i/>
                <w:iCs/>
                <w:sz w:val="18"/>
                <w:szCs w:val="18"/>
              </w:rPr>
              <w:t>i</w:t>
            </w:r>
            <w:r w:rsidRPr="006220E5">
              <w:rPr>
                <w:bCs w:val="0"/>
                <w:sz w:val="18"/>
                <w:szCs w:val="18"/>
              </w:rPr>
              <w:t xml:space="preserve"> is an integer. For single dosing </w:t>
            </w:r>
            <w:r w:rsidRPr="006220E5">
              <w:rPr>
                <w:bCs w:val="0"/>
                <w:i/>
                <w:iCs/>
                <w:sz w:val="18"/>
                <w:szCs w:val="18"/>
              </w:rPr>
              <w:t xml:space="preserve">i </w:t>
            </w:r>
            <w:r w:rsidRPr="006220E5">
              <w:rPr>
                <w:bCs w:val="0"/>
                <w:sz w:val="18"/>
                <w:szCs w:val="18"/>
              </w:rPr>
              <w:t>= 1</w:t>
            </w:r>
            <w:r w:rsidR="00191229">
              <w:rPr>
                <w:bCs w:val="0"/>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w:t>
            </w:r>
            <w:r w:rsidR="00DC667B" w:rsidRPr="00DC667B">
              <w:rPr>
                <w:i/>
                <w:iCs/>
                <w:sz w:val="18"/>
                <w:szCs w:val="18"/>
              </w:rPr>
              <w:lastRenderedPageBreak/>
              <w:t xml:space="preserve">dose </w:t>
            </w:r>
            <w:r w:rsidR="00DC667B">
              <w:rPr>
                <w:i/>
                <w:iCs/>
                <w:sz w:val="18"/>
                <w:szCs w:val="18"/>
              </w:rPr>
              <w:t>administered</w:t>
            </w:r>
            <w:r w:rsidR="00DC667B" w:rsidRPr="00DC667B">
              <w:rPr>
                <w:i/>
                <w:iCs/>
                <w:sz w:val="18"/>
                <w:szCs w:val="18"/>
              </w:rPr>
              <w:t xml:space="preserve"> within a profile.</w:t>
            </w:r>
          </w:p>
          <w:p w:rsidR="006220E5" w:rsidRPr="006220E5" w:rsidRDefault="006220E5">
            <w:pPr>
              <w:pStyle w:val="TableContent"/>
              <w:rPr>
                <w:sz w:val="18"/>
                <w:szCs w:val="18"/>
              </w:rPr>
            </w:pPr>
          </w:p>
          <w:p w:rsidR="006220E5" w:rsidRPr="006220E5" w:rsidRDefault="006220E5">
            <w:pPr>
              <w:pStyle w:val="TableContent"/>
              <w:rPr>
                <w:sz w:val="18"/>
                <w:szCs w:val="18"/>
              </w:rPr>
            </w:pPr>
            <w:r w:rsidRPr="006220E5">
              <w:rPr>
                <w:sz w:val="18"/>
                <w:szCs w:val="18"/>
              </w:rPr>
              <w:t>Primary Source: Obtained from NCA concentration data load process</w:t>
            </w:r>
            <w:r w:rsidR="00B70CD2">
              <w:rPr>
                <w:sz w:val="18"/>
                <w:szCs w:val="18"/>
              </w:rPr>
              <w:t xml:space="preserve"> or dataset</w:t>
            </w:r>
            <w:r w:rsidRPr="006220E5">
              <w:rPr>
                <w:sz w:val="18"/>
                <w:szCs w:val="18"/>
              </w:rPr>
              <w:t xml:space="preserve"> </w:t>
            </w:r>
            <w:r w:rsidR="00B70CD2">
              <w:rPr>
                <w:sz w:val="18"/>
                <w:szCs w:val="18"/>
              </w:rPr>
              <w:t xml:space="preserve">as </w:t>
            </w:r>
            <w:r w:rsidRPr="006220E5">
              <w:rPr>
                <w:sz w:val="18"/>
                <w:szCs w:val="18"/>
              </w:rPr>
              <w:t>DOSE1</w:t>
            </w:r>
            <w:r w:rsidR="00B70CD2">
              <w:rPr>
                <w:sz w:val="18"/>
                <w:szCs w:val="18"/>
              </w:rPr>
              <w:t xml:space="preserve"> for the first dose</w:t>
            </w:r>
            <w:r w:rsidRPr="006220E5">
              <w:rPr>
                <w:sz w:val="18"/>
                <w:szCs w:val="18"/>
              </w:rPr>
              <w:t>.</w:t>
            </w:r>
            <w:r w:rsidR="00B70CD2">
              <w:rPr>
                <w:sz w:val="18"/>
                <w:szCs w:val="18"/>
              </w:rPr>
              <w:t xml:space="preserve"> Note that if there’s only one dose, DOSE is a synonym.</w:t>
            </w:r>
          </w:p>
          <w:p w:rsidR="006220E5" w:rsidRPr="006220E5" w:rsidRDefault="006220E5">
            <w:pPr>
              <w:pStyle w:val="TableContent"/>
              <w:rPr>
                <w:sz w:val="18"/>
                <w:szCs w:val="18"/>
              </w:rPr>
            </w:pPr>
          </w:p>
          <w:p w:rsidR="006220E5" w:rsidRPr="006220E5" w:rsidRDefault="006220E5">
            <w:pPr>
              <w:pStyle w:val="TableContent"/>
              <w:rPr>
                <w:sz w:val="18"/>
                <w:szCs w:val="18"/>
              </w:rPr>
            </w:pPr>
            <w:r w:rsidRPr="006220E5">
              <w:rPr>
                <w:sz w:val="18"/>
                <w:szCs w:val="18"/>
              </w:rPr>
              <w:t>Secondary Source: User Input or edit before parameter computation.</w:t>
            </w:r>
          </w:p>
          <w:p w:rsidR="006220E5" w:rsidRDefault="006220E5">
            <w:pPr>
              <w:pStyle w:val="TableContent"/>
              <w:rPr>
                <w:sz w:val="18"/>
                <w:szCs w:val="18"/>
              </w:rPr>
            </w:pPr>
          </w:p>
          <w:p w:rsidR="00937BAD" w:rsidRPr="006220E5" w:rsidRDefault="00937BAD">
            <w:pPr>
              <w:pStyle w:val="TableContent"/>
              <w:rPr>
                <w:sz w:val="18"/>
                <w:szCs w:val="18"/>
              </w:rPr>
            </w:pPr>
            <w:r>
              <w:rPr>
                <w:sz w:val="18"/>
                <w:szCs w:val="18"/>
              </w:rPr>
              <w:t xml:space="preserve">Corresponding DOSE </w:t>
            </w:r>
            <w:r w:rsidR="002049F1">
              <w:rPr>
                <w:sz w:val="18"/>
                <w:szCs w:val="18"/>
              </w:rPr>
              <w:t xml:space="preserve">unit </w:t>
            </w:r>
            <w:r>
              <w:rPr>
                <w:sz w:val="18"/>
                <w:szCs w:val="18"/>
              </w:rPr>
              <w:t>would be DOSEiU</w:t>
            </w:r>
            <w:r w:rsidR="002049F1">
              <w:rPr>
                <w:sz w:val="18"/>
                <w:szCs w:val="18"/>
              </w:rPr>
              <w:t>.</w:t>
            </w:r>
          </w:p>
        </w:tc>
        <w:tc>
          <w:tcPr>
            <w:tcW w:w="1020" w:type="dxa"/>
          </w:tcPr>
          <w:p w:rsidR="006220E5" w:rsidRPr="006220E5" w:rsidRDefault="002049F1">
            <w:pPr>
              <w:pStyle w:val="TableContent"/>
              <w:rPr>
                <w:sz w:val="18"/>
                <w:szCs w:val="18"/>
              </w:rPr>
            </w:pPr>
            <w:r>
              <w:rPr>
                <w:sz w:val="18"/>
                <w:szCs w:val="18"/>
              </w:rPr>
              <w:lastRenderedPageBreak/>
              <w:t>NA</w:t>
            </w:r>
          </w:p>
        </w:tc>
        <w:tc>
          <w:tcPr>
            <w:tcW w:w="1199" w:type="dxa"/>
          </w:tcPr>
          <w:p w:rsidR="006220E5" w:rsidRPr="006220E5" w:rsidRDefault="006B1EF8">
            <w:pPr>
              <w:pStyle w:val="TableContent"/>
              <w:rPr>
                <w:sz w:val="18"/>
                <w:szCs w:val="18"/>
              </w:rPr>
            </w:pPr>
            <w:r>
              <w:rPr>
                <w:sz w:val="18"/>
                <w:szCs w:val="18"/>
              </w:rPr>
              <w:t>DOSEU</w:t>
            </w:r>
          </w:p>
        </w:tc>
      </w:tr>
      <w:tr w:rsidR="000977D2" w:rsidRPr="006220E5" w:rsidTr="006220E5">
        <w:tc>
          <w:tcPr>
            <w:tcW w:w="1121" w:type="dxa"/>
          </w:tcPr>
          <w:p w:rsidR="000977D2" w:rsidRDefault="00E46652">
            <w:pPr>
              <w:pStyle w:val="TableContent"/>
              <w:rPr>
                <w:sz w:val="18"/>
                <w:szCs w:val="18"/>
              </w:rPr>
            </w:pPr>
            <w:r>
              <w:rPr>
                <w:sz w:val="18"/>
                <w:szCs w:val="18"/>
              </w:rPr>
              <w:lastRenderedPageBreak/>
              <w:t>2.0</w:t>
            </w:r>
          </w:p>
        </w:tc>
        <w:tc>
          <w:tcPr>
            <w:tcW w:w="1266" w:type="dxa"/>
          </w:tcPr>
          <w:p w:rsidR="000977D2" w:rsidRDefault="00E46652">
            <w:pPr>
              <w:pStyle w:val="TableContent"/>
              <w:rPr>
                <w:b/>
                <w:sz w:val="18"/>
                <w:szCs w:val="18"/>
              </w:rPr>
            </w:pPr>
            <w:bookmarkStart w:id="77" w:name="DOSEC"/>
            <w:r w:rsidRPr="000A1106">
              <w:rPr>
                <w:b/>
                <w:sz w:val="18"/>
                <w:szCs w:val="18"/>
              </w:rPr>
              <w:t>DOSEC</w:t>
            </w:r>
            <w:bookmarkEnd w:id="77"/>
          </w:p>
          <w:p w:rsidR="00131161" w:rsidRPr="000A1106" w:rsidRDefault="00131161">
            <w:pPr>
              <w:pStyle w:val="TableContent"/>
              <w:rPr>
                <w:b/>
                <w:sz w:val="18"/>
                <w:szCs w:val="18"/>
              </w:rPr>
            </w:pPr>
          </w:p>
        </w:tc>
        <w:tc>
          <w:tcPr>
            <w:tcW w:w="4264" w:type="dxa"/>
          </w:tcPr>
          <w:p w:rsidR="000977D2" w:rsidRPr="00DD5A18" w:rsidRDefault="000977D2" w:rsidP="000977D2">
            <w:pPr>
              <w:pStyle w:val="TableContent"/>
              <w:rPr>
                <w:b/>
                <w:sz w:val="18"/>
                <w:szCs w:val="18"/>
              </w:rPr>
            </w:pPr>
            <w:r w:rsidRPr="00DD5A18">
              <w:rPr>
                <w:b/>
                <w:sz w:val="18"/>
                <w:szCs w:val="18"/>
              </w:rPr>
              <w:t>Corrected Dose</w:t>
            </w:r>
          </w:p>
          <w:p w:rsidR="000977D2" w:rsidRDefault="000977D2" w:rsidP="000977D2">
            <w:pPr>
              <w:rPr>
                <w:sz w:val="18"/>
                <w:szCs w:val="18"/>
              </w:rPr>
            </w:pPr>
            <w:r w:rsidRPr="00E63656">
              <w:rPr>
                <w:sz w:val="18"/>
                <w:szCs w:val="18"/>
              </w:rPr>
              <w:t xml:space="preserve">At the time of parameter calculations, system converts </w:t>
            </w:r>
            <w:r w:rsidR="00B70CD2">
              <w:rPr>
                <w:sz w:val="18"/>
                <w:szCs w:val="18"/>
              </w:rPr>
              <w:fldChar w:fldCharType="begin"/>
            </w:r>
            <w:r w:rsidR="00B70CD2">
              <w:rPr>
                <w:sz w:val="18"/>
                <w:szCs w:val="18"/>
              </w:rPr>
              <w:instrText xml:space="preserve"> REF DOSEi \h </w:instrText>
            </w:r>
            <w:r w:rsidR="00B70CD2">
              <w:rPr>
                <w:sz w:val="18"/>
                <w:szCs w:val="18"/>
              </w:rPr>
            </w:r>
            <w:r w:rsidR="00B70CD2">
              <w:rPr>
                <w:sz w:val="18"/>
                <w:szCs w:val="18"/>
              </w:rPr>
              <w:fldChar w:fldCharType="separate"/>
            </w:r>
            <w:r w:rsidR="00B70CD2" w:rsidRPr="006220E5">
              <w:rPr>
                <w:sz w:val="18"/>
                <w:szCs w:val="18"/>
              </w:rPr>
              <w:t>DOSE</w:t>
            </w:r>
            <w:r w:rsidR="00B70CD2" w:rsidRPr="006220E5">
              <w:rPr>
                <w:i/>
                <w:iCs/>
                <w:sz w:val="18"/>
                <w:szCs w:val="18"/>
              </w:rPr>
              <w:t>i</w:t>
            </w:r>
            <w:r w:rsidR="00B70CD2">
              <w:rPr>
                <w:sz w:val="18"/>
                <w:szCs w:val="18"/>
              </w:rPr>
              <w:fldChar w:fldCharType="end"/>
            </w:r>
            <w:r w:rsidRPr="00E63656">
              <w:rPr>
                <w:sz w:val="18"/>
                <w:szCs w:val="18"/>
              </w:rPr>
              <w:t xml:space="preserve"> to match concentration units for CL and Volume calculations.</w:t>
            </w:r>
            <w:r w:rsidR="00B70CD2" w:rsidRPr="00B70CD2">
              <w:rPr>
                <w:sz w:val="18"/>
                <w:szCs w:val="18"/>
              </w:rPr>
              <w:t xml:space="preserve"> The result </w:t>
            </w:r>
            <w:r w:rsidR="00B70CD2">
              <w:rPr>
                <w:sz w:val="18"/>
                <w:szCs w:val="18"/>
              </w:rPr>
              <w:t>of this correction is</w:t>
            </w:r>
            <w:r w:rsidR="00DD5A18" w:rsidRPr="00E63656">
              <w:rPr>
                <w:sz w:val="18"/>
                <w:szCs w:val="18"/>
              </w:rPr>
              <w:t xml:space="preserve"> DOSEC.</w:t>
            </w:r>
          </w:p>
          <w:p w:rsidR="00B3796A" w:rsidRDefault="00B3796A" w:rsidP="000977D2">
            <w:pPr>
              <w:rPr>
                <w:sz w:val="18"/>
                <w:szCs w:val="18"/>
              </w:rPr>
            </w:pPr>
          </w:p>
          <w:p w:rsidR="00B3796A" w:rsidRDefault="00B3796A" w:rsidP="000977D2">
            <w:pPr>
              <w:rPr>
                <w:sz w:val="18"/>
                <w:szCs w:val="18"/>
              </w:rPr>
            </w:pPr>
            <w:r>
              <w:rPr>
                <w:sz w:val="18"/>
                <w:szCs w:val="18"/>
              </w:rPr>
              <w:t>DOSEC is used for CL and Volume calculations.</w:t>
            </w:r>
          </w:p>
          <w:p w:rsidR="00B3796A" w:rsidRDefault="00B3796A" w:rsidP="000977D2">
            <w:pPr>
              <w:rPr>
                <w:sz w:val="18"/>
                <w:szCs w:val="18"/>
              </w:rPr>
            </w:pPr>
          </w:p>
          <w:p w:rsidR="00B3796A" w:rsidRDefault="00B3796A" w:rsidP="000977D2">
            <w:pPr>
              <w:rPr>
                <w:sz w:val="18"/>
                <w:szCs w:val="18"/>
              </w:rPr>
            </w:pPr>
            <w:r>
              <w:rPr>
                <w:sz w:val="18"/>
                <w:szCs w:val="18"/>
              </w:rPr>
              <w:t>Example:</w:t>
            </w:r>
          </w:p>
          <w:p w:rsidR="00B3796A" w:rsidRDefault="00B3796A" w:rsidP="000977D2">
            <w:pPr>
              <w:rPr>
                <w:sz w:val="18"/>
                <w:szCs w:val="18"/>
              </w:rPr>
            </w:pPr>
            <w:r>
              <w:rPr>
                <w:sz w:val="18"/>
                <w:szCs w:val="18"/>
              </w:rPr>
              <w:t>DOSE in MG</w:t>
            </w:r>
          </w:p>
          <w:p w:rsidR="00B3796A" w:rsidRDefault="00B3796A" w:rsidP="000977D2">
            <w:pPr>
              <w:rPr>
                <w:sz w:val="18"/>
                <w:szCs w:val="18"/>
              </w:rPr>
            </w:pPr>
            <w:r>
              <w:rPr>
                <w:sz w:val="18"/>
                <w:szCs w:val="18"/>
              </w:rPr>
              <w:t>CONC in NG/ML</w:t>
            </w:r>
          </w:p>
          <w:p w:rsidR="00B3796A" w:rsidRDefault="00B3796A" w:rsidP="000977D2">
            <w:pPr>
              <w:rPr>
                <w:sz w:val="18"/>
                <w:szCs w:val="18"/>
              </w:rPr>
            </w:pPr>
          </w:p>
          <w:p w:rsidR="00B3796A" w:rsidRPr="000977D2" w:rsidRDefault="00B3796A" w:rsidP="000977D2">
            <w:r>
              <w:rPr>
                <w:sz w:val="18"/>
                <w:szCs w:val="18"/>
              </w:rPr>
              <w:t>DOSE in MG would be converted to DOSEC in NG to match concentration units. DOSE values would be multiplied in this case by 10^6 to convert from MG to NG.</w:t>
            </w:r>
          </w:p>
        </w:tc>
        <w:tc>
          <w:tcPr>
            <w:tcW w:w="1020" w:type="dxa"/>
          </w:tcPr>
          <w:p w:rsidR="000977D2" w:rsidRPr="006220E5" w:rsidRDefault="000977D2">
            <w:pPr>
              <w:pStyle w:val="TableContent"/>
              <w:rPr>
                <w:sz w:val="18"/>
                <w:szCs w:val="18"/>
              </w:rPr>
            </w:pPr>
          </w:p>
        </w:tc>
        <w:tc>
          <w:tcPr>
            <w:tcW w:w="1199" w:type="dxa"/>
          </w:tcPr>
          <w:p w:rsidR="000977D2" w:rsidRPr="006220E5" w:rsidRDefault="00245530">
            <w:pPr>
              <w:pStyle w:val="TableContent"/>
              <w:rPr>
                <w:sz w:val="18"/>
                <w:szCs w:val="18"/>
              </w:rPr>
            </w:pPr>
            <w:r>
              <w:rPr>
                <w:sz w:val="18"/>
                <w:szCs w:val="18"/>
              </w:rPr>
              <w:t>DOSEU</w:t>
            </w:r>
          </w:p>
        </w:tc>
      </w:tr>
      <w:tr w:rsidR="006220E5" w:rsidRPr="006220E5" w:rsidTr="006220E5">
        <w:tc>
          <w:tcPr>
            <w:tcW w:w="1121" w:type="dxa"/>
          </w:tcPr>
          <w:p w:rsidR="006220E5" w:rsidRPr="006220E5" w:rsidRDefault="00456B09">
            <w:pPr>
              <w:pStyle w:val="TableContent"/>
              <w:rPr>
                <w:sz w:val="18"/>
                <w:szCs w:val="18"/>
              </w:rPr>
            </w:pPr>
            <w:r>
              <w:rPr>
                <w:sz w:val="18"/>
                <w:szCs w:val="18"/>
              </w:rPr>
              <w:t>2.0*</w:t>
            </w:r>
          </w:p>
        </w:tc>
        <w:tc>
          <w:tcPr>
            <w:tcW w:w="1266" w:type="dxa"/>
          </w:tcPr>
          <w:p w:rsidR="006220E5" w:rsidRPr="000A1106" w:rsidRDefault="006220E5">
            <w:pPr>
              <w:pStyle w:val="TableContent"/>
              <w:rPr>
                <w:b/>
                <w:sz w:val="18"/>
                <w:szCs w:val="18"/>
              </w:rPr>
            </w:pPr>
            <w:r w:rsidRPr="000A1106">
              <w:rPr>
                <w:b/>
                <w:sz w:val="18"/>
                <w:szCs w:val="18"/>
              </w:rPr>
              <w:t>TOLD</w:t>
            </w:r>
            <w:r w:rsidR="008A45BB" w:rsidRPr="000A1106">
              <w:rPr>
                <w:b/>
                <w:i/>
                <w:sz w:val="18"/>
                <w:szCs w:val="18"/>
              </w:rPr>
              <w:t>i</w:t>
            </w:r>
          </w:p>
        </w:tc>
        <w:tc>
          <w:tcPr>
            <w:tcW w:w="4264" w:type="dxa"/>
          </w:tcPr>
          <w:p w:rsidR="006220E5" w:rsidRPr="00E32F90" w:rsidRDefault="006220E5">
            <w:pPr>
              <w:pStyle w:val="TableContent"/>
              <w:rPr>
                <w:b/>
                <w:sz w:val="18"/>
                <w:szCs w:val="18"/>
              </w:rPr>
            </w:pPr>
            <w:r w:rsidRPr="00E32F90">
              <w:rPr>
                <w:b/>
                <w:sz w:val="18"/>
                <w:szCs w:val="18"/>
              </w:rPr>
              <w:t>Time of Last Dose</w:t>
            </w:r>
          </w:p>
          <w:p w:rsidR="006220E5" w:rsidRPr="00E32F90" w:rsidRDefault="006220E5">
            <w:pPr>
              <w:pStyle w:val="TableContent"/>
              <w:rPr>
                <w:b/>
                <w:sz w:val="18"/>
                <w:szCs w:val="18"/>
              </w:rPr>
            </w:pPr>
            <w:r w:rsidRPr="00E32F90">
              <w:rPr>
                <w:sz w:val="18"/>
                <w:szCs w:val="18"/>
              </w:rPr>
              <w:t>This is the nominal time that the last dose administered</w:t>
            </w:r>
            <w:r w:rsidR="006C226E">
              <w:rPr>
                <w:sz w:val="18"/>
                <w:szCs w:val="18"/>
              </w:rPr>
              <w:t xml:space="preserve"> prior to the ith dosing interval within a profile</w:t>
            </w:r>
            <w:r w:rsidRPr="00E32F90">
              <w:rPr>
                <w:sz w:val="18"/>
                <w:szCs w:val="18"/>
              </w:rPr>
              <w:t xml:space="preserve">.  </w:t>
            </w:r>
          </w:p>
          <w:p w:rsidR="006220E5" w:rsidRDefault="006220E5">
            <w:pPr>
              <w:pStyle w:val="TableContent"/>
              <w:rPr>
                <w:sz w:val="18"/>
                <w:szCs w:val="18"/>
              </w:rPr>
            </w:pPr>
            <w:r w:rsidRPr="00E32F90">
              <w:rPr>
                <w:sz w:val="18"/>
                <w:szCs w:val="18"/>
              </w:rPr>
              <w:t xml:space="preserve">Primary Source: </w:t>
            </w:r>
            <w:r w:rsidR="006C226E">
              <w:rPr>
                <w:sz w:val="18"/>
                <w:szCs w:val="18"/>
              </w:rPr>
              <w:t xml:space="preserve">Obtained from the NCA concentration input dataset or from the FLAGs dataset used to communicate data selections from the NCA application. </w:t>
            </w:r>
          </w:p>
          <w:p w:rsidR="006C226E" w:rsidRPr="00E32F90" w:rsidRDefault="006C226E">
            <w:pPr>
              <w:pStyle w:val="TableContent"/>
              <w:rPr>
                <w:sz w:val="18"/>
                <w:szCs w:val="18"/>
              </w:rPr>
            </w:pPr>
            <w:r>
              <w:rPr>
                <w:sz w:val="18"/>
                <w:szCs w:val="18"/>
              </w:rPr>
              <w:t xml:space="preserve">Note that if there’s only one dose and one TOLD or time of last dose, then TOLD is a synonym for TOLD1. </w:t>
            </w:r>
          </w:p>
          <w:p w:rsidR="006220E5" w:rsidRPr="00E32F90" w:rsidRDefault="006220E5">
            <w:pPr>
              <w:pStyle w:val="TableContent"/>
              <w:rPr>
                <w:sz w:val="18"/>
                <w:szCs w:val="18"/>
              </w:rPr>
            </w:pPr>
            <w:r w:rsidRPr="00E32F90">
              <w:rPr>
                <w:sz w:val="18"/>
                <w:szCs w:val="18"/>
              </w:rPr>
              <w:t>Secondary Source: User Input or edit before parameter computation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7"/>
              <w:gridCol w:w="720"/>
              <w:gridCol w:w="761"/>
            </w:tblGrid>
            <w:tr w:rsidR="006220E5" w:rsidRPr="00E32F90">
              <w:tc>
                <w:tcPr>
                  <w:tcW w:w="907" w:type="dxa"/>
                </w:tcPr>
                <w:p w:rsidR="006220E5" w:rsidRPr="00E32F90" w:rsidRDefault="006220E5">
                  <w:pPr>
                    <w:pStyle w:val="TableContent"/>
                    <w:rPr>
                      <w:b/>
                      <w:sz w:val="18"/>
                      <w:szCs w:val="18"/>
                    </w:rPr>
                  </w:pPr>
                  <w:r w:rsidRPr="00E32F90">
                    <w:rPr>
                      <w:b/>
                      <w:sz w:val="18"/>
                      <w:szCs w:val="18"/>
                    </w:rPr>
                    <w:t>Profile</w:t>
                  </w:r>
                </w:p>
              </w:tc>
              <w:tc>
                <w:tcPr>
                  <w:tcW w:w="720" w:type="dxa"/>
                </w:tcPr>
                <w:p w:rsidR="006220E5" w:rsidRPr="00E32F90" w:rsidRDefault="006220E5">
                  <w:pPr>
                    <w:pStyle w:val="TableContent"/>
                    <w:rPr>
                      <w:b/>
                      <w:sz w:val="18"/>
                      <w:szCs w:val="18"/>
                    </w:rPr>
                  </w:pPr>
                  <w:r w:rsidRPr="00E32F90">
                    <w:rPr>
                      <w:b/>
                      <w:sz w:val="18"/>
                      <w:szCs w:val="18"/>
                    </w:rPr>
                    <w:t>Time</w:t>
                  </w:r>
                </w:p>
              </w:tc>
              <w:tc>
                <w:tcPr>
                  <w:tcW w:w="761" w:type="dxa"/>
                </w:tcPr>
                <w:p w:rsidR="006220E5" w:rsidRPr="00E32F90" w:rsidRDefault="006220E5">
                  <w:pPr>
                    <w:pStyle w:val="TableContent"/>
                    <w:rPr>
                      <w:b/>
                      <w:sz w:val="18"/>
                      <w:szCs w:val="18"/>
                    </w:rPr>
                  </w:pPr>
                  <w:r w:rsidRPr="00E32F90">
                    <w:rPr>
                      <w:b/>
                      <w:sz w:val="18"/>
                      <w:szCs w:val="18"/>
                    </w:rPr>
                    <w:t>Dose.</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0hr</w:t>
                  </w:r>
                </w:p>
              </w:tc>
              <w:tc>
                <w:tcPr>
                  <w:tcW w:w="761" w:type="dxa"/>
                </w:tcPr>
                <w:p w:rsidR="006220E5" w:rsidRPr="00E32F90" w:rsidRDefault="006220E5">
                  <w:pPr>
                    <w:pStyle w:val="TableContent"/>
                    <w:rPr>
                      <w:sz w:val="18"/>
                      <w:szCs w:val="18"/>
                    </w:rPr>
                  </w:pPr>
                  <w:r w:rsidRPr="00E32F90">
                    <w:rPr>
                      <w:sz w:val="18"/>
                      <w:szCs w:val="18"/>
                    </w:rPr>
                    <w:t>50ng</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8hr</w:t>
                  </w:r>
                </w:p>
              </w:tc>
              <w:tc>
                <w:tcPr>
                  <w:tcW w:w="761" w:type="dxa"/>
                </w:tcPr>
                <w:p w:rsidR="006220E5" w:rsidRPr="00E32F90" w:rsidRDefault="006220E5">
                  <w:pPr>
                    <w:pStyle w:val="TableContent"/>
                    <w:rPr>
                      <w:sz w:val="18"/>
                      <w:szCs w:val="18"/>
                    </w:rPr>
                  </w:pPr>
                  <w:r w:rsidRPr="00E32F90">
                    <w:rPr>
                      <w:sz w:val="18"/>
                      <w:szCs w:val="18"/>
                    </w:rPr>
                    <w:t>50ng</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16hr</w:t>
                  </w:r>
                </w:p>
              </w:tc>
              <w:tc>
                <w:tcPr>
                  <w:tcW w:w="761" w:type="dxa"/>
                </w:tcPr>
                <w:p w:rsidR="006220E5" w:rsidRPr="00E32F90" w:rsidRDefault="006220E5">
                  <w:pPr>
                    <w:pStyle w:val="TableContent"/>
                    <w:rPr>
                      <w:sz w:val="18"/>
                      <w:szCs w:val="18"/>
                    </w:rPr>
                  </w:pPr>
                  <w:r w:rsidRPr="00E32F90">
                    <w:rPr>
                      <w:sz w:val="18"/>
                      <w:szCs w:val="18"/>
                    </w:rPr>
                    <w:t>50ng</w:t>
                  </w:r>
                </w:p>
              </w:tc>
            </w:tr>
          </w:tbl>
          <w:p w:rsidR="006220E5" w:rsidRPr="00E32F90" w:rsidRDefault="006220E5">
            <w:pPr>
              <w:pStyle w:val="TableContent"/>
              <w:rPr>
                <w:sz w:val="18"/>
                <w:szCs w:val="18"/>
              </w:rPr>
            </w:pPr>
          </w:p>
          <w:p w:rsidR="006220E5" w:rsidRPr="00E32F90" w:rsidRDefault="006220E5">
            <w:pPr>
              <w:pStyle w:val="TableContent"/>
              <w:rPr>
                <w:sz w:val="18"/>
                <w:szCs w:val="18"/>
              </w:rPr>
            </w:pPr>
            <w:r w:rsidRPr="00E32F90">
              <w:rPr>
                <w:sz w:val="18"/>
                <w:szCs w:val="18"/>
              </w:rPr>
              <w:t xml:space="preserve">Time of last dose </w:t>
            </w:r>
            <w:r w:rsidR="006C226E">
              <w:rPr>
                <w:sz w:val="18"/>
                <w:szCs w:val="18"/>
              </w:rPr>
              <w:t xml:space="preserve">(TOLD1) </w:t>
            </w:r>
            <w:r w:rsidRPr="00E32F90">
              <w:rPr>
                <w:sz w:val="18"/>
                <w:szCs w:val="18"/>
              </w:rPr>
              <w:t>= 16</w:t>
            </w:r>
          </w:p>
          <w:p w:rsidR="00456B09" w:rsidRPr="00E32F90" w:rsidRDefault="00456B09">
            <w:pPr>
              <w:pStyle w:val="TableContent"/>
              <w:rPr>
                <w:sz w:val="18"/>
                <w:szCs w:val="18"/>
              </w:rPr>
            </w:pPr>
          </w:p>
          <w:p w:rsidR="00A476AD" w:rsidRPr="00E32F90" w:rsidRDefault="00456B09" w:rsidP="006C226E">
            <w:pPr>
              <w:pStyle w:val="TableContent"/>
              <w:rPr>
                <w:sz w:val="18"/>
                <w:szCs w:val="18"/>
              </w:rPr>
            </w:pPr>
            <w:r w:rsidRPr="00E32F90">
              <w:rPr>
                <w:sz w:val="18"/>
                <w:szCs w:val="18"/>
              </w:rPr>
              <w:t xml:space="preserve">Default </w:t>
            </w:r>
            <w:r w:rsidR="00A476AD" w:rsidRPr="00E32F90">
              <w:rPr>
                <w:sz w:val="18"/>
                <w:szCs w:val="18"/>
              </w:rPr>
              <w:t>TOLD</w:t>
            </w:r>
            <w:r w:rsidRPr="00E32F90">
              <w:rPr>
                <w:sz w:val="18"/>
                <w:szCs w:val="18"/>
              </w:rPr>
              <w:t xml:space="preserve"> </w:t>
            </w:r>
            <w:r w:rsidR="003933EC" w:rsidRPr="00E32F90">
              <w:rPr>
                <w:sz w:val="18"/>
                <w:szCs w:val="18"/>
              </w:rPr>
              <w:t xml:space="preserve">value </w:t>
            </w:r>
            <w:r w:rsidRPr="00E32F90">
              <w:rPr>
                <w:sz w:val="18"/>
                <w:szCs w:val="18"/>
              </w:rPr>
              <w:t xml:space="preserve">to zero if </w:t>
            </w:r>
            <w:r w:rsidR="006C226E">
              <w:rPr>
                <w:sz w:val="18"/>
                <w:szCs w:val="18"/>
              </w:rPr>
              <w:fldChar w:fldCharType="begin"/>
            </w:r>
            <w:r w:rsidR="006C226E">
              <w:rPr>
                <w:sz w:val="18"/>
                <w:szCs w:val="18"/>
              </w:rPr>
              <w:instrText xml:space="preserve"> REF TOLDi \h </w:instrText>
            </w:r>
            <w:r w:rsidR="006C226E">
              <w:rPr>
                <w:sz w:val="18"/>
                <w:szCs w:val="18"/>
              </w:rPr>
            </w:r>
            <w:r w:rsidR="006C226E">
              <w:rPr>
                <w:sz w:val="18"/>
                <w:szCs w:val="18"/>
              </w:rPr>
              <w:fldChar w:fldCharType="separate"/>
            </w:r>
            <w:r w:rsidR="006C226E" w:rsidRPr="006220E5">
              <w:rPr>
                <w:sz w:val="18"/>
                <w:szCs w:val="18"/>
              </w:rPr>
              <w:t>TOLD</w:t>
            </w:r>
            <w:r w:rsidR="006C226E">
              <w:rPr>
                <w:sz w:val="18"/>
                <w:szCs w:val="18"/>
              </w:rPr>
              <w:t>i</w:t>
            </w:r>
            <w:r w:rsidR="006C226E">
              <w:rPr>
                <w:sz w:val="18"/>
                <w:szCs w:val="18"/>
              </w:rPr>
              <w:fldChar w:fldCharType="end"/>
            </w:r>
            <w:r w:rsidRPr="00E32F90">
              <w:rPr>
                <w:sz w:val="18"/>
                <w:szCs w:val="18"/>
              </w:rPr>
              <w:t xml:space="preserve"> column has a null value</w:t>
            </w:r>
            <w:r w:rsidR="00B70CD2">
              <w:rPr>
                <w:sz w:val="18"/>
                <w:szCs w:val="18"/>
              </w:rPr>
              <w:t xml:space="preserve"> or is missing</w:t>
            </w:r>
            <w:r w:rsidR="006C226E">
              <w:rPr>
                <w:sz w:val="18"/>
                <w:szCs w:val="18"/>
              </w:rPr>
              <w:t>.</w:t>
            </w:r>
          </w:p>
        </w:tc>
        <w:tc>
          <w:tcPr>
            <w:tcW w:w="1020" w:type="dxa"/>
          </w:tcPr>
          <w:p w:rsidR="006220E5" w:rsidRPr="00E32F90" w:rsidRDefault="006220E5">
            <w:pPr>
              <w:pStyle w:val="TableContent"/>
              <w:rPr>
                <w:sz w:val="18"/>
                <w:szCs w:val="18"/>
              </w:rPr>
            </w:pPr>
            <w:r w:rsidRPr="00E32F90">
              <w:rPr>
                <w:sz w:val="18"/>
                <w:szCs w:val="18"/>
              </w:rPr>
              <w:t>NA</w:t>
            </w:r>
          </w:p>
        </w:tc>
        <w:tc>
          <w:tcPr>
            <w:tcW w:w="1199" w:type="dxa"/>
          </w:tcPr>
          <w:p w:rsidR="006220E5" w:rsidRPr="00E32F90" w:rsidRDefault="00ED3A51">
            <w:pPr>
              <w:pStyle w:val="TableContent"/>
              <w:rPr>
                <w:sz w:val="18"/>
                <w:szCs w:val="18"/>
              </w:rPr>
            </w:pPr>
            <w:r w:rsidRPr="00E32F90">
              <w:rPr>
                <w:sz w:val="18"/>
                <w:szCs w:val="18"/>
              </w:rPr>
              <w:t>TIMEU</w:t>
            </w:r>
          </w:p>
        </w:tc>
      </w:tr>
      <w:tr w:rsidR="006C226E" w:rsidRPr="006220E5" w:rsidTr="006220E5">
        <w:tc>
          <w:tcPr>
            <w:tcW w:w="1121" w:type="dxa"/>
          </w:tcPr>
          <w:p w:rsidR="006C226E" w:rsidRDefault="006C226E">
            <w:pPr>
              <w:pStyle w:val="TableContent"/>
              <w:rPr>
                <w:sz w:val="18"/>
                <w:szCs w:val="18"/>
              </w:rPr>
            </w:pPr>
            <w:r>
              <w:rPr>
                <w:sz w:val="18"/>
                <w:szCs w:val="18"/>
              </w:rPr>
              <w:t>3.0</w:t>
            </w:r>
          </w:p>
        </w:tc>
        <w:tc>
          <w:tcPr>
            <w:tcW w:w="1266" w:type="dxa"/>
          </w:tcPr>
          <w:p w:rsidR="006C226E" w:rsidRPr="000A1106" w:rsidRDefault="000F6356">
            <w:pPr>
              <w:pStyle w:val="TableContent"/>
              <w:rPr>
                <w:b/>
                <w:sz w:val="18"/>
                <w:szCs w:val="18"/>
              </w:rPr>
            </w:pPr>
            <w:bookmarkStart w:id="78" w:name="TOLDiU"/>
            <w:r w:rsidRPr="000A1106">
              <w:rPr>
                <w:b/>
                <w:sz w:val="18"/>
                <w:szCs w:val="18"/>
              </w:rPr>
              <w:t>TOLD</w:t>
            </w:r>
            <w:r w:rsidRPr="000A1106">
              <w:rPr>
                <w:b/>
                <w:i/>
                <w:sz w:val="18"/>
                <w:szCs w:val="18"/>
              </w:rPr>
              <w:t>i</w:t>
            </w:r>
            <w:r w:rsidR="006C226E" w:rsidRPr="000A1106">
              <w:rPr>
                <w:b/>
                <w:sz w:val="18"/>
                <w:szCs w:val="18"/>
              </w:rPr>
              <w:t>U</w:t>
            </w:r>
            <w:bookmarkEnd w:id="78"/>
          </w:p>
        </w:tc>
        <w:tc>
          <w:tcPr>
            <w:tcW w:w="4264" w:type="dxa"/>
          </w:tcPr>
          <w:p w:rsidR="006C226E" w:rsidRDefault="006C226E">
            <w:pPr>
              <w:pStyle w:val="TableContent"/>
              <w:rPr>
                <w:b/>
                <w:sz w:val="18"/>
                <w:szCs w:val="18"/>
              </w:rPr>
            </w:pPr>
            <w:r>
              <w:rPr>
                <w:b/>
                <w:sz w:val="18"/>
                <w:szCs w:val="18"/>
              </w:rPr>
              <w:t xml:space="preserve">Units for Time of Last Dose, </w:t>
            </w:r>
            <w:r>
              <w:rPr>
                <w:b/>
                <w:sz w:val="18"/>
                <w:szCs w:val="18"/>
              </w:rPr>
              <w:fldChar w:fldCharType="begin"/>
            </w:r>
            <w:r>
              <w:rPr>
                <w:b/>
                <w:sz w:val="18"/>
                <w:szCs w:val="18"/>
              </w:rPr>
              <w:instrText xml:space="preserve"> REF TOLDi \h </w:instrText>
            </w:r>
            <w:r>
              <w:rPr>
                <w:b/>
                <w:sz w:val="18"/>
                <w:szCs w:val="18"/>
              </w:rPr>
            </w:r>
            <w:r>
              <w:rPr>
                <w:b/>
                <w:sz w:val="18"/>
                <w:szCs w:val="18"/>
              </w:rPr>
              <w:fldChar w:fldCharType="separate"/>
            </w:r>
            <w:r w:rsidRPr="006220E5">
              <w:rPr>
                <w:sz w:val="18"/>
                <w:szCs w:val="18"/>
              </w:rPr>
              <w:t>TOLD</w:t>
            </w:r>
            <w:r>
              <w:rPr>
                <w:sz w:val="18"/>
                <w:szCs w:val="18"/>
              </w:rPr>
              <w:t>i</w:t>
            </w:r>
            <w:r>
              <w:rPr>
                <w:b/>
                <w:sz w:val="18"/>
                <w:szCs w:val="18"/>
              </w:rPr>
              <w:fldChar w:fldCharType="end"/>
            </w:r>
          </w:p>
          <w:p w:rsidR="00DD25E3" w:rsidRDefault="00DD25E3">
            <w:pPr>
              <w:pStyle w:val="TableContent"/>
              <w:rPr>
                <w:b/>
                <w:sz w:val="18"/>
                <w:szCs w:val="18"/>
              </w:rPr>
            </w:pPr>
          </w:p>
          <w:p w:rsidR="00DD25E3" w:rsidRPr="00E32F90" w:rsidRDefault="00C466A3">
            <w:pPr>
              <w:pStyle w:val="TableContent"/>
              <w:rPr>
                <w:b/>
                <w:sz w:val="18"/>
                <w:szCs w:val="18"/>
              </w:rPr>
            </w:pPr>
            <w:r>
              <w:rPr>
                <w:bCs w:val="0"/>
                <w:sz w:val="18"/>
              </w:rPr>
              <w:t>Note that TOLDi</w:t>
            </w:r>
            <w:r w:rsidR="00DD25E3">
              <w:rPr>
                <w:bCs w:val="0"/>
                <w:sz w:val="18"/>
              </w:rPr>
              <w:t>U</w:t>
            </w:r>
            <w:r>
              <w:rPr>
                <w:bCs w:val="0"/>
                <w:sz w:val="18"/>
              </w:rPr>
              <w:t xml:space="preserve"> </w:t>
            </w:r>
            <w:r w:rsidR="00DD25E3">
              <w:rPr>
                <w:bCs w:val="0"/>
                <w:sz w:val="18"/>
              </w:rPr>
              <w:t>data fields are recorded in either the input dataset or in the FLAG dataset or both. If in the input dataset, these TOLDi values are used as starting values or the openNCA application analysis module. Changes implemented by the analyst in the Analysis Module are stored in the FLAGs dataset to be communicated to the Computation Engine.</w:t>
            </w:r>
          </w:p>
        </w:tc>
        <w:tc>
          <w:tcPr>
            <w:tcW w:w="1020" w:type="dxa"/>
          </w:tcPr>
          <w:p w:rsidR="006C226E" w:rsidRPr="00E32F90" w:rsidRDefault="006C226E">
            <w:pPr>
              <w:pStyle w:val="TableContent"/>
              <w:rPr>
                <w:sz w:val="18"/>
                <w:szCs w:val="18"/>
              </w:rPr>
            </w:pPr>
            <w:r>
              <w:rPr>
                <w:sz w:val="18"/>
                <w:szCs w:val="18"/>
              </w:rPr>
              <w:lastRenderedPageBreak/>
              <w:t>NA</w:t>
            </w:r>
          </w:p>
        </w:tc>
        <w:tc>
          <w:tcPr>
            <w:tcW w:w="1199" w:type="dxa"/>
          </w:tcPr>
          <w:p w:rsidR="006C226E" w:rsidRPr="00E32F90" w:rsidRDefault="006C226E">
            <w:pPr>
              <w:pStyle w:val="TableContent"/>
              <w:rPr>
                <w:sz w:val="18"/>
                <w:szCs w:val="18"/>
              </w:rPr>
            </w:pPr>
            <w:r>
              <w:rPr>
                <w:sz w:val="18"/>
                <w:szCs w:val="18"/>
              </w:rPr>
              <w:t>TIMEU</w:t>
            </w:r>
          </w:p>
        </w:tc>
      </w:tr>
    </w:tbl>
    <w:p w:rsidR="003E52B3" w:rsidRDefault="003E52B3">
      <w:pPr>
        <w:pStyle w:val="NormalWeb"/>
        <w:spacing w:before="0" w:beforeAutospacing="0" w:after="0" w:afterAutospacing="0"/>
        <w:rPr>
          <w:rFonts w:ascii="Times New Roman" w:hAnsi="Times New Roman" w:cs="Times New Roman"/>
          <w:b/>
          <w:bCs/>
          <w:u w:val="single"/>
        </w:rPr>
      </w:pPr>
    </w:p>
    <w:p w:rsidR="0014390B" w:rsidRDefault="00DC095B">
      <w:pPr>
        <w:pStyle w:val="NormalWeb"/>
        <w:spacing w:before="0" w:beforeAutospacing="0" w:after="0" w:afterAutospacing="0"/>
        <w:rPr>
          <w:rFonts w:cs="Arial"/>
          <w:b/>
          <w:sz w:val="18"/>
          <w:szCs w:val="18"/>
        </w:rPr>
      </w:pPr>
      <w:r w:rsidRPr="00277B3C">
        <w:rPr>
          <w:rFonts w:ascii="Arial" w:hAnsi="Arial" w:cs="Arial"/>
          <w:bCs/>
          <w:sz w:val="18"/>
          <w:szCs w:val="18"/>
        </w:rPr>
        <w:t>* - Note that Release version indicates which release the parameter was included in the legacy Pfizer eNCA computation engine. Entries marked “</w:t>
      </w:r>
      <w:r w:rsidR="0014390B">
        <w:rPr>
          <w:rFonts w:ascii="Arial" w:hAnsi="Arial" w:cs="Arial"/>
          <w:bCs/>
          <w:sz w:val="18"/>
          <w:szCs w:val="18"/>
        </w:rPr>
        <w:t>3.0</w:t>
      </w:r>
      <w:r w:rsidRPr="00277B3C">
        <w:rPr>
          <w:rFonts w:ascii="Arial" w:hAnsi="Arial" w:cs="Arial"/>
          <w:bCs/>
          <w:sz w:val="18"/>
          <w:szCs w:val="18"/>
        </w:rPr>
        <w:t>” indicate introduction through the first version of the EQuIP open source code base for the computation engine</w:t>
      </w:r>
      <w:r>
        <w:rPr>
          <w:rFonts w:ascii="Arial" w:hAnsi="Arial" w:cs="Arial"/>
          <w:bCs/>
          <w:sz w:val="18"/>
          <w:szCs w:val="18"/>
        </w:rPr>
        <w:t>.</w:t>
      </w:r>
    </w:p>
    <w:p w:rsidR="00DC095B" w:rsidRPr="00277B3C" w:rsidRDefault="00277B3C">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sidR="0014390B">
        <w:rPr>
          <w:rFonts w:ascii="Arial" w:hAnsi="Arial" w:cs="Arial"/>
          <w:sz w:val="18"/>
          <w:szCs w:val="18"/>
        </w:rPr>
        <w:t>.</w:t>
      </w:r>
      <w:proofErr w:type="gramEnd"/>
    </w:p>
    <w:p w:rsidR="003E52B3" w:rsidRDefault="000930D5">
      <w:pPr>
        <w:pStyle w:val="Heading2"/>
      </w:pPr>
      <w:bookmarkStart w:id="79" w:name="_Toc5186417"/>
      <w:r>
        <w:t>Matrix D</w:t>
      </w:r>
      <w:r w:rsidR="003E52B3">
        <w:t xml:space="preserve">ependent </w:t>
      </w:r>
      <w:r>
        <w:t>P</w:t>
      </w:r>
      <w:r w:rsidR="003E52B3">
        <w:t>arameters</w:t>
      </w:r>
      <w:bookmarkEnd w:id="79"/>
    </w:p>
    <w:p w:rsidR="000930D5" w:rsidRPr="000930D5" w:rsidRDefault="000930D5" w:rsidP="0014390B">
      <w:pPr>
        <w:pStyle w:val="StyleHeading3Before1lineAfter1line5"/>
      </w:pPr>
      <w:bookmarkStart w:id="80" w:name="_Toc5186418"/>
      <w:r>
        <w:t>Blood/Serum/Plasma</w:t>
      </w:r>
      <w:bookmarkEnd w:id="80"/>
    </w:p>
    <w:p w:rsidR="009F0D51" w:rsidRPr="00123F24" w:rsidRDefault="009F0D51" w:rsidP="009F0D51">
      <w:r>
        <w:t>Typical NCA pharmacokinetic p</w:t>
      </w:r>
      <w:r w:rsidRPr="00123F24">
        <w:t xml:space="preserve">arameters </w:t>
      </w:r>
      <w:r>
        <w:t xml:space="preserve">for blood, serum, plasma are defined in </w:t>
      </w:r>
      <w:r w:rsidR="00615048">
        <w:t xml:space="preserve">the following </w:t>
      </w:r>
      <w:r w:rsidRPr="00FB204F">
        <w:t>Table</w:t>
      </w:r>
      <w:r w:rsidR="00615048">
        <w:t xml:space="preserve"> below.</w:t>
      </w:r>
      <w:r>
        <w:t xml:space="preserve"> </w:t>
      </w:r>
    </w:p>
    <w:p w:rsidR="009F0D51" w:rsidRDefault="009F0D51" w:rsidP="003C6C84">
      <w:pPr>
        <w:rPr>
          <w:b/>
        </w:rPr>
      </w:pPr>
    </w:p>
    <w:p w:rsidR="003C6C84" w:rsidRDefault="003C6C84" w:rsidP="003C6C84">
      <w:r w:rsidRPr="008E782E">
        <w:rPr>
          <w:b/>
        </w:rPr>
        <w:t>Note:</w:t>
      </w:r>
      <w:r>
        <w:t xml:space="preserve"> All parameter calculations are for models specified in </w:t>
      </w:r>
      <w:r w:rsidR="004913E9">
        <w:t>A</w:t>
      </w:r>
      <w:r>
        <w:t>ppendix “</w:t>
      </w:r>
      <w:r w:rsidR="004913E9">
        <w:fldChar w:fldCharType="begin"/>
      </w:r>
      <w:r w:rsidR="004913E9">
        <w:instrText xml:space="preserve"> REF _Ref507327366 \h </w:instrText>
      </w:r>
      <w:r w:rsidR="004913E9">
        <w:fldChar w:fldCharType="separate"/>
      </w:r>
      <w:r w:rsidR="004913E9" w:rsidRPr="005A7C0D">
        <w:t xml:space="preserve">Parameter </w:t>
      </w:r>
      <w:r w:rsidR="004913E9">
        <w:t xml:space="preserve">Model Mapping </w:t>
      </w:r>
      <w:r w:rsidR="004913E9" w:rsidRPr="005A7C0D">
        <w:t xml:space="preserve">List - </w:t>
      </w:r>
      <w:r w:rsidR="004913E9" w:rsidRPr="00C85D5B">
        <w:t xml:space="preserve">Primary </w:t>
      </w:r>
      <w:r w:rsidR="004913E9">
        <w:t xml:space="preserve">and </w:t>
      </w:r>
      <w:proofErr w:type="gramStart"/>
      <w:r w:rsidR="004913E9">
        <w:t xml:space="preserve">Derived </w:t>
      </w:r>
      <w:proofErr w:type="gramEnd"/>
      <w:r w:rsidR="004913E9">
        <w:fldChar w:fldCharType="end"/>
      </w:r>
      <w:r>
        <w:t>”, unless otherwise specified.</w:t>
      </w:r>
    </w:p>
    <w:p w:rsidR="004505E4" w:rsidRDefault="004505E4" w:rsidP="003C6C84"/>
    <w:p w:rsidR="004505E4" w:rsidRPr="004505E4" w:rsidRDefault="004505E4" w:rsidP="003C6C84">
      <w:r w:rsidRPr="004505E4">
        <w:rPr>
          <w:b/>
        </w:rPr>
        <w:t>Note:</w:t>
      </w:r>
      <w:r>
        <w:t xml:space="preserve"> For mixed model M1 and M4 (i.e. the way it is available in release 1.0) </w:t>
      </w:r>
      <w:r w:rsidR="0027633E">
        <w:t xml:space="preserve">SAMPLETYPE </w:t>
      </w:r>
      <w:r w:rsidRPr="004505E4">
        <w:t xml:space="preserve">column </w:t>
      </w:r>
      <w:r>
        <w:t xml:space="preserve">is used </w:t>
      </w:r>
      <w:r w:rsidRPr="004505E4">
        <w:t xml:space="preserve">to distinguish “INTERVAL” from “POINT”.  </w:t>
      </w:r>
      <w:r>
        <w:t xml:space="preserve">Value in </w:t>
      </w:r>
      <w:r w:rsidR="0027633E">
        <w:t xml:space="preserve">the SAMPLETYPE data field </w:t>
      </w:r>
      <w:r>
        <w:t>column is used</w:t>
      </w:r>
      <w:r w:rsidRPr="004505E4">
        <w:t xml:space="preserve"> case insensitive for matching to determine which </w:t>
      </w:r>
      <w:r w:rsidR="004576DD" w:rsidRPr="004505E4">
        <w:t>model</w:t>
      </w:r>
      <w:r w:rsidR="004576DD">
        <w:t xml:space="preserve">, </w:t>
      </w:r>
      <w:r w:rsidRPr="004505E4">
        <w:t>M1 or M4</w:t>
      </w:r>
      <w:r w:rsidR="0027633E">
        <w:t xml:space="preserve"> </w:t>
      </w:r>
      <w:r w:rsidR="004576DD">
        <w:t>to select</w:t>
      </w:r>
      <w:r w:rsidRPr="004505E4">
        <w:t>.</w:t>
      </w:r>
    </w:p>
    <w:p w:rsidR="003E52B3" w:rsidRDefault="003E52B3">
      <w:pPr>
        <w:pStyle w:val="NormalWeb"/>
        <w:spacing w:before="0" w:beforeAutospacing="0" w:after="0" w:afterAutospacing="0"/>
        <w:rPr>
          <w:rFonts w:ascii="Times New Roman" w:hAnsi="Times New Roman" w:cs="Times New Roman"/>
          <w:b/>
          <w:bCs/>
          <w:u w:val="single"/>
        </w:rPr>
      </w:pPr>
    </w:p>
    <w:p w:rsidR="009F0D51" w:rsidRDefault="009F0D51" w:rsidP="0076043E">
      <w:r w:rsidRPr="0076043E">
        <w:rPr>
          <w:b/>
        </w:rPr>
        <w:t>Note:</w:t>
      </w:r>
      <w:r>
        <w:t xml:space="preserve"> </w:t>
      </w:r>
      <w:r w:rsidRPr="0076043E">
        <w:rPr>
          <w:b/>
        </w:rPr>
        <w:t>Parameter Normalization</w:t>
      </w:r>
    </w:p>
    <w:p w:rsidR="009F0D51" w:rsidRPr="004505E4" w:rsidRDefault="009F0D51" w:rsidP="009F0D51">
      <w:r>
        <w:t xml:space="preserve">In this version of the specification, parameter normalization is defined for a select set of commonly normalized parameters and is limited to unit dose normalization. Parameter normalization to reference doses or to body size measurements such as body weight (BW), body mass index (BMI) or body surface area (BSA) is not defined explicitly in this version of the specification. </w:t>
      </w:r>
    </w:p>
    <w:p w:rsidR="009F0D51" w:rsidRDefault="009F0D51">
      <w:pPr>
        <w:pStyle w:val="NormalWeb"/>
        <w:spacing w:before="0" w:beforeAutospacing="0" w:after="0" w:afterAutospacing="0"/>
        <w:rPr>
          <w:rFonts w:ascii="Times New Roman" w:hAnsi="Times New Roman" w:cs="Times New Roman"/>
          <w:b/>
          <w:bCs/>
          <w:u w:val="single"/>
        </w:rPr>
      </w:pPr>
    </w:p>
    <w:p w:rsidR="009F0D51" w:rsidRDefault="009F0D51">
      <w:pPr>
        <w:pStyle w:val="NormalWeb"/>
        <w:spacing w:before="0" w:beforeAutospacing="0" w:after="0" w:afterAutospacing="0"/>
        <w:rPr>
          <w:rFonts w:ascii="Times New Roman" w:hAnsi="Times New Roman" w:cs="Times New Roman"/>
          <w:b/>
          <w:bCs/>
          <w:u w:val="single"/>
        </w:rPr>
      </w:pPr>
    </w:p>
    <w:tbl>
      <w:tblPr>
        <w:tblW w:w="10489" w:type="dxa"/>
        <w:jc w:val="center"/>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080"/>
        <w:gridCol w:w="1375"/>
        <w:gridCol w:w="5465"/>
        <w:gridCol w:w="998"/>
        <w:gridCol w:w="1571"/>
      </w:tblGrid>
      <w:tr w:rsidR="00433F2C" w:rsidRPr="00433F2C" w:rsidTr="00C466A3">
        <w:trPr>
          <w:tblHeader/>
          <w:jc w:val="center"/>
        </w:trPr>
        <w:tc>
          <w:tcPr>
            <w:tcW w:w="1080" w:type="dxa"/>
            <w:shd w:val="clear" w:color="auto" w:fill="E6E6E6"/>
          </w:tcPr>
          <w:p w:rsidR="00433F2C" w:rsidRPr="00433F2C" w:rsidRDefault="00277B3C">
            <w:pPr>
              <w:pStyle w:val="TableContent"/>
              <w:rPr>
                <w:b/>
                <w:sz w:val="18"/>
                <w:szCs w:val="18"/>
              </w:rPr>
            </w:pPr>
            <w:r>
              <w:rPr>
                <w:b/>
                <w:sz w:val="18"/>
                <w:szCs w:val="18"/>
              </w:rPr>
              <w:t>Release</w:t>
            </w:r>
          </w:p>
        </w:tc>
        <w:tc>
          <w:tcPr>
            <w:tcW w:w="1375" w:type="dxa"/>
            <w:shd w:val="clear" w:color="auto" w:fill="E6E6E6"/>
          </w:tcPr>
          <w:p w:rsidR="00433F2C" w:rsidRPr="00433F2C" w:rsidRDefault="00277B3C">
            <w:pPr>
              <w:pStyle w:val="TableContent"/>
              <w:rPr>
                <w:b/>
                <w:sz w:val="18"/>
                <w:szCs w:val="18"/>
              </w:rPr>
            </w:pPr>
            <w:r>
              <w:rPr>
                <w:b/>
                <w:sz w:val="18"/>
                <w:szCs w:val="18"/>
              </w:rPr>
              <w:t>Name</w:t>
            </w:r>
            <w:r w:rsidR="00334256">
              <w:rPr>
                <w:rFonts w:cs="Arial"/>
                <w:b/>
                <w:sz w:val="18"/>
                <w:szCs w:val="18"/>
              </w:rPr>
              <w:t>†</w:t>
            </w:r>
          </w:p>
        </w:tc>
        <w:tc>
          <w:tcPr>
            <w:tcW w:w="5465" w:type="dxa"/>
            <w:shd w:val="clear" w:color="auto" w:fill="E6E6E6"/>
          </w:tcPr>
          <w:p w:rsidR="00433F2C" w:rsidRPr="00433F2C" w:rsidRDefault="00433F2C">
            <w:pPr>
              <w:pStyle w:val="TableContent"/>
              <w:rPr>
                <w:b/>
                <w:sz w:val="18"/>
                <w:szCs w:val="18"/>
              </w:rPr>
            </w:pPr>
            <w:r w:rsidRPr="00433F2C">
              <w:rPr>
                <w:b/>
                <w:sz w:val="18"/>
                <w:szCs w:val="18"/>
              </w:rPr>
              <w:t>Description</w:t>
            </w:r>
          </w:p>
        </w:tc>
        <w:tc>
          <w:tcPr>
            <w:tcW w:w="998" w:type="dxa"/>
            <w:shd w:val="clear" w:color="auto" w:fill="E6E6E6"/>
          </w:tcPr>
          <w:p w:rsidR="00433F2C" w:rsidRPr="00433F2C" w:rsidRDefault="00433F2C">
            <w:pPr>
              <w:pStyle w:val="TableContent"/>
              <w:rPr>
                <w:b/>
                <w:sz w:val="18"/>
                <w:szCs w:val="18"/>
              </w:rPr>
            </w:pPr>
            <w:r w:rsidRPr="00433F2C">
              <w:rPr>
                <w:b/>
                <w:sz w:val="18"/>
                <w:szCs w:val="18"/>
              </w:rPr>
              <w:t>Decimal Places</w:t>
            </w:r>
          </w:p>
        </w:tc>
        <w:tc>
          <w:tcPr>
            <w:tcW w:w="1571" w:type="dxa"/>
            <w:shd w:val="clear" w:color="auto" w:fill="E6E6E6"/>
          </w:tcPr>
          <w:p w:rsidR="00433F2C" w:rsidRPr="00433F2C" w:rsidRDefault="00433F2C">
            <w:pPr>
              <w:pStyle w:val="TableContent"/>
              <w:rPr>
                <w:b/>
                <w:sz w:val="18"/>
                <w:szCs w:val="18"/>
              </w:rPr>
            </w:pPr>
            <w:r w:rsidRPr="00433F2C">
              <w:rPr>
                <w:b/>
                <w:sz w:val="18"/>
                <w:szCs w:val="18"/>
              </w:rPr>
              <w:t>Unit</w:t>
            </w:r>
            <w:r w:rsidR="00BC38E5">
              <w:rPr>
                <w:b/>
                <w:sz w:val="18"/>
                <w:szCs w:val="18"/>
              </w:rPr>
              <w:t xml:space="preserve"> Class</w:t>
            </w:r>
          </w:p>
        </w:tc>
      </w:tr>
      <w:tr w:rsidR="009368A2" w:rsidRPr="00433F2C" w:rsidTr="00C466A3">
        <w:trPr>
          <w:jc w:val="center"/>
        </w:trPr>
        <w:tc>
          <w:tcPr>
            <w:tcW w:w="1080" w:type="dxa"/>
          </w:tcPr>
          <w:p w:rsidR="009368A2" w:rsidRPr="00433F2C" w:rsidRDefault="009368A2" w:rsidP="00E93A8E">
            <w:pPr>
              <w:pStyle w:val="TableContent"/>
              <w:rPr>
                <w:iCs/>
                <w:sz w:val="18"/>
                <w:szCs w:val="18"/>
              </w:rPr>
            </w:pPr>
            <w:r>
              <w:rPr>
                <w:iCs/>
                <w:sz w:val="18"/>
                <w:szCs w:val="18"/>
              </w:rPr>
              <w:t>1.0</w:t>
            </w:r>
          </w:p>
        </w:tc>
        <w:tc>
          <w:tcPr>
            <w:tcW w:w="1375" w:type="dxa"/>
          </w:tcPr>
          <w:p w:rsidR="009368A2" w:rsidRPr="00C466A3" w:rsidRDefault="009368A2" w:rsidP="00E93A8E">
            <w:pPr>
              <w:pStyle w:val="TableContent"/>
              <w:rPr>
                <w:b/>
                <w:iCs/>
                <w:sz w:val="18"/>
                <w:szCs w:val="18"/>
              </w:rPr>
            </w:pPr>
            <w:bookmarkStart w:id="81" w:name="CMAX"/>
            <w:r w:rsidRPr="00C466A3">
              <w:rPr>
                <w:b/>
                <w:iCs/>
                <w:sz w:val="18"/>
                <w:szCs w:val="18"/>
              </w:rPr>
              <w:t>CMAX</w:t>
            </w:r>
            <w:bookmarkEnd w:id="81"/>
          </w:p>
        </w:tc>
        <w:tc>
          <w:tcPr>
            <w:tcW w:w="5465" w:type="dxa"/>
          </w:tcPr>
          <w:p w:rsidR="009368A2" w:rsidRDefault="009368A2" w:rsidP="00E93A8E">
            <w:pPr>
              <w:pStyle w:val="TableContent"/>
              <w:rPr>
                <w:iCs/>
                <w:sz w:val="18"/>
                <w:szCs w:val="18"/>
              </w:rPr>
            </w:pPr>
            <w:r w:rsidRPr="00433F2C">
              <w:rPr>
                <w:b/>
                <w:iCs/>
                <w:sz w:val="18"/>
                <w:szCs w:val="18"/>
              </w:rPr>
              <w:t xml:space="preserve">Maximum observed concentration </w:t>
            </w:r>
            <w:r w:rsidRPr="00433F2C">
              <w:rPr>
                <w:iCs/>
                <w:sz w:val="18"/>
                <w:szCs w:val="18"/>
              </w:rPr>
              <w:t xml:space="preserve">is obtained by inspection of the data.  For steady-state data, </w:t>
            </w:r>
            <w:r w:rsidRPr="00433F2C">
              <w:rPr>
                <w:rFonts w:eastAsia="MS Mincho" w:hint="eastAsia"/>
                <w:iCs/>
                <w:sz w:val="18"/>
                <w:szCs w:val="18"/>
                <w:lang w:eastAsia="ja-JP"/>
              </w:rPr>
              <w:t>CMAX</w:t>
            </w:r>
            <w:r w:rsidRPr="00433F2C">
              <w:rPr>
                <w:iCs/>
                <w:sz w:val="18"/>
                <w:szCs w:val="18"/>
              </w:rPr>
              <w:t xml:space="preserve"> is obtained by inspection of the data </w:t>
            </w:r>
            <w:r w:rsidR="0015523F">
              <w:rPr>
                <w:iCs/>
                <w:sz w:val="18"/>
                <w:szCs w:val="18"/>
              </w:rPr>
              <w:t xml:space="preserve">over all </w:t>
            </w:r>
            <w:r w:rsidRPr="00433F2C">
              <w:rPr>
                <w:iCs/>
                <w:sz w:val="18"/>
                <w:szCs w:val="18"/>
              </w:rPr>
              <w:t>dosing interval</w:t>
            </w:r>
            <w:r w:rsidR="0015523F">
              <w:rPr>
                <w:iCs/>
                <w:sz w:val="18"/>
                <w:szCs w:val="18"/>
              </w:rPr>
              <w:t>s</w:t>
            </w:r>
            <w:r w:rsidRPr="00433F2C">
              <w:rPr>
                <w:iCs/>
                <w:sz w:val="18"/>
                <w:szCs w:val="18"/>
              </w:rPr>
              <w:t xml:space="preserve"> </w:t>
            </w:r>
            <w:r w:rsidRPr="00DC667B">
              <w:rPr>
                <w:i/>
                <w:iCs/>
                <w:sz w:val="18"/>
                <w:szCs w:val="18"/>
              </w:rPr>
              <w:t>within a profile.</w:t>
            </w:r>
          </w:p>
          <w:p w:rsidR="009368A2" w:rsidRPr="00433F2C" w:rsidRDefault="009368A2" w:rsidP="00E93A8E">
            <w:pPr>
              <w:pStyle w:val="TableContent"/>
              <w:rPr>
                <w:iCs/>
                <w:sz w:val="18"/>
                <w:szCs w:val="18"/>
              </w:rPr>
            </w:pPr>
          </w:p>
          <w:p w:rsidR="00EC7E51" w:rsidRPr="00CF0E3B" w:rsidRDefault="009368A2" w:rsidP="00EC7E51">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EC7E51" w:rsidRPr="00433F2C" w:rsidTr="0067161F">
              <w:tc>
                <w:tcPr>
                  <w:tcW w:w="907" w:type="dxa"/>
                </w:tcPr>
                <w:p w:rsidR="00EC7E51" w:rsidRPr="00433F2C" w:rsidRDefault="00EC7E51" w:rsidP="0067161F">
                  <w:pPr>
                    <w:pStyle w:val="TableContent"/>
                    <w:rPr>
                      <w:b/>
                      <w:sz w:val="18"/>
                      <w:szCs w:val="18"/>
                    </w:rPr>
                  </w:pPr>
                  <w:r w:rsidRPr="00433F2C">
                    <w:rPr>
                      <w:b/>
                      <w:sz w:val="18"/>
                      <w:szCs w:val="18"/>
                    </w:rPr>
                    <w:t>Profile</w:t>
                  </w:r>
                </w:p>
              </w:tc>
              <w:tc>
                <w:tcPr>
                  <w:tcW w:w="885" w:type="dxa"/>
                </w:tcPr>
                <w:p w:rsidR="00EC7E51" w:rsidRDefault="00EC7E51" w:rsidP="0067161F">
                  <w:pPr>
                    <w:pStyle w:val="TableContent"/>
                    <w:rPr>
                      <w:b/>
                      <w:sz w:val="18"/>
                      <w:szCs w:val="18"/>
                    </w:rPr>
                  </w:pPr>
                  <w:r>
                    <w:rPr>
                      <w:b/>
                      <w:sz w:val="18"/>
                      <w:szCs w:val="18"/>
                    </w:rPr>
                    <w:t>Dosing Interval</w:t>
                  </w:r>
                </w:p>
              </w:tc>
              <w:tc>
                <w:tcPr>
                  <w:tcW w:w="720" w:type="dxa"/>
                </w:tcPr>
                <w:p w:rsidR="00EC7E51" w:rsidRPr="00433F2C" w:rsidRDefault="00EC7E51" w:rsidP="0067161F">
                  <w:pPr>
                    <w:pStyle w:val="TableContent"/>
                    <w:rPr>
                      <w:b/>
                      <w:sz w:val="18"/>
                      <w:szCs w:val="18"/>
                    </w:rPr>
                  </w:pPr>
                  <w:r>
                    <w:rPr>
                      <w:b/>
                      <w:sz w:val="18"/>
                      <w:szCs w:val="18"/>
                    </w:rPr>
                    <w:t>TOLD (h)</w:t>
                  </w:r>
                </w:p>
              </w:tc>
              <w:tc>
                <w:tcPr>
                  <w:tcW w:w="720" w:type="dxa"/>
                </w:tcPr>
                <w:p w:rsidR="00EC7E51" w:rsidRPr="00433F2C" w:rsidRDefault="00EC7E51" w:rsidP="0067161F">
                  <w:pPr>
                    <w:pStyle w:val="TableContent"/>
                    <w:rPr>
                      <w:b/>
                      <w:sz w:val="18"/>
                      <w:szCs w:val="18"/>
                    </w:rPr>
                  </w:pPr>
                  <w:r>
                    <w:rPr>
                      <w:b/>
                      <w:sz w:val="18"/>
                      <w:szCs w:val="18"/>
                    </w:rPr>
                    <w:t>TAU (h)</w:t>
                  </w:r>
                </w:p>
              </w:tc>
              <w:tc>
                <w:tcPr>
                  <w:tcW w:w="720" w:type="dxa"/>
                </w:tcPr>
                <w:p w:rsidR="00EC7E51" w:rsidRPr="00433F2C" w:rsidRDefault="00EC7E51" w:rsidP="0067161F">
                  <w:pPr>
                    <w:pStyle w:val="TableContent"/>
                    <w:rPr>
                      <w:b/>
                      <w:sz w:val="18"/>
                      <w:szCs w:val="18"/>
                    </w:rPr>
                  </w:pPr>
                  <w:r w:rsidRPr="00433F2C">
                    <w:rPr>
                      <w:b/>
                      <w:sz w:val="18"/>
                      <w:szCs w:val="18"/>
                    </w:rPr>
                    <w:t>Time</w:t>
                  </w:r>
                  <w:r>
                    <w:rPr>
                      <w:b/>
                      <w:sz w:val="18"/>
                      <w:szCs w:val="18"/>
                    </w:rPr>
                    <w:t xml:space="preserve"> (h)</w:t>
                  </w:r>
                </w:p>
              </w:tc>
              <w:tc>
                <w:tcPr>
                  <w:tcW w:w="810" w:type="dxa"/>
                </w:tcPr>
                <w:p w:rsidR="00EC7E51" w:rsidRPr="00433F2C" w:rsidRDefault="00EC7E51" w:rsidP="0067161F">
                  <w:pPr>
                    <w:pStyle w:val="TableContent"/>
                    <w:rPr>
                      <w:b/>
                      <w:sz w:val="18"/>
                      <w:szCs w:val="18"/>
                    </w:rPr>
                  </w:pPr>
                  <w:r w:rsidRPr="00433F2C">
                    <w:rPr>
                      <w:b/>
                      <w:sz w:val="18"/>
                      <w:szCs w:val="18"/>
                    </w:rPr>
                    <w:t>Conc.</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1</w:t>
                  </w:r>
                </w:p>
              </w:tc>
              <w:tc>
                <w:tcPr>
                  <w:tcW w:w="810" w:type="dxa"/>
                </w:tcPr>
                <w:p w:rsidR="00EC7E51" w:rsidRPr="00433F2C" w:rsidRDefault="00EC7E51" w:rsidP="0067161F">
                  <w:pPr>
                    <w:pStyle w:val="TableContent"/>
                    <w:rPr>
                      <w:sz w:val="18"/>
                      <w:szCs w:val="18"/>
                    </w:rPr>
                  </w:pPr>
                  <w:r w:rsidRPr="00433F2C">
                    <w:rPr>
                      <w:sz w:val="18"/>
                      <w:szCs w:val="18"/>
                    </w:rPr>
                    <w:t>0.53</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2</w:t>
                  </w:r>
                </w:p>
              </w:tc>
              <w:tc>
                <w:tcPr>
                  <w:tcW w:w="810" w:type="dxa"/>
                </w:tcPr>
                <w:p w:rsidR="00EC7E51" w:rsidRPr="00433F2C" w:rsidRDefault="00EC7E51" w:rsidP="0067161F">
                  <w:pPr>
                    <w:pStyle w:val="TableContent"/>
                    <w:rPr>
                      <w:sz w:val="18"/>
                      <w:szCs w:val="18"/>
                    </w:rPr>
                  </w:pPr>
                  <w:r>
                    <w:rPr>
                      <w:sz w:val="18"/>
                      <w:szCs w:val="18"/>
                    </w:rPr>
                    <w:t>1.7</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3</w:t>
                  </w:r>
                </w:p>
              </w:tc>
              <w:tc>
                <w:tcPr>
                  <w:tcW w:w="810" w:type="dxa"/>
                </w:tcPr>
                <w:p w:rsidR="00EC7E51" w:rsidRPr="00433F2C" w:rsidRDefault="00EC7E51" w:rsidP="0067161F">
                  <w:pPr>
                    <w:pStyle w:val="TableContent"/>
                    <w:rPr>
                      <w:sz w:val="18"/>
                      <w:szCs w:val="18"/>
                    </w:rPr>
                  </w:pPr>
                  <w:r w:rsidRPr="00433F2C">
                    <w:rPr>
                      <w:sz w:val="18"/>
                      <w:szCs w:val="18"/>
                    </w:rPr>
                    <w:t>0.76</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4</w:t>
                  </w:r>
                </w:p>
              </w:tc>
              <w:tc>
                <w:tcPr>
                  <w:tcW w:w="810" w:type="dxa"/>
                </w:tcPr>
                <w:p w:rsidR="00EC7E51" w:rsidRPr="00433F2C" w:rsidRDefault="00EC7E51" w:rsidP="0067161F">
                  <w:pPr>
                    <w:pStyle w:val="TableContent"/>
                    <w:rPr>
                      <w:sz w:val="18"/>
                      <w:szCs w:val="18"/>
                    </w:rPr>
                  </w:pPr>
                  <w:r>
                    <w:rPr>
                      <w:sz w:val="18"/>
                      <w:szCs w:val="18"/>
                    </w:rPr>
                    <w:t>0.36</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lastRenderedPageBreak/>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5</w:t>
                  </w:r>
                </w:p>
              </w:tc>
              <w:tc>
                <w:tcPr>
                  <w:tcW w:w="810" w:type="dxa"/>
                </w:tcPr>
                <w:p w:rsidR="00EC7E51" w:rsidRPr="00433F2C" w:rsidRDefault="00EC7E51" w:rsidP="0067161F">
                  <w:pPr>
                    <w:pStyle w:val="TableContent"/>
                    <w:rPr>
                      <w:sz w:val="18"/>
                      <w:szCs w:val="18"/>
                    </w:rPr>
                  </w:pPr>
                  <w:r w:rsidRPr="00433F2C">
                    <w:rPr>
                      <w:sz w:val="18"/>
                      <w:szCs w:val="18"/>
                    </w:rPr>
                    <w:t>BLQ</w:t>
                  </w:r>
                </w:p>
              </w:tc>
            </w:tr>
            <w:tr w:rsidR="00EC7E51" w:rsidRPr="00433F2C" w:rsidTr="0067161F">
              <w:tc>
                <w:tcPr>
                  <w:tcW w:w="907" w:type="dxa"/>
                </w:tcPr>
                <w:p w:rsidR="00EC7E51" w:rsidRPr="00433F2C"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1/2</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Pr>
                      <w:sz w:val="18"/>
                      <w:szCs w:val="18"/>
                    </w:rPr>
                    <w:t>6</w:t>
                  </w:r>
                </w:p>
              </w:tc>
              <w:tc>
                <w:tcPr>
                  <w:tcW w:w="810" w:type="dxa"/>
                </w:tcPr>
                <w:p w:rsidR="00EC7E51" w:rsidRPr="00433F2C" w:rsidRDefault="00EC7E51" w:rsidP="0067161F">
                  <w:pPr>
                    <w:pStyle w:val="TableContent"/>
                    <w:rPr>
                      <w:sz w:val="18"/>
                      <w:szCs w:val="18"/>
                    </w:rPr>
                  </w:pPr>
                  <w:r>
                    <w:rPr>
                      <w:sz w:val="18"/>
                      <w:szCs w:val="18"/>
                    </w:rPr>
                    <w:t>BLQ</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7</w:t>
                  </w:r>
                </w:p>
              </w:tc>
              <w:tc>
                <w:tcPr>
                  <w:tcW w:w="810" w:type="dxa"/>
                </w:tcPr>
                <w:p w:rsidR="00EC7E51" w:rsidRPr="00433F2C" w:rsidRDefault="00EC7E51" w:rsidP="0067161F">
                  <w:pPr>
                    <w:pStyle w:val="TableContent"/>
                    <w:rPr>
                      <w:sz w:val="18"/>
                      <w:szCs w:val="18"/>
                    </w:rPr>
                  </w:pPr>
                  <w:r>
                    <w:rPr>
                      <w:sz w:val="18"/>
                      <w:szCs w:val="18"/>
                    </w:rPr>
                    <w:t>0.74</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10</w:t>
                  </w:r>
                </w:p>
              </w:tc>
              <w:tc>
                <w:tcPr>
                  <w:tcW w:w="810" w:type="dxa"/>
                </w:tcPr>
                <w:p w:rsidR="00EC7E51" w:rsidRDefault="00EC7E51" w:rsidP="0067161F">
                  <w:pPr>
                    <w:pStyle w:val="TableContent"/>
                    <w:rPr>
                      <w:sz w:val="18"/>
                      <w:szCs w:val="18"/>
                    </w:rPr>
                  </w:pPr>
                  <w:r>
                    <w:rPr>
                      <w:sz w:val="18"/>
                      <w:szCs w:val="18"/>
                    </w:rPr>
                    <w:t>1.6</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11</w:t>
                  </w:r>
                </w:p>
              </w:tc>
              <w:tc>
                <w:tcPr>
                  <w:tcW w:w="810" w:type="dxa"/>
                </w:tcPr>
                <w:p w:rsidR="00EC7E51" w:rsidRDefault="00EC7E51" w:rsidP="0067161F">
                  <w:pPr>
                    <w:pStyle w:val="TableContent"/>
                    <w:rPr>
                      <w:sz w:val="18"/>
                      <w:szCs w:val="18"/>
                    </w:rPr>
                  </w:pPr>
                  <w:r>
                    <w:rPr>
                      <w:sz w:val="18"/>
                      <w:szCs w:val="18"/>
                    </w:rPr>
                    <w:t>0.3</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12</w:t>
                  </w:r>
                </w:p>
              </w:tc>
              <w:tc>
                <w:tcPr>
                  <w:tcW w:w="810" w:type="dxa"/>
                </w:tcPr>
                <w:p w:rsidR="00EC7E51" w:rsidRDefault="00EC7E51" w:rsidP="0067161F">
                  <w:pPr>
                    <w:pStyle w:val="TableContent"/>
                    <w:rPr>
                      <w:sz w:val="18"/>
                      <w:szCs w:val="18"/>
                    </w:rPr>
                  </w:pPr>
                  <w:r>
                    <w:rPr>
                      <w:sz w:val="18"/>
                      <w:szCs w:val="18"/>
                    </w:rPr>
                    <w:t>BLQ</w:t>
                  </w:r>
                </w:p>
              </w:tc>
            </w:tr>
          </w:tbl>
          <w:p w:rsidR="009368A2" w:rsidRPr="00433F2C" w:rsidRDefault="009368A2" w:rsidP="00E93A8E">
            <w:pPr>
              <w:pStyle w:val="TableContent"/>
              <w:rPr>
                <w:sz w:val="18"/>
                <w:szCs w:val="18"/>
              </w:rPr>
            </w:pPr>
          </w:p>
          <w:p w:rsidR="009368A2" w:rsidRPr="00433F2C" w:rsidRDefault="009368A2" w:rsidP="00E93A8E">
            <w:pPr>
              <w:pStyle w:val="TableContent"/>
              <w:rPr>
                <w:sz w:val="18"/>
                <w:szCs w:val="18"/>
              </w:rPr>
            </w:pPr>
            <w:r w:rsidRPr="00433F2C">
              <w:rPr>
                <w:sz w:val="18"/>
                <w:szCs w:val="18"/>
              </w:rPr>
              <w:t>As per above example table</w:t>
            </w:r>
          </w:p>
          <w:p w:rsidR="009368A2" w:rsidRPr="00433F2C" w:rsidRDefault="009368A2" w:rsidP="00E93A8E">
            <w:pPr>
              <w:pStyle w:val="TableContent"/>
              <w:rPr>
                <w:rFonts w:eastAsia="MS Mincho"/>
                <w:sz w:val="18"/>
                <w:szCs w:val="18"/>
                <w:lang w:eastAsia="ja-JP"/>
              </w:rPr>
            </w:pPr>
            <w:r w:rsidRPr="00433F2C">
              <w:rPr>
                <w:sz w:val="18"/>
                <w:szCs w:val="18"/>
              </w:rPr>
              <w:t xml:space="preserve">Then </w:t>
            </w:r>
            <w:r w:rsidRPr="00433F2C">
              <w:rPr>
                <w:rFonts w:eastAsia="MS Mincho" w:hint="eastAsia"/>
                <w:sz w:val="18"/>
                <w:szCs w:val="18"/>
                <w:lang w:eastAsia="ja-JP"/>
              </w:rPr>
              <w:t>C</w:t>
            </w:r>
            <w:r w:rsidRPr="00433F2C">
              <w:rPr>
                <w:sz w:val="18"/>
                <w:szCs w:val="18"/>
              </w:rPr>
              <w:t xml:space="preserve">MAX = </w:t>
            </w:r>
            <w:r w:rsidRPr="00433F2C">
              <w:rPr>
                <w:rFonts w:eastAsia="MS Mincho" w:hint="eastAsia"/>
                <w:sz w:val="18"/>
                <w:szCs w:val="18"/>
                <w:lang w:eastAsia="ja-JP"/>
              </w:rPr>
              <w:t>1.</w:t>
            </w:r>
            <w:r w:rsidR="00EC7E51">
              <w:rPr>
                <w:rFonts w:eastAsia="MS Mincho"/>
                <w:sz w:val="18"/>
                <w:szCs w:val="18"/>
                <w:lang w:eastAsia="ja-JP"/>
              </w:rPr>
              <w:t>7</w:t>
            </w:r>
            <w:r w:rsidR="00A027E6">
              <w:rPr>
                <w:rFonts w:eastAsia="MS Mincho"/>
                <w:sz w:val="18"/>
                <w:szCs w:val="18"/>
                <w:lang w:eastAsia="ja-JP"/>
              </w:rPr>
              <w:t xml:space="preserve"> </w:t>
            </w:r>
          </w:p>
          <w:p w:rsidR="009368A2" w:rsidRPr="00433F2C" w:rsidRDefault="009368A2" w:rsidP="00E93A8E">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43"/>
              <w:gridCol w:w="1800"/>
            </w:tblGrid>
            <w:tr w:rsidR="009368A2" w:rsidRPr="00433F2C" w:rsidTr="00E93A8E">
              <w:tc>
                <w:tcPr>
                  <w:tcW w:w="1543" w:type="dxa"/>
                </w:tcPr>
                <w:p w:rsidR="009368A2" w:rsidRPr="00433F2C" w:rsidRDefault="009368A2" w:rsidP="00E93A8E">
                  <w:pPr>
                    <w:pStyle w:val="TableContent"/>
                    <w:rPr>
                      <w:b/>
                      <w:iCs/>
                      <w:sz w:val="18"/>
                      <w:szCs w:val="18"/>
                    </w:rPr>
                  </w:pPr>
                  <w:r w:rsidRPr="00433F2C">
                    <w:rPr>
                      <w:b/>
                      <w:iCs/>
                      <w:sz w:val="18"/>
                      <w:szCs w:val="18"/>
                    </w:rPr>
                    <w:t>Data Checks</w:t>
                  </w:r>
                </w:p>
              </w:tc>
              <w:tc>
                <w:tcPr>
                  <w:tcW w:w="1800" w:type="dxa"/>
                </w:tcPr>
                <w:p w:rsidR="009368A2" w:rsidRPr="00433F2C" w:rsidRDefault="009368A2" w:rsidP="00E93A8E">
                  <w:pPr>
                    <w:pStyle w:val="TableContent"/>
                    <w:rPr>
                      <w:b/>
                      <w:iCs/>
                      <w:sz w:val="18"/>
                      <w:szCs w:val="18"/>
                    </w:rPr>
                  </w:pPr>
                  <w:r w:rsidRPr="00433F2C">
                    <w:rPr>
                      <w:b/>
                      <w:iCs/>
                      <w:sz w:val="18"/>
                      <w:szCs w:val="18"/>
                    </w:rPr>
                    <w:t>Actions</w:t>
                  </w:r>
                </w:p>
              </w:tc>
            </w:tr>
            <w:tr w:rsidR="009368A2" w:rsidRPr="00433F2C" w:rsidTr="00E93A8E">
              <w:tc>
                <w:tcPr>
                  <w:tcW w:w="1543" w:type="dxa"/>
                </w:tcPr>
                <w:p w:rsidR="009368A2" w:rsidRPr="00433F2C" w:rsidRDefault="009368A2" w:rsidP="00E93A8E">
                  <w:pPr>
                    <w:pStyle w:val="TableContent"/>
                    <w:rPr>
                      <w:iCs/>
                      <w:sz w:val="18"/>
                      <w:szCs w:val="18"/>
                    </w:rPr>
                  </w:pPr>
                  <w:r w:rsidRPr="00433F2C">
                    <w:rPr>
                      <w:iCs/>
                      <w:sz w:val="18"/>
                      <w:szCs w:val="18"/>
                    </w:rPr>
                    <w:t>If all Cs = 0</w:t>
                  </w:r>
                </w:p>
              </w:tc>
              <w:tc>
                <w:tcPr>
                  <w:tcW w:w="1800" w:type="dxa"/>
                </w:tcPr>
                <w:p w:rsidR="009368A2" w:rsidRPr="00433F2C" w:rsidRDefault="009368A2" w:rsidP="00E93A8E">
                  <w:pPr>
                    <w:pStyle w:val="TableContent"/>
                    <w:rPr>
                      <w:iCs/>
                      <w:sz w:val="18"/>
                      <w:szCs w:val="18"/>
                    </w:rPr>
                  </w:pPr>
                  <w:r w:rsidRPr="00433F2C">
                    <w:rPr>
                      <w:iCs/>
                      <w:sz w:val="18"/>
                      <w:szCs w:val="18"/>
                    </w:rPr>
                    <w:t>CMAX = 0</w:t>
                  </w:r>
                </w:p>
              </w:tc>
            </w:tr>
            <w:tr w:rsidR="009368A2" w:rsidRPr="00433F2C" w:rsidTr="00E93A8E">
              <w:tc>
                <w:tcPr>
                  <w:tcW w:w="1543" w:type="dxa"/>
                </w:tcPr>
                <w:p w:rsidR="009368A2" w:rsidRPr="00433F2C" w:rsidRDefault="009368A2" w:rsidP="00E93A8E">
                  <w:pPr>
                    <w:pStyle w:val="TableContent"/>
                    <w:rPr>
                      <w:iCs/>
                      <w:sz w:val="18"/>
                      <w:szCs w:val="18"/>
                    </w:rPr>
                  </w:pP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1800" w:type="dxa"/>
                </w:tcPr>
                <w:p w:rsidR="009368A2" w:rsidRPr="00433F2C" w:rsidRDefault="00CF0E3B" w:rsidP="00E93A8E">
                  <w:pPr>
                    <w:pStyle w:val="TableContent"/>
                    <w:rPr>
                      <w:iCs/>
                      <w:sz w:val="18"/>
                      <w:szCs w:val="18"/>
                    </w:rPr>
                  </w:pPr>
                  <w:r w:rsidRPr="00433F2C">
                    <w:rPr>
                      <w:iCs/>
                      <w:sz w:val="18"/>
                      <w:szCs w:val="18"/>
                    </w:rPr>
                    <w:t xml:space="preserve">Should be a part of data </w:t>
                  </w:r>
                  <w:r>
                    <w:rPr>
                      <w:iCs/>
                      <w:sz w:val="18"/>
                      <w:szCs w:val="18"/>
                    </w:rPr>
                    <w:t xml:space="preserve">preparation and </w:t>
                  </w:r>
                  <w:r w:rsidRPr="00433F2C">
                    <w:rPr>
                      <w:iCs/>
                      <w:sz w:val="18"/>
                      <w:szCs w:val="18"/>
                    </w:rPr>
                    <w:t>validation</w:t>
                  </w:r>
                </w:p>
              </w:tc>
            </w:tr>
          </w:tbl>
          <w:p w:rsidR="009368A2" w:rsidRPr="00433F2C" w:rsidRDefault="009368A2" w:rsidP="00E93A8E">
            <w:pPr>
              <w:pStyle w:val="TableContent"/>
              <w:rPr>
                <w:sz w:val="18"/>
                <w:szCs w:val="18"/>
                <w:u w:val="single"/>
              </w:rPr>
            </w:pPr>
          </w:p>
        </w:tc>
        <w:tc>
          <w:tcPr>
            <w:tcW w:w="998" w:type="dxa"/>
          </w:tcPr>
          <w:p w:rsidR="009368A2" w:rsidRPr="00433F2C" w:rsidRDefault="009368A2" w:rsidP="00E93A8E">
            <w:pPr>
              <w:pStyle w:val="TableContent"/>
              <w:rPr>
                <w:rFonts w:cs="Arial"/>
                <w:sz w:val="18"/>
                <w:szCs w:val="18"/>
              </w:rPr>
            </w:pPr>
            <w:r w:rsidRPr="00433F2C">
              <w:rPr>
                <w:rFonts w:cs="Arial"/>
                <w:sz w:val="18"/>
                <w:szCs w:val="18"/>
              </w:rPr>
              <w:lastRenderedPageBreak/>
              <w:t>3</w:t>
            </w:r>
          </w:p>
        </w:tc>
        <w:tc>
          <w:tcPr>
            <w:tcW w:w="1571" w:type="dxa"/>
          </w:tcPr>
          <w:p w:rsidR="009368A2" w:rsidRPr="00433F2C" w:rsidRDefault="009368A2" w:rsidP="00E93A8E">
            <w:pPr>
              <w:pStyle w:val="TableContent"/>
              <w:rPr>
                <w:rFonts w:cs="Arial"/>
                <w:b/>
                <w:iCs/>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lastRenderedPageBreak/>
              <w:t>1.0</w:t>
            </w:r>
          </w:p>
        </w:tc>
        <w:tc>
          <w:tcPr>
            <w:tcW w:w="1375" w:type="dxa"/>
          </w:tcPr>
          <w:p w:rsidR="00433F2C" w:rsidRPr="00C466A3" w:rsidRDefault="00433F2C">
            <w:pPr>
              <w:pStyle w:val="TableContent"/>
              <w:rPr>
                <w:b/>
                <w:iCs/>
                <w:sz w:val="18"/>
                <w:szCs w:val="18"/>
              </w:rPr>
            </w:pPr>
            <w:bookmarkStart w:id="82" w:name="CMAXi"/>
            <w:r w:rsidRPr="00C466A3">
              <w:rPr>
                <w:b/>
                <w:iCs/>
                <w:sz w:val="18"/>
                <w:szCs w:val="18"/>
              </w:rPr>
              <w:t>CMAX</w:t>
            </w:r>
            <w:r w:rsidRPr="00C466A3">
              <w:rPr>
                <w:b/>
                <w:i/>
                <w:sz w:val="18"/>
                <w:szCs w:val="18"/>
              </w:rPr>
              <w:t>i</w:t>
            </w:r>
            <w:bookmarkEnd w:id="82"/>
          </w:p>
        </w:tc>
        <w:tc>
          <w:tcPr>
            <w:tcW w:w="5465" w:type="dxa"/>
          </w:tcPr>
          <w:p w:rsidR="00433F2C" w:rsidRDefault="00433F2C">
            <w:pPr>
              <w:pStyle w:val="TableContent"/>
              <w:rPr>
                <w:iCs/>
                <w:sz w:val="18"/>
                <w:szCs w:val="18"/>
              </w:rPr>
            </w:pPr>
            <w:r w:rsidRPr="00433F2C">
              <w:rPr>
                <w:b/>
                <w:iCs/>
                <w:sz w:val="18"/>
                <w:szCs w:val="18"/>
              </w:rPr>
              <w:t xml:space="preserve">Maximum observed concentration </w:t>
            </w:r>
            <w:r w:rsidRPr="00433F2C">
              <w:rPr>
                <w:iCs/>
                <w:sz w:val="18"/>
                <w:szCs w:val="18"/>
              </w:rPr>
              <w:t xml:space="preserve">is obtained by inspection of the data.  For steady-state data, </w:t>
            </w:r>
            <w:r w:rsidRPr="00433F2C">
              <w:rPr>
                <w:rFonts w:eastAsia="MS Mincho" w:hint="eastAsia"/>
                <w:iCs/>
                <w:sz w:val="18"/>
                <w:szCs w:val="18"/>
                <w:lang w:eastAsia="ja-JP"/>
              </w:rPr>
              <w:t>CMAX</w:t>
            </w:r>
            <w:r w:rsidRPr="00433F2C">
              <w:rPr>
                <w:rFonts w:eastAsia="MS Mincho"/>
                <w:iCs/>
                <w:sz w:val="18"/>
                <w:szCs w:val="18"/>
                <w:lang w:eastAsia="ja-JP"/>
              </w:rPr>
              <w:t>i</w:t>
            </w:r>
            <w:r w:rsidRPr="00433F2C">
              <w:rPr>
                <w:iCs/>
                <w:sz w:val="18"/>
                <w:szCs w:val="18"/>
              </w:rPr>
              <w:t xml:space="preserve"> is obtained by inspection of the data during each dosing interval </w:t>
            </w:r>
            <w:r w:rsidRPr="00AB4B19">
              <w:rPr>
                <w:i/>
                <w:sz w:val="18"/>
                <w:szCs w:val="18"/>
              </w:rPr>
              <w:t>i</w:t>
            </w:r>
            <w:r w:rsidR="00AB4B19" w:rsidRPr="00AB4B19">
              <w:rPr>
                <w:sz w:val="18"/>
                <w:szCs w:val="18"/>
              </w:rPr>
              <w:t>, i.e.</w:t>
            </w:r>
            <w:r w:rsidR="00AB4B19">
              <w:rPr>
                <w:i/>
                <w:sz w:val="18"/>
                <w:szCs w:val="18"/>
              </w:rPr>
              <w:t xml:space="preserve"> </w:t>
            </w:r>
            <w:r w:rsidR="00732CEE" w:rsidRPr="00DC667B">
              <w:rPr>
                <w:i/>
                <w:iCs/>
                <w:sz w:val="18"/>
                <w:szCs w:val="18"/>
              </w:rPr>
              <w:t xml:space="preserve">the dosing interval index, i.e. the number of the ith dose </w:t>
            </w:r>
            <w:r w:rsidR="00732CEE">
              <w:rPr>
                <w:i/>
                <w:iCs/>
                <w:sz w:val="18"/>
                <w:szCs w:val="18"/>
              </w:rPr>
              <w:t>administered</w:t>
            </w:r>
            <w:r w:rsidR="00732CEE" w:rsidRPr="00DC667B">
              <w:rPr>
                <w:i/>
                <w:iCs/>
                <w:sz w:val="18"/>
                <w:szCs w:val="18"/>
              </w:rPr>
              <w:t xml:space="preserve"> within a profile.</w:t>
            </w:r>
          </w:p>
          <w:p w:rsidR="00515CB0" w:rsidRDefault="00515CB0">
            <w:pPr>
              <w:pStyle w:val="TableContent"/>
              <w:rPr>
                <w:iCs/>
                <w:sz w:val="18"/>
                <w:szCs w:val="18"/>
              </w:rPr>
            </w:pPr>
          </w:p>
          <w:p w:rsidR="00515CB0" w:rsidRDefault="00515CB0">
            <w:pPr>
              <w:pStyle w:val="TableContent"/>
              <w:rPr>
                <w:iCs/>
                <w:sz w:val="18"/>
                <w:szCs w:val="18"/>
              </w:rPr>
            </w:pPr>
            <w:r>
              <w:rPr>
                <w:iCs/>
                <w:sz w:val="18"/>
                <w:szCs w:val="18"/>
              </w:rPr>
              <w:t xml:space="preserve">Note that the algorithm for the legacy </w:t>
            </w:r>
            <w:r w:rsidR="008500CC">
              <w:rPr>
                <w:iCs/>
                <w:sz w:val="18"/>
                <w:szCs w:val="18"/>
              </w:rPr>
              <w:t xml:space="preserve">Pfizer </w:t>
            </w:r>
            <w:r>
              <w:rPr>
                <w:iCs/>
                <w:sz w:val="18"/>
                <w:szCs w:val="18"/>
              </w:rPr>
              <w:t>eNCA application and computation engine, for 2 or more dosing intervals within a profile, reports a CMAXi for each dosing interval defined within the profile. For example, CMAX1 and CMAX2 are computed for morning and evening dosing intervals. Note that the dosing interval does not need to be of equal length, i.e. can be unegual in duration. This behavior applies to each parameter defined within the i</w:t>
            </w:r>
            <w:r w:rsidRPr="0076043E">
              <w:rPr>
                <w:iCs/>
                <w:sz w:val="18"/>
                <w:szCs w:val="18"/>
                <w:vertAlign w:val="superscript"/>
              </w:rPr>
              <w:t>th</w:t>
            </w:r>
            <w:r>
              <w:rPr>
                <w:iCs/>
                <w:sz w:val="18"/>
                <w:szCs w:val="18"/>
              </w:rPr>
              <w:t xml:space="preserve"> dosing interval.</w:t>
            </w:r>
          </w:p>
          <w:p w:rsidR="00515CB0" w:rsidRPr="00433F2C" w:rsidRDefault="00515CB0">
            <w:pPr>
              <w:pStyle w:val="TableContent"/>
              <w:rPr>
                <w:iCs/>
                <w:sz w:val="18"/>
                <w:szCs w:val="18"/>
              </w:rPr>
            </w:pPr>
          </w:p>
          <w:p w:rsidR="00CF0E3B" w:rsidRPr="00CF0E3B" w:rsidRDefault="00433F2C" w:rsidP="00CF0E3B">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CF0E3B" w:rsidRPr="00433F2C" w:rsidTr="0067161F">
              <w:tc>
                <w:tcPr>
                  <w:tcW w:w="907" w:type="dxa"/>
                </w:tcPr>
                <w:p w:rsidR="00CF0E3B" w:rsidRPr="00433F2C" w:rsidRDefault="00CF0E3B" w:rsidP="0067161F">
                  <w:pPr>
                    <w:pStyle w:val="TableContent"/>
                    <w:rPr>
                      <w:b/>
                      <w:sz w:val="18"/>
                      <w:szCs w:val="18"/>
                    </w:rPr>
                  </w:pPr>
                  <w:r w:rsidRPr="00433F2C">
                    <w:rPr>
                      <w:b/>
                      <w:sz w:val="18"/>
                      <w:szCs w:val="18"/>
                    </w:rPr>
                    <w:t>Profile</w:t>
                  </w:r>
                </w:p>
              </w:tc>
              <w:tc>
                <w:tcPr>
                  <w:tcW w:w="885" w:type="dxa"/>
                </w:tcPr>
                <w:p w:rsidR="00CF0E3B" w:rsidRDefault="00CF0E3B" w:rsidP="0067161F">
                  <w:pPr>
                    <w:pStyle w:val="TableContent"/>
                    <w:rPr>
                      <w:b/>
                      <w:sz w:val="18"/>
                      <w:szCs w:val="18"/>
                    </w:rPr>
                  </w:pPr>
                  <w:r>
                    <w:rPr>
                      <w:b/>
                      <w:sz w:val="18"/>
                      <w:szCs w:val="18"/>
                    </w:rPr>
                    <w:t>Dosing Interval</w:t>
                  </w:r>
                </w:p>
              </w:tc>
              <w:tc>
                <w:tcPr>
                  <w:tcW w:w="720" w:type="dxa"/>
                </w:tcPr>
                <w:p w:rsidR="00CF0E3B" w:rsidRPr="00433F2C" w:rsidRDefault="00CF0E3B" w:rsidP="0067161F">
                  <w:pPr>
                    <w:pStyle w:val="TableContent"/>
                    <w:rPr>
                      <w:b/>
                      <w:sz w:val="18"/>
                      <w:szCs w:val="18"/>
                    </w:rPr>
                  </w:pPr>
                  <w:r>
                    <w:rPr>
                      <w:b/>
                      <w:sz w:val="18"/>
                      <w:szCs w:val="18"/>
                    </w:rPr>
                    <w:t>TOLD (h)</w:t>
                  </w:r>
                </w:p>
              </w:tc>
              <w:tc>
                <w:tcPr>
                  <w:tcW w:w="720" w:type="dxa"/>
                </w:tcPr>
                <w:p w:rsidR="00CF0E3B" w:rsidRPr="00433F2C" w:rsidRDefault="00CF0E3B" w:rsidP="0067161F">
                  <w:pPr>
                    <w:pStyle w:val="TableContent"/>
                    <w:rPr>
                      <w:b/>
                      <w:sz w:val="18"/>
                      <w:szCs w:val="18"/>
                    </w:rPr>
                  </w:pPr>
                  <w:r>
                    <w:rPr>
                      <w:b/>
                      <w:sz w:val="18"/>
                      <w:szCs w:val="18"/>
                    </w:rPr>
                    <w:t>TAU (h)</w:t>
                  </w:r>
                </w:p>
              </w:tc>
              <w:tc>
                <w:tcPr>
                  <w:tcW w:w="720" w:type="dxa"/>
                </w:tcPr>
                <w:p w:rsidR="00CF0E3B" w:rsidRPr="00433F2C" w:rsidRDefault="00CF0E3B" w:rsidP="0067161F">
                  <w:pPr>
                    <w:pStyle w:val="TableContent"/>
                    <w:rPr>
                      <w:b/>
                      <w:sz w:val="18"/>
                      <w:szCs w:val="18"/>
                    </w:rPr>
                  </w:pPr>
                  <w:r w:rsidRPr="00433F2C">
                    <w:rPr>
                      <w:b/>
                      <w:sz w:val="18"/>
                      <w:szCs w:val="18"/>
                    </w:rPr>
                    <w:t>Time</w:t>
                  </w:r>
                  <w:r>
                    <w:rPr>
                      <w:b/>
                      <w:sz w:val="18"/>
                      <w:szCs w:val="18"/>
                    </w:rPr>
                    <w:t xml:space="preserve"> (h)</w:t>
                  </w:r>
                </w:p>
              </w:tc>
              <w:tc>
                <w:tcPr>
                  <w:tcW w:w="810" w:type="dxa"/>
                </w:tcPr>
                <w:p w:rsidR="00CF0E3B" w:rsidRPr="00433F2C" w:rsidRDefault="00CF0E3B" w:rsidP="0067161F">
                  <w:pPr>
                    <w:pStyle w:val="TableContent"/>
                    <w:rPr>
                      <w:b/>
                      <w:sz w:val="18"/>
                      <w:szCs w:val="18"/>
                    </w:rPr>
                  </w:pPr>
                  <w:r w:rsidRPr="00433F2C">
                    <w:rPr>
                      <w:b/>
                      <w:sz w:val="18"/>
                      <w:szCs w:val="18"/>
                    </w:rPr>
                    <w:t>Conc.</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1</w:t>
                  </w:r>
                </w:p>
              </w:tc>
              <w:tc>
                <w:tcPr>
                  <w:tcW w:w="810" w:type="dxa"/>
                </w:tcPr>
                <w:p w:rsidR="00CF0E3B" w:rsidRPr="00433F2C" w:rsidRDefault="00CF0E3B" w:rsidP="0067161F">
                  <w:pPr>
                    <w:pStyle w:val="TableContent"/>
                    <w:rPr>
                      <w:sz w:val="18"/>
                      <w:szCs w:val="18"/>
                    </w:rPr>
                  </w:pPr>
                  <w:r w:rsidRPr="00433F2C">
                    <w:rPr>
                      <w:sz w:val="18"/>
                      <w:szCs w:val="18"/>
                    </w:rPr>
                    <w:t>0.53</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2</w:t>
                  </w:r>
                </w:p>
              </w:tc>
              <w:tc>
                <w:tcPr>
                  <w:tcW w:w="810" w:type="dxa"/>
                </w:tcPr>
                <w:p w:rsidR="00CF0E3B" w:rsidRPr="00433F2C" w:rsidRDefault="00CF0E3B" w:rsidP="0067161F">
                  <w:pPr>
                    <w:pStyle w:val="TableContent"/>
                    <w:rPr>
                      <w:sz w:val="18"/>
                      <w:szCs w:val="18"/>
                    </w:rPr>
                  </w:pPr>
                  <w:r>
                    <w:rPr>
                      <w:sz w:val="18"/>
                      <w:szCs w:val="18"/>
                    </w:rPr>
                    <w:t>1.7</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3</w:t>
                  </w:r>
                </w:p>
              </w:tc>
              <w:tc>
                <w:tcPr>
                  <w:tcW w:w="810" w:type="dxa"/>
                </w:tcPr>
                <w:p w:rsidR="00CF0E3B" w:rsidRPr="00433F2C" w:rsidRDefault="00CF0E3B" w:rsidP="0067161F">
                  <w:pPr>
                    <w:pStyle w:val="TableContent"/>
                    <w:rPr>
                      <w:sz w:val="18"/>
                      <w:szCs w:val="18"/>
                    </w:rPr>
                  </w:pPr>
                  <w:r w:rsidRPr="00433F2C">
                    <w:rPr>
                      <w:sz w:val="18"/>
                      <w:szCs w:val="18"/>
                    </w:rPr>
                    <w:t>0.76</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4</w:t>
                  </w:r>
                </w:p>
              </w:tc>
              <w:tc>
                <w:tcPr>
                  <w:tcW w:w="810" w:type="dxa"/>
                </w:tcPr>
                <w:p w:rsidR="00CF0E3B" w:rsidRPr="00433F2C" w:rsidRDefault="00CF0E3B" w:rsidP="0067161F">
                  <w:pPr>
                    <w:pStyle w:val="TableContent"/>
                    <w:rPr>
                      <w:sz w:val="18"/>
                      <w:szCs w:val="18"/>
                    </w:rPr>
                  </w:pPr>
                  <w:r>
                    <w:rPr>
                      <w:sz w:val="18"/>
                      <w:szCs w:val="18"/>
                    </w:rPr>
                    <w:t>0.36</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5</w:t>
                  </w:r>
                </w:p>
              </w:tc>
              <w:tc>
                <w:tcPr>
                  <w:tcW w:w="810" w:type="dxa"/>
                </w:tcPr>
                <w:p w:rsidR="00CF0E3B" w:rsidRPr="00433F2C" w:rsidRDefault="00CF0E3B" w:rsidP="0067161F">
                  <w:pPr>
                    <w:pStyle w:val="TableContent"/>
                    <w:rPr>
                      <w:sz w:val="18"/>
                      <w:szCs w:val="18"/>
                    </w:rPr>
                  </w:pPr>
                  <w:r w:rsidRPr="00433F2C">
                    <w:rPr>
                      <w:sz w:val="18"/>
                      <w:szCs w:val="18"/>
                    </w:rPr>
                    <w:t>BLQ</w:t>
                  </w:r>
                </w:p>
              </w:tc>
            </w:tr>
            <w:tr w:rsidR="00CF0E3B" w:rsidRPr="00433F2C" w:rsidTr="0067161F">
              <w:tc>
                <w:tcPr>
                  <w:tcW w:w="907" w:type="dxa"/>
                </w:tcPr>
                <w:p w:rsidR="00CF0E3B" w:rsidRPr="00433F2C"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1/2</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Pr>
                      <w:sz w:val="18"/>
                      <w:szCs w:val="18"/>
                    </w:rPr>
                    <w:t>6</w:t>
                  </w:r>
                </w:p>
              </w:tc>
              <w:tc>
                <w:tcPr>
                  <w:tcW w:w="810" w:type="dxa"/>
                </w:tcPr>
                <w:p w:rsidR="00CF0E3B" w:rsidRPr="00433F2C" w:rsidRDefault="00CF0E3B" w:rsidP="0067161F">
                  <w:pPr>
                    <w:pStyle w:val="TableContent"/>
                    <w:rPr>
                      <w:sz w:val="18"/>
                      <w:szCs w:val="18"/>
                    </w:rPr>
                  </w:pPr>
                  <w:r>
                    <w:rPr>
                      <w:sz w:val="18"/>
                      <w:szCs w:val="18"/>
                    </w:rPr>
                    <w:t>BLQ</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7</w:t>
                  </w:r>
                </w:p>
              </w:tc>
              <w:tc>
                <w:tcPr>
                  <w:tcW w:w="810" w:type="dxa"/>
                </w:tcPr>
                <w:p w:rsidR="00CF0E3B" w:rsidRPr="00433F2C" w:rsidRDefault="00CF0E3B" w:rsidP="0067161F">
                  <w:pPr>
                    <w:pStyle w:val="TableContent"/>
                    <w:rPr>
                      <w:sz w:val="18"/>
                      <w:szCs w:val="18"/>
                    </w:rPr>
                  </w:pPr>
                  <w:r>
                    <w:rPr>
                      <w:sz w:val="18"/>
                      <w:szCs w:val="18"/>
                    </w:rPr>
                    <w:t>0.74</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10</w:t>
                  </w:r>
                </w:p>
              </w:tc>
              <w:tc>
                <w:tcPr>
                  <w:tcW w:w="810" w:type="dxa"/>
                </w:tcPr>
                <w:p w:rsidR="00CF0E3B" w:rsidRDefault="00CF0E3B" w:rsidP="0067161F">
                  <w:pPr>
                    <w:pStyle w:val="TableContent"/>
                    <w:rPr>
                      <w:sz w:val="18"/>
                      <w:szCs w:val="18"/>
                    </w:rPr>
                  </w:pPr>
                  <w:r>
                    <w:rPr>
                      <w:sz w:val="18"/>
                      <w:szCs w:val="18"/>
                    </w:rPr>
                    <w:t>1.6</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11</w:t>
                  </w:r>
                </w:p>
              </w:tc>
              <w:tc>
                <w:tcPr>
                  <w:tcW w:w="810" w:type="dxa"/>
                </w:tcPr>
                <w:p w:rsidR="00CF0E3B" w:rsidRDefault="00CF0E3B" w:rsidP="0067161F">
                  <w:pPr>
                    <w:pStyle w:val="TableContent"/>
                    <w:rPr>
                      <w:sz w:val="18"/>
                      <w:szCs w:val="18"/>
                    </w:rPr>
                  </w:pPr>
                  <w:r>
                    <w:rPr>
                      <w:sz w:val="18"/>
                      <w:szCs w:val="18"/>
                    </w:rPr>
                    <w:t>0.3</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12</w:t>
                  </w:r>
                </w:p>
              </w:tc>
              <w:tc>
                <w:tcPr>
                  <w:tcW w:w="810" w:type="dxa"/>
                </w:tcPr>
                <w:p w:rsidR="00CF0E3B" w:rsidRDefault="00CF0E3B" w:rsidP="0067161F">
                  <w:pPr>
                    <w:pStyle w:val="TableContent"/>
                    <w:rPr>
                      <w:sz w:val="18"/>
                      <w:szCs w:val="18"/>
                    </w:rPr>
                  </w:pPr>
                  <w:r>
                    <w:rPr>
                      <w:sz w:val="18"/>
                      <w:szCs w:val="18"/>
                    </w:rPr>
                    <w:t>BLQ</w:t>
                  </w:r>
                </w:p>
              </w:tc>
            </w:tr>
          </w:tbl>
          <w:p w:rsidR="00CF0E3B" w:rsidRPr="00433F2C" w:rsidRDefault="00CF0E3B">
            <w:pPr>
              <w:pStyle w:val="TableContent"/>
              <w:rPr>
                <w:b/>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10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10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10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2hr</w:t>
                  </w:r>
                </w:p>
              </w:tc>
              <w:tc>
                <w:tcPr>
                  <w:tcW w:w="10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3hr</w:t>
                  </w:r>
                </w:p>
              </w:tc>
              <w:tc>
                <w:tcPr>
                  <w:tcW w:w="1039" w:type="dxa"/>
                </w:tcPr>
                <w:p w:rsidR="00433F2C" w:rsidRPr="00433F2C" w:rsidRDefault="00433F2C">
                  <w:pPr>
                    <w:pStyle w:val="TableContent"/>
                    <w:rPr>
                      <w:sz w:val="18"/>
                      <w:szCs w:val="18"/>
                    </w:rPr>
                  </w:pPr>
                  <w:r w:rsidRPr="00433F2C">
                    <w:rPr>
                      <w:sz w:val="18"/>
                      <w:szCs w:val="18"/>
                    </w:rPr>
                    <w:t>1.56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4hr</w:t>
                  </w:r>
                </w:p>
              </w:tc>
              <w:tc>
                <w:tcPr>
                  <w:tcW w:w="1039" w:type="dxa"/>
                </w:tcPr>
                <w:p w:rsidR="00433F2C" w:rsidRPr="00433F2C" w:rsidRDefault="00433F2C">
                  <w:pPr>
                    <w:pStyle w:val="TableContent"/>
                    <w:rPr>
                      <w:sz w:val="18"/>
                      <w:szCs w:val="18"/>
                    </w:rPr>
                  </w:pPr>
                  <w:r w:rsidRPr="00433F2C">
                    <w:rPr>
                      <w:sz w:val="18"/>
                      <w:szCs w:val="18"/>
                    </w:rPr>
                    <w:t>1.55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5hr</w:t>
                  </w:r>
                </w:p>
              </w:tc>
              <w:tc>
                <w:tcPr>
                  <w:tcW w:w="1039" w:type="dxa"/>
                </w:tcPr>
                <w:p w:rsidR="00433F2C" w:rsidRPr="00433F2C" w:rsidRDefault="00433F2C">
                  <w:pPr>
                    <w:pStyle w:val="TableContent"/>
                    <w:rPr>
                      <w:sz w:val="18"/>
                      <w:szCs w:val="18"/>
                    </w:rPr>
                  </w:pPr>
                  <w:r w:rsidRPr="00433F2C">
                    <w:rPr>
                      <w:sz w:val="18"/>
                      <w:szCs w:val="18"/>
                    </w:rPr>
                    <w:t>1.57</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If</w:t>
            </w:r>
            <w:r w:rsidR="00CF0E3B">
              <w:rPr>
                <w:sz w:val="18"/>
                <w:szCs w:val="18"/>
              </w:rPr>
              <w:t xml:space="preserve"> TOLD1</w:t>
            </w:r>
            <w:r w:rsidRPr="00433F2C">
              <w:rPr>
                <w:sz w:val="18"/>
                <w:szCs w:val="18"/>
              </w:rPr>
              <w:t xml:space="preserve">  = </w:t>
            </w:r>
            <w:r w:rsidR="00CF0E3B">
              <w:rPr>
                <w:sz w:val="18"/>
                <w:szCs w:val="18"/>
              </w:rPr>
              <w:t>6</w:t>
            </w:r>
            <w:r w:rsidRPr="00433F2C">
              <w:rPr>
                <w:sz w:val="18"/>
                <w:szCs w:val="18"/>
              </w:rPr>
              <w:t>h (used for single dose analyses)</w:t>
            </w:r>
          </w:p>
          <w:p w:rsidR="00433F2C" w:rsidRPr="00433F2C" w:rsidRDefault="00433F2C">
            <w:pPr>
              <w:pStyle w:val="TableContent"/>
              <w:rPr>
                <w:rFonts w:eastAsia="MS Mincho"/>
                <w:sz w:val="18"/>
                <w:szCs w:val="18"/>
                <w:lang w:eastAsia="ja-JP"/>
              </w:rPr>
            </w:pPr>
            <w:r w:rsidRPr="00433F2C">
              <w:rPr>
                <w:sz w:val="18"/>
                <w:szCs w:val="18"/>
              </w:rPr>
              <w:t xml:space="preserve">Then </w:t>
            </w:r>
            <w:r w:rsidRPr="00433F2C">
              <w:rPr>
                <w:rFonts w:eastAsia="MS Mincho" w:hint="eastAsia"/>
                <w:sz w:val="18"/>
                <w:szCs w:val="18"/>
                <w:lang w:eastAsia="ja-JP"/>
              </w:rPr>
              <w:t>C</w:t>
            </w:r>
            <w:r w:rsidRPr="00433F2C">
              <w:rPr>
                <w:sz w:val="18"/>
                <w:szCs w:val="18"/>
              </w:rPr>
              <w:t>MAX</w:t>
            </w:r>
            <w:r w:rsidR="00CF0E3B">
              <w:rPr>
                <w:sz w:val="18"/>
                <w:szCs w:val="18"/>
              </w:rPr>
              <w:t>1</w:t>
            </w:r>
            <w:r w:rsidRPr="00433F2C">
              <w:rPr>
                <w:sz w:val="18"/>
                <w:szCs w:val="18"/>
              </w:rPr>
              <w:t xml:space="preserve"> = </w:t>
            </w:r>
            <w:r w:rsidRPr="00433F2C">
              <w:rPr>
                <w:rFonts w:eastAsia="MS Mincho" w:hint="eastAsia"/>
                <w:sz w:val="18"/>
                <w:szCs w:val="18"/>
                <w:lang w:eastAsia="ja-JP"/>
              </w:rPr>
              <w:t>1.</w:t>
            </w:r>
            <w:r w:rsidR="00CF0E3B">
              <w:rPr>
                <w:rFonts w:eastAsia="MS Mincho"/>
                <w:sz w:val="18"/>
                <w:szCs w:val="18"/>
                <w:lang w:eastAsia="ja-JP"/>
              </w:rPr>
              <w:t>7</w:t>
            </w:r>
          </w:p>
          <w:p w:rsidR="00433F2C" w:rsidRPr="00433F2C" w:rsidRDefault="00433F2C">
            <w:pPr>
              <w:pStyle w:val="TableContent"/>
              <w:rPr>
                <w:sz w:val="18"/>
                <w:szCs w:val="18"/>
              </w:rPr>
            </w:pPr>
            <w:r w:rsidRPr="00433F2C">
              <w:rPr>
                <w:sz w:val="18"/>
                <w:szCs w:val="18"/>
              </w:rPr>
              <w:t>If</w:t>
            </w:r>
            <w:r w:rsidR="00CF0E3B">
              <w:rPr>
                <w:sz w:val="18"/>
                <w:szCs w:val="18"/>
              </w:rPr>
              <w:t xml:space="preserve"> TOLD2</w:t>
            </w:r>
            <w:r w:rsidRPr="00433F2C">
              <w:rPr>
                <w:sz w:val="18"/>
                <w:szCs w:val="18"/>
              </w:rPr>
              <w:t xml:space="preserve"> </w:t>
            </w:r>
            <w:r w:rsidRPr="00433F2C">
              <w:rPr>
                <w:rFonts w:ascii="Symbol" w:hAnsi="Symbol"/>
                <w:iCs/>
                <w:sz w:val="18"/>
                <w:szCs w:val="18"/>
              </w:rPr>
              <w:t></w:t>
            </w:r>
            <w:r w:rsidRPr="00433F2C">
              <w:rPr>
                <w:sz w:val="18"/>
                <w:szCs w:val="18"/>
              </w:rPr>
              <w:t xml:space="preserve"> = </w:t>
            </w:r>
            <w:r w:rsidR="00CF0E3B">
              <w:rPr>
                <w:sz w:val="18"/>
                <w:szCs w:val="18"/>
              </w:rPr>
              <w:t>6</w:t>
            </w:r>
            <w:r w:rsidRPr="00433F2C">
              <w:rPr>
                <w:sz w:val="18"/>
                <w:szCs w:val="18"/>
              </w:rPr>
              <w:t>h</w:t>
            </w:r>
            <w:r w:rsidRPr="00433F2C">
              <w:rPr>
                <w:rFonts w:eastAsia="MS Mincho" w:hint="eastAsia"/>
                <w:sz w:val="18"/>
                <w:szCs w:val="18"/>
                <w:lang w:eastAsia="ja-JP"/>
              </w:rPr>
              <w:t xml:space="preserve"> </w:t>
            </w:r>
            <w:r w:rsidRPr="00433F2C">
              <w:rPr>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433F2C" w:rsidRPr="00433F2C" w:rsidRDefault="00433F2C">
            <w:pPr>
              <w:pStyle w:val="TableContent"/>
              <w:rPr>
                <w:sz w:val="18"/>
                <w:szCs w:val="18"/>
              </w:rPr>
            </w:pPr>
            <w:r w:rsidRPr="00433F2C">
              <w:rPr>
                <w:sz w:val="18"/>
                <w:szCs w:val="18"/>
              </w:rPr>
              <w:t>Then CMAX</w:t>
            </w:r>
            <w:r w:rsidR="00CF0E3B">
              <w:rPr>
                <w:sz w:val="18"/>
                <w:szCs w:val="18"/>
              </w:rPr>
              <w:t>2</w:t>
            </w:r>
            <w:r w:rsidRPr="00433F2C">
              <w:rPr>
                <w:sz w:val="18"/>
                <w:szCs w:val="18"/>
              </w:rPr>
              <w:t xml:space="preserve"> = 1.</w:t>
            </w:r>
            <w:r w:rsidR="00CF0E3B">
              <w:rPr>
                <w:sz w:val="18"/>
                <w:szCs w:val="18"/>
              </w:rPr>
              <w:t>6</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43"/>
              <w:gridCol w:w="1800"/>
            </w:tblGrid>
            <w:tr w:rsidR="00433F2C" w:rsidRPr="00433F2C" w:rsidTr="00433F2C">
              <w:tc>
                <w:tcPr>
                  <w:tcW w:w="1543" w:type="dxa"/>
                </w:tcPr>
                <w:p w:rsidR="00433F2C" w:rsidRPr="00433F2C" w:rsidRDefault="00433F2C">
                  <w:pPr>
                    <w:pStyle w:val="TableContent"/>
                    <w:rPr>
                      <w:b/>
                      <w:iCs/>
                      <w:sz w:val="18"/>
                      <w:szCs w:val="18"/>
                    </w:rPr>
                  </w:pPr>
                  <w:r w:rsidRPr="00433F2C">
                    <w:rPr>
                      <w:b/>
                      <w:iCs/>
                      <w:sz w:val="18"/>
                      <w:szCs w:val="18"/>
                    </w:rPr>
                    <w:t>Data Checks</w:t>
                  </w:r>
                </w:p>
              </w:tc>
              <w:tc>
                <w:tcPr>
                  <w:tcW w:w="1800"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1543" w:type="dxa"/>
                </w:tcPr>
                <w:p w:rsidR="00433F2C" w:rsidRPr="00433F2C" w:rsidRDefault="00433F2C">
                  <w:pPr>
                    <w:pStyle w:val="TableContent"/>
                    <w:rPr>
                      <w:iCs/>
                      <w:sz w:val="18"/>
                      <w:szCs w:val="18"/>
                    </w:rPr>
                  </w:pPr>
                  <w:r w:rsidRPr="00433F2C">
                    <w:rPr>
                      <w:iCs/>
                      <w:sz w:val="18"/>
                      <w:szCs w:val="18"/>
                    </w:rPr>
                    <w:t>If all Cs = 0</w:t>
                  </w:r>
                </w:p>
              </w:tc>
              <w:tc>
                <w:tcPr>
                  <w:tcW w:w="1800" w:type="dxa"/>
                </w:tcPr>
                <w:p w:rsidR="00433F2C" w:rsidRPr="00433F2C" w:rsidRDefault="00433F2C">
                  <w:pPr>
                    <w:pStyle w:val="TableContent"/>
                    <w:rPr>
                      <w:iCs/>
                      <w:sz w:val="18"/>
                      <w:szCs w:val="18"/>
                    </w:rPr>
                  </w:pPr>
                  <w:r w:rsidRPr="00433F2C">
                    <w:rPr>
                      <w:iCs/>
                      <w:sz w:val="18"/>
                      <w:szCs w:val="18"/>
                    </w:rPr>
                    <w:t>CMAX</w:t>
                  </w:r>
                  <w:r w:rsidR="0015523F">
                    <w:rPr>
                      <w:iCs/>
                      <w:sz w:val="18"/>
                      <w:szCs w:val="18"/>
                    </w:rPr>
                    <w:t>i</w:t>
                  </w:r>
                  <w:r w:rsidRPr="00433F2C">
                    <w:rPr>
                      <w:iCs/>
                      <w:sz w:val="18"/>
                      <w:szCs w:val="18"/>
                    </w:rPr>
                    <w:t xml:space="preserve"> = 0</w:t>
                  </w:r>
                </w:p>
              </w:tc>
            </w:tr>
            <w:tr w:rsidR="00433F2C" w:rsidRPr="00433F2C" w:rsidTr="00433F2C">
              <w:tc>
                <w:tcPr>
                  <w:tcW w:w="1543" w:type="dxa"/>
                </w:tcPr>
                <w:p w:rsidR="00433F2C" w:rsidRPr="00433F2C" w:rsidRDefault="00433F2C">
                  <w:pPr>
                    <w:pStyle w:val="TableContent"/>
                    <w:rPr>
                      <w:iCs/>
                      <w:sz w:val="18"/>
                      <w:szCs w:val="18"/>
                    </w:rPr>
                  </w:pP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1800" w:type="dxa"/>
                </w:tcPr>
                <w:p w:rsidR="00433F2C" w:rsidRPr="00433F2C" w:rsidRDefault="00433F2C" w:rsidP="00CF0E3B">
                  <w:pPr>
                    <w:pStyle w:val="TableContent"/>
                    <w:rPr>
                      <w:iCs/>
                      <w:sz w:val="18"/>
                      <w:szCs w:val="18"/>
                    </w:rPr>
                  </w:pPr>
                  <w:r w:rsidRPr="00433F2C">
                    <w:rPr>
                      <w:iCs/>
                      <w:sz w:val="18"/>
                      <w:szCs w:val="18"/>
                    </w:rPr>
                    <w:t xml:space="preserve">Should be a part of data </w:t>
                  </w:r>
                  <w:r w:rsidR="00CF0E3B">
                    <w:rPr>
                      <w:iCs/>
                      <w:sz w:val="18"/>
                      <w:szCs w:val="18"/>
                    </w:rPr>
                    <w:t xml:space="preserve">preparation and </w:t>
                  </w:r>
                  <w:r w:rsidRPr="00433F2C">
                    <w:rPr>
                      <w:iCs/>
                      <w:sz w:val="18"/>
                      <w:szCs w:val="18"/>
                    </w:rPr>
                    <w:t xml:space="preserve">validation </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EB2A2F">
            <w:pPr>
              <w:pStyle w:val="TableContent"/>
              <w:rPr>
                <w:rFonts w:cs="Arial"/>
                <w:b/>
                <w:iCs/>
                <w:sz w:val="18"/>
                <w:szCs w:val="18"/>
              </w:rPr>
            </w:pPr>
            <w:r>
              <w:rPr>
                <w:rFonts w:cs="Arial"/>
                <w:sz w:val="18"/>
                <w:szCs w:val="18"/>
              </w:rPr>
              <w:t>CONCU</w:t>
            </w:r>
          </w:p>
        </w:tc>
      </w:tr>
      <w:tr w:rsidR="002F7D86" w:rsidRPr="00433F2C" w:rsidTr="006836EB">
        <w:trPr>
          <w:jc w:val="center"/>
        </w:trPr>
        <w:tc>
          <w:tcPr>
            <w:tcW w:w="1080" w:type="dxa"/>
          </w:tcPr>
          <w:p w:rsidR="002F7D86" w:rsidRDefault="002F7D86" w:rsidP="006836EB">
            <w:pPr>
              <w:pStyle w:val="TableContent"/>
              <w:rPr>
                <w:iCs/>
                <w:sz w:val="18"/>
                <w:szCs w:val="18"/>
              </w:rPr>
            </w:pPr>
          </w:p>
        </w:tc>
        <w:tc>
          <w:tcPr>
            <w:tcW w:w="1375" w:type="dxa"/>
          </w:tcPr>
          <w:p w:rsidR="002F7D86" w:rsidRDefault="002F7D86" w:rsidP="006836EB">
            <w:pPr>
              <w:pStyle w:val="TableContent"/>
              <w:rPr>
                <w:b/>
                <w:sz w:val="18"/>
                <w:szCs w:val="18"/>
              </w:rPr>
            </w:pPr>
            <w:bookmarkStart w:id="83" w:name="CENDINF"/>
            <w:r>
              <w:rPr>
                <w:b/>
                <w:sz w:val="18"/>
                <w:szCs w:val="18"/>
              </w:rPr>
              <w:t>CENDINF</w:t>
            </w:r>
            <w:bookmarkEnd w:id="83"/>
          </w:p>
        </w:tc>
        <w:tc>
          <w:tcPr>
            <w:tcW w:w="5465" w:type="dxa"/>
          </w:tcPr>
          <w:p w:rsidR="002F7D86" w:rsidRDefault="002F7D86" w:rsidP="006836EB">
            <w:pPr>
              <w:pStyle w:val="TableContent"/>
              <w:rPr>
                <w:rFonts w:eastAsia="MS Mincho"/>
                <w:b/>
                <w:bCs w:val="0"/>
                <w:iCs/>
                <w:sz w:val="18"/>
                <w:szCs w:val="18"/>
                <w:lang w:eastAsia="ja-JP"/>
              </w:rPr>
            </w:pPr>
            <w:r>
              <w:rPr>
                <w:rFonts w:eastAsia="MS Mincho"/>
                <w:b/>
                <w:bCs w:val="0"/>
                <w:iCs/>
                <w:sz w:val="18"/>
                <w:szCs w:val="18"/>
                <w:lang w:eastAsia="ja-JP"/>
              </w:rPr>
              <w:t>Observed Concentration at end of infusion</w:t>
            </w:r>
          </w:p>
          <w:p w:rsidR="002F7D86" w:rsidRDefault="002F7D86" w:rsidP="006836EB">
            <w:pPr>
              <w:pStyle w:val="TableContent"/>
              <w:rPr>
                <w:rFonts w:eastAsia="MS Mincho"/>
                <w:b/>
                <w:bCs w:val="0"/>
                <w:iCs/>
                <w:sz w:val="18"/>
                <w:szCs w:val="18"/>
                <w:lang w:eastAsia="ja-JP"/>
              </w:rPr>
            </w:pPr>
            <w:r>
              <w:rPr>
                <w:rFonts w:eastAsia="MS Mincho"/>
                <w:b/>
                <w:bCs w:val="0"/>
                <w:iCs/>
                <w:sz w:val="18"/>
                <w:szCs w:val="18"/>
                <w:lang w:eastAsia="ja-JP"/>
              </w:rPr>
              <w:t>Model M3</w:t>
            </w:r>
          </w:p>
          <w:p w:rsidR="00CF1C42" w:rsidRDefault="00CF1C42" w:rsidP="006836EB">
            <w:pPr>
              <w:pStyle w:val="TableContent"/>
              <w:rPr>
                <w:rFonts w:eastAsia="MS Mincho"/>
                <w:b/>
                <w:bCs w:val="0"/>
                <w:iCs/>
                <w:sz w:val="18"/>
                <w:szCs w:val="18"/>
                <w:lang w:eastAsia="ja-JP"/>
              </w:rPr>
            </w:pPr>
          </w:p>
          <w:p w:rsidR="00CF1C42" w:rsidRDefault="00CF1C42" w:rsidP="00CF1C42">
            <w:pPr>
              <w:pStyle w:val="TableContent"/>
              <w:rPr>
                <w:rFonts w:eastAsia="MS Mincho"/>
                <w:b/>
                <w:bCs w:val="0"/>
                <w:iCs/>
                <w:sz w:val="18"/>
                <w:szCs w:val="18"/>
                <w:lang w:eastAsia="ja-JP"/>
              </w:rPr>
            </w:pPr>
            <w:r>
              <w:rPr>
                <w:bCs w:val="0"/>
                <w:iCs/>
                <w:sz w:val="18"/>
                <w:szCs w:val="18"/>
              </w:rPr>
              <w:fldChar w:fldCharType="begin"/>
            </w:r>
            <w:r>
              <w:rPr>
                <w:bCs w:val="0"/>
                <w:iCs/>
                <w:sz w:val="18"/>
                <w:szCs w:val="18"/>
              </w:rPr>
              <w:instrText xml:space="preserve"> REF CENDINF \h </w:instrText>
            </w:r>
            <w:r>
              <w:rPr>
                <w:bCs w:val="0"/>
                <w:iCs/>
                <w:sz w:val="18"/>
                <w:szCs w:val="18"/>
              </w:rPr>
            </w:r>
            <w:r>
              <w:rPr>
                <w:bCs w:val="0"/>
                <w:iCs/>
                <w:sz w:val="18"/>
                <w:szCs w:val="18"/>
              </w:rPr>
              <w:fldChar w:fldCharType="separate"/>
            </w:r>
            <w:r>
              <w:rPr>
                <w:b/>
                <w:sz w:val="18"/>
                <w:szCs w:val="18"/>
              </w:rPr>
              <w:t>CENDINF</w:t>
            </w:r>
            <w:r>
              <w:rPr>
                <w:bCs w:val="0"/>
                <w:iCs/>
                <w:sz w:val="18"/>
                <w:szCs w:val="18"/>
              </w:rPr>
              <w:fldChar w:fldCharType="end"/>
            </w:r>
            <w:r>
              <w:rPr>
                <w:bCs w:val="0"/>
                <w:iCs/>
                <w:sz w:val="18"/>
                <w:szCs w:val="18"/>
              </w:rPr>
              <w:t xml:space="preserve"> is the observed concentration at the time of the end of the infusion. If there is no observed concentration identified at time of the end of the infusion, the </w:t>
            </w:r>
            <w:r>
              <w:rPr>
                <w:bCs w:val="0"/>
                <w:iCs/>
                <w:sz w:val="18"/>
                <w:szCs w:val="18"/>
              </w:rPr>
              <w:fldChar w:fldCharType="begin"/>
            </w:r>
            <w:r>
              <w:rPr>
                <w:bCs w:val="0"/>
                <w:iCs/>
                <w:sz w:val="18"/>
                <w:szCs w:val="18"/>
              </w:rPr>
              <w:instrText xml:space="preserve"> REF CENDINF \h </w:instrText>
            </w:r>
            <w:r>
              <w:rPr>
                <w:bCs w:val="0"/>
                <w:iCs/>
                <w:sz w:val="18"/>
                <w:szCs w:val="18"/>
              </w:rPr>
            </w:r>
            <w:r>
              <w:rPr>
                <w:bCs w:val="0"/>
                <w:iCs/>
                <w:sz w:val="18"/>
                <w:szCs w:val="18"/>
              </w:rPr>
              <w:fldChar w:fldCharType="separate"/>
            </w:r>
            <w:r>
              <w:rPr>
                <w:b/>
                <w:sz w:val="18"/>
                <w:szCs w:val="18"/>
              </w:rPr>
              <w:t>CENDINF</w:t>
            </w:r>
            <w:r>
              <w:rPr>
                <w:bCs w:val="0"/>
                <w:iCs/>
                <w:sz w:val="18"/>
                <w:szCs w:val="18"/>
              </w:rPr>
              <w:fldChar w:fldCharType="end"/>
            </w:r>
            <w:r>
              <w:rPr>
                <w:bCs w:val="0"/>
                <w:iCs/>
                <w:sz w:val="18"/>
                <w:szCs w:val="18"/>
              </w:rPr>
              <w:t xml:space="preserve"> is imputed as the </w:t>
            </w:r>
            <w:r>
              <w:rPr>
                <w:bCs w:val="0"/>
                <w:iCs/>
                <w:sz w:val="18"/>
                <w:szCs w:val="18"/>
              </w:rPr>
              <w:fldChar w:fldCharType="begin"/>
            </w:r>
            <w:r>
              <w:rPr>
                <w:bCs w:val="0"/>
                <w:iCs/>
                <w:sz w:val="18"/>
                <w:szCs w:val="18"/>
              </w:rPr>
              <w:instrText xml:space="preserve"> REF CMAX \h </w:instrText>
            </w:r>
            <w:r>
              <w:rPr>
                <w:bCs w:val="0"/>
                <w:iCs/>
                <w:sz w:val="18"/>
                <w:szCs w:val="18"/>
              </w:rPr>
            </w:r>
            <w:r>
              <w:rPr>
                <w:bCs w:val="0"/>
                <w:iCs/>
                <w:sz w:val="18"/>
                <w:szCs w:val="18"/>
              </w:rPr>
              <w:fldChar w:fldCharType="separate"/>
            </w:r>
            <w:r w:rsidRPr="00C466A3">
              <w:rPr>
                <w:b/>
                <w:iCs/>
                <w:sz w:val="18"/>
                <w:szCs w:val="18"/>
              </w:rPr>
              <w:t>CMAX</w:t>
            </w:r>
            <w:r>
              <w:rPr>
                <w:bCs w:val="0"/>
                <w:iCs/>
                <w:sz w:val="18"/>
                <w:szCs w:val="18"/>
              </w:rPr>
              <w:fldChar w:fldCharType="end"/>
            </w:r>
            <w:r>
              <w:rPr>
                <w:bCs w:val="0"/>
                <w:iCs/>
                <w:sz w:val="18"/>
                <w:szCs w:val="18"/>
              </w:rPr>
              <w:t xml:space="preserve"> value.</w:t>
            </w:r>
          </w:p>
        </w:tc>
        <w:tc>
          <w:tcPr>
            <w:tcW w:w="998" w:type="dxa"/>
          </w:tcPr>
          <w:p w:rsidR="002F7D86" w:rsidRPr="00433F2C" w:rsidRDefault="002F7D86" w:rsidP="006836EB">
            <w:pPr>
              <w:pStyle w:val="TableContent"/>
              <w:rPr>
                <w:rFonts w:cs="Arial"/>
                <w:sz w:val="18"/>
                <w:szCs w:val="18"/>
              </w:rPr>
            </w:pPr>
            <w:r>
              <w:rPr>
                <w:rFonts w:cs="Arial"/>
                <w:sz w:val="18"/>
                <w:szCs w:val="18"/>
              </w:rPr>
              <w:t>3</w:t>
            </w:r>
          </w:p>
        </w:tc>
        <w:tc>
          <w:tcPr>
            <w:tcW w:w="1571" w:type="dxa"/>
          </w:tcPr>
          <w:p w:rsidR="002F7D86" w:rsidRDefault="002F7D86" w:rsidP="006836EB">
            <w:pPr>
              <w:pStyle w:val="TableContent"/>
              <w:rPr>
                <w:rFonts w:cs="Arial"/>
                <w:sz w:val="18"/>
                <w:szCs w:val="18"/>
              </w:rPr>
            </w:pPr>
            <w:r>
              <w:rPr>
                <w:rFonts w:cs="Arial"/>
                <w:sz w:val="18"/>
                <w:szCs w:val="18"/>
              </w:rPr>
              <w:t>CONCU</w:t>
            </w:r>
          </w:p>
        </w:tc>
      </w:tr>
      <w:tr w:rsidR="00022990" w:rsidRPr="00433F2C" w:rsidTr="00556804">
        <w:trPr>
          <w:jc w:val="center"/>
        </w:trPr>
        <w:tc>
          <w:tcPr>
            <w:tcW w:w="1080" w:type="dxa"/>
          </w:tcPr>
          <w:p w:rsidR="00022990" w:rsidRDefault="00022990" w:rsidP="00556804">
            <w:pPr>
              <w:pStyle w:val="TableContent"/>
              <w:rPr>
                <w:iCs/>
                <w:sz w:val="18"/>
                <w:szCs w:val="18"/>
              </w:rPr>
            </w:pPr>
          </w:p>
        </w:tc>
        <w:tc>
          <w:tcPr>
            <w:tcW w:w="1375" w:type="dxa"/>
          </w:tcPr>
          <w:p w:rsidR="00022990" w:rsidRDefault="00022990" w:rsidP="00556804">
            <w:pPr>
              <w:pStyle w:val="TableContent"/>
              <w:rPr>
                <w:b/>
                <w:sz w:val="18"/>
                <w:szCs w:val="18"/>
              </w:rPr>
            </w:pPr>
            <w:bookmarkStart w:id="84" w:name="CENDINFDN"/>
            <w:r>
              <w:rPr>
                <w:b/>
                <w:sz w:val="18"/>
                <w:szCs w:val="18"/>
              </w:rPr>
              <w:t>CENDINF</w:t>
            </w:r>
            <w:r w:rsidR="002F7D86">
              <w:rPr>
                <w:b/>
                <w:sz w:val="18"/>
                <w:szCs w:val="18"/>
              </w:rPr>
              <w:t>DN</w:t>
            </w:r>
            <w:bookmarkEnd w:id="84"/>
          </w:p>
        </w:tc>
        <w:tc>
          <w:tcPr>
            <w:tcW w:w="5465" w:type="dxa"/>
          </w:tcPr>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Observed Concentration at end of infusion</w:t>
            </w:r>
            <w:r w:rsidR="002F7D86">
              <w:rPr>
                <w:rFonts w:eastAsia="MS Mincho"/>
                <w:b/>
                <w:bCs w:val="0"/>
                <w:iCs/>
                <w:sz w:val="18"/>
                <w:szCs w:val="18"/>
                <w:lang w:eastAsia="ja-JP"/>
              </w:rPr>
              <w:t xml:space="preserve"> (Dose normalized)</w:t>
            </w:r>
          </w:p>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Model M3</w:t>
            </w:r>
          </w:p>
          <w:p w:rsidR="00CF1C42" w:rsidRDefault="00CF1C42" w:rsidP="00556804">
            <w:pPr>
              <w:pStyle w:val="TableContent"/>
              <w:rPr>
                <w:rFonts w:eastAsia="MS Mincho"/>
                <w:b/>
                <w:bCs w:val="0"/>
                <w:iCs/>
                <w:sz w:val="18"/>
                <w:szCs w:val="18"/>
                <w:lang w:eastAsia="ja-JP"/>
              </w:rPr>
            </w:pPr>
          </w:p>
          <w:p w:rsidR="00CF1C42" w:rsidRDefault="00AE73AB" w:rsidP="00AE73AB">
            <w:pPr>
              <w:pStyle w:val="TableContent"/>
              <w:rPr>
                <w:rFonts w:eastAsia="MS Mincho"/>
                <w:b/>
                <w:bCs w:val="0"/>
                <w:iCs/>
                <w:sz w:val="18"/>
                <w:szCs w:val="18"/>
                <w:lang w:eastAsia="ja-JP"/>
              </w:rPr>
            </w:pPr>
            <m:oMathPara>
              <m:oMath>
                <m:r>
                  <m:rPr>
                    <m:sty m:val="bi"/>
                  </m:rPr>
                  <w:rPr>
                    <w:rFonts w:ascii="Cambria Math" w:eastAsia="MS Mincho" w:hAnsi="Cambria Math"/>
                    <w:sz w:val="18"/>
                    <w:szCs w:val="18"/>
                    <w:lang w:eastAsia="ja-JP"/>
                  </w:rPr>
                  <m:t>CENDINFDN =</m:t>
                </m:r>
                <m:f>
                  <m:fPr>
                    <m:ctrlPr>
                      <w:rPr>
                        <w:rFonts w:ascii="Cambria Math" w:eastAsia="MS Mincho" w:hAnsi="Cambria Math"/>
                        <w:b/>
                        <w:bCs w:val="0"/>
                        <w:i/>
                        <w:iCs/>
                        <w:sz w:val="18"/>
                        <w:szCs w:val="18"/>
                        <w:lang w:eastAsia="ja-JP"/>
                      </w:rPr>
                    </m:ctrlPr>
                  </m:fPr>
                  <m:num>
                    <m:r>
                      <m:rPr>
                        <m:sty m:val="bi"/>
                      </m:rPr>
                      <w:rPr>
                        <w:rFonts w:ascii="Cambria Math" w:eastAsia="MS Mincho" w:hAnsi="Cambria Math"/>
                        <w:sz w:val="18"/>
                        <w:szCs w:val="18"/>
                        <w:lang w:eastAsia="ja-JP"/>
                      </w:rPr>
                      <m:t>CENDINF</m:t>
                    </m:r>
                  </m:num>
                  <m:den>
                    <m:r>
                      <m:rPr>
                        <m:sty m:val="bi"/>
                      </m:rPr>
                      <w:rPr>
                        <w:rFonts w:ascii="Cambria Math" w:eastAsia="MS Mincho" w:hAnsi="Cambria Math"/>
                        <w:sz w:val="18"/>
                        <w:szCs w:val="18"/>
                        <w:lang w:eastAsia="ja-JP"/>
                      </w:rPr>
                      <m:t>DOSE</m:t>
                    </m:r>
                  </m:den>
                </m:f>
              </m:oMath>
            </m:oMathPara>
          </w:p>
        </w:tc>
        <w:tc>
          <w:tcPr>
            <w:tcW w:w="998" w:type="dxa"/>
          </w:tcPr>
          <w:p w:rsidR="00022990" w:rsidRPr="00433F2C" w:rsidRDefault="00022990" w:rsidP="00556804">
            <w:pPr>
              <w:pStyle w:val="TableContent"/>
              <w:rPr>
                <w:rFonts w:cs="Arial"/>
                <w:sz w:val="18"/>
                <w:szCs w:val="18"/>
              </w:rPr>
            </w:pPr>
            <w:r>
              <w:rPr>
                <w:rFonts w:cs="Arial"/>
                <w:sz w:val="18"/>
                <w:szCs w:val="18"/>
              </w:rPr>
              <w:t>3</w:t>
            </w:r>
          </w:p>
        </w:tc>
        <w:tc>
          <w:tcPr>
            <w:tcW w:w="1571" w:type="dxa"/>
          </w:tcPr>
          <w:p w:rsidR="00022990" w:rsidRDefault="00022990" w:rsidP="00556804">
            <w:pPr>
              <w:pStyle w:val="TableContent"/>
              <w:rPr>
                <w:rFonts w:cs="Arial"/>
                <w:sz w:val="18"/>
                <w:szCs w:val="18"/>
              </w:rPr>
            </w:pPr>
            <w:r>
              <w:rPr>
                <w:rFonts w:cs="Arial"/>
                <w:sz w:val="18"/>
                <w:szCs w:val="18"/>
              </w:rPr>
              <w:t>CONCU</w:t>
            </w:r>
            <w:r w:rsidR="002F7D86">
              <w:rPr>
                <w:rFonts w:cs="Arial"/>
                <w:sz w:val="18"/>
                <w:szCs w:val="18"/>
              </w:rPr>
              <w:t>/normalized</w:t>
            </w:r>
          </w:p>
        </w:tc>
      </w:tr>
      <w:tr w:rsidR="00022990" w:rsidRPr="00433F2C" w:rsidTr="00556804">
        <w:trPr>
          <w:jc w:val="center"/>
        </w:trPr>
        <w:tc>
          <w:tcPr>
            <w:tcW w:w="1080" w:type="dxa"/>
          </w:tcPr>
          <w:p w:rsidR="00022990" w:rsidRDefault="00022990" w:rsidP="00556804">
            <w:pPr>
              <w:pStyle w:val="TableContent"/>
              <w:rPr>
                <w:iCs/>
                <w:sz w:val="18"/>
                <w:szCs w:val="18"/>
              </w:rPr>
            </w:pPr>
          </w:p>
        </w:tc>
        <w:tc>
          <w:tcPr>
            <w:tcW w:w="1375" w:type="dxa"/>
          </w:tcPr>
          <w:p w:rsidR="00022990" w:rsidRDefault="00022990" w:rsidP="00556804">
            <w:pPr>
              <w:pStyle w:val="TableContent"/>
              <w:rPr>
                <w:b/>
                <w:sz w:val="18"/>
                <w:szCs w:val="18"/>
              </w:rPr>
            </w:pPr>
            <w:bookmarkStart w:id="85" w:name="TENDINF"/>
            <w:r>
              <w:rPr>
                <w:b/>
                <w:sz w:val="18"/>
                <w:szCs w:val="18"/>
              </w:rPr>
              <w:t>TENDINF</w:t>
            </w:r>
            <w:bookmarkEnd w:id="85"/>
          </w:p>
        </w:tc>
        <w:tc>
          <w:tcPr>
            <w:tcW w:w="5465" w:type="dxa"/>
          </w:tcPr>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Time of the Observed Concentration (CEND) at end of infusion</w:t>
            </w:r>
          </w:p>
          <w:p w:rsidR="00CF1C42" w:rsidRDefault="00CF1C42" w:rsidP="00CF1C42">
            <w:pPr>
              <w:pStyle w:val="TableContent"/>
              <w:rPr>
                <w:rFonts w:eastAsia="MS Mincho"/>
                <w:b/>
                <w:bCs w:val="0"/>
                <w:iCs/>
                <w:sz w:val="18"/>
                <w:szCs w:val="18"/>
                <w:lang w:eastAsia="ja-JP"/>
              </w:rPr>
            </w:pPr>
            <w:r>
              <w:rPr>
                <w:rFonts w:eastAsia="MS Mincho"/>
                <w:b/>
                <w:bCs w:val="0"/>
                <w:iCs/>
                <w:sz w:val="18"/>
                <w:szCs w:val="18"/>
                <w:lang w:eastAsia="ja-JP"/>
              </w:rPr>
              <w:t>Model M3</w:t>
            </w:r>
          </w:p>
          <w:p w:rsidR="00CF1C42" w:rsidRDefault="00CF1C42" w:rsidP="00556804">
            <w:pPr>
              <w:pStyle w:val="TableContent"/>
              <w:rPr>
                <w:rFonts w:eastAsia="MS Mincho"/>
                <w:b/>
                <w:bCs w:val="0"/>
                <w:iCs/>
                <w:sz w:val="18"/>
                <w:szCs w:val="18"/>
                <w:lang w:eastAsia="ja-JP"/>
              </w:rPr>
            </w:pPr>
          </w:p>
          <w:p w:rsidR="00CF1C42" w:rsidRDefault="00CF1C42" w:rsidP="00CF1C42">
            <w:pPr>
              <w:pStyle w:val="TableContent"/>
              <w:rPr>
                <w:rFonts w:eastAsia="MS Mincho"/>
                <w:b/>
                <w:bCs w:val="0"/>
                <w:iCs/>
                <w:sz w:val="18"/>
                <w:szCs w:val="18"/>
                <w:lang w:eastAsia="ja-JP"/>
              </w:rPr>
            </w:pPr>
            <w:r>
              <w:rPr>
                <w:bCs w:val="0"/>
                <w:iCs/>
                <w:sz w:val="18"/>
                <w:szCs w:val="18"/>
              </w:rPr>
              <w:fldChar w:fldCharType="begin"/>
            </w:r>
            <w:r>
              <w:rPr>
                <w:bCs w:val="0"/>
                <w:iCs/>
                <w:sz w:val="18"/>
                <w:szCs w:val="18"/>
              </w:rPr>
              <w:instrText xml:space="preserve"> REF TENDINF \h </w:instrText>
            </w:r>
            <w:r>
              <w:rPr>
                <w:bCs w:val="0"/>
                <w:iCs/>
                <w:sz w:val="18"/>
                <w:szCs w:val="18"/>
              </w:rPr>
            </w:r>
            <w:r>
              <w:rPr>
                <w:bCs w:val="0"/>
                <w:iCs/>
                <w:sz w:val="18"/>
                <w:szCs w:val="18"/>
              </w:rPr>
              <w:fldChar w:fldCharType="separate"/>
            </w:r>
            <w:r>
              <w:rPr>
                <w:b/>
                <w:sz w:val="18"/>
                <w:szCs w:val="18"/>
              </w:rPr>
              <w:t>TENDINF</w:t>
            </w:r>
            <w:r>
              <w:rPr>
                <w:bCs w:val="0"/>
                <w:iCs/>
                <w:sz w:val="18"/>
                <w:szCs w:val="18"/>
              </w:rPr>
              <w:fldChar w:fldCharType="end"/>
            </w:r>
            <w:r>
              <w:rPr>
                <w:bCs w:val="0"/>
                <w:iCs/>
                <w:sz w:val="18"/>
                <w:szCs w:val="18"/>
              </w:rPr>
              <w:t xml:space="preserve">is the time of the </w:t>
            </w:r>
            <w:r>
              <w:rPr>
                <w:bCs w:val="0"/>
                <w:iCs/>
                <w:sz w:val="18"/>
                <w:szCs w:val="18"/>
              </w:rPr>
              <w:fldChar w:fldCharType="begin"/>
            </w:r>
            <w:r>
              <w:rPr>
                <w:bCs w:val="0"/>
                <w:iCs/>
                <w:sz w:val="18"/>
                <w:szCs w:val="18"/>
              </w:rPr>
              <w:instrText xml:space="preserve"> REF CENDINF \h </w:instrText>
            </w:r>
            <w:r>
              <w:rPr>
                <w:bCs w:val="0"/>
                <w:iCs/>
                <w:sz w:val="18"/>
                <w:szCs w:val="18"/>
              </w:rPr>
            </w:r>
            <w:r>
              <w:rPr>
                <w:bCs w:val="0"/>
                <w:iCs/>
                <w:sz w:val="18"/>
                <w:szCs w:val="18"/>
              </w:rPr>
              <w:fldChar w:fldCharType="separate"/>
            </w:r>
            <w:r>
              <w:rPr>
                <w:b/>
                <w:sz w:val="18"/>
                <w:szCs w:val="18"/>
              </w:rPr>
              <w:t>CENDINF</w:t>
            </w:r>
            <w:r>
              <w:rPr>
                <w:bCs w:val="0"/>
                <w:iCs/>
                <w:sz w:val="18"/>
                <w:szCs w:val="18"/>
              </w:rPr>
              <w:fldChar w:fldCharType="end"/>
            </w:r>
            <w:r>
              <w:rPr>
                <w:bCs w:val="0"/>
                <w:iCs/>
                <w:sz w:val="18"/>
                <w:szCs w:val="18"/>
              </w:rPr>
              <w:t xml:space="preserve"> at the end of the infusion. If there is no observed concentration identified at the time of the end of the infusion, the </w:t>
            </w:r>
            <w:r>
              <w:rPr>
                <w:bCs w:val="0"/>
                <w:iCs/>
                <w:sz w:val="18"/>
                <w:szCs w:val="18"/>
              </w:rPr>
              <w:fldChar w:fldCharType="begin"/>
            </w:r>
            <w:r>
              <w:rPr>
                <w:bCs w:val="0"/>
                <w:iCs/>
                <w:sz w:val="18"/>
                <w:szCs w:val="18"/>
              </w:rPr>
              <w:instrText xml:space="preserve"> REF TENDINF \h </w:instrText>
            </w:r>
            <w:r>
              <w:rPr>
                <w:bCs w:val="0"/>
                <w:iCs/>
                <w:sz w:val="18"/>
                <w:szCs w:val="18"/>
              </w:rPr>
            </w:r>
            <w:r>
              <w:rPr>
                <w:bCs w:val="0"/>
                <w:iCs/>
                <w:sz w:val="18"/>
                <w:szCs w:val="18"/>
              </w:rPr>
              <w:fldChar w:fldCharType="separate"/>
            </w:r>
            <w:r>
              <w:rPr>
                <w:b/>
                <w:sz w:val="18"/>
                <w:szCs w:val="18"/>
              </w:rPr>
              <w:t>TENDINF</w:t>
            </w:r>
            <w:r>
              <w:rPr>
                <w:bCs w:val="0"/>
                <w:iCs/>
                <w:sz w:val="18"/>
                <w:szCs w:val="18"/>
              </w:rPr>
              <w:fldChar w:fldCharType="end"/>
            </w:r>
            <w:r>
              <w:rPr>
                <w:bCs w:val="0"/>
                <w:iCs/>
                <w:sz w:val="18"/>
                <w:szCs w:val="18"/>
              </w:rPr>
              <w:t xml:space="preserve"> is imputed as the </w:t>
            </w:r>
            <w:r>
              <w:rPr>
                <w:bCs w:val="0"/>
                <w:iCs/>
                <w:sz w:val="18"/>
                <w:szCs w:val="18"/>
              </w:rPr>
              <w:fldChar w:fldCharType="begin"/>
            </w:r>
            <w:r>
              <w:rPr>
                <w:bCs w:val="0"/>
                <w:iCs/>
                <w:sz w:val="18"/>
                <w:szCs w:val="18"/>
              </w:rPr>
              <w:instrText xml:space="preserve"> REF TMAX \h </w:instrText>
            </w:r>
            <w:r>
              <w:rPr>
                <w:bCs w:val="0"/>
                <w:iCs/>
                <w:sz w:val="18"/>
                <w:szCs w:val="18"/>
              </w:rPr>
            </w:r>
            <w:r>
              <w:rPr>
                <w:bCs w:val="0"/>
                <w:iCs/>
                <w:sz w:val="18"/>
                <w:szCs w:val="18"/>
              </w:rPr>
              <w:fldChar w:fldCharType="separate"/>
            </w:r>
            <w:r w:rsidRPr="00252B00">
              <w:rPr>
                <w:b/>
                <w:iCs/>
                <w:sz w:val="18"/>
                <w:szCs w:val="18"/>
              </w:rPr>
              <w:t>TMAX</w:t>
            </w:r>
            <w:r>
              <w:rPr>
                <w:bCs w:val="0"/>
                <w:iCs/>
                <w:sz w:val="18"/>
                <w:szCs w:val="18"/>
              </w:rPr>
              <w:fldChar w:fldCharType="end"/>
            </w:r>
            <w:r>
              <w:rPr>
                <w:bCs w:val="0"/>
                <w:iCs/>
                <w:sz w:val="18"/>
                <w:szCs w:val="18"/>
              </w:rPr>
              <w:t xml:space="preserve"> value.</w:t>
            </w:r>
          </w:p>
        </w:tc>
        <w:tc>
          <w:tcPr>
            <w:tcW w:w="998" w:type="dxa"/>
          </w:tcPr>
          <w:p w:rsidR="00022990" w:rsidRDefault="00022990" w:rsidP="00556804">
            <w:pPr>
              <w:pStyle w:val="TableContent"/>
              <w:rPr>
                <w:rFonts w:cs="Arial"/>
                <w:sz w:val="18"/>
                <w:szCs w:val="18"/>
              </w:rPr>
            </w:pPr>
          </w:p>
        </w:tc>
        <w:tc>
          <w:tcPr>
            <w:tcW w:w="1571" w:type="dxa"/>
          </w:tcPr>
          <w:p w:rsidR="00022990" w:rsidRDefault="00022990" w:rsidP="00556804">
            <w:pPr>
              <w:pStyle w:val="TableContent"/>
              <w:rPr>
                <w:rFonts w:cs="Arial"/>
                <w:sz w:val="18"/>
                <w:szCs w:val="18"/>
              </w:rPr>
            </w:pPr>
            <w:r>
              <w:rPr>
                <w:rFonts w:cs="Arial"/>
                <w:sz w:val="18"/>
                <w:szCs w:val="18"/>
              </w:rPr>
              <w:t>T</w:t>
            </w:r>
            <w:r w:rsidR="00D42EA2">
              <w:rPr>
                <w:rFonts w:cs="Arial"/>
                <w:sz w:val="18"/>
                <w:szCs w:val="18"/>
              </w:rPr>
              <w:t>IMEU</w:t>
            </w:r>
          </w:p>
        </w:tc>
      </w:tr>
      <w:tr w:rsidR="00556804" w:rsidRPr="00433F2C" w:rsidTr="00556804">
        <w:trPr>
          <w:jc w:val="center"/>
        </w:trPr>
        <w:tc>
          <w:tcPr>
            <w:tcW w:w="1080" w:type="dxa"/>
          </w:tcPr>
          <w:p w:rsidR="00556804" w:rsidRPr="00433F2C" w:rsidRDefault="00556804" w:rsidP="00556804">
            <w:pPr>
              <w:pStyle w:val="TableContent"/>
              <w:rPr>
                <w:sz w:val="18"/>
                <w:szCs w:val="18"/>
              </w:rPr>
            </w:pPr>
            <w:r>
              <w:rPr>
                <w:iCs/>
                <w:sz w:val="18"/>
                <w:szCs w:val="18"/>
              </w:rPr>
              <w:t>1.0</w:t>
            </w:r>
          </w:p>
        </w:tc>
        <w:tc>
          <w:tcPr>
            <w:tcW w:w="1375" w:type="dxa"/>
          </w:tcPr>
          <w:p w:rsidR="00556804" w:rsidRPr="00C466A3" w:rsidRDefault="00556804" w:rsidP="00556804">
            <w:pPr>
              <w:pStyle w:val="TableContent"/>
              <w:rPr>
                <w:b/>
                <w:sz w:val="18"/>
                <w:szCs w:val="18"/>
              </w:rPr>
            </w:pPr>
            <w:bookmarkStart w:id="86" w:name="CEST"/>
            <w:r>
              <w:rPr>
                <w:b/>
                <w:sz w:val="18"/>
                <w:szCs w:val="18"/>
              </w:rPr>
              <w:t>CEST</w:t>
            </w:r>
            <w:bookmarkEnd w:id="86"/>
          </w:p>
        </w:tc>
        <w:tc>
          <w:tcPr>
            <w:tcW w:w="5465" w:type="dxa"/>
          </w:tcPr>
          <w:p w:rsidR="00556804" w:rsidRDefault="00556804" w:rsidP="00556804">
            <w:pPr>
              <w:pStyle w:val="TableContent"/>
              <w:rPr>
                <w:rFonts w:eastAsia="MS Mincho"/>
                <w:b/>
                <w:bCs w:val="0"/>
                <w:iCs/>
                <w:sz w:val="18"/>
                <w:szCs w:val="18"/>
                <w:lang w:eastAsia="ja-JP"/>
              </w:rPr>
            </w:pPr>
            <w:r>
              <w:rPr>
                <w:rFonts w:eastAsia="MS Mincho"/>
                <w:b/>
                <w:bCs w:val="0"/>
                <w:iCs/>
                <w:sz w:val="18"/>
                <w:szCs w:val="18"/>
                <w:lang w:eastAsia="ja-JP"/>
              </w:rPr>
              <w:t>Estimated concentration at time of</w:t>
            </w:r>
            <w:r w:rsidR="00C94664">
              <w:rPr>
                <w:rFonts w:eastAsia="MS Mincho"/>
                <w:b/>
                <w:bCs w:val="0"/>
                <w:iCs/>
                <w:sz w:val="18"/>
                <w:szCs w:val="18"/>
                <w:lang w:eastAsia="ja-JP"/>
              </w:rPr>
              <w:t xml:space="preserve"> occurrence </w:t>
            </w:r>
            <w:proofErr w:type="gramStart"/>
            <w:r w:rsidR="00C94664">
              <w:rPr>
                <w:rFonts w:eastAsia="MS Mincho"/>
                <w:b/>
                <w:bCs w:val="0"/>
                <w:iCs/>
                <w:sz w:val="18"/>
                <w:szCs w:val="18"/>
                <w:lang w:eastAsia="ja-JP"/>
              </w:rPr>
              <w:t>of</w:t>
            </w:r>
            <w:r>
              <w:rPr>
                <w:rFonts w:eastAsia="MS Mincho"/>
                <w:b/>
                <w:bCs w:val="0"/>
                <w:iCs/>
                <w:sz w:val="18"/>
                <w:szCs w:val="18"/>
                <w:lang w:eastAsia="ja-JP"/>
              </w:rPr>
              <w:t xml:space="preserve">  </w:t>
            </w:r>
            <w:proofErr w:type="gramEnd"/>
            <w:r>
              <w:rPr>
                <w:rFonts w:eastAsia="MS Mincho"/>
                <w:b/>
                <w:bCs w:val="0"/>
                <w:iCs/>
                <w:sz w:val="18"/>
                <w:szCs w:val="18"/>
                <w:lang w:eastAsia="ja-JP"/>
              </w:rPr>
              <w:fldChar w:fldCharType="begin"/>
            </w:r>
            <w:r>
              <w:rPr>
                <w:rFonts w:eastAsia="MS Mincho"/>
                <w:b/>
                <w:bCs w:val="0"/>
                <w:iCs/>
                <w:sz w:val="18"/>
                <w:szCs w:val="18"/>
                <w:lang w:eastAsia="ja-JP"/>
              </w:rPr>
              <w:instrText xml:space="preserve"> REF TLAST \h </w:instrText>
            </w:r>
            <w:r>
              <w:rPr>
                <w:rFonts w:eastAsia="MS Mincho"/>
                <w:b/>
                <w:bCs w:val="0"/>
                <w:iCs/>
                <w:sz w:val="18"/>
                <w:szCs w:val="18"/>
                <w:lang w:eastAsia="ja-JP"/>
              </w:rPr>
            </w:r>
            <w:r>
              <w:rPr>
                <w:rFonts w:eastAsia="MS Mincho"/>
                <w:b/>
                <w:bCs w:val="0"/>
                <w:iCs/>
                <w:sz w:val="18"/>
                <w:szCs w:val="18"/>
                <w:lang w:eastAsia="ja-JP"/>
              </w:rPr>
              <w:fldChar w:fldCharType="separate"/>
            </w:r>
            <w:r w:rsidRPr="00252B00">
              <w:rPr>
                <w:b/>
                <w:sz w:val="18"/>
                <w:szCs w:val="18"/>
              </w:rPr>
              <w:t>TLAST</w:t>
            </w:r>
            <w:r>
              <w:rPr>
                <w:rFonts w:eastAsia="MS Mincho"/>
                <w:b/>
                <w:bCs w:val="0"/>
                <w:iCs/>
                <w:sz w:val="18"/>
                <w:szCs w:val="18"/>
                <w:lang w:eastAsia="ja-JP"/>
              </w:rPr>
              <w:fldChar w:fldCharType="end"/>
            </w:r>
            <w:r>
              <w:rPr>
                <w:rFonts w:eastAsia="MS Mincho"/>
                <w:b/>
                <w:bCs w:val="0"/>
                <w:iCs/>
                <w:sz w:val="18"/>
                <w:szCs w:val="18"/>
                <w:lang w:eastAsia="ja-JP"/>
              </w:rPr>
              <w:t>.</w:t>
            </w:r>
          </w:p>
          <w:p w:rsidR="00556804" w:rsidRDefault="00556804" w:rsidP="00556804">
            <w:pPr>
              <w:pStyle w:val="TableContent"/>
              <w:rPr>
                <w:iCs/>
                <w:sz w:val="18"/>
                <w:szCs w:val="18"/>
              </w:rPr>
            </w:pPr>
            <w:r>
              <w:rPr>
                <w:rFonts w:eastAsia="MS Mincho"/>
                <w:b/>
                <w:bCs w:val="0"/>
                <w:iCs/>
                <w:sz w:val="18"/>
                <w:szCs w:val="18"/>
                <w:lang w:eastAsia="ja-JP"/>
              </w:rPr>
              <w:fldChar w:fldCharType="begin"/>
            </w:r>
            <w:r>
              <w:rPr>
                <w:rFonts w:eastAsia="MS Mincho"/>
                <w:b/>
                <w:bCs w:val="0"/>
                <w:iCs/>
                <w:sz w:val="18"/>
                <w:szCs w:val="18"/>
                <w:lang w:eastAsia="ja-JP"/>
              </w:rPr>
              <w:instrText xml:space="preserve"> REF CEST \h </w:instrText>
            </w:r>
            <w:r>
              <w:rPr>
                <w:rFonts w:eastAsia="MS Mincho"/>
                <w:b/>
                <w:bCs w:val="0"/>
                <w:iCs/>
                <w:sz w:val="18"/>
                <w:szCs w:val="18"/>
                <w:lang w:eastAsia="ja-JP"/>
              </w:rPr>
            </w:r>
            <w:r>
              <w:rPr>
                <w:rFonts w:eastAsia="MS Mincho"/>
                <w:b/>
                <w:bCs w:val="0"/>
                <w:iCs/>
                <w:sz w:val="18"/>
                <w:szCs w:val="18"/>
                <w:lang w:eastAsia="ja-JP"/>
              </w:rPr>
              <w:fldChar w:fldCharType="separate"/>
            </w:r>
            <w:r>
              <w:rPr>
                <w:b/>
                <w:sz w:val="18"/>
                <w:szCs w:val="18"/>
              </w:rPr>
              <w:t>CEST</w:t>
            </w:r>
            <w:r>
              <w:rPr>
                <w:rFonts w:eastAsia="MS Mincho"/>
                <w:b/>
                <w:bCs w:val="0"/>
                <w:iCs/>
                <w:sz w:val="18"/>
                <w:szCs w:val="18"/>
                <w:lang w:eastAsia="ja-JP"/>
              </w:rPr>
              <w:fldChar w:fldCharType="end"/>
            </w:r>
            <w:r w:rsidRPr="00C94664">
              <w:rPr>
                <w:rFonts w:eastAsia="MS Mincho"/>
                <w:bCs w:val="0"/>
                <w:iCs/>
                <w:sz w:val="18"/>
                <w:szCs w:val="18"/>
                <w:lang w:eastAsia="ja-JP"/>
              </w:rPr>
              <w:t xml:space="preserve"> is utilized </w:t>
            </w:r>
            <w:r>
              <w:rPr>
                <w:rFonts w:eastAsia="MS Mincho"/>
                <w:bCs w:val="0"/>
                <w:iCs/>
                <w:sz w:val="18"/>
                <w:szCs w:val="18"/>
                <w:lang w:eastAsia="ja-JP"/>
              </w:rPr>
              <w:t xml:space="preserve">directly </w:t>
            </w:r>
            <w:r w:rsidRPr="00C94664">
              <w:rPr>
                <w:rFonts w:eastAsia="MS Mincho"/>
                <w:bCs w:val="0"/>
                <w:iCs/>
                <w:sz w:val="18"/>
                <w:szCs w:val="18"/>
                <w:lang w:eastAsia="ja-JP"/>
              </w:rPr>
              <w:t xml:space="preserve">in the computation of </w:t>
            </w:r>
            <w:r>
              <w:rPr>
                <w:rFonts w:eastAsia="MS Mincho"/>
                <w:bCs w:val="0"/>
                <w:iCs/>
                <w:sz w:val="18"/>
                <w:szCs w:val="18"/>
                <w:lang w:eastAsia="ja-JP"/>
              </w:rPr>
              <w:fldChar w:fldCharType="begin"/>
            </w:r>
            <w:r>
              <w:rPr>
                <w:rFonts w:eastAsia="MS Mincho"/>
                <w:bCs w:val="0"/>
                <w:iCs/>
                <w:sz w:val="18"/>
                <w:szCs w:val="18"/>
                <w:lang w:eastAsia="ja-JP"/>
              </w:rPr>
              <w:instrText xml:space="preserve"> REF AUCINFP \h </w:instrText>
            </w:r>
            <w:r>
              <w:rPr>
                <w:rFonts w:eastAsia="MS Mincho"/>
                <w:bCs w:val="0"/>
                <w:iCs/>
                <w:sz w:val="18"/>
                <w:szCs w:val="18"/>
                <w:lang w:eastAsia="ja-JP"/>
              </w:rPr>
            </w:r>
            <w:r>
              <w:rPr>
                <w:rFonts w:eastAsia="MS Mincho"/>
                <w:bCs w:val="0"/>
                <w:iCs/>
                <w:sz w:val="18"/>
                <w:szCs w:val="18"/>
                <w:lang w:eastAsia="ja-JP"/>
              </w:rPr>
              <w:fldChar w:fldCharType="separate"/>
            </w:r>
            <w:r w:rsidRPr="00252B00">
              <w:rPr>
                <w:b/>
                <w:iCs/>
                <w:sz w:val="18"/>
                <w:szCs w:val="18"/>
              </w:rPr>
              <w:t>AUCINFP</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AUCINFPi \h </w:instrText>
            </w:r>
            <w:r>
              <w:rPr>
                <w:rFonts w:eastAsia="MS Mincho"/>
                <w:bCs w:val="0"/>
                <w:iCs/>
                <w:sz w:val="18"/>
                <w:szCs w:val="18"/>
                <w:lang w:eastAsia="ja-JP"/>
              </w:rPr>
            </w:r>
            <w:r>
              <w:rPr>
                <w:rFonts w:eastAsia="MS Mincho"/>
                <w:bCs w:val="0"/>
                <w:iCs/>
                <w:sz w:val="18"/>
                <w:szCs w:val="18"/>
                <w:lang w:eastAsia="ja-JP"/>
              </w:rPr>
              <w:fldChar w:fldCharType="separate"/>
            </w:r>
            <w:r w:rsidRPr="006D7C35">
              <w:rPr>
                <w:b/>
                <w:iCs/>
                <w:sz w:val="18"/>
                <w:szCs w:val="18"/>
              </w:rPr>
              <w:t>AUCINFPi</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AUMCINFP \h </w:instrText>
            </w:r>
            <w:r>
              <w:rPr>
                <w:rFonts w:eastAsia="MS Mincho"/>
                <w:bCs w:val="0"/>
                <w:iCs/>
                <w:sz w:val="18"/>
                <w:szCs w:val="18"/>
                <w:lang w:eastAsia="ja-JP"/>
              </w:rPr>
            </w:r>
            <w:r>
              <w:rPr>
                <w:rFonts w:eastAsia="MS Mincho"/>
                <w:bCs w:val="0"/>
                <w:iCs/>
                <w:sz w:val="18"/>
                <w:szCs w:val="18"/>
                <w:lang w:eastAsia="ja-JP"/>
              </w:rPr>
              <w:fldChar w:fldCharType="separate"/>
            </w:r>
            <w:r w:rsidRPr="00252B00">
              <w:rPr>
                <w:b/>
                <w:iCs/>
                <w:sz w:val="18"/>
                <w:szCs w:val="18"/>
              </w:rPr>
              <w:t>AUMCINFP</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AUMCINFPi \h </w:instrText>
            </w:r>
            <w:r>
              <w:rPr>
                <w:rFonts w:eastAsia="MS Mincho"/>
                <w:bCs w:val="0"/>
                <w:iCs/>
                <w:sz w:val="18"/>
                <w:szCs w:val="18"/>
                <w:lang w:eastAsia="ja-JP"/>
              </w:rPr>
            </w:r>
            <w:r>
              <w:rPr>
                <w:rFonts w:eastAsia="MS Mincho"/>
                <w:bCs w:val="0"/>
                <w:iCs/>
                <w:sz w:val="18"/>
                <w:szCs w:val="18"/>
                <w:lang w:eastAsia="ja-JP"/>
              </w:rPr>
              <w:fldChar w:fldCharType="separate"/>
            </w:r>
            <w:proofErr w:type="gramStart"/>
            <w:r w:rsidRPr="00FC0CD4">
              <w:rPr>
                <w:b/>
                <w:iCs/>
                <w:sz w:val="18"/>
                <w:szCs w:val="18"/>
              </w:rPr>
              <w:t>AUMCINFPi</w:t>
            </w:r>
            <w:proofErr w:type="gramEnd"/>
            <w:r>
              <w:rPr>
                <w:rFonts w:eastAsia="MS Mincho"/>
                <w:bCs w:val="0"/>
                <w:iCs/>
                <w:sz w:val="18"/>
                <w:szCs w:val="18"/>
                <w:lang w:eastAsia="ja-JP"/>
              </w:rPr>
              <w:fldChar w:fldCharType="end"/>
            </w:r>
            <w:r w:rsidRPr="00556804">
              <w:rPr>
                <w:iCs/>
                <w:sz w:val="18"/>
                <w:szCs w:val="18"/>
              </w:rPr>
              <w:t>.</w:t>
            </w:r>
            <w:r>
              <w:rPr>
                <w:iCs/>
                <w:sz w:val="18"/>
                <w:szCs w:val="18"/>
              </w:rPr>
              <w:t xml:space="preserve"> </w:t>
            </w:r>
          </w:p>
          <w:p w:rsidR="00EB5A7C" w:rsidRDefault="00EB5A7C" w:rsidP="00556804">
            <w:pPr>
              <w:pStyle w:val="TableContent"/>
              <w:rPr>
                <w:iCs/>
                <w:sz w:val="18"/>
                <w:szCs w:val="18"/>
              </w:rPr>
            </w:pPr>
          </w:p>
          <w:p w:rsidR="00556804" w:rsidRPr="00433F2C" w:rsidRDefault="00556804" w:rsidP="00556804">
            <w:pPr>
              <w:pStyle w:val="TableContent"/>
              <w:rPr>
                <w:b/>
                <w:iCs/>
                <w:sz w:val="18"/>
                <w:szCs w:val="18"/>
              </w:rPr>
            </w:pPr>
            <w:r>
              <w:rPr>
                <w:b/>
                <w:iCs/>
                <w:sz w:val="18"/>
                <w:szCs w:val="18"/>
              </w:rPr>
              <w:t xml:space="preserve">Method of </w:t>
            </w:r>
            <w:r w:rsidRPr="00433F2C">
              <w:rPr>
                <w:b/>
                <w:iCs/>
                <w:sz w:val="18"/>
                <w:szCs w:val="18"/>
              </w:rPr>
              <w:t>Calculation</w:t>
            </w:r>
          </w:p>
          <w:p w:rsidR="00556804" w:rsidRPr="00433F2C" w:rsidRDefault="00556804" w:rsidP="00556804">
            <w:pPr>
              <w:pStyle w:val="TableContent"/>
              <w:rPr>
                <w:bCs w:val="0"/>
                <w:iCs/>
                <w:sz w:val="18"/>
                <w:szCs w:val="18"/>
              </w:rPr>
            </w:pPr>
            <w:r w:rsidRPr="00433F2C">
              <w:rPr>
                <w:bCs w:val="0"/>
                <w:iCs/>
                <w:sz w:val="18"/>
                <w:szCs w:val="18"/>
              </w:rPr>
              <w:t>Calculate the predicted concentration (</w:t>
            </w:r>
            <w:r>
              <w:rPr>
                <w:bCs w:val="0"/>
                <w:iCs/>
                <w:sz w:val="18"/>
                <w:szCs w:val="18"/>
              </w:rPr>
              <w:fldChar w:fldCharType="begin"/>
            </w:r>
            <w:r>
              <w:rPr>
                <w:bCs w:val="0"/>
                <w:iCs/>
                <w:sz w:val="18"/>
                <w:szCs w:val="18"/>
              </w:rPr>
              <w:instrText xml:space="preserve"> REF CEST \h </w:instrText>
            </w:r>
            <w:r>
              <w:rPr>
                <w:bCs w:val="0"/>
                <w:iCs/>
                <w:sz w:val="18"/>
                <w:szCs w:val="18"/>
              </w:rPr>
            </w:r>
            <w:r>
              <w:rPr>
                <w:bCs w:val="0"/>
                <w:iCs/>
                <w:sz w:val="18"/>
                <w:szCs w:val="18"/>
              </w:rPr>
              <w:fldChar w:fldCharType="separate"/>
            </w:r>
            <w:r>
              <w:rPr>
                <w:b/>
                <w:sz w:val="18"/>
                <w:szCs w:val="18"/>
              </w:rPr>
              <w:t>CEST</w:t>
            </w:r>
            <w:r>
              <w:rPr>
                <w:bCs w:val="0"/>
                <w:iCs/>
                <w:sz w:val="18"/>
                <w:szCs w:val="18"/>
              </w:rPr>
              <w:fldChar w:fldCharType="end"/>
            </w:r>
            <w:r w:rsidRPr="00433F2C">
              <w:rPr>
                <w:bCs w:val="0"/>
                <w:iCs/>
                <w:sz w:val="18"/>
                <w:szCs w:val="18"/>
              </w:rPr>
              <w:t xml:space="preserve">) at the time of the </w:t>
            </w:r>
            <w:r w:rsidRPr="00433F2C">
              <w:rPr>
                <w:bCs w:val="0"/>
                <w:iCs/>
                <w:sz w:val="18"/>
                <w:szCs w:val="18"/>
              </w:rPr>
              <w:lastRenderedPageBreak/>
              <w:t>last measurable concentration:</w:t>
            </w:r>
          </w:p>
          <w:p w:rsidR="00556804" w:rsidRPr="00433F2C" w:rsidRDefault="00556804" w:rsidP="00556804">
            <w:pPr>
              <w:pStyle w:val="TableContent"/>
              <w:rPr>
                <w:bCs w:val="0"/>
                <w:iCs/>
                <w:sz w:val="18"/>
                <w:szCs w:val="18"/>
              </w:rPr>
            </w:pPr>
            <w:r w:rsidRPr="00433F2C">
              <w:rPr>
                <w:bCs w:val="0"/>
                <w:iCs/>
                <w:sz w:val="18"/>
                <w:szCs w:val="18"/>
              </w:rPr>
              <w:tab/>
            </w:r>
            <w:r w:rsidRPr="00433F2C">
              <w:rPr>
                <w:bCs w:val="0"/>
                <w:iCs/>
                <w:position w:val="-12"/>
                <w:sz w:val="18"/>
                <w:szCs w:val="18"/>
              </w:rPr>
              <w:object w:dxaOrig="27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45pt;height:18.85pt" o:ole="">
                  <v:imagedata r:id="rId18" o:title=""/>
                </v:shape>
                <o:OLEObject Type="Embed" ProgID="Equation.3" ShapeID="_x0000_i1025" DrawAspect="Content" ObjectID="_1640609654" r:id="rId19"/>
              </w:object>
            </w:r>
          </w:p>
          <w:p w:rsidR="00556804" w:rsidRPr="00433F2C" w:rsidRDefault="00556804" w:rsidP="00556804">
            <w:pPr>
              <w:pStyle w:val="TableContent"/>
              <w:rPr>
                <w:bCs w:val="0"/>
                <w:iCs/>
                <w:sz w:val="18"/>
                <w:szCs w:val="18"/>
              </w:rPr>
            </w:pPr>
            <w:r>
              <w:rPr>
                <w:bCs w:val="0"/>
                <w:iCs/>
                <w:sz w:val="18"/>
                <w:szCs w:val="18"/>
              </w:rPr>
              <w:fldChar w:fldCharType="begin"/>
            </w:r>
            <w:r>
              <w:rPr>
                <w:bCs w:val="0"/>
                <w:iCs/>
                <w:sz w:val="18"/>
                <w:szCs w:val="18"/>
              </w:rPr>
              <w:instrText xml:space="preserve"> REF CEST \h </w:instrText>
            </w:r>
            <w:r>
              <w:rPr>
                <w:bCs w:val="0"/>
                <w:iCs/>
                <w:sz w:val="18"/>
                <w:szCs w:val="18"/>
              </w:rPr>
            </w:r>
            <w:r>
              <w:rPr>
                <w:bCs w:val="0"/>
                <w:iCs/>
                <w:sz w:val="18"/>
                <w:szCs w:val="18"/>
              </w:rPr>
              <w:fldChar w:fldCharType="separate"/>
            </w:r>
            <w:r>
              <w:rPr>
                <w:b/>
                <w:sz w:val="18"/>
                <w:szCs w:val="18"/>
              </w:rPr>
              <w:t>CEST</w:t>
            </w:r>
            <w:r>
              <w:rPr>
                <w:bCs w:val="0"/>
                <w:iCs/>
                <w:sz w:val="18"/>
                <w:szCs w:val="18"/>
              </w:rPr>
              <w:fldChar w:fldCharType="end"/>
            </w:r>
            <w:r w:rsidRPr="00433F2C">
              <w:rPr>
                <w:bCs w:val="0"/>
                <w:iCs/>
                <w:sz w:val="18"/>
                <w:szCs w:val="18"/>
              </w:rPr>
              <w:t xml:space="preserve">  = Predicted concentration at time T</w:t>
            </w:r>
            <w:r>
              <w:rPr>
                <w:bCs w:val="0"/>
                <w:iCs/>
                <w:sz w:val="18"/>
                <w:szCs w:val="18"/>
              </w:rPr>
              <w:t>LAST</w:t>
            </w:r>
          </w:p>
          <w:p w:rsidR="00556804" w:rsidRDefault="00556804" w:rsidP="00556804">
            <w:pPr>
              <w:pStyle w:val="TableContent"/>
              <w:rPr>
                <w:iCs/>
                <w:sz w:val="18"/>
                <w:szCs w:val="18"/>
              </w:rPr>
            </w:pPr>
            <w:r w:rsidRPr="00433F2C">
              <w:rPr>
                <w:iCs/>
                <w:sz w:val="18"/>
                <w:szCs w:val="18"/>
              </w:rPr>
              <w:t>T</w:t>
            </w:r>
            <w:r>
              <w:rPr>
                <w:iCs/>
                <w:sz w:val="18"/>
                <w:szCs w:val="18"/>
              </w:rPr>
              <w:t>LAST</w:t>
            </w:r>
            <w:r w:rsidRPr="00433F2C">
              <w:rPr>
                <w:iCs/>
                <w:sz w:val="18"/>
                <w:szCs w:val="18"/>
              </w:rPr>
              <w:t xml:space="preserve"> =</w:t>
            </w:r>
            <w:r>
              <w:rPr>
                <w:iCs/>
                <w:sz w:val="18"/>
                <w:szCs w:val="18"/>
              </w:rPr>
              <w:t xml:space="preserve"> T</w:t>
            </w:r>
            <w:r w:rsidRPr="00433F2C">
              <w:rPr>
                <w:iCs/>
                <w:sz w:val="18"/>
                <w:szCs w:val="18"/>
              </w:rPr>
              <w:t xml:space="preserve">ime of the last observed measurable concentration </w:t>
            </w:r>
          </w:p>
          <w:p w:rsidR="00556804" w:rsidRPr="00433F2C" w:rsidRDefault="00556804" w:rsidP="00556804">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 or elimination phase rate constant</w:t>
            </w:r>
          </w:p>
          <w:p w:rsidR="00556804" w:rsidRPr="00C94664" w:rsidRDefault="00556804" w:rsidP="00556804">
            <w:pPr>
              <w:pStyle w:val="TableContent"/>
              <w:rPr>
                <w:b/>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Y-intercept (concentration at time zero) from log-linear regression for KEL</w:t>
            </w:r>
          </w:p>
        </w:tc>
        <w:tc>
          <w:tcPr>
            <w:tcW w:w="998" w:type="dxa"/>
          </w:tcPr>
          <w:p w:rsidR="00556804" w:rsidRPr="00433F2C" w:rsidRDefault="00556804" w:rsidP="00556804">
            <w:pPr>
              <w:pStyle w:val="TableContent"/>
              <w:rPr>
                <w:rFonts w:cs="Arial"/>
                <w:sz w:val="18"/>
                <w:szCs w:val="18"/>
              </w:rPr>
            </w:pPr>
            <w:r w:rsidRPr="00433F2C">
              <w:rPr>
                <w:rFonts w:cs="Arial"/>
                <w:sz w:val="18"/>
                <w:szCs w:val="18"/>
              </w:rPr>
              <w:lastRenderedPageBreak/>
              <w:t>3</w:t>
            </w:r>
          </w:p>
        </w:tc>
        <w:tc>
          <w:tcPr>
            <w:tcW w:w="1571" w:type="dxa"/>
          </w:tcPr>
          <w:p w:rsidR="00556804" w:rsidRPr="00433F2C" w:rsidRDefault="00556804" w:rsidP="00556804">
            <w:pPr>
              <w:pStyle w:val="TableContent"/>
              <w:rPr>
                <w:sz w:val="18"/>
                <w:szCs w:val="18"/>
              </w:rPr>
            </w:pPr>
            <w:r>
              <w:rPr>
                <w:rFonts w:cs="Arial"/>
                <w:sz w:val="18"/>
                <w:szCs w:val="18"/>
              </w:rPr>
              <w:t>CONCU</w:t>
            </w:r>
          </w:p>
        </w:tc>
      </w:tr>
      <w:tr w:rsidR="00B922E8" w:rsidRPr="00433F2C" w:rsidTr="00C466A3">
        <w:trPr>
          <w:jc w:val="center"/>
        </w:trPr>
        <w:tc>
          <w:tcPr>
            <w:tcW w:w="1080" w:type="dxa"/>
          </w:tcPr>
          <w:p w:rsidR="00B922E8" w:rsidRPr="00433F2C" w:rsidRDefault="00B922E8" w:rsidP="009415D1">
            <w:pPr>
              <w:pStyle w:val="TableContent"/>
              <w:rPr>
                <w:sz w:val="18"/>
                <w:szCs w:val="18"/>
              </w:rPr>
            </w:pPr>
            <w:r>
              <w:rPr>
                <w:iCs/>
                <w:sz w:val="18"/>
                <w:szCs w:val="18"/>
              </w:rPr>
              <w:lastRenderedPageBreak/>
              <w:t>1.0</w:t>
            </w:r>
          </w:p>
        </w:tc>
        <w:tc>
          <w:tcPr>
            <w:tcW w:w="1375" w:type="dxa"/>
          </w:tcPr>
          <w:p w:rsidR="00B922E8" w:rsidRPr="00C466A3" w:rsidRDefault="00B922E8" w:rsidP="009415D1">
            <w:pPr>
              <w:pStyle w:val="TableContent"/>
              <w:rPr>
                <w:b/>
                <w:sz w:val="18"/>
                <w:szCs w:val="18"/>
              </w:rPr>
            </w:pPr>
            <w:bookmarkStart w:id="87" w:name="CLAST"/>
            <w:r w:rsidRPr="00C466A3">
              <w:rPr>
                <w:b/>
                <w:sz w:val="18"/>
                <w:szCs w:val="18"/>
              </w:rPr>
              <w:t>CLAST</w:t>
            </w:r>
            <w:bookmarkEnd w:id="87"/>
          </w:p>
        </w:tc>
        <w:tc>
          <w:tcPr>
            <w:tcW w:w="5465" w:type="dxa"/>
          </w:tcPr>
          <w:p w:rsidR="00B922E8" w:rsidRDefault="00B922E8" w:rsidP="009415D1">
            <w:pPr>
              <w:pStyle w:val="TableContent"/>
              <w:rPr>
                <w:i/>
                <w:iCs/>
                <w:sz w:val="18"/>
                <w:szCs w:val="18"/>
              </w:rPr>
            </w:pPr>
            <w:r w:rsidRPr="00433F2C">
              <w:rPr>
                <w:rFonts w:eastAsia="MS Mincho" w:hint="eastAsia"/>
                <w:b/>
                <w:bCs w:val="0"/>
                <w:iCs/>
                <w:sz w:val="18"/>
                <w:szCs w:val="18"/>
                <w:lang w:eastAsia="ja-JP"/>
              </w:rPr>
              <w:t>L</w:t>
            </w:r>
            <w:r w:rsidRPr="00433F2C">
              <w:rPr>
                <w:b/>
                <w:bCs w:val="0"/>
                <w:iCs/>
                <w:sz w:val="18"/>
                <w:szCs w:val="18"/>
              </w:rPr>
              <w:t>ast measurable (non-zero) plasma concentration</w:t>
            </w:r>
            <w:r w:rsidRPr="00433F2C">
              <w:rPr>
                <w:rFonts w:eastAsia="MS Mincho" w:hint="eastAsia"/>
                <w:b/>
                <w:bCs w:val="0"/>
                <w:iCs/>
                <w:sz w:val="18"/>
                <w:szCs w:val="18"/>
                <w:lang w:eastAsia="ja-JP"/>
              </w:rPr>
              <w:t xml:space="preserve"> </w:t>
            </w:r>
            <w:r w:rsidRPr="00433F2C">
              <w:rPr>
                <w:iCs/>
                <w:sz w:val="18"/>
                <w:szCs w:val="18"/>
              </w:rPr>
              <w:t>is obtained by inspection of the data</w:t>
            </w:r>
            <w:r w:rsidR="007D09C5">
              <w:rPr>
                <w:iCs/>
                <w:sz w:val="18"/>
                <w:szCs w:val="18"/>
              </w:rPr>
              <w:t xml:space="preserve"> within a profile</w:t>
            </w:r>
            <w:r w:rsidRPr="00433F2C">
              <w:rPr>
                <w:iCs/>
                <w:sz w:val="18"/>
                <w:szCs w:val="18"/>
              </w:rPr>
              <w:t>.</w:t>
            </w:r>
            <w:r>
              <w:rPr>
                <w:iCs/>
                <w:sz w:val="18"/>
                <w:szCs w:val="18"/>
              </w:rPr>
              <w:t xml:space="preserve"> </w:t>
            </w:r>
          </w:p>
          <w:p w:rsidR="00B922E8" w:rsidRPr="00433F2C" w:rsidRDefault="00B922E8" w:rsidP="009415D1">
            <w:pPr>
              <w:pStyle w:val="TableContent"/>
              <w:rPr>
                <w:iCs/>
                <w:sz w:val="18"/>
                <w:szCs w:val="18"/>
              </w:rPr>
            </w:pPr>
          </w:p>
          <w:p w:rsidR="00B922E8" w:rsidRPr="00433F2C" w:rsidRDefault="00B922E8" w:rsidP="009415D1">
            <w:pPr>
              <w:pStyle w:val="TableContent"/>
              <w:rPr>
                <w:iCs/>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B922E8" w:rsidRPr="00433F2C" w:rsidTr="009415D1">
              <w:tc>
                <w:tcPr>
                  <w:tcW w:w="907" w:type="dxa"/>
                </w:tcPr>
                <w:p w:rsidR="00B922E8" w:rsidRPr="00433F2C" w:rsidRDefault="00B922E8" w:rsidP="009415D1">
                  <w:pPr>
                    <w:pStyle w:val="TableContent"/>
                    <w:rPr>
                      <w:b/>
                      <w:sz w:val="18"/>
                      <w:szCs w:val="18"/>
                    </w:rPr>
                  </w:pPr>
                  <w:r w:rsidRPr="00433F2C">
                    <w:rPr>
                      <w:b/>
                      <w:sz w:val="18"/>
                      <w:szCs w:val="18"/>
                    </w:rPr>
                    <w:t>Profile</w:t>
                  </w:r>
                </w:p>
              </w:tc>
              <w:tc>
                <w:tcPr>
                  <w:tcW w:w="720" w:type="dxa"/>
                </w:tcPr>
                <w:p w:rsidR="00B922E8" w:rsidRPr="00433F2C" w:rsidRDefault="00B922E8" w:rsidP="009415D1">
                  <w:pPr>
                    <w:pStyle w:val="TableContent"/>
                    <w:rPr>
                      <w:b/>
                      <w:sz w:val="18"/>
                      <w:szCs w:val="18"/>
                    </w:rPr>
                  </w:pPr>
                  <w:r w:rsidRPr="00433F2C">
                    <w:rPr>
                      <w:b/>
                      <w:sz w:val="18"/>
                      <w:szCs w:val="18"/>
                    </w:rPr>
                    <w:t>Time</w:t>
                  </w:r>
                </w:p>
              </w:tc>
              <w:tc>
                <w:tcPr>
                  <w:tcW w:w="739" w:type="dxa"/>
                </w:tcPr>
                <w:p w:rsidR="00B922E8" w:rsidRPr="00433F2C" w:rsidRDefault="00B922E8" w:rsidP="009415D1">
                  <w:pPr>
                    <w:pStyle w:val="TableContent"/>
                    <w:rPr>
                      <w:b/>
                      <w:sz w:val="18"/>
                      <w:szCs w:val="18"/>
                    </w:rPr>
                  </w:pPr>
                  <w:r w:rsidRPr="00433F2C">
                    <w:rPr>
                      <w:b/>
                      <w:sz w:val="18"/>
                      <w:szCs w:val="18"/>
                    </w:rPr>
                    <w:t>Conc.</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1h</w:t>
                  </w:r>
                </w:p>
              </w:tc>
              <w:tc>
                <w:tcPr>
                  <w:tcW w:w="739" w:type="dxa"/>
                </w:tcPr>
                <w:p w:rsidR="00B922E8" w:rsidRPr="00433F2C" w:rsidRDefault="00B922E8" w:rsidP="009415D1">
                  <w:pPr>
                    <w:pStyle w:val="TableContent"/>
                    <w:rPr>
                      <w:sz w:val="18"/>
                      <w:szCs w:val="18"/>
                    </w:rPr>
                  </w:pPr>
                  <w:r w:rsidRPr="00433F2C">
                    <w:rPr>
                      <w:sz w:val="18"/>
                      <w:szCs w:val="18"/>
                    </w:rPr>
                    <w:t>0.53</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2h</w:t>
                  </w:r>
                </w:p>
              </w:tc>
              <w:tc>
                <w:tcPr>
                  <w:tcW w:w="739" w:type="dxa"/>
                </w:tcPr>
                <w:p w:rsidR="00B922E8" w:rsidRPr="00433F2C" w:rsidRDefault="00B922E8" w:rsidP="009415D1">
                  <w:pPr>
                    <w:pStyle w:val="TableContent"/>
                    <w:rPr>
                      <w:sz w:val="18"/>
                      <w:szCs w:val="18"/>
                    </w:rPr>
                  </w:pPr>
                  <w:r w:rsidRPr="00433F2C">
                    <w:rPr>
                      <w:sz w:val="18"/>
                      <w:szCs w:val="18"/>
                    </w:rPr>
                    <w:t>1.26</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3h</w:t>
                  </w:r>
                </w:p>
              </w:tc>
              <w:tc>
                <w:tcPr>
                  <w:tcW w:w="739" w:type="dxa"/>
                </w:tcPr>
                <w:p w:rsidR="00B922E8" w:rsidRPr="00433F2C" w:rsidRDefault="00B922E8" w:rsidP="009415D1">
                  <w:pPr>
                    <w:pStyle w:val="TableContent"/>
                    <w:rPr>
                      <w:sz w:val="18"/>
                      <w:szCs w:val="18"/>
                    </w:rPr>
                  </w:pPr>
                  <w:r w:rsidRPr="00433F2C">
                    <w:rPr>
                      <w:sz w:val="18"/>
                      <w:szCs w:val="18"/>
                    </w:rPr>
                    <w:t>0.76</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4h</w:t>
                  </w:r>
                </w:p>
              </w:tc>
              <w:tc>
                <w:tcPr>
                  <w:tcW w:w="739" w:type="dxa"/>
                </w:tcPr>
                <w:p w:rsidR="00B922E8" w:rsidRPr="00433F2C" w:rsidRDefault="00B922E8" w:rsidP="009415D1">
                  <w:pPr>
                    <w:pStyle w:val="TableContent"/>
                    <w:rPr>
                      <w:sz w:val="18"/>
                      <w:szCs w:val="18"/>
                    </w:rPr>
                  </w:pPr>
                  <w:r w:rsidRPr="00433F2C">
                    <w:rPr>
                      <w:sz w:val="18"/>
                      <w:szCs w:val="18"/>
                    </w:rPr>
                    <w:t>BLQ</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5h</w:t>
                  </w:r>
                </w:p>
              </w:tc>
              <w:tc>
                <w:tcPr>
                  <w:tcW w:w="739" w:type="dxa"/>
                </w:tcPr>
                <w:p w:rsidR="00B922E8" w:rsidRPr="00433F2C" w:rsidRDefault="00B922E8" w:rsidP="009415D1">
                  <w:pPr>
                    <w:pStyle w:val="TableContent"/>
                    <w:rPr>
                      <w:sz w:val="18"/>
                      <w:szCs w:val="18"/>
                    </w:rPr>
                  </w:pPr>
                  <w:r w:rsidRPr="00433F2C">
                    <w:rPr>
                      <w:sz w:val="18"/>
                      <w:szCs w:val="18"/>
                    </w:rPr>
                    <w:t>BLQ</w:t>
                  </w:r>
                </w:p>
              </w:tc>
            </w:tr>
          </w:tbl>
          <w:p w:rsidR="00B922E8" w:rsidRPr="00433F2C" w:rsidRDefault="00B922E8" w:rsidP="009415D1">
            <w:pPr>
              <w:pStyle w:val="TableContent"/>
              <w:rPr>
                <w:i/>
                <w:iCs/>
                <w:sz w:val="18"/>
                <w:szCs w:val="18"/>
              </w:rPr>
            </w:pPr>
          </w:p>
          <w:p w:rsidR="00B922E8" w:rsidRPr="00433F2C" w:rsidRDefault="00B922E8" w:rsidP="009415D1">
            <w:pPr>
              <w:pStyle w:val="TableContent"/>
              <w:rPr>
                <w:rFonts w:eastAsia="MS Mincho"/>
                <w:i/>
                <w:iCs/>
                <w:sz w:val="18"/>
                <w:szCs w:val="18"/>
                <w:lang w:eastAsia="ja-JP"/>
              </w:rPr>
            </w:pPr>
            <w:r w:rsidRPr="00433F2C">
              <w:rPr>
                <w:rFonts w:eastAsia="MS Mincho" w:hint="eastAsia"/>
                <w:i/>
                <w:iCs/>
                <w:sz w:val="18"/>
                <w:szCs w:val="18"/>
                <w:lang w:eastAsia="ja-JP"/>
              </w:rPr>
              <w:t>C</w:t>
            </w:r>
            <w:r w:rsidRPr="00433F2C">
              <w:rPr>
                <w:i/>
                <w:iCs/>
                <w:sz w:val="18"/>
                <w:szCs w:val="18"/>
              </w:rPr>
              <w:t xml:space="preserve">LAST in above example is </w:t>
            </w:r>
            <w:r w:rsidRPr="00433F2C">
              <w:rPr>
                <w:rFonts w:eastAsia="MS Mincho" w:hint="eastAsia"/>
                <w:i/>
                <w:iCs/>
                <w:sz w:val="18"/>
                <w:szCs w:val="18"/>
                <w:lang w:eastAsia="ja-JP"/>
              </w:rPr>
              <w:t>0.76</w:t>
            </w:r>
          </w:p>
          <w:p w:rsidR="00B922E8" w:rsidRPr="00433F2C" w:rsidRDefault="00B922E8" w:rsidP="009415D1">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2E8" w:rsidRPr="00433F2C" w:rsidTr="009415D1">
              <w:tc>
                <w:tcPr>
                  <w:tcW w:w="2412" w:type="dxa"/>
                </w:tcPr>
                <w:p w:rsidR="00B922E8" w:rsidRPr="00433F2C" w:rsidRDefault="00B922E8" w:rsidP="009415D1">
                  <w:pPr>
                    <w:pStyle w:val="TableContent"/>
                    <w:rPr>
                      <w:b/>
                      <w:iCs/>
                      <w:sz w:val="18"/>
                      <w:szCs w:val="18"/>
                    </w:rPr>
                  </w:pPr>
                  <w:r w:rsidRPr="00433F2C">
                    <w:rPr>
                      <w:b/>
                      <w:iCs/>
                      <w:sz w:val="18"/>
                      <w:szCs w:val="18"/>
                    </w:rPr>
                    <w:t>Data Checks</w:t>
                  </w:r>
                </w:p>
              </w:tc>
              <w:tc>
                <w:tcPr>
                  <w:tcW w:w="2415" w:type="dxa"/>
                </w:tcPr>
                <w:p w:rsidR="00B922E8" w:rsidRPr="00433F2C" w:rsidRDefault="00B922E8" w:rsidP="009415D1">
                  <w:pPr>
                    <w:pStyle w:val="TableContent"/>
                    <w:rPr>
                      <w:b/>
                      <w:iCs/>
                      <w:sz w:val="18"/>
                      <w:szCs w:val="18"/>
                    </w:rPr>
                  </w:pPr>
                  <w:r w:rsidRPr="00433F2C">
                    <w:rPr>
                      <w:b/>
                      <w:iCs/>
                      <w:sz w:val="18"/>
                      <w:szCs w:val="18"/>
                    </w:rPr>
                    <w:t>Actions</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all Cs = 0</w:t>
                  </w:r>
                </w:p>
              </w:tc>
              <w:tc>
                <w:tcPr>
                  <w:tcW w:w="2415" w:type="dxa"/>
                </w:tcPr>
                <w:p w:rsidR="00B922E8" w:rsidRPr="00433F2C" w:rsidRDefault="00B922E8" w:rsidP="009415D1">
                  <w:pPr>
                    <w:pStyle w:val="TableContent"/>
                    <w:rPr>
                      <w:iCs/>
                      <w:sz w:val="18"/>
                      <w:szCs w:val="18"/>
                    </w:rPr>
                  </w:pPr>
                  <w:r w:rsidRPr="00433F2C">
                    <w:rPr>
                      <w:iCs/>
                      <w:sz w:val="18"/>
                      <w:szCs w:val="18"/>
                    </w:rPr>
                    <w:t>Return “ND”</w:t>
                  </w:r>
                </w:p>
                <w:p w:rsidR="00B922E8" w:rsidRPr="00433F2C" w:rsidRDefault="00B922E8" w:rsidP="009415D1">
                  <w:pPr>
                    <w:pStyle w:val="TableContent"/>
                    <w:rPr>
                      <w:iCs/>
                      <w:sz w:val="18"/>
                      <w:szCs w:val="18"/>
                    </w:rPr>
                  </w:pPr>
                  <w:r w:rsidRPr="00433F2C">
                    <w:rPr>
                      <w:iCs/>
                      <w:sz w:val="18"/>
                      <w:szCs w:val="18"/>
                    </w:rPr>
                    <w:t>(Not Determined)</w:t>
                  </w:r>
                </w:p>
              </w:tc>
            </w:tr>
          </w:tbl>
          <w:p w:rsidR="00B922E8" w:rsidRPr="00433F2C" w:rsidRDefault="00B922E8" w:rsidP="009415D1">
            <w:pPr>
              <w:pStyle w:val="TableContent"/>
              <w:rPr>
                <w:sz w:val="18"/>
                <w:szCs w:val="18"/>
              </w:rPr>
            </w:pPr>
          </w:p>
        </w:tc>
        <w:tc>
          <w:tcPr>
            <w:tcW w:w="998" w:type="dxa"/>
          </w:tcPr>
          <w:p w:rsidR="00B922E8" w:rsidRPr="00433F2C" w:rsidRDefault="00B922E8" w:rsidP="009415D1">
            <w:pPr>
              <w:pStyle w:val="TableContent"/>
              <w:rPr>
                <w:rFonts w:cs="Arial"/>
                <w:sz w:val="18"/>
                <w:szCs w:val="18"/>
              </w:rPr>
            </w:pPr>
            <w:r w:rsidRPr="00433F2C">
              <w:rPr>
                <w:rFonts w:cs="Arial"/>
                <w:sz w:val="18"/>
                <w:szCs w:val="18"/>
              </w:rPr>
              <w:t>3</w:t>
            </w:r>
          </w:p>
        </w:tc>
        <w:tc>
          <w:tcPr>
            <w:tcW w:w="1571" w:type="dxa"/>
          </w:tcPr>
          <w:p w:rsidR="00B922E8" w:rsidRPr="00433F2C" w:rsidRDefault="00B922E8" w:rsidP="009415D1">
            <w:pPr>
              <w:pStyle w:val="TableContent"/>
              <w:rPr>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t>1.0</w:t>
            </w:r>
          </w:p>
        </w:tc>
        <w:tc>
          <w:tcPr>
            <w:tcW w:w="1375" w:type="dxa"/>
          </w:tcPr>
          <w:p w:rsidR="00433F2C" w:rsidRPr="00252B00" w:rsidRDefault="00433F2C">
            <w:pPr>
              <w:pStyle w:val="TableContent"/>
              <w:rPr>
                <w:b/>
                <w:sz w:val="18"/>
                <w:szCs w:val="18"/>
              </w:rPr>
            </w:pPr>
            <w:bookmarkStart w:id="88" w:name="CLASTi"/>
            <w:r w:rsidRPr="00252B00">
              <w:rPr>
                <w:b/>
                <w:sz w:val="18"/>
                <w:szCs w:val="18"/>
              </w:rPr>
              <w:t>CLAST</w:t>
            </w:r>
            <w:r w:rsidR="00515CB0" w:rsidRPr="00252B00">
              <w:rPr>
                <w:b/>
                <w:sz w:val="18"/>
                <w:szCs w:val="18"/>
              </w:rPr>
              <w:t>i</w:t>
            </w:r>
            <w:bookmarkEnd w:id="88"/>
          </w:p>
        </w:tc>
        <w:tc>
          <w:tcPr>
            <w:tcW w:w="5465" w:type="dxa"/>
          </w:tcPr>
          <w:p w:rsidR="00433F2C" w:rsidRPr="00AB4B19" w:rsidRDefault="00433F2C">
            <w:pPr>
              <w:pStyle w:val="TableContent"/>
              <w:rPr>
                <w:iCs/>
                <w:sz w:val="18"/>
                <w:szCs w:val="18"/>
              </w:rPr>
            </w:pPr>
            <w:r w:rsidRPr="00433F2C">
              <w:rPr>
                <w:rFonts w:eastAsia="MS Mincho" w:hint="eastAsia"/>
                <w:b/>
                <w:bCs w:val="0"/>
                <w:iCs/>
                <w:sz w:val="18"/>
                <w:szCs w:val="18"/>
                <w:lang w:eastAsia="ja-JP"/>
              </w:rPr>
              <w:t>L</w:t>
            </w:r>
            <w:r w:rsidRPr="00433F2C">
              <w:rPr>
                <w:b/>
                <w:bCs w:val="0"/>
                <w:iCs/>
                <w:sz w:val="18"/>
                <w:szCs w:val="18"/>
              </w:rPr>
              <w:t>ast measurable (non-zero) plasma concentration</w:t>
            </w:r>
            <w:r w:rsidRPr="00433F2C">
              <w:rPr>
                <w:rFonts w:eastAsia="MS Mincho" w:hint="eastAsia"/>
                <w:b/>
                <w:bCs w:val="0"/>
                <w:iCs/>
                <w:sz w:val="18"/>
                <w:szCs w:val="18"/>
                <w:lang w:eastAsia="ja-JP"/>
              </w:rPr>
              <w:t xml:space="preserve"> </w:t>
            </w:r>
            <w:r w:rsidRPr="00433F2C">
              <w:rPr>
                <w:iCs/>
                <w:sz w:val="18"/>
                <w:szCs w:val="18"/>
              </w:rPr>
              <w:t>is obtained by inspection of the data.</w:t>
            </w:r>
            <w:r w:rsidR="00AB4B19">
              <w:rPr>
                <w:iCs/>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w:t>
                  </w:r>
                </w:p>
              </w:tc>
              <w:tc>
                <w:tcPr>
                  <w:tcW w:w="739" w:type="dxa"/>
                </w:tcPr>
                <w:p w:rsidR="00433F2C" w:rsidRPr="00433F2C" w:rsidRDefault="00433F2C">
                  <w:pPr>
                    <w:pStyle w:val="TableContent"/>
                    <w:rPr>
                      <w:sz w:val="18"/>
                      <w:szCs w:val="18"/>
                    </w:rPr>
                  </w:pPr>
                  <w:r w:rsidRPr="00433F2C">
                    <w:rPr>
                      <w:sz w:val="18"/>
                      <w:szCs w:val="18"/>
                    </w:rPr>
                    <w:t>0.76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w:t>
                  </w:r>
                </w:p>
              </w:tc>
              <w:tc>
                <w:tcPr>
                  <w:tcW w:w="739" w:type="dxa"/>
                </w:tcPr>
                <w:p w:rsidR="00433F2C" w:rsidRPr="00433F2C" w:rsidRDefault="00433F2C">
                  <w:pPr>
                    <w:pStyle w:val="TableContent"/>
                    <w:rPr>
                      <w:sz w:val="18"/>
                      <w:szCs w:val="18"/>
                    </w:rPr>
                  </w:pPr>
                  <w:r w:rsidRPr="00433F2C">
                    <w:rPr>
                      <w:sz w:val="18"/>
                      <w:szCs w:val="18"/>
                    </w:rPr>
                    <w:t>BLQ</w:t>
                  </w:r>
                </w:p>
              </w:tc>
            </w:tr>
          </w:tbl>
          <w:p w:rsidR="00433F2C" w:rsidRPr="00433F2C" w:rsidRDefault="00433F2C">
            <w:pPr>
              <w:pStyle w:val="TableContent"/>
              <w:rPr>
                <w:i/>
                <w:iCs/>
                <w:sz w:val="18"/>
                <w:szCs w:val="18"/>
              </w:rPr>
            </w:pPr>
          </w:p>
          <w:p w:rsidR="00433F2C" w:rsidRPr="00433F2C" w:rsidRDefault="00433F2C">
            <w:pPr>
              <w:pStyle w:val="TableContent"/>
              <w:rPr>
                <w:rFonts w:eastAsia="MS Mincho"/>
                <w:i/>
                <w:iCs/>
                <w:sz w:val="18"/>
                <w:szCs w:val="18"/>
                <w:lang w:eastAsia="ja-JP"/>
              </w:rPr>
            </w:pPr>
            <w:r w:rsidRPr="00433F2C">
              <w:rPr>
                <w:rFonts w:eastAsia="MS Mincho" w:hint="eastAsia"/>
                <w:i/>
                <w:iCs/>
                <w:sz w:val="18"/>
                <w:szCs w:val="18"/>
                <w:lang w:eastAsia="ja-JP"/>
              </w:rPr>
              <w:t>C</w:t>
            </w:r>
            <w:r w:rsidRPr="00433F2C">
              <w:rPr>
                <w:i/>
                <w:iCs/>
                <w:sz w:val="18"/>
                <w:szCs w:val="18"/>
              </w:rPr>
              <w:t>LAST</w:t>
            </w:r>
            <w:r w:rsidR="00515CB0">
              <w:rPr>
                <w:i/>
                <w:iCs/>
                <w:sz w:val="18"/>
                <w:szCs w:val="18"/>
              </w:rPr>
              <w:t>i</w:t>
            </w:r>
            <w:r w:rsidRPr="00433F2C">
              <w:rPr>
                <w:i/>
                <w:iCs/>
                <w:sz w:val="18"/>
                <w:szCs w:val="18"/>
              </w:rPr>
              <w:t xml:space="preserve"> in above example is </w:t>
            </w:r>
            <w:r w:rsidRPr="00433F2C">
              <w:rPr>
                <w:rFonts w:eastAsia="MS Mincho" w:hint="eastAsia"/>
                <w:i/>
                <w:iCs/>
                <w:sz w:val="18"/>
                <w:szCs w:val="18"/>
                <w:lang w:eastAsia="ja-JP"/>
              </w:rPr>
              <w:t>0.76</w:t>
            </w:r>
          </w:p>
          <w:p w:rsidR="00433F2C" w:rsidRPr="00433F2C" w:rsidRDefault="00433F2C">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Return “ND”</w:t>
                  </w:r>
                </w:p>
                <w:p w:rsidR="00433F2C" w:rsidRPr="00433F2C" w:rsidRDefault="00433F2C">
                  <w:pPr>
                    <w:pStyle w:val="TableContent"/>
                    <w:rPr>
                      <w:iCs/>
                      <w:sz w:val="18"/>
                      <w:szCs w:val="18"/>
                    </w:rPr>
                  </w:pPr>
                  <w:r w:rsidRPr="00433F2C">
                    <w:rPr>
                      <w:iCs/>
                      <w:sz w:val="18"/>
                      <w:szCs w:val="18"/>
                    </w:rPr>
                    <w:t>(Not Determined)</w:t>
                  </w:r>
                </w:p>
              </w:tc>
            </w:tr>
          </w:tbl>
          <w:p w:rsidR="00433F2C" w:rsidRPr="00433F2C" w:rsidRDefault="00433F2C">
            <w:pPr>
              <w:pStyle w:val="TableContent"/>
              <w:rPr>
                <w:sz w:val="18"/>
                <w:szCs w:val="18"/>
              </w:rPr>
            </w:pP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5770D5">
            <w:pPr>
              <w:pStyle w:val="TableContent"/>
              <w:rPr>
                <w:sz w:val="18"/>
                <w:szCs w:val="18"/>
              </w:rPr>
            </w:pPr>
            <w:r>
              <w:rPr>
                <w:rFonts w:cs="Arial"/>
                <w:sz w:val="18"/>
                <w:szCs w:val="18"/>
              </w:rPr>
              <w:t>CONCU</w:t>
            </w:r>
          </w:p>
        </w:tc>
      </w:tr>
      <w:tr w:rsidR="007D09C5" w:rsidRPr="00433F2C" w:rsidTr="006C308F">
        <w:trPr>
          <w:jc w:val="center"/>
        </w:trPr>
        <w:tc>
          <w:tcPr>
            <w:tcW w:w="1080" w:type="dxa"/>
          </w:tcPr>
          <w:p w:rsidR="007D09C5" w:rsidRPr="00433F2C" w:rsidRDefault="007D09C5" w:rsidP="006C308F">
            <w:pPr>
              <w:pStyle w:val="TableContent"/>
              <w:rPr>
                <w:sz w:val="18"/>
                <w:szCs w:val="18"/>
              </w:rPr>
            </w:pPr>
            <w:r>
              <w:rPr>
                <w:iCs/>
                <w:sz w:val="18"/>
                <w:szCs w:val="18"/>
              </w:rPr>
              <w:lastRenderedPageBreak/>
              <w:t>1.0</w:t>
            </w:r>
          </w:p>
        </w:tc>
        <w:tc>
          <w:tcPr>
            <w:tcW w:w="1375" w:type="dxa"/>
          </w:tcPr>
          <w:p w:rsidR="007D09C5" w:rsidRPr="00252B00" w:rsidRDefault="007D09C5" w:rsidP="006C308F">
            <w:pPr>
              <w:pStyle w:val="TableContent"/>
              <w:rPr>
                <w:b/>
                <w:sz w:val="18"/>
                <w:szCs w:val="18"/>
              </w:rPr>
            </w:pPr>
            <w:bookmarkStart w:id="89" w:name="CMIN"/>
            <w:r w:rsidRPr="00252B00">
              <w:rPr>
                <w:b/>
                <w:sz w:val="18"/>
                <w:szCs w:val="18"/>
              </w:rPr>
              <w:t>CMIN</w:t>
            </w:r>
            <w:bookmarkEnd w:id="89"/>
          </w:p>
        </w:tc>
        <w:tc>
          <w:tcPr>
            <w:tcW w:w="5465" w:type="dxa"/>
          </w:tcPr>
          <w:p w:rsidR="007D09C5" w:rsidRPr="00AB4B19" w:rsidRDefault="007D09C5" w:rsidP="006C308F">
            <w:pPr>
              <w:pStyle w:val="TableContent"/>
              <w:rPr>
                <w:iCs/>
                <w:sz w:val="18"/>
                <w:szCs w:val="18"/>
              </w:rPr>
            </w:pPr>
            <w:r w:rsidRPr="00433F2C">
              <w:rPr>
                <w:rFonts w:eastAsia="MS Mincho"/>
                <w:iCs/>
                <w:sz w:val="18"/>
                <w:szCs w:val="18"/>
                <w:lang w:eastAsia="ja-JP"/>
              </w:rPr>
              <w:t>For steady-state data, the</w:t>
            </w:r>
            <w:r w:rsidRPr="00433F2C">
              <w:rPr>
                <w:rFonts w:eastAsia="MS Mincho"/>
                <w:b/>
                <w:iCs/>
                <w:sz w:val="18"/>
                <w:szCs w:val="18"/>
                <w:lang w:eastAsia="ja-JP"/>
              </w:rPr>
              <w:t xml:space="preserve"> m</w:t>
            </w:r>
            <w:r w:rsidRPr="00433F2C">
              <w:rPr>
                <w:rFonts w:eastAsia="MS Mincho" w:hint="eastAsia"/>
                <w:b/>
                <w:iCs/>
                <w:sz w:val="18"/>
                <w:szCs w:val="18"/>
                <w:lang w:eastAsia="ja-JP"/>
              </w:rPr>
              <w:t>inimum</w:t>
            </w:r>
            <w:r w:rsidRPr="00433F2C">
              <w:rPr>
                <w:b/>
                <w:iCs/>
                <w:sz w:val="18"/>
                <w:szCs w:val="18"/>
              </w:rPr>
              <w:t xml:space="preserve"> observed concentration </w:t>
            </w:r>
            <w:r w:rsidRPr="00433F2C">
              <w:rPr>
                <w:bCs w:val="0"/>
                <w:iCs/>
                <w:sz w:val="18"/>
                <w:szCs w:val="18"/>
              </w:rPr>
              <w:t xml:space="preserve">in a </w:t>
            </w:r>
            <w:r>
              <w:rPr>
                <w:bCs w:val="0"/>
                <w:iCs/>
                <w:sz w:val="18"/>
                <w:szCs w:val="18"/>
              </w:rPr>
              <w:t xml:space="preserve">profile </w:t>
            </w:r>
            <w:r w:rsidRPr="00433F2C">
              <w:rPr>
                <w:iCs/>
                <w:sz w:val="18"/>
                <w:szCs w:val="18"/>
              </w:rPr>
              <w:t>by inspection of the data.</w:t>
            </w:r>
          </w:p>
          <w:p w:rsidR="007D09C5" w:rsidRPr="00433F2C" w:rsidRDefault="007D09C5" w:rsidP="006C308F">
            <w:pPr>
              <w:pStyle w:val="TableContent"/>
              <w:rPr>
                <w:iCs/>
                <w:sz w:val="18"/>
                <w:szCs w:val="18"/>
              </w:rPr>
            </w:pPr>
          </w:p>
          <w:p w:rsidR="007D09C5" w:rsidRPr="00433F2C" w:rsidRDefault="007D09C5" w:rsidP="006C308F">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D09C5" w:rsidRPr="00433F2C" w:rsidTr="006C308F">
              <w:tc>
                <w:tcPr>
                  <w:tcW w:w="907" w:type="dxa"/>
                </w:tcPr>
                <w:p w:rsidR="007D09C5" w:rsidRPr="00433F2C" w:rsidRDefault="007D09C5" w:rsidP="006C308F">
                  <w:pPr>
                    <w:pStyle w:val="TableContent"/>
                    <w:rPr>
                      <w:b/>
                      <w:sz w:val="18"/>
                      <w:szCs w:val="18"/>
                    </w:rPr>
                  </w:pPr>
                  <w:r w:rsidRPr="00433F2C">
                    <w:rPr>
                      <w:b/>
                      <w:sz w:val="18"/>
                      <w:szCs w:val="18"/>
                    </w:rPr>
                    <w:t>Profile</w:t>
                  </w:r>
                </w:p>
              </w:tc>
              <w:tc>
                <w:tcPr>
                  <w:tcW w:w="720" w:type="dxa"/>
                </w:tcPr>
                <w:p w:rsidR="007D09C5" w:rsidRPr="00433F2C" w:rsidRDefault="007D09C5" w:rsidP="006C308F">
                  <w:pPr>
                    <w:pStyle w:val="TableContent"/>
                    <w:rPr>
                      <w:b/>
                      <w:sz w:val="18"/>
                      <w:szCs w:val="18"/>
                    </w:rPr>
                  </w:pPr>
                  <w:r w:rsidRPr="00433F2C">
                    <w:rPr>
                      <w:b/>
                      <w:sz w:val="18"/>
                      <w:szCs w:val="18"/>
                    </w:rPr>
                    <w:t>Time</w:t>
                  </w:r>
                </w:p>
              </w:tc>
              <w:tc>
                <w:tcPr>
                  <w:tcW w:w="739" w:type="dxa"/>
                </w:tcPr>
                <w:p w:rsidR="007D09C5" w:rsidRPr="00433F2C" w:rsidRDefault="007D09C5" w:rsidP="006C308F">
                  <w:pPr>
                    <w:pStyle w:val="TableContent"/>
                    <w:rPr>
                      <w:b/>
                      <w:sz w:val="18"/>
                      <w:szCs w:val="18"/>
                    </w:rPr>
                  </w:pPr>
                  <w:r w:rsidRPr="00433F2C">
                    <w:rPr>
                      <w:b/>
                      <w:sz w:val="18"/>
                      <w:szCs w:val="18"/>
                    </w:rPr>
                    <w:t>Conc.</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0.5h</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1h</w:t>
                  </w:r>
                </w:p>
              </w:tc>
              <w:tc>
                <w:tcPr>
                  <w:tcW w:w="739" w:type="dxa"/>
                </w:tcPr>
                <w:p w:rsidR="007D09C5" w:rsidRPr="00433F2C" w:rsidRDefault="007D09C5" w:rsidP="006C308F">
                  <w:pPr>
                    <w:pStyle w:val="TableContent"/>
                    <w:rPr>
                      <w:sz w:val="18"/>
                      <w:szCs w:val="18"/>
                    </w:rPr>
                  </w:pPr>
                  <w:r w:rsidRPr="00433F2C">
                    <w:rPr>
                      <w:sz w:val="18"/>
                      <w:szCs w:val="18"/>
                    </w:rPr>
                    <w:t>2.45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4h</w:t>
                  </w:r>
                </w:p>
              </w:tc>
              <w:tc>
                <w:tcPr>
                  <w:tcW w:w="739" w:type="dxa"/>
                </w:tcPr>
                <w:p w:rsidR="007D09C5" w:rsidRPr="00433F2C" w:rsidRDefault="007D09C5" w:rsidP="006C308F">
                  <w:pPr>
                    <w:pStyle w:val="TableContent"/>
                    <w:rPr>
                      <w:sz w:val="18"/>
                      <w:szCs w:val="18"/>
                    </w:rPr>
                  </w:pPr>
                  <w:r w:rsidRPr="00433F2C">
                    <w:rPr>
                      <w:sz w:val="18"/>
                      <w:szCs w:val="18"/>
                    </w:rPr>
                    <w:t>1.26</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12h</w:t>
                  </w:r>
                </w:p>
              </w:tc>
              <w:tc>
                <w:tcPr>
                  <w:tcW w:w="739" w:type="dxa"/>
                </w:tcPr>
                <w:p w:rsidR="007D09C5" w:rsidRPr="00433F2C" w:rsidRDefault="007D09C5" w:rsidP="006C308F">
                  <w:pPr>
                    <w:pStyle w:val="TableContent"/>
                    <w:rPr>
                      <w:sz w:val="18"/>
                      <w:szCs w:val="18"/>
                    </w:rPr>
                  </w:pPr>
                  <w:r w:rsidRPr="00433F2C">
                    <w:rPr>
                      <w:sz w:val="18"/>
                      <w:szCs w:val="18"/>
                    </w:rPr>
                    <w:t>0.65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16h</w:t>
                  </w:r>
                </w:p>
              </w:tc>
              <w:tc>
                <w:tcPr>
                  <w:tcW w:w="739" w:type="dxa"/>
                </w:tcPr>
                <w:p w:rsidR="007D09C5" w:rsidRPr="00433F2C" w:rsidRDefault="007D09C5" w:rsidP="006C308F">
                  <w:pPr>
                    <w:pStyle w:val="TableContent"/>
                    <w:rPr>
                      <w:sz w:val="18"/>
                      <w:szCs w:val="18"/>
                    </w:rPr>
                  </w:pPr>
                  <w:r w:rsidRPr="00433F2C">
                    <w:rPr>
                      <w:sz w:val="18"/>
                      <w:szCs w:val="18"/>
                    </w:rPr>
                    <w:t>BLQ</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24h</w:t>
                  </w:r>
                </w:p>
              </w:tc>
              <w:tc>
                <w:tcPr>
                  <w:tcW w:w="739" w:type="dxa"/>
                </w:tcPr>
                <w:p w:rsidR="007D09C5" w:rsidRPr="00433F2C" w:rsidRDefault="007D09C5" w:rsidP="006C308F">
                  <w:pPr>
                    <w:pStyle w:val="TableContent"/>
                    <w:rPr>
                      <w:sz w:val="18"/>
                      <w:szCs w:val="18"/>
                    </w:rPr>
                  </w:pPr>
                  <w:r w:rsidRPr="00433F2C">
                    <w:rPr>
                      <w:sz w:val="18"/>
                      <w:szCs w:val="18"/>
                    </w:rPr>
                    <w:t>0.20</w:t>
                  </w:r>
                </w:p>
              </w:tc>
            </w:tr>
          </w:tbl>
          <w:p w:rsidR="007D09C5" w:rsidRPr="00433F2C" w:rsidRDefault="007D09C5" w:rsidP="006C308F">
            <w:pPr>
              <w:pStyle w:val="TableContent"/>
              <w:rPr>
                <w:sz w:val="18"/>
                <w:szCs w:val="18"/>
              </w:rPr>
            </w:pPr>
          </w:p>
          <w:p w:rsidR="007D09C5" w:rsidRPr="00433F2C" w:rsidRDefault="007D09C5" w:rsidP="006C308F">
            <w:pPr>
              <w:pStyle w:val="TableContent"/>
              <w:rPr>
                <w:sz w:val="18"/>
                <w:szCs w:val="18"/>
              </w:rPr>
            </w:pPr>
            <w:r w:rsidRPr="00433F2C">
              <w:rPr>
                <w:sz w:val="18"/>
                <w:szCs w:val="18"/>
              </w:rPr>
              <w:t>As per above example table</w:t>
            </w:r>
          </w:p>
          <w:p w:rsidR="007D09C5" w:rsidRPr="00433F2C" w:rsidRDefault="007D09C5" w:rsidP="006C308F">
            <w:pPr>
              <w:pStyle w:val="TableContent"/>
              <w:rPr>
                <w:rFonts w:eastAsia="MS Mincho"/>
                <w:sz w:val="18"/>
                <w:szCs w:val="18"/>
                <w:lang w:eastAsia="ja-JP"/>
              </w:rPr>
            </w:pPr>
            <w:r w:rsidRPr="00433F2C">
              <w:rPr>
                <w:rFonts w:eastAsia="MS Mincho" w:hint="eastAsia"/>
                <w:sz w:val="18"/>
                <w:szCs w:val="18"/>
                <w:lang w:eastAsia="ja-JP"/>
              </w:rPr>
              <w:t>C</w:t>
            </w:r>
            <w:r w:rsidRPr="00433F2C">
              <w:rPr>
                <w:sz w:val="18"/>
                <w:szCs w:val="18"/>
              </w:rPr>
              <w:t xml:space="preserve">MIN = </w:t>
            </w:r>
            <w:r w:rsidRPr="00433F2C">
              <w:rPr>
                <w:rFonts w:eastAsia="MS Mincho" w:hint="eastAsia"/>
                <w:sz w:val="18"/>
                <w:szCs w:val="18"/>
                <w:lang w:eastAsia="ja-JP"/>
              </w:rPr>
              <w:t>0</w:t>
            </w:r>
          </w:p>
          <w:p w:rsidR="007D09C5" w:rsidRPr="00433F2C" w:rsidRDefault="007D09C5" w:rsidP="006C308F">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7D09C5" w:rsidRPr="00433F2C" w:rsidTr="009F747E">
              <w:tc>
                <w:tcPr>
                  <w:tcW w:w="2644" w:type="dxa"/>
                </w:tcPr>
                <w:p w:rsidR="007D09C5" w:rsidRPr="00433F2C" w:rsidRDefault="007D09C5" w:rsidP="006C308F">
                  <w:pPr>
                    <w:pStyle w:val="TableContent"/>
                    <w:rPr>
                      <w:b/>
                      <w:iCs/>
                      <w:sz w:val="18"/>
                      <w:szCs w:val="18"/>
                    </w:rPr>
                  </w:pPr>
                  <w:r w:rsidRPr="00433F2C">
                    <w:rPr>
                      <w:b/>
                      <w:iCs/>
                      <w:sz w:val="18"/>
                      <w:szCs w:val="18"/>
                    </w:rPr>
                    <w:t>Data Checks</w:t>
                  </w:r>
                </w:p>
              </w:tc>
              <w:tc>
                <w:tcPr>
                  <w:tcW w:w="2644" w:type="dxa"/>
                </w:tcPr>
                <w:p w:rsidR="007D09C5" w:rsidRPr="00433F2C" w:rsidRDefault="007D09C5" w:rsidP="006C308F">
                  <w:pPr>
                    <w:pStyle w:val="TableContent"/>
                    <w:rPr>
                      <w:b/>
                      <w:iCs/>
                      <w:sz w:val="18"/>
                      <w:szCs w:val="18"/>
                    </w:rPr>
                  </w:pPr>
                  <w:r w:rsidRPr="00433F2C">
                    <w:rPr>
                      <w:b/>
                      <w:iCs/>
                      <w:sz w:val="18"/>
                      <w:szCs w:val="18"/>
                    </w:rPr>
                    <w:t>Actions</w:t>
                  </w:r>
                </w:p>
              </w:tc>
            </w:tr>
            <w:tr w:rsidR="007D09C5" w:rsidRPr="00433F2C" w:rsidTr="009F747E">
              <w:tc>
                <w:tcPr>
                  <w:tcW w:w="2644" w:type="dxa"/>
                </w:tcPr>
                <w:p w:rsidR="007D09C5" w:rsidRPr="00433F2C" w:rsidRDefault="007D09C5" w:rsidP="006C308F">
                  <w:pPr>
                    <w:pStyle w:val="TableContent"/>
                    <w:rPr>
                      <w:iCs/>
                      <w:sz w:val="18"/>
                      <w:szCs w:val="18"/>
                    </w:rPr>
                  </w:pPr>
                  <w:r w:rsidRPr="00433F2C">
                    <w:rPr>
                      <w:iCs/>
                      <w:sz w:val="18"/>
                      <w:szCs w:val="18"/>
                    </w:rPr>
                    <w:t>If all Cs = 0</w:t>
                  </w:r>
                </w:p>
              </w:tc>
              <w:tc>
                <w:tcPr>
                  <w:tcW w:w="2644" w:type="dxa"/>
                </w:tcPr>
                <w:p w:rsidR="007D09C5" w:rsidRPr="00433F2C" w:rsidRDefault="007D09C5" w:rsidP="006C308F">
                  <w:pPr>
                    <w:pStyle w:val="TableContent"/>
                    <w:rPr>
                      <w:iCs/>
                      <w:sz w:val="18"/>
                      <w:szCs w:val="18"/>
                    </w:rPr>
                  </w:pPr>
                  <w:r w:rsidRPr="00433F2C">
                    <w:rPr>
                      <w:iCs/>
                      <w:sz w:val="18"/>
                      <w:szCs w:val="18"/>
                    </w:rPr>
                    <w:t>Return “NA”</w:t>
                  </w:r>
                </w:p>
                <w:p w:rsidR="007D09C5" w:rsidRPr="00433F2C" w:rsidRDefault="007D09C5" w:rsidP="006C308F">
                  <w:pPr>
                    <w:pStyle w:val="TableContent"/>
                    <w:rPr>
                      <w:iCs/>
                      <w:sz w:val="18"/>
                      <w:szCs w:val="18"/>
                    </w:rPr>
                  </w:pPr>
                  <w:r w:rsidRPr="00433F2C">
                    <w:rPr>
                      <w:iCs/>
                      <w:sz w:val="18"/>
                      <w:szCs w:val="18"/>
                    </w:rPr>
                    <w:t>(Not Determined)</w:t>
                  </w:r>
                </w:p>
              </w:tc>
            </w:tr>
          </w:tbl>
          <w:p w:rsidR="007D09C5" w:rsidRPr="00433F2C" w:rsidRDefault="007D09C5" w:rsidP="006C308F">
            <w:pPr>
              <w:pStyle w:val="TableContent"/>
              <w:rPr>
                <w:sz w:val="18"/>
                <w:szCs w:val="18"/>
              </w:rPr>
            </w:pPr>
          </w:p>
        </w:tc>
        <w:tc>
          <w:tcPr>
            <w:tcW w:w="998" w:type="dxa"/>
          </w:tcPr>
          <w:p w:rsidR="007D09C5" w:rsidRPr="00433F2C" w:rsidRDefault="007D09C5" w:rsidP="006C308F">
            <w:pPr>
              <w:pStyle w:val="TableContent"/>
              <w:rPr>
                <w:rFonts w:cs="Arial"/>
                <w:sz w:val="18"/>
                <w:szCs w:val="18"/>
              </w:rPr>
            </w:pPr>
            <w:r w:rsidRPr="00433F2C">
              <w:rPr>
                <w:rFonts w:cs="Arial"/>
                <w:sz w:val="18"/>
                <w:szCs w:val="18"/>
              </w:rPr>
              <w:t>3</w:t>
            </w:r>
          </w:p>
        </w:tc>
        <w:tc>
          <w:tcPr>
            <w:tcW w:w="1571" w:type="dxa"/>
          </w:tcPr>
          <w:p w:rsidR="007D09C5" w:rsidRPr="00433F2C" w:rsidRDefault="007D09C5" w:rsidP="006C308F">
            <w:pPr>
              <w:pStyle w:val="TableContent"/>
              <w:rPr>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t>1.0</w:t>
            </w:r>
          </w:p>
        </w:tc>
        <w:tc>
          <w:tcPr>
            <w:tcW w:w="1375" w:type="dxa"/>
          </w:tcPr>
          <w:p w:rsidR="00433F2C" w:rsidRPr="00252B00" w:rsidRDefault="00433F2C">
            <w:pPr>
              <w:pStyle w:val="TableContent"/>
              <w:rPr>
                <w:b/>
                <w:sz w:val="18"/>
                <w:szCs w:val="18"/>
              </w:rPr>
            </w:pPr>
            <w:bookmarkStart w:id="90" w:name="CMINi"/>
            <w:r w:rsidRPr="00252B00">
              <w:rPr>
                <w:b/>
                <w:sz w:val="18"/>
                <w:szCs w:val="18"/>
              </w:rPr>
              <w:t>CMIN</w:t>
            </w:r>
            <w:r w:rsidRPr="00252B00">
              <w:rPr>
                <w:b/>
                <w:i/>
                <w:iCs/>
                <w:sz w:val="18"/>
                <w:szCs w:val="18"/>
              </w:rPr>
              <w:t>i</w:t>
            </w:r>
            <w:bookmarkEnd w:id="90"/>
          </w:p>
        </w:tc>
        <w:tc>
          <w:tcPr>
            <w:tcW w:w="5465" w:type="dxa"/>
          </w:tcPr>
          <w:p w:rsidR="00AB4B19" w:rsidRPr="00AB4B19" w:rsidRDefault="00433F2C" w:rsidP="00AB4B19">
            <w:pPr>
              <w:pStyle w:val="TableContent"/>
              <w:rPr>
                <w:iCs/>
                <w:sz w:val="18"/>
                <w:szCs w:val="18"/>
              </w:rPr>
            </w:pPr>
            <w:r w:rsidRPr="00433F2C">
              <w:rPr>
                <w:rFonts w:eastAsia="MS Mincho"/>
                <w:iCs/>
                <w:sz w:val="18"/>
                <w:szCs w:val="18"/>
                <w:lang w:eastAsia="ja-JP"/>
              </w:rPr>
              <w:t>For steady-state data, the</w:t>
            </w:r>
            <w:r w:rsidRPr="00433F2C">
              <w:rPr>
                <w:rFonts w:eastAsia="MS Mincho"/>
                <w:b/>
                <w:iCs/>
                <w:sz w:val="18"/>
                <w:szCs w:val="18"/>
                <w:lang w:eastAsia="ja-JP"/>
              </w:rPr>
              <w:t xml:space="preserve"> m</w:t>
            </w:r>
            <w:r w:rsidRPr="00433F2C">
              <w:rPr>
                <w:rFonts w:eastAsia="MS Mincho" w:hint="eastAsia"/>
                <w:b/>
                <w:iCs/>
                <w:sz w:val="18"/>
                <w:szCs w:val="18"/>
                <w:lang w:eastAsia="ja-JP"/>
              </w:rPr>
              <w:t>inimum</w:t>
            </w:r>
            <w:r w:rsidRPr="00433F2C">
              <w:rPr>
                <w:b/>
                <w:iCs/>
                <w:sz w:val="18"/>
                <w:szCs w:val="18"/>
              </w:rPr>
              <w:t xml:space="preserve"> observed concentration </w:t>
            </w:r>
            <w:r w:rsidRPr="00433F2C">
              <w:rPr>
                <w:bCs w:val="0"/>
                <w:iCs/>
                <w:sz w:val="18"/>
                <w:szCs w:val="18"/>
              </w:rPr>
              <w:t xml:space="preserve">in a dosing interval </w:t>
            </w:r>
            <w:r w:rsidRPr="00433F2C">
              <w:rPr>
                <w:bCs w:val="0"/>
                <w:i/>
                <w:sz w:val="18"/>
                <w:szCs w:val="18"/>
              </w:rPr>
              <w:t>i</w:t>
            </w:r>
            <w:r w:rsidRPr="00433F2C">
              <w:rPr>
                <w:b/>
                <w:iCs/>
                <w:sz w:val="18"/>
                <w:szCs w:val="18"/>
              </w:rPr>
              <w:t xml:space="preserve"> </w:t>
            </w:r>
            <w:r w:rsidRPr="00433F2C">
              <w:rPr>
                <w:iCs/>
                <w:sz w:val="18"/>
                <w:szCs w:val="18"/>
              </w:rPr>
              <w:t xml:space="preserve">obtained by inspection of the data.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39"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39" w:type="dxa"/>
                </w:tcPr>
                <w:p w:rsidR="00433F2C" w:rsidRPr="00433F2C" w:rsidRDefault="00433F2C">
                  <w:pPr>
                    <w:pStyle w:val="TableContent"/>
                    <w:rPr>
                      <w:sz w:val="18"/>
                      <w:szCs w:val="18"/>
                    </w:rPr>
                  </w:pPr>
                  <w:r w:rsidRPr="00433F2C">
                    <w:rPr>
                      <w:sz w:val="18"/>
                      <w:szCs w:val="18"/>
                    </w:rPr>
                    <w:t>0.20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rFonts w:eastAsia="MS Mincho"/>
                <w:sz w:val="18"/>
                <w:szCs w:val="18"/>
                <w:lang w:eastAsia="ja-JP"/>
              </w:rPr>
            </w:pPr>
            <w:r w:rsidRPr="00433F2C">
              <w:rPr>
                <w:sz w:val="18"/>
                <w:szCs w:val="18"/>
              </w:rPr>
              <w:t xml:space="preserve">If </w:t>
            </w:r>
            <w:r w:rsidRPr="00433F2C">
              <w:rPr>
                <w:rFonts w:ascii="Symbol" w:hAnsi="Symbol"/>
                <w:iCs/>
                <w:sz w:val="18"/>
                <w:szCs w:val="18"/>
              </w:rPr>
              <w:t></w:t>
            </w:r>
            <w:r w:rsidRPr="00433F2C">
              <w:rPr>
                <w:sz w:val="18"/>
                <w:szCs w:val="18"/>
              </w:rPr>
              <w:t xml:space="preserve"> = 12h Then </w:t>
            </w:r>
            <w:r w:rsidRPr="00433F2C">
              <w:rPr>
                <w:rFonts w:eastAsia="MS Mincho" w:hint="eastAsia"/>
                <w:sz w:val="18"/>
                <w:szCs w:val="18"/>
                <w:lang w:eastAsia="ja-JP"/>
              </w:rPr>
              <w:t>C</w:t>
            </w:r>
            <w:r w:rsidRPr="00433F2C">
              <w:rPr>
                <w:sz w:val="18"/>
                <w:szCs w:val="18"/>
              </w:rPr>
              <w:t>MIN</w:t>
            </w:r>
            <w:r w:rsidR="00C84A7D">
              <w:rPr>
                <w:sz w:val="18"/>
                <w:szCs w:val="18"/>
              </w:rPr>
              <w:t>i</w:t>
            </w:r>
            <w:r w:rsidRPr="00433F2C">
              <w:rPr>
                <w:sz w:val="18"/>
                <w:szCs w:val="18"/>
              </w:rPr>
              <w:t xml:space="preserve"> = 0</w:t>
            </w:r>
            <w:r w:rsidRPr="00433F2C">
              <w:rPr>
                <w:rFonts w:eastAsia="MS Mincho" w:hint="eastAsia"/>
                <w:sz w:val="18"/>
                <w:szCs w:val="18"/>
                <w:lang w:eastAsia="ja-JP"/>
              </w:rPr>
              <w:t>.20</w:t>
            </w:r>
          </w:p>
          <w:p w:rsidR="00433F2C" w:rsidRPr="00433F2C" w:rsidRDefault="00433F2C">
            <w:pPr>
              <w:pStyle w:val="TableContent"/>
              <w:rPr>
                <w:rFonts w:eastAsia="MS Mincho"/>
                <w:sz w:val="18"/>
                <w:szCs w:val="18"/>
                <w:lang w:eastAsia="ja-JP"/>
              </w:rPr>
            </w:pPr>
            <w:r w:rsidRPr="00433F2C">
              <w:rPr>
                <w:sz w:val="18"/>
                <w:szCs w:val="18"/>
              </w:rPr>
              <w:t xml:space="preserve">If </w:t>
            </w:r>
            <w:r w:rsidRPr="00433F2C">
              <w:rPr>
                <w:rFonts w:ascii="Symbol" w:hAnsi="Symbol"/>
                <w:iCs/>
                <w:sz w:val="18"/>
                <w:szCs w:val="18"/>
              </w:rPr>
              <w:t></w:t>
            </w:r>
            <w:r w:rsidRPr="00433F2C">
              <w:rPr>
                <w:sz w:val="18"/>
                <w:szCs w:val="18"/>
              </w:rPr>
              <w:t xml:space="preserve"> = 24h, then </w:t>
            </w:r>
            <w:r w:rsidRPr="00433F2C">
              <w:rPr>
                <w:rFonts w:eastAsia="MS Mincho" w:hint="eastAsia"/>
                <w:sz w:val="18"/>
                <w:szCs w:val="18"/>
                <w:lang w:eastAsia="ja-JP"/>
              </w:rPr>
              <w:t>C</w:t>
            </w:r>
            <w:r w:rsidRPr="00433F2C">
              <w:rPr>
                <w:sz w:val="18"/>
                <w:szCs w:val="18"/>
              </w:rPr>
              <w:t>MIN</w:t>
            </w:r>
            <w:r w:rsidR="00C84A7D">
              <w:rPr>
                <w:sz w:val="18"/>
                <w:szCs w:val="18"/>
              </w:rPr>
              <w:t>i</w:t>
            </w:r>
            <w:r w:rsidRPr="00433F2C">
              <w:rPr>
                <w:sz w:val="18"/>
                <w:szCs w:val="18"/>
              </w:rPr>
              <w:t xml:space="preserve"> = </w:t>
            </w:r>
            <w:r w:rsidRPr="00433F2C">
              <w:rPr>
                <w:rFonts w:eastAsia="MS Mincho" w:hint="eastAsia"/>
                <w:sz w:val="18"/>
                <w:szCs w:val="18"/>
                <w:lang w:eastAsia="ja-JP"/>
              </w:rPr>
              <w:t>0</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lastRenderedPageBreak/>
                    <w:t>If all Cs = 0</w:t>
                  </w:r>
                </w:p>
              </w:tc>
              <w:tc>
                <w:tcPr>
                  <w:tcW w:w="2644" w:type="dxa"/>
                </w:tcPr>
                <w:p w:rsidR="00433F2C" w:rsidRPr="00433F2C" w:rsidRDefault="00433F2C">
                  <w:pPr>
                    <w:pStyle w:val="TableContent"/>
                    <w:rPr>
                      <w:iCs/>
                      <w:sz w:val="18"/>
                      <w:szCs w:val="18"/>
                    </w:rPr>
                  </w:pPr>
                  <w:r w:rsidRPr="00433F2C">
                    <w:rPr>
                      <w:iCs/>
                      <w:sz w:val="18"/>
                      <w:szCs w:val="18"/>
                    </w:rPr>
                    <w:t>Return “NA”</w:t>
                  </w:r>
                </w:p>
                <w:p w:rsidR="00433F2C" w:rsidRPr="00433F2C" w:rsidRDefault="00433F2C">
                  <w:pPr>
                    <w:pStyle w:val="TableContent"/>
                    <w:rPr>
                      <w:iCs/>
                      <w:sz w:val="18"/>
                      <w:szCs w:val="18"/>
                    </w:rPr>
                  </w:pPr>
                  <w:r w:rsidRPr="00433F2C">
                    <w:rPr>
                      <w:iCs/>
                      <w:sz w:val="18"/>
                      <w:szCs w:val="18"/>
                    </w:rPr>
                    <w:t>(Not Determined)</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If </w:t>
                  </w: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2644" w:type="dxa"/>
                </w:tcPr>
                <w:p w:rsidR="00433F2C" w:rsidRPr="00433F2C" w:rsidRDefault="00433F2C">
                  <w:pPr>
                    <w:pStyle w:val="TableContent"/>
                    <w:rPr>
                      <w:iCs/>
                      <w:sz w:val="18"/>
                      <w:szCs w:val="18"/>
                    </w:rPr>
                  </w:pPr>
                  <w:r w:rsidRPr="00433F2C">
                    <w:rPr>
                      <w:iCs/>
                      <w:sz w:val="18"/>
                      <w:szCs w:val="18"/>
                    </w:rPr>
                    <w:t>Should be a part of data entry validation at front end level</w:t>
                  </w:r>
                </w:p>
              </w:tc>
            </w:tr>
          </w:tbl>
          <w:p w:rsidR="00433F2C" w:rsidRPr="00433F2C" w:rsidRDefault="00433F2C">
            <w:pPr>
              <w:pStyle w:val="TableContent"/>
              <w:rPr>
                <w:iCs/>
                <w:sz w:val="18"/>
                <w:szCs w:val="18"/>
              </w:rPr>
            </w:pP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5770D5">
            <w:pPr>
              <w:pStyle w:val="TableContent"/>
              <w:rPr>
                <w:sz w:val="18"/>
                <w:szCs w:val="18"/>
              </w:rPr>
            </w:pPr>
            <w:r>
              <w:rPr>
                <w:rFonts w:cs="Arial"/>
                <w:sz w:val="18"/>
                <w:szCs w:val="18"/>
              </w:rPr>
              <w:t>CONCU</w:t>
            </w:r>
          </w:p>
        </w:tc>
      </w:tr>
      <w:tr w:rsidR="000B5933" w:rsidRPr="00433F2C" w:rsidTr="000B5933">
        <w:trPr>
          <w:jc w:val="center"/>
        </w:trPr>
        <w:tc>
          <w:tcPr>
            <w:tcW w:w="1080" w:type="dxa"/>
          </w:tcPr>
          <w:p w:rsidR="000B5933" w:rsidRPr="00433F2C" w:rsidRDefault="000B5933" w:rsidP="000B5933">
            <w:pPr>
              <w:pStyle w:val="TableContent"/>
              <w:rPr>
                <w:iCs/>
                <w:sz w:val="18"/>
                <w:szCs w:val="18"/>
              </w:rPr>
            </w:pPr>
            <w:r>
              <w:rPr>
                <w:iCs/>
                <w:sz w:val="18"/>
                <w:szCs w:val="18"/>
              </w:rPr>
              <w:lastRenderedPageBreak/>
              <w:t>1.0</w:t>
            </w:r>
          </w:p>
        </w:tc>
        <w:tc>
          <w:tcPr>
            <w:tcW w:w="1375" w:type="dxa"/>
          </w:tcPr>
          <w:p w:rsidR="000B5933" w:rsidRPr="00252B00" w:rsidRDefault="000B5933" w:rsidP="000B5933">
            <w:pPr>
              <w:pStyle w:val="TableContent"/>
              <w:rPr>
                <w:b/>
                <w:iCs/>
                <w:sz w:val="18"/>
                <w:szCs w:val="18"/>
              </w:rPr>
            </w:pPr>
            <w:bookmarkStart w:id="91" w:name="TMAX"/>
            <w:r w:rsidRPr="00252B00">
              <w:rPr>
                <w:b/>
                <w:iCs/>
                <w:sz w:val="18"/>
                <w:szCs w:val="18"/>
              </w:rPr>
              <w:t>TMAX</w:t>
            </w:r>
            <w:bookmarkEnd w:id="91"/>
          </w:p>
        </w:tc>
        <w:tc>
          <w:tcPr>
            <w:tcW w:w="5465" w:type="dxa"/>
          </w:tcPr>
          <w:p w:rsidR="000B5933" w:rsidRPr="00433F2C" w:rsidRDefault="000B5933" w:rsidP="000B5933">
            <w:pPr>
              <w:pStyle w:val="TableContent"/>
              <w:rPr>
                <w:iCs/>
                <w:sz w:val="18"/>
                <w:szCs w:val="18"/>
              </w:rPr>
            </w:pPr>
            <w:r w:rsidRPr="00433F2C">
              <w:rPr>
                <w:b/>
                <w:iCs/>
                <w:sz w:val="18"/>
                <w:szCs w:val="18"/>
              </w:rPr>
              <w:t>First</w:t>
            </w:r>
            <w:r w:rsidRPr="00433F2C">
              <w:rPr>
                <w:b/>
                <w:iCs/>
                <w:color w:val="FF0000"/>
                <w:sz w:val="18"/>
                <w:szCs w:val="18"/>
              </w:rPr>
              <w:t xml:space="preserve"> </w:t>
            </w:r>
            <w:r w:rsidRPr="00433F2C">
              <w:rPr>
                <w:b/>
                <w:iCs/>
                <w:sz w:val="18"/>
                <w:szCs w:val="18"/>
              </w:rPr>
              <w:t>Time at which C</w:t>
            </w:r>
            <w:r w:rsidRPr="00433F2C">
              <w:rPr>
                <w:b/>
                <w:iCs/>
                <w:sz w:val="18"/>
                <w:szCs w:val="18"/>
                <w:vertAlign w:val="subscript"/>
              </w:rPr>
              <w:t>max</w:t>
            </w:r>
            <w:r w:rsidRPr="00433F2C">
              <w:rPr>
                <w:b/>
                <w:iCs/>
                <w:sz w:val="18"/>
                <w:szCs w:val="18"/>
              </w:rPr>
              <w:t xml:space="preserve"> is observed within </w:t>
            </w:r>
            <w:r>
              <w:rPr>
                <w:b/>
                <w:iCs/>
                <w:sz w:val="18"/>
                <w:szCs w:val="18"/>
              </w:rPr>
              <w:t xml:space="preserve">full pharmacokinetic profile </w:t>
            </w:r>
            <w:r w:rsidRPr="00433F2C">
              <w:rPr>
                <w:iCs/>
                <w:sz w:val="18"/>
                <w:szCs w:val="18"/>
              </w:rPr>
              <w:t xml:space="preserve">and is obtained by inspection of the data. </w:t>
            </w:r>
          </w:p>
          <w:p w:rsidR="000B5933" w:rsidRPr="00433F2C" w:rsidRDefault="000B5933" w:rsidP="000B5933">
            <w:pPr>
              <w:pStyle w:val="TableContent"/>
              <w:rPr>
                <w:iCs/>
                <w:sz w:val="18"/>
                <w:szCs w:val="18"/>
              </w:rPr>
            </w:pPr>
          </w:p>
          <w:p w:rsidR="000B5933" w:rsidRPr="00433F2C" w:rsidRDefault="000B5933" w:rsidP="000B5933">
            <w:pPr>
              <w:pStyle w:val="TableContent"/>
              <w:rPr>
                <w:b/>
                <w:sz w:val="18"/>
                <w:szCs w:val="18"/>
              </w:rPr>
            </w:pPr>
            <w:r w:rsidRPr="00433F2C">
              <w:rPr>
                <w:b/>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72"/>
            </w:tblGrid>
            <w:tr w:rsidR="000B5933" w:rsidRPr="00433F2C" w:rsidTr="000B5933">
              <w:tc>
                <w:tcPr>
                  <w:tcW w:w="907" w:type="dxa"/>
                </w:tcPr>
                <w:p w:rsidR="000B5933" w:rsidRPr="00433F2C" w:rsidRDefault="000B5933" w:rsidP="000B5933">
                  <w:pPr>
                    <w:pStyle w:val="TableContent"/>
                    <w:rPr>
                      <w:b/>
                      <w:sz w:val="18"/>
                      <w:szCs w:val="18"/>
                    </w:rPr>
                  </w:pPr>
                  <w:r w:rsidRPr="00433F2C">
                    <w:rPr>
                      <w:b/>
                      <w:sz w:val="18"/>
                      <w:szCs w:val="18"/>
                    </w:rPr>
                    <w:t>Profile</w:t>
                  </w:r>
                </w:p>
              </w:tc>
              <w:tc>
                <w:tcPr>
                  <w:tcW w:w="720" w:type="dxa"/>
                </w:tcPr>
                <w:p w:rsidR="000B5933" w:rsidRPr="00433F2C" w:rsidRDefault="000B5933" w:rsidP="000B5933">
                  <w:pPr>
                    <w:pStyle w:val="TableContent"/>
                    <w:rPr>
                      <w:b/>
                      <w:sz w:val="18"/>
                      <w:szCs w:val="18"/>
                    </w:rPr>
                  </w:pPr>
                  <w:r w:rsidRPr="00433F2C">
                    <w:rPr>
                      <w:b/>
                      <w:sz w:val="18"/>
                      <w:szCs w:val="18"/>
                    </w:rPr>
                    <w:t>Time</w:t>
                  </w:r>
                </w:p>
              </w:tc>
              <w:tc>
                <w:tcPr>
                  <w:tcW w:w="772" w:type="dxa"/>
                </w:tcPr>
                <w:p w:rsidR="000B5933" w:rsidRPr="00433F2C" w:rsidRDefault="000B5933" w:rsidP="000B5933">
                  <w:pPr>
                    <w:pStyle w:val="TableContent"/>
                    <w:rPr>
                      <w:b/>
                      <w:sz w:val="18"/>
                      <w:szCs w:val="18"/>
                    </w:rPr>
                  </w:pPr>
                  <w:r w:rsidRPr="00433F2C">
                    <w:rPr>
                      <w:b/>
                      <w:sz w:val="18"/>
                      <w:szCs w:val="18"/>
                    </w:rPr>
                    <w:t>Conc.</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0</w:t>
                  </w:r>
                </w:p>
              </w:tc>
              <w:tc>
                <w:tcPr>
                  <w:tcW w:w="772" w:type="dxa"/>
                </w:tcPr>
                <w:p w:rsidR="000B5933" w:rsidRPr="00433F2C" w:rsidRDefault="000B5933" w:rsidP="000B5933">
                  <w:pPr>
                    <w:pStyle w:val="TableContent"/>
                    <w:rPr>
                      <w:sz w:val="18"/>
                      <w:szCs w:val="18"/>
                    </w:rPr>
                  </w:pPr>
                  <w:r w:rsidRPr="00433F2C">
                    <w:rPr>
                      <w:sz w:val="18"/>
                      <w:szCs w:val="18"/>
                    </w:rPr>
                    <w:t>0.20</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0.5h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4h</w:t>
                  </w:r>
                </w:p>
              </w:tc>
              <w:tc>
                <w:tcPr>
                  <w:tcW w:w="772" w:type="dxa"/>
                </w:tcPr>
                <w:p w:rsidR="000B5933" w:rsidRPr="00433F2C" w:rsidRDefault="000B5933" w:rsidP="000B5933">
                  <w:pPr>
                    <w:pStyle w:val="TableContent"/>
                    <w:rPr>
                      <w:sz w:val="18"/>
                      <w:szCs w:val="18"/>
                    </w:rPr>
                  </w:pPr>
                  <w:r w:rsidRPr="00433F2C">
                    <w:rPr>
                      <w:sz w:val="18"/>
                      <w:szCs w:val="18"/>
                    </w:rPr>
                    <w:t>1.26</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12h</w:t>
                  </w:r>
                </w:p>
              </w:tc>
              <w:tc>
                <w:tcPr>
                  <w:tcW w:w="772" w:type="dxa"/>
                </w:tcPr>
                <w:p w:rsidR="000B5933" w:rsidRPr="00433F2C" w:rsidRDefault="000B5933" w:rsidP="000B5933">
                  <w:pPr>
                    <w:pStyle w:val="TableContent"/>
                    <w:rPr>
                      <w:sz w:val="18"/>
                      <w:szCs w:val="18"/>
                    </w:rPr>
                  </w:pPr>
                  <w:r w:rsidRPr="00433F2C">
                    <w:rPr>
                      <w:sz w:val="18"/>
                      <w:szCs w:val="18"/>
                    </w:rPr>
                    <w:t>0.65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16h</w:t>
                  </w:r>
                </w:p>
              </w:tc>
              <w:tc>
                <w:tcPr>
                  <w:tcW w:w="772" w:type="dxa"/>
                </w:tcPr>
                <w:p w:rsidR="000B5933" w:rsidRPr="00433F2C" w:rsidRDefault="000B5933" w:rsidP="000B5933">
                  <w:pPr>
                    <w:pStyle w:val="TableContent"/>
                    <w:rPr>
                      <w:sz w:val="18"/>
                      <w:szCs w:val="18"/>
                    </w:rPr>
                  </w:pPr>
                  <w:r w:rsidRPr="00433F2C">
                    <w:rPr>
                      <w:sz w:val="18"/>
                      <w:szCs w:val="18"/>
                    </w:rPr>
                    <w:t>BLQ</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24h</w:t>
                  </w:r>
                </w:p>
              </w:tc>
              <w:tc>
                <w:tcPr>
                  <w:tcW w:w="772" w:type="dxa"/>
                </w:tcPr>
                <w:p w:rsidR="000B5933" w:rsidRPr="00433F2C" w:rsidRDefault="000B5933" w:rsidP="000B5933">
                  <w:pPr>
                    <w:pStyle w:val="TableContent"/>
                    <w:rPr>
                      <w:sz w:val="18"/>
                      <w:szCs w:val="18"/>
                    </w:rPr>
                  </w:pPr>
                  <w:r w:rsidRPr="00433F2C">
                    <w:rPr>
                      <w:sz w:val="18"/>
                      <w:szCs w:val="18"/>
                    </w:rPr>
                    <w:t>0.20</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72h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72.5h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73h</w:t>
                  </w:r>
                </w:p>
              </w:tc>
              <w:tc>
                <w:tcPr>
                  <w:tcW w:w="772" w:type="dxa"/>
                </w:tcPr>
                <w:p w:rsidR="000B5933" w:rsidRPr="00433F2C" w:rsidRDefault="000B5933" w:rsidP="000B5933">
                  <w:pPr>
                    <w:pStyle w:val="TableContent"/>
                    <w:rPr>
                      <w:sz w:val="18"/>
                      <w:szCs w:val="18"/>
                    </w:rPr>
                  </w:pPr>
                  <w:r w:rsidRPr="00433F2C">
                    <w:rPr>
                      <w:sz w:val="18"/>
                      <w:szCs w:val="18"/>
                    </w:rPr>
                    <w:t>3.21</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76h</w:t>
                  </w:r>
                </w:p>
              </w:tc>
              <w:tc>
                <w:tcPr>
                  <w:tcW w:w="772" w:type="dxa"/>
                </w:tcPr>
                <w:p w:rsidR="000B5933" w:rsidRPr="00433F2C" w:rsidRDefault="000B5933" w:rsidP="000B5933">
                  <w:pPr>
                    <w:pStyle w:val="TableContent"/>
                    <w:rPr>
                      <w:sz w:val="18"/>
                      <w:szCs w:val="18"/>
                    </w:rPr>
                  </w:pPr>
                  <w:r w:rsidRPr="00433F2C">
                    <w:rPr>
                      <w:sz w:val="18"/>
                      <w:szCs w:val="18"/>
                    </w:rPr>
                    <w:t>3.58</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84h</w:t>
                  </w:r>
                </w:p>
              </w:tc>
              <w:tc>
                <w:tcPr>
                  <w:tcW w:w="772" w:type="dxa"/>
                </w:tcPr>
                <w:p w:rsidR="000B5933" w:rsidRPr="00433F2C" w:rsidRDefault="000B5933" w:rsidP="000B5933">
                  <w:pPr>
                    <w:pStyle w:val="TableContent"/>
                    <w:rPr>
                      <w:sz w:val="18"/>
                      <w:szCs w:val="18"/>
                    </w:rPr>
                  </w:pPr>
                  <w:r w:rsidRPr="00433F2C">
                    <w:rPr>
                      <w:sz w:val="18"/>
                      <w:szCs w:val="18"/>
                    </w:rPr>
                    <w:t>3.01</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88h</w:t>
                  </w:r>
                </w:p>
              </w:tc>
              <w:tc>
                <w:tcPr>
                  <w:tcW w:w="772" w:type="dxa"/>
                </w:tcPr>
                <w:p w:rsidR="000B5933" w:rsidRPr="00433F2C" w:rsidRDefault="000B5933" w:rsidP="000B5933">
                  <w:pPr>
                    <w:pStyle w:val="TableContent"/>
                    <w:rPr>
                      <w:sz w:val="18"/>
                      <w:szCs w:val="18"/>
                    </w:rPr>
                  </w:pPr>
                  <w:r w:rsidRPr="00433F2C">
                    <w:rPr>
                      <w:sz w:val="18"/>
                      <w:szCs w:val="18"/>
                    </w:rPr>
                    <w:t>2.54</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96h</w:t>
                  </w:r>
                </w:p>
              </w:tc>
              <w:tc>
                <w:tcPr>
                  <w:tcW w:w="772" w:type="dxa"/>
                </w:tcPr>
                <w:p w:rsidR="000B5933" w:rsidRPr="00433F2C" w:rsidRDefault="000B5933" w:rsidP="000B5933">
                  <w:pPr>
                    <w:pStyle w:val="TableContent"/>
                    <w:rPr>
                      <w:sz w:val="18"/>
                      <w:szCs w:val="18"/>
                    </w:rPr>
                  </w:pPr>
                  <w:r w:rsidRPr="00433F2C">
                    <w:rPr>
                      <w:sz w:val="18"/>
                      <w:szCs w:val="18"/>
                    </w:rPr>
                    <w:t>2.0</w:t>
                  </w:r>
                </w:p>
              </w:tc>
            </w:tr>
          </w:tbl>
          <w:p w:rsidR="000B5933" w:rsidRPr="00433F2C" w:rsidRDefault="000B5933" w:rsidP="000B5933">
            <w:pPr>
              <w:pStyle w:val="TableContent"/>
              <w:rPr>
                <w:sz w:val="18"/>
                <w:szCs w:val="18"/>
              </w:rPr>
            </w:pPr>
          </w:p>
          <w:p w:rsidR="000B5933" w:rsidRPr="00433F2C" w:rsidRDefault="000B5933" w:rsidP="000B5933">
            <w:pPr>
              <w:pStyle w:val="TableContent"/>
              <w:rPr>
                <w:sz w:val="18"/>
                <w:szCs w:val="18"/>
              </w:rPr>
            </w:pPr>
            <w:r w:rsidRPr="00433F2C">
              <w:rPr>
                <w:sz w:val="18"/>
                <w:szCs w:val="18"/>
              </w:rPr>
              <w:t>As per above example table</w:t>
            </w:r>
          </w:p>
          <w:p w:rsidR="000B5933" w:rsidRPr="00433F2C" w:rsidRDefault="000B5933" w:rsidP="000B5933">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0h (used for single dose analyses)</w:t>
            </w:r>
          </w:p>
          <w:p w:rsidR="000B5933" w:rsidRPr="00433F2C" w:rsidRDefault="000B5933" w:rsidP="000B5933">
            <w:pPr>
              <w:pStyle w:val="TableContent"/>
              <w:rPr>
                <w:sz w:val="18"/>
                <w:szCs w:val="18"/>
              </w:rPr>
            </w:pPr>
            <w:r w:rsidRPr="00433F2C">
              <w:rPr>
                <w:sz w:val="18"/>
                <w:szCs w:val="18"/>
              </w:rPr>
              <w:t>Then TMAX = 76h</w:t>
            </w:r>
          </w:p>
          <w:p w:rsidR="000B5933" w:rsidRPr="00433F2C" w:rsidRDefault="000B5933" w:rsidP="000B5933">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24h (</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0B5933" w:rsidRPr="00433F2C" w:rsidRDefault="000B5933" w:rsidP="000B5933">
            <w:pPr>
              <w:pStyle w:val="TableContent"/>
              <w:rPr>
                <w:sz w:val="18"/>
                <w:szCs w:val="18"/>
              </w:rPr>
            </w:pPr>
            <w:r w:rsidRPr="00433F2C">
              <w:rPr>
                <w:sz w:val="18"/>
                <w:szCs w:val="18"/>
              </w:rPr>
              <w:t>Then TMAX = 0.5h</w:t>
            </w:r>
          </w:p>
          <w:p w:rsidR="000B5933" w:rsidRPr="00433F2C" w:rsidRDefault="000B5933" w:rsidP="000B5933">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0B5933" w:rsidRPr="00433F2C" w:rsidTr="000B5933">
              <w:tc>
                <w:tcPr>
                  <w:tcW w:w="2644" w:type="dxa"/>
                </w:tcPr>
                <w:p w:rsidR="000B5933" w:rsidRPr="00433F2C" w:rsidRDefault="000B5933" w:rsidP="000B5933">
                  <w:pPr>
                    <w:pStyle w:val="TableContent"/>
                    <w:rPr>
                      <w:b/>
                      <w:iCs/>
                      <w:sz w:val="18"/>
                      <w:szCs w:val="18"/>
                    </w:rPr>
                  </w:pPr>
                  <w:r w:rsidRPr="00433F2C">
                    <w:rPr>
                      <w:b/>
                      <w:iCs/>
                      <w:sz w:val="18"/>
                      <w:szCs w:val="18"/>
                    </w:rPr>
                    <w:t>Data Checks</w:t>
                  </w:r>
                </w:p>
              </w:tc>
              <w:tc>
                <w:tcPr>
                  <w:tcW w:w="2644" w:type="dxa"/>
                </w:tcPr>
                <w:p w:rsidR="000B5933" w:rsidRPr="00433F2C" w:rsidRDefault="000B5933" w:rsidP="000B5933">
                  <w:pPr>
                    <w:pStyle w:val="TableContent"/>
                    <w:rPr>
                      <w:b/>
                      <w:iCs/>
                      <w:sz w:val="18"/>
                      <w:szCs w:val="18"/>
                    </w:rPr>
                  </w:pPr>
                  <w:r w:rsidRPr="00433F2C">
                    <w:rPr>
                      <w:b/>
                      <w:iCs/>
                      <w:sz w:val="18"/>
                      <w:szCs w:val="18"/>
                    </w:rPr>
                    <w:t>Actions</w:t>
                  </w:r>
                </w:p>
              </w:tc>
            </w:tr>
            <w:tr w:rsidR="000B5933" w:rsidRPr="00433F2C" w:rsidTr="000B5933">
              <w:tc>
                <w:tcPr>
                  <w:tcW w:w="2644" w:type="dxa"/>
                </w:tcPr>
                <w:p w:rsidR="000B5933" w:rsidRPr="00433F2C" w:rsidRDefault="000B5933" w:rsidP="000B5933">
                  <w:pPr>
                    <w:pStyle w:val="TableContent"/>
                    <w:rPr>
                      <w:iCs/>
                      <w:sz w:val="18"/>
                      <w:szCs w:val="18"/>
                    </w:rPr>
                  </w:pPr>
                  <w:r w:rsidRPr="00433F2C">
                    <w:rPr>
                      <w:iCs/>
                      <w:sz w:val="18"/>
                      <w:szCs w:val="18"/>
                    </w:rPr>
                    <w:t>If all Cs = 0</w:t>
                  </w:r>
                </w:p>
              </w:tc>
              <w:tc>
                <w:tcPr>
                  <w:tcW w:w="2644" w:type="dxa"/>
                </w:tcPr>
                <w:p w:rsidR="000B5933" w:rsidRPr="00433F2C" w:rsidRDefault="000B5933" w:rsidP="000B5933">
                  <w:pPr>
                    <w:pStyle w:val="TableContent"/>
                    <w:rPr>
                      <w:iCs/>
                      <w:sz w:val="18"/>
                      <w:szCs w:val="18"/>
                    </w:rPr>
                  </w:pPr>
                  <w:r w:rsidRPr="00433F2C">
                    <w:rPr>
                      <w:iCs/>
                      <w:sz w:val="18"/>
                      <w:szCs w:val="18"/>
                    </w:rPr>
                    <w:t>Return “NA”</w:t>
                  </w:r>
                </w:p>
                <w:p w:rsidR="000B5933" w:rsidRPr="00433F2C" w:rsidRDefault="000B5933" w:rsidP="000B5933">
                  <w:pPr>
                    <w:pStyle w:val="TableContent"/>
                    <w:rPr>
                      <w:iCs/>
                      <w:sz w:val="18"/>
                      <w:szCs w:val="18"/>
                    </w:rPr>
                  </w:pPr>
                  <w:r w:rsidRPr="00433F2C">
                    <w:rPr>
                      <w:iCs/>
                      <w:sz w:val="18"/>
                      <w:szCs w:val="18"/>
                    </w:rPr>
                    <w:t>(Not Determined)</w:t>
                  </w:r>
                </w:p>
              </w:tc>
            </w:tr>
          </w:tbl>
          <w:p w:rsidR="000B5933" w:rsidRPr="00433F2C" w:rsidRDefault="000B5933" w:rsidP="000B5933">
            <w:pPr>
              <w:pStyle w:val="TableContent"/>
              <w:rPr>
                <w:sz w:val="18"/>
                <w:szCs w:val="18"/>
                <w:u w:val="single"/>
              </w:rPr>
            </w:pPr>
          </w:p>
        </w:tc>
        <w:tc>
          <w:tcPr>
            <w:tcW w:w="998" w:type="dxa"/>
          </w:tcPr>
          <w:p w:rsidR="000B5933" w:rsidRPr="00433F2C" w:rsidRDefault="000B5933" w:rsidP="000B5933">
            <w:pPr>
              <w:pStyle w:val="TableContent"/>
              <w:rPr>
                <w:iCs/>
                <w:sz w:val="18"/>
                <w:szCs w:val="18"/>
              </w:rPr>
            </w:pPr>
            <w:r w:rsidRPr="00433F2C">
              <w:rPr>
                <w:iCs/>
                <w:sz w:val="18"/>
                <w:szCs w:val="18"/>
              </w:rPr>
              <w:t>2</w:t>
            </w:r>
          </w:p>
        </w:tc>
        <w:tc>
          <w:tcPr>
            <w:tcW w:w="1571" w:type="dxa"/>
          </w:tcPr>
          <w:p w:rsidR="000B5933" w:rsidRPr="00433F2C" w:rsidRDefault="000B5933" w:rsidP="000B5933">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92" w:name="TMAXi"/>
            <w:r w:rsidRPr="00252B00">
              <w:rPr>
                <w:b/>
                <w:iCs/>
                <w:sz w:val="18"/>
                <w:szCs w:val="18"/>
              </w:rPr>
              <w:t>TMAX</w:t>
            </w:r>
            <w:r w:rsidRPr="00252B00">
              <w:rPr>
                <w:b/>
                <w:i/>
                <w:sz w:val="18"/>
                <w:szCs w:val="18"/>
              </w:rPr>
              <w:t>i</w:t>
            </w:r>
            <w:bookmarkEnd w:id="92"/>
          </w:p>
        </w:tc>
        <w:tc>
          <w:tcPr>
            <w:tcW w:w="5465" w:type="dxa"/>
          </w:tcPr>
          <w:p w:rsidR="00433F2C" w:rsidRPr="00433F2C" w:rsidRDefault="00433F2C">
            <w:pPr>
              <w:pStyle w:val="TableContent"/>
              <w:rPr>
                <w:iCs/>
                <w:sz w:val="18"/>
                <w:szCs w:val="18"/>
              </w:rPr>
            </w:pPr>
            <w:r w:rsidRPr="00433F2C">
              <w:rPr>
                <w:b/>
                <w:iCs/>
                <w:sz w:val="18"/>
                <w:szCs w:val="18"/>
              </w:rPr>
              <w:t>First</w:t>
            </w:r>
            <w:r w:rsidRPr="00433F2C">
              <w:rPr>
                <w:b/>
                <w:iCs/>
                <w:color w:val="FF0000"/>
                <w:sz w:val="18"/>
                <w:szCs w:val="18"/>
              </w:rPr>
              <w:t xml:space="preserve"> </w:t>
            </w:r>
            <w:r w:rsidRPr="00433F2C">
              <w:rPr>
                <w:b/>
                <w:iCs/>
                <w:sz w:val="18"/>
                <w:szCs w:val="18"/>
              </w:rPr>
              <w:t>Time at which C</w:t>
            </w:r>
            <w:r w:rsidRPr="00433F2C">
              <w:rPr>
                <w:b/>
                <w:iCs/>
                <w:sz w:val="18"/>
                <w:szCs w:val="18"/>
                <w:vertAlign w:val="subscript"/>
              </w:rPr>
              <w:t>max</w:t>
            </w:r>
            <w:r w:rsidRPr="00433F2C">
              <w:rPr>
                <w:b/>
                <w:i/>
                <w:sz w:val="18"/>
                <w:szCs w:val="18"/>
                <w:vertAlign w:val="subscript"/>
              </w:rPr>
              <w:t>i</w:t>
            </w:r>
            <w:r w:rsidRPr="00433F2C">
              <w:rPr>
                <w:b/>
                <w:iCs/>
                <w:sz w:val="18"/>
                <w:szCs w:val="18"/>
              </w:rPr>
              <w:t xml:space="preserve"> is observed within a dosing interval</w:t>
            </w:r>
            <w:r w:rsidRPr="00433F2C">
              <w:rPr>
                <w:iCs/>
                <w:sz w:val="18"/>
                <w:szCs w:val="18"/>
              </w:rPr>
              <w:t xml:space="preserve"> and is obtained by inspection of the data.  For steady-state, Tmax is obtained by inspection of the data during the dosing interval </w:t>
            </w:r>
            <w:r w:rsidRPr="00433F2C">
              <w:rPr>
                <w:bCs w:val="0"/>
                <w:i/>
                <w:sz w:val="18"/>
                <w:szCs w:val="18"/>
              </w:rPr>
              <w:t>i.</w:t>
            </w:r>
            <w:r w:rsidR="00AB4B19">
              <w:rPr>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72"/>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72"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72"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72"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72"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72"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72"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72h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72.5h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73h</w:t>
                  </w:r>
                </w:p>
              </w:tc>
              <w:tc>
                <w:tcPr>
                  <w:tcW w:w="772" w:type="dxa"/>
                </w:tcPr>
                <w:p w:rsidR="00433F2C" w:rsidRPr="00433F2C" w:rsidRDefault="00433F2C">
                  <w:pPr>
                    <w:pStyle w:val="TableContent"/>
                    <w:rPr>
                      <w:sz w:val="18"/>
                      <w:szCs w:val="18"/>
                    </w:rPr>
                  </w:pPr>
                  <w:r w:rsidRPr="00433F2C">
                    <w:rPr>
                      <w:sz w:val="18"/>
                      <w:szCs w:val="18"/>
                    </w:rPr>
                    <w:t>3.21</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76h</w:t>
                  </w:r>
                </w:p>
              </w:tc>
              <w:tc>
                <w:tcPr>
                  <w:tcW w:w="772" w:type="dxa"/>
                </w:tcPr>
                <w:p w:rsidR="00433F2C" w:rsidRPr="00433F2C" w:rsidRDefault="00433F2C">
                  <w:pPr>
                    <w:pStyle w:val="TableContent"/>
                    <w:rPr>
                      <w:sz w:val="18"/>
                      <w:szCs w:val="18"/>
                    </w:rPr>
                  </w:pPr>
                  <w:r w:rsidRPr="00433F2C">
                    <w:rPr>
                      <w:sz w:val="18"/>
                      <w:szCs w:val="18"/>
                    </w:rPr>
                    <w:t>3.58</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84h</w:t>
                  </w:r>
                </w:p>
              </w:tc>
              <w:tc>
                <w:tcPr>
                  <w:tcW w:w="772" w:type="dxa"/>
                </w:tcPr>
                <w:p w:rsidR="00433F2C" w:rsidRPr="00433F2C" w:rsidRDefault="00433F2C">
                  <w:pPr>
                    <w:pStyle w:val="TableContent"/>
                    <w:rPr>
                      <w:sz w:val="18"/>
                      <w:szCs w:val="18"/>
                    </w:rPr>
                  </w:pPr>
                  <w:r w:rsidRPr="00433F2C">
                    <w:rPr>
                      <w:sz w:val="18"/>
                      <w:szCs w:val="18"/>
                    </w:rPr>
                    <w:t>3.01</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88h</w:t>
                  </w:r>
                </w:p>
              </w:tc>
              <w:tc>
                <w:tcPr>
                  <w:tcW w:w="772" w:type="dxa"/>
                </w:tcPr>
                <w:p w:rsidR="00433F2C" w:rsidRPr="00433F2C" w:rsidRDefault="00433F2C">
                  <w:pPr>
                    <w:pStyle w:val="TableContent"/>
                    <w:rPr>
                      <w:sz w:val="18"/>
                      <w:szCs w:val="18"/>
                    </w:rPr>
                  </w:pPr>
                  <w:r w:rsidRPr="00433F2C">
                    <w:rPr>
                      <w:sz w:val="18"/>
                      <w:szCs w:val="18"/>
                    </w:rPr>
                    <w:t>2.54</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96h</w:t>
                  </w:r>
                </w:p>
              </w:tc>
              <w:tc>
                <w:tcPr>
                  <w:tcW w:w="772" w:type="dxa"/>
                </w:tcPr>
                <w:p w:rsidR="00433F2C" w:rsidRPr="00433F2C" w:rsidRDefault="00433F2C">
                  <w:pPr>
                    <w:pStyle w:val="TableContent"/>
                    <w:rPr>
                      <w:sz w:val="18"/>
                      <w:szCs w:val="18"/>
                    </w:rPr>
                  </w:pPr>
                  <w:r w:rsidRPr="00433F2C">
                    <w:rPr>
                      <w:sz w:val="18"/>
                      <w:szCs w:val="18"/>
                    </w:rPr>
                    <w:t>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0h (used for single dose analyses)</w:t>
            </w:r>
          </w:p>
          <w:p w:rsidR="00433F2C" w:rsidRPr="00433F2C" w:rsidRDefault="00433F2C">
            <w:pPr>
              <w:pStyle w:val="TableContent"/>
              <w:rPr>
                <w:sz w:val="18"/>
                <w:szCs w:val="18"/>
              </w:rPr>
            </w:pPr>
            <w:r w:rsidRPr="00433F2C">
              <w:rPr>
                <w:sz w:val="18"/>
                <w:szCs w:val="18"/>
              </w:rPr>
              <w:t>Then TMAX = 76h</w:t>
            </w:r>
          </w:p>
          <w:p w:rsidR="00433F2C" w:rsidRPr="00433F2C" w:rsidRDefault="00433F2C">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24h (</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433F2C" w:rsidRPr="00433F2C" w:rsidRDefault="00433F2C">
            <w:pPr>
              <w:pStyle w:val="TableContent"/>
              <w:rPr>
                <w:sz w:val="18"/>
                <w:szCs w:val="18"/>
              </w:rPr>
            </w:pPr>
            <w:r w:rsidRPr="00433F2C">
              <w:rPr>
                <w:sz w:val="18"/>
                <w:szCs w:val="18"/>
              </w:rPr>
              <w:t>Then TMAX = 0.5h</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Return “NA”</w:t>
                  </w:r>
                </w:p>
                <w:p w:rsidR="00433F2C" w:rsidRPr="00433F2C" w:rsidRDefault="00433F2C">
                  <w:pPr>
                    <w:pStyle w:val="TableContent"/>
                    <w:rPr>
                      <w:iCs/>
                      <w:sz w:val="18"/>
                      <w:szCs w:val="18"/>
                    </w:rPr>
                  </w:pPr>
                  <w:r w:rsidRPr="00433F2C">
                    <w:rPr>
                      <w:iCs/>
                      <w:sz w:val="18"/>
                      <w:szCs w:val="18"/>
                    </w:rPr>
                    <w:t>(Not Determined)</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lastRenderedPageBreak/>
              <w:t>2</w:t>
            </w:r>
          </w:p>
        </w:tc>
        <w:tc>
          <w:tcPr>
            <w:tcW w:w="1571" w:type="dxa"/>
          </w:tcPr>
          <w:p w:rsidR="00433F2C" w:rsidRPr="00433F2C" w:rsidRDefault="005770D5">
            <w:pPr>
              <w:pStyle w:val="TableContent"/>
              <w:rPr>
                <w:iCs/>
                <w:sz w:val="18"/>
                <w:szCs w:val="18"/>
              </w:rPr>
            </w:pPr>
            <w:r>
              <w:rPr>
                <w:iCs/>
                <w:sz w:val="18"/>
                <w:szCs w:val="18"/>
              </w:rPr>
              <w:t>TIMEU</w:t>
            </w:r>
          </w:p>
        </w:tc>
      </w:tr>
      <w:tr w:rsidR="003E74CE" w:rsidRPr="00433F2C" w:rsidTr="00C466A3">
        <w:trPr>
          <w:jc w:val="center"/>
        </w:trPr>
        <w:tc>
          <w:tcPr>
            <w:tcW w:w="1080" w:type="dxa"/>
          </w:tcPr>
          <w:p w:rsidR="003E74CE" w:rsidRPr="00433F2C" w:rsidRDefault="003E74CE" w:rsidP="009415D1">
            <w:pPr>
              <w:pStyle w:val="TableContent"/>
              <w:rPr>
                <w:sz w:val="18"/>
                <w:szCs w:val="18"/>
              </w:rPr>
            </w:pPr>
            <w:r>
              <w:rPr>
                <w:iCs/>
                <w:sz w:val="18"/>
                <w:szCs w:val="18"/>
              </w:rPr>
              <w:lastRenderedPageBreak/>
              <w:t>1.0</w:t>
            </w:r>
          </w:p>
        </w:tc>
        <w:tc>
          <w:tcPr>
            <w:tcW w:w="1375" w:type="dxa"/>
          </w:tcPr>
          <w:p w:rsidR="003E74CE" w:rsidRPr="00252B00" w:rsidRDefault="003E74CE" w:rsidP="009415D1">
            <w:pPr>
              <w:pStyle w:val="TableContent"/>
              <w:rPr>
                <w:b/>
                <w:sz w:val="18"/>
                <w:szCs w:val="18"/>
              </w:rPr>
            </w:pPr>
            <w:bookmarkStart w:id="93" w:name="TLAST"/>
            <w:r w:rsidRPr="00252B00">
              <w:rPr>
                <w:b/>
                <w:sz w:val="18"/>
                <w:szCs w:val="18"/>
              </w:rPr>
              <w:t>TLAST</w:t>
            </w:r>
            <w:bookmarkEnd w:id="93"/>
          </w:p>
        </w:tc>
        <w:tc>
          <w:tcPr>
            <w:tcW w:w="5465" w:type="dxa"/>
          </w:tcPr>
          <w:p w:rsidR="003E74CE" w:rsidRPr="00433F2C" w:rsidRDefault="003E74CE" w:rsidP="009415D1">
            <w:pPr>
              <w:pStyle w:val="TableContent"/>
              <w:rPr>
                <w:iCs/>
                <w:sz w:val="18"/>
                <w:szCs w:val="18"/>
              </w:rPr>
            </w:pPr>
            <w:r w:rsidRPr="00433F2C">
              <w:rPr>
                <w:rFonts w:eastAsia="MS Mincho"/>
                <w:sz w:val="18"/>
                <w:szCs w:val="18"/>
                <w:lang w:eastAsia="ja-JP"/>
              </w:rPr>
              <w:t xml:space="preserve">Time of </w:t>
            </w:r>
            <w:r w:rsidRPr="00433F2C">
              <w:rPr>
                <w:rFonts w:eastAsia="MS Mincho" w:hint="eastAsia"/>
                <w:sz w:val="18"/>
                <w:szCs w:val="18"/>
                <w:lang w:eastAsia="ja-JP"/>
              </w:rPr>
              <w:t>L</w:t>
            </w:r>
            <w:r w:rsidRPr="00433F2C">
              <w:rPr>
                <w:sz w:val="18"/>
                <w:szCs w:val="18"/>
              </w:rPr>
              <w:t>ast measurable (non-zero) concentration</w:t>
            </w:r>
            <w:r w:rsidRPr="00433F2C">
              <w:rPr>
                <w:rFonts w:eastAsia="MS Mincho" w:hint="eastAsia"/>
                <w:sz w:val="18"/>
                <w:szCs w:val="18"/>
                <w:lang w:eastAsia="ja-JP"/>
              </w:rPr>
              <w:t xml:space="preserve"> </w:t>
            </w:r>
            <w:r w:rsidRPr="00433F2C">
              <w:rPr>
                <w:sz w:val="18"/>
                <w:szCs w:val="18"/>
              </w:rPr>
              <w:t>obtained by inspection of the data</w:t>
            </w:r>
            <w:r>
              <w:rPr>
                <w:sz w:val="18"/>
                <w:szCs w:val="18"/>
              </w:rPr>
              <w:t xml:space="preserve"> </w:t>
            </w:r>
            <w:r w:rsidRPr="00713E90">
              <w:rPr>
                <w:i/>
                <w:sz w:val="18"/>
                <w:szCs w:val="18"/>
              </w:rPr>
              <w:t>for the entire profile</w:t>
            </w:r>
            <w:r w:rsidRPr="00433F2C">
              <w:rPr>
                <w:sz w:val="18"/>
                <w:szCs w:val="18"/>
              </w:rPr>
              <w:t>.</w:t>
            </w:r>
          </w:p>
          <w:p w:rsidR="003E74CE" w:rsidRPr="00433F2C" w:rsidRDefault="003E74CE" w:rsidP="009415D1">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3E74CE" w:rsidRPr="00433F2C" w:rsidTr="009415D1">
              <w:tc>
                <w:tcPr>
                  <w:tcW w:w="907" w:type="dxa"/>
                </w:tcPr>
                <w:p w:rsidR="003E74CE" w:rsidRPr="00433F2C" w:rsidRDefault="003E74CE" w:rsidP="009415D1">
                  <w:pPr>
                    <w:pStyle w:val="TableContent"/>
                    <w:rPr>
                      <w:b/>
                      <w:sz w:val="18"/>
                      <w:szCs w:val="18"/>
                    </w:rPr>
                  </w:pPr>
                  <w:r w:rsidRPr="00433F2C">
                    <w:rPr>
                      <w:b/>
                      <w:sz w:val="18"/>
                      <w:szCs w:val="18"/>
                    </w:rPr>
                    <w:t>Profile</w:t>
                  </w:r>
                </w:p>
              </w:tc>
              <w:tc>
                <w:tcPr>
                  <w:tcW w:w="720" w:type="dxa"/>
                </w:tcPr>
                <w:p w:rsidR="003E74CE" w:rsidRPr="00433F2C" w:rsidRDefault="003E74CE" w:rsidP="009415D1">
                  <w:pPr>
                    <w:pStyle w:val="TableContent"/>
                    <w:rPr>
                      <w:b/>
                      <w:sz w:val="18"/>
                      <w:szCs w:val="18"/>
                    </w:rPr>
                  </w:pPr>
                  <w:r w:rsidRPr="00433F2C">
                    <w:rPr>
                      <w:b/>
                      <w:sz w:val="18"/>
                      <w:szCs w:val="18"/>
                    </w:rPr>
                    <w:t>Time</w:t>
                  </w:r>
                </w:p>
              </w:tc>
              <w:tc>
                <w:tcPr>
                  <w:tcW w:w="739" w:type="dxa"/>
                </w:tcPr>
                <w:p w:rsidR="003E74CE" w:rsidRPr="00433F2C" w:rsidRDefault="003E74CE" w:rsidP="009415D1">
                  <w:pPr>
                    <w:pStyle w:val="TableContent"/>
                    <w:rPr>
                      <w:b/>
                      <w:sz w:val="18"/>
                      <w:szCs w:val="18"/>
                    </w:rPr>
                  </w:pPr>
                  <w:r w:rsidRPr="00433F2C">
                    <w:rPr>
                      <w:b/>
                      <w:sz w:val="18"/>
                      <w:szCs w:val="18"/>
                    </w:rPr>
                    <w:t>Conc.</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1h</w:t>
                  </w:r>
                </w:p>
              </w:tc>
              <w:tc>
                <w:tcPr>
                  <w:tcW w:w="739" w:type="dxa"/>
                </w:tcPr>
                <w:p w:rsidR="003E74CE" w:rsidRPr="00433F2C" w:rsidRDefault="003E74CE" w:rsidP="009415D1">
                  <w:pPr>
                    <w:pStyle w:val="TableContent"/>
                    <w:rPr>
                      <w:sz w:val="18"/>
                      <w:szCs w:val="18"/>
                    </w:rPr>
                  </w:pPr>
                  <w:r w:rsidRPr="00433F2C">
                    <w:rPr>
                      <w:sz w:val="18"/>
                      <w:szCs w:val="18"/>
                    </w:rPr>
                    <w:t>0.53</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2h</w:t>
                  </w:r>
                </w:p>
              </w:tc>
              <w:tc>
                <w:tcPr>
                  <w:tcW w:w="739" w:type="dxa"/>
                </w:tcPr>
                <w:p w:rsidR="003E74CE" w:rsidRPr="00433F2C" w:rsidRDefault="003E74CE" w:rsidP="009415D1">
                  <w:pPr>
                    <w:pStyle w:val="TableContent"/>
                    <w:rPr>
                      <w:sz w:val="18"/>
                      <w:szCs w:val="18"/>
                    </w:rPr>
                  </w:pPr>
                  <w:r w:rsidRPr="00433F2C">
                    <w:rPr>
                      <w:sz w:val="18"/>
                      <w:szCs w:val="18"/>
                    </w:rPr>
                    <w:t>1.26</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3h</w:t>
                  </w:r>
                </w:p>
              </w:tc>
              <w:tc>
                <w:tcPr>
                  <w:tcW w:w="739" w:type="dxa"/>
                </w:tcPr>
                <w:p w:rsidR="003E74CE" w:rsidRPr="00433F2C" w:rsidRDefault="003E74CE" w:rsidP="009415D1">
                  <w:pPr>
                    <w:pStyle w:val="TableContent"/>
                    <w:rPr>
                      <w:sz w:val="18"/>
                      <w:szCs w:val="18"/>
                    </w:rPr>
                  </w:pPr>
                  <w:r w:rsidRPr="00433F2C">
                    <w:rPr>
                      <w:sz w:val="18"/>
                      <w:szCs w:val="18"/>
                    </w:rPr>
                    <w:t>0.76</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4h</w:t>
                  </w:r>
                </w:p>
              </w:tc>
              <w:tc>
                <w:tcPr>
                  <w:tcW w:w="739" w:type="dxa"/>
                </w:tcPr>
                <w:p w:rsidR="003E74CE" w:rsidRPr="00433F2C" w:rsidRDefault="003E74CE" w:rsidP="009415D1">
                  <w:pPr>
                    <w:pStyle w:val="TableContent"/>
                    <w:rPr>
                      <w:sz w:val="18"/>
                      <w:szCs w:val="18"/>
                    </w:rPr>
                  </w:pPr>
                  <w:r w:rsidRPr="00433F2C">
                    <w:rPr>
                      <w:sz w:val="18"/>
                      <w:szCs w:val="18"/>
                    </w:rPr>
                    <w:t>BLQ</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5h</w:t>
                  </w:r>
                </w:p>
              </w:tc>
              <w:tc>
                <w:tcPr>
                  <w:tcW w:w="739" w:type="dxa"/>
                </w:tcPr>
                <w:p w:rsidR="003E74CE" w:rsidRPr="00433F2C" w:rsidRDefault="003E74CE" w:rsidP="009415D1">
                  <w:pPr>
                    <w:pStyle w:val="TableContent"/>
                    <w:rPr>
                      <w:sz w:val="18"/>
                      <w:szCs w:val="18"/>
                    </w:rPr>
                  </w:pPr>
                  <w:r w:rsidRPr="00433F2C">
                    <w:rPr>
                      <w:sz w:val="18"/>
                      <w:szCs w:val="18"/>
                    </w:rPr>
                    <w:t>BLQ</w:t>
                  </w:r>
                </w:p>
              </w:tc>
            </w:tr>
          </w:tbl>
          <w:p w:rsidR="003E74CE" w:rsidRPr="00433F2C" w:rsidRDefault="003E74CE" w:rsidP="009415D1">
            <w:pPr>
              <w:pStyle w:val="TableContent"/>
              <w:rPr>
                <w:i/>
                <w:iCs/>
                <w:sz w:val="18"/>
                <w:szCs w:val="18"/>
              </w:rPr>
            </w:pPr>
          </w:p>
          <w:p w:rsidR="003E74CE" w:rsidRPr="00433F2C" w:rsidRDefault="003E74CE" w:rsidP="009415D1">
            <w:pPr>
              <w:pStyle w:val="TableContent"/>
              <w:rPr>
                <w:i/>
                <w:iCs/>
                <w:sz w:val="18"/>
                <w:szCs w:val="18"/>
              </w:rPr>
            </w:pPr>
            <w:r w:rsidRPr="00433F2C">
              <w:rPr>
                <w:i/>
                <w:iCs/>
                <w:sz w:val="18"/>
                <w:szCs w:val="18"/>
              </w:rPr>
              <w:t>TLAST in above example is 3h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3E74CE" w:rsidRPr="00433F2C" w:rsidTr="009415D1">
              <w:tc>
                <w:tcPr>
                  <w:tcW w:w="2412" w:type="dxa"/>
                </w:tcPr>
                <w:p w:rsidR="003E74CE" w:rsidRPr="00433F2C" w:rsidRDefault="003E74CE" w:rsidP="009415D1">
                  <w:pPr>
                    <w:pStyle w:val="TableContent"/>
                    <w:rPr>
                      <w:b/>
                      <w:iCs/>
                      <w:sz w:val="18"/>
                      <w:szCs w:val="18"/>
                    </w:rPr>
                  </w:pPr>
                  <w:r w:rsidRPr="00433F2C">
                    <w:rPr>
                      <w:b/>
                      <w:iCs/>
                      <w:sz w:val="18"/>
                      <w:szCs w:val="18"/>
                    </w:rPr>
                    <w:t>Data Checks</w:t>
                  </w:r>
                </w:p>
              </w:tc>
              <w:tc>
                <w:tcPr>
                  <w:tcW w:w="2415" w:type="dxa"/>
                </w:tcPr>
                <w:p w:rsidR="003E74CE" w:rsidRPr="00433F2C" w:rsidRDefault="003E74CE" w:rsidP="009415D1">
                  <w:pPr>
                    <w:pStyle w:val="TableContent"/>
                    <w:rPr>
                      <w:b/>
                      <w:iCs/>
                      <w:sz w:val="18"/>
                      <w:szCs w:val="18"/>
                    </w:rPr>
                  </w:pPr>
                  <w:r w:rsidRPr="00433F2C">
                    <w:rPr>
                      <w:b/>
                      <w:iCs/>
                      <w:sz w:val="18"/>
                      <w:szCs w:val="18"/>
                    </w:rPr>
                    <w:t>Actions</w:t>
                  </w:r>
                </w:p>
              </w:tc>
            </w:tr>
            <w:tr w:rsidR="003E74CE" w:rsidRPr="00433F2C" w:rsidTr="009415D1">
              <w:tc>
                <w:tcPr>
                  <w:tcW w:w="2412" w:type="dxa"/>
                </w:tcPr>
                <w:p w:rsidR="003E74CE" w:rsidRPr="00433F2C" w:rsidRDefault="003E74CE" w:rsidP="009415D1">
                  <w:pPr>
                    <w:pStyle w:val="TableContent"/>
                    <w:rPr>
                      <w:iCs/>
                      <w:sz w:val="18"/>
                      <w:szCs w:val="18"/>
                    </w:rPr>
                  </w:pPr>
                  <w:r w:rsidRPr="00433F2C">
                    <w:rPr>
                      <w:iCs/>
                      <w:sz w:val="18"/>
                      <w:szCs w:val="18"/>
                    </w:rPr>
                    <w:lastRenderedPageBreak/>
                    <w:t>If all Cs = 0</w:t>
                  </w:r>
                </w:p>
              </w:tc>
              <w:tc>
                <w:tcPr>
                  <w:tcW w:w="2415" w:type="dxa"/>
                </w:tcPr>
                <w:p w:rsidR="003E74CE" w:rsidRPr="00433F2C" w:rsidRDefault="003E74CE" w:rsidP="009415D1">
                  <w:pPr>
                    <w:pStyle w:val="TableContent"/>
                    <w:rPr>
                      <w:iCs/>
                      <w:sz w:val="18"/>
                      <w:szCs w:val="18"/>
                    </w:rPr>
                  </w:pPr>
                  <w:r w:rsidRPr="00433F2C">
                    <w:rPr>
                      <w:iCs/>
                      <w:sz w:val="18"/>
                      <w:szCs w:val="18"/>
                    </w:rPr>
                    <w:t>Return “NA”</w:t>
                  </w:r>
                </w:p>
              </w:tc>
            </w:tr>
          </w:tbl>
          <w:p w:rsidR="003E74CE" w:rsidRPr="00433F2C" w:rsidRDefault="003E74CE" w:rsidP="009415D1">
            <w:pPr>
              <w:pStyle w:val="TableContent"/>
              <w:rPr>
                <w:sz w:val="18"/>
                <w:szCs w:val="18"/>
              </w:rPr>
            </w:pPr>
          </w:p>
        </w:tc>
        <w:tc>
          <w:tcPr>
            <w:tcW w:w="998" w:type="dxa"/>
          </w:tcPr>
          <w:p w:rsidR="003E74CE" w:rsidRPr="00433F2C" w:rsidRDefault="003E74CE" w:rsidP="009415D1">
            <w:pPr>
              <w:pStyle w:val="TableContent"/>
              <w:rPr>
                <w:sz w:val="18"/>
                <w:szCs w:val="18"/>
              </w:rPr>
            </w:pPr>
            <w:r w:rsidRPr="00433F2C">
              <w:rPr>
                <w:sz w:val="18"/>
                <w:szCs w:val="18"/>
              </w:rPr>
              <w:lastRenderedPageBreak/>
              <w:t>2</w:t>
            </w:r>
          </w:p>
        </w:tc>
        <w:tc>
          <w:tcPr>
            <w:tcW w:w="1571" w:type="dxa"/>
          </w:tcPr>
          <w:p w:rsidR="003E74CE" w:rsidRPr="00433F2C" w:rsidRDefault="003E74CE" w:rsidP="009415D1">
            <w:pPr>
              <w:pStyle w:val="TableContent"/>
              <w:rPr>
                <w:sz w:val="18"/>
                <w:szCs w:val="18"/>
              </w:rPr>
            </w:pPr>
            <w:r>
              <w:rPr>
                <w:sz w:val="18"/>
                <w:szCs w:val="18"/>
              </w:rPr>
              <w:t>TIMEU</w:t>
            </w:r>
          </w:p>
        </w:tc>
      </w:tr>
      <w:tr w:rsidR="009259A6" w:rsidRPr="00433F2C" w:rsidTr="00C466A3">
        <w:trPr>
          <w:jc w:val="center"/>
        </w:trPr>
        <w:tc>
          <w:tcPr>
            <w:tcW w:w="1080" w:type="dxa"/>
          </w:tcPr>
          <w:p w:rsidR="009259A6" w:rsidRPr="00433F2C" w:rsidRDefault="009259A6" w:rsidP="009259A6">
            <w:pPr>
              <w:pStyle w:val="TableContent"/>
              <w:rPr>
                <w:sz w:val="18"/>
                <w:szCs w:val="18"/>
              </w:rPr>
            </w:pPr>
            <w:r>
              <w:rPr>
                <w:iCs/>
                <w:sz w:val="18"/>
                <w:szCs w:val="18"/>
              </w:rPr>
              <w:lastRenderedPageBreak/>
              <w:t>1.0</w:t>
            </w:r>
          </w:p>
        </w:tc>
        <w:tc>
          <w:tcPr>
            <w:tcW w:w="1375" w:type="dxa"/>
          </w:tcPr>
          <w:p w:rsidR="009259A6" w:rsidRPr="00252B00" w:rsidRDefault="009259A6" w:rsidP="009259A6">
            <w:pPr>
              <w:pStyle w:val="TableContent"/>
              <w:rPr>
                <w:b/>
                <w:sz w:val="18"/>
                <w:szCs w:val="18"/>
              </w:rPr>
            </w:pPr>
            <w:bookmarkStart w:id="94" w:name="TLASTi"/>
            <w:r w:rsidRPr="00252B00">
              <w:rPr>
                <w:b/>
                <w:sz w:val="18"/>
                <w:szCs w:val="18"/>
              </w:rPr>
              <w:t>TLAST</w:t>
            </w:r>
            <w:r w:rsidR="003E74CE" w:rsidRPr="00252B00">
              <w:rPr>
                <w:b/>
                <w:sz w:val="18"/>
                <w:szCs w:val="18"/>
              </w:rPr>
              <w:t>i</w:t>
            </w:r>
            <w:bookmarkEnd w:id="94"/>
          </w:p>
        </w:tc>
        <w:tc>
          <w:tcPr>
            <w:tcW w:w="5465" w:type="dxa"/>
          </w:tcPr>
          <w:p w:rsidR="009259A6" w:rsidRPr="00433F2C" w:rsidRDefault="009259A6" w:rsidP="009259A6">
            <w:pPr>
              <w:pStyle w:val="TableContent"/>
              <w:rPr>
                <w:iCs/>
                <w:sz w:val="18"/>
                <w:szCs w:val="18"/>
              </w:rPr>
            </w:pPr>
            <w:r w:rsidRPr="00433F2C">
              <w:rPr>
                <w:rFonts w:eastAsia="MS Mincho"/>
                <w:sz w:val="18"/>
                <w:szCs w:val="18"/>
                <w:lang w:eastAsia="ja-JP"/>
              </w:rPr>
              <w:t xml:space="preserve">Time of </w:t>
            </w:r>
            <w:r w:rsidRPr="00433F2C">
              <w:rPr>
                <w:rFonts w:eastAsia="MS Mincho" w:hint="eastAsia"/>
                <w:sz w:val="18"/>
                <w:szCs w:val="18"/>
                <w:lang w:eastAsia="ja-JP"/>
              </w:rPr>
              <w:t>L</w:t>
            </w:r>
            <w:r w:rsidRPr="00433F2C">
              <w:rPr>
                <w:sz w:val="18"/>
                <w:szCs w:val="18"/>
              </w:rPr>
              <w:t>ast measurable (non-zero) concentration</w:t>
            </w:r>
            <w:r w:rsidRPr="00433F2C">
              <w:rPr>
                <w:rFonts w:eastAsia="MS Mincho" w:hint="eastAsia"/>
                <w:sz w:val="18"/>
                <w:szCs w:val="18"/>
                <w:lang w:eastAsia="ja-JP"/>
              </w:rPr>
              <w:t xml:space="preserve"> </w:t>
            </w:r>
            <w:r w:rsidRPr="00433F2C">
              <w:rPr>
                <w:sz w:val="18"/>
                <w:szCs w:val="18"/>
              </w:rPr>
              <w:t>obtained by inspection of the data</w:t>
            </w:r>
            <w:r>
              <w:rPr>
                <w:sz w:val="18"/>
                <w:szCs w:val="18"/>
              </w:rPr>
              <w:t xml:space="preserve"> </w:t>
            </w:r>
            <w:r w:rsidR="003E74CE" w:rsidRPr="00713E90">
              <w:rPr>
                <w:i/>
                <w:sz w:val="18"/>
                <w:szCs w:val="18"/>
              </w:rPr>
              <w:t>for a dosing interval within the profile</w:t>
            </w:r>
            <w:r w:rsidR="007C12F1">
              <w:rPr>
                <w:i/>
                <w:sz w:val="18"/>
                <w:szCs w:val="18"/>
              </w:rPr>
              <w:t xml:space="preserve"> indexed from the start of the profile, not the dosing interval</w:t>
            </w:r>
            <w:r w:rsidRPr="00433F2C">
              <w:rPr>
                <w:sz w:val="18"/>
                <w:szCs w:val="18"/>
              </w:rPr>
              <w:t>.</w:t>
            </w:r>
          </w:p>
          <w:p w:rsidR="009259A6" w:rsidRPr="00433F2C" w:rsidRDefault="009259A6" w:rsidP="009259A6">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3E74CE" w:rsidRPr="00433F2C" w:rsidTr="009415D1">
              <w:tc>
                <w:tcPr>
                  <w:tcW w:w="907" w:type="dxa"/>
                </w:tcPr>
                <w:p w:rsidR="003E74CE" w:rsidRPr="00433F2C" w:rsidRDefault="003E74CE" w:rsidP="009259A6">
                  <w:pPr>
                    <w:pStyle w:val="TableContent"/>
                    <w:rPr>
                      <w:b/>
                      <w:sz w:val="18"/>
                      <w:szCs w:val="18"/>
                    </w:rPr>
                  </w:pPr>
                  <w:r w:rsidRPr="00433F2C">
                    <w:rPr>
                      <w:b/>
                      <w:sz w:val="18"/>
                      <w:szCs w:val="18"/>
                    </w:rPr>
                    <w:t>Profile</w:t>
                  </w:r>
                </w:p>
              </w:tc>
              <w:tc>
                <w:tcPr>
                  <w:tcW w:w="885" w:type="dxa"/>
                </w:tcPr>
                <w:p w:rsidR="003E74CE" w:rsidRDefault="003E74CE" w:rsidP="009259A6">
                  <w:pPr>
                    <w:pStyle w:val="TableContent"/>
                    <w:rPr>
                      <w:b/>
                      <w:sz w:val="18"/>
                      <w:szCs w:val="18"/>
                    </w:rPr>
                  </w:pPr>
                  <w:r>
                    <w:rPr>
                      <w:b/>
                      <w:sz w:val="18"/>
                      <w:szCs w:val="18"/>
                    </w:rPr>
                    <w:t>Dosing Interval</w:t>
                  </w:r>
                </w:p>
              </w:tc>
              <w:tc>
                <w:tcPr>
                  <w:tcW w:w="720" w:type="dxa"/>
                </w:tcPr>
                <w:p w:rsidR="003E74CE" w:rsidRPr="00433F2C" w:rsidRDefault="003E74CE" w:rsidP="009259A6">
                  <w:pPr>
                    <w:pStyle w:val="TableContent"/>
                    <w:rPr>
                      <w:b/>
                      <w:sz w:val="18"/>
                      <w:szCs w:val="18"/>
                    </w:rPr>
                  </w:pPr>
                  <w:r>
                    <w:rPr>
                      <w:b/>
                      <w:sz w:val="18"/>
                      <w:szCs w:val="18"/>
                    </w:rPr>
                    <w:t>TOLD (h)</w:t>
                  </w:r>
                </w:p>
              </w:tc>
              <w:tc>
                <w:tcPr>
                  <w:tcW w:w="720" w:type="dxa"/>
                </w:tcPr>
                <w:p w:rsidR="003E74CE" w:rsidRPr="00433F2C" w:rsidRDefault="003E74CE" w:rsidP="009259A6">
                  <w:pPr>
                    <w:pStyle w:val="TableContent"/>
                    <w:rPr>
                      <w:b/>
                      <w:sz w:val="18"/>
                      <w:szCs w:val="18"/>
                    </w:rPr>
                  </w:pPr>
                  <w:r>
                    <w:rPr>
                      <w:b/>
                      <w:sz w:val="18"/>
                      <w:szCs w:val="18"/>
                    </w:rPr>
                    <w:t>TAU (h)</w:t>
                  </w:r>
                </w:p>
              </w:tc>
              <w:tc>
                <w:tcPr>
                  <w:tcW w:w="720" w:type="dxa"/>
                </w:tcPr>
                <w:p w:rsidR="003E74CE" w:rsidRPr="00433F2C" w:rsidRDefault="003E74CE" w:rsidP="009259A6">
                  <w:pPr>
                    <w:pStyle w:val="TableContent"/>
                    <w:rPr>
                      <w:b/>
                      <w:sz w:val="18"/>
                      <w:szCs w:val="18"/>
                    </w:rPr>
                  </w:pPr>
                  <w:r w:rsidRPr="00433F2C">
                    <w:rPr>
                      <w:b/>
                      <w:sz w:val="18"/>
                      <w:szCs w:val="18"/>
                    </w:rPr>
                    <w:t>Time</w:t>
                  </w:r>
                  <w:r>
                    <w:rPr>
                      <w:b/>
                      <w:sz w:val="18"/>
                      <w:szCs w:val="18"/>
                    </w:rPr>
                    <w:t xml:space="preserve"> (h)</w:t>
                  </w:r>
                </w:p>
              </w:tc>
              <w:tc>
                <w:tcPr>
                  <w:tcW w:w="810" w:type="dxa"/>
                </w:tcPr>
                <w:p w:rsidR="003E74CE" w:rsidRPr="00433F2C" w:rsidRDefault="003E74CE" w:rsidP="009259A6">
                  <w:pPr>
                    <w:pStyle w:val="TableContent"/>
                    <w:rPr>
                      <w:b/>
                      <w:sz w:val="18"/>
                      <w:szCs w:val="18"/>
                    </w:rPr>
                  </w:pPr>
                  <w:r w:rsidRPr="00433F2C">
                    <w:rPr>
                      <w:b/>
                      <w:sz w:val="18"/>
                      <w:szCs w:val="18"/>
                    </w:rPr>
                    <w:t>Conc.</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1</w:t>
                  </w:r>
                </w:p>
              </w:tc>
              <w:tc>
                <w:tcPr>
                  <w:tcW w:w="810" w:type="dxa"/>
                </w:tcPr>
                <w:p w:rsidR="003E74CE" w:rsidRPr="00433F2C" w:rsidRDefault="003E74CE" w:rsidP="009259A6">
                  <w:pPr>
                    <w:pStyle w:val="TableContent"/>
                    <w:rPr>
                      <w:sz w:val="18"/>
                      <w:szCs w:val="18"/>
                    </w:rPr>
                  </w:pPr>
                  <w:r w:rsidRPr="00433F2C">
                    <w:rPr>
                      <w:sz w:val="18"/>
                      <w:szCs w:val="18"/>
                    </w:rPr>
                    <w:t>0.53</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2</w:t>
                  </w:r>
                </w:p>
              </w:tc>
              <w:tc>
                <w:tcPr>
                  <w:tcW w:w="810" w:type="dxa"/>
                </w:tcPr>
                <w:p w:rsidR="003E74CE" w:rsidRPr="00433F2C" w:rsidRDefault="003E74CE" w:rsidP="009259A6">
                  <w:pPr>
                    <w:pStyle w:val="TableContent"/>
                    <w:rPr>
                      <w:sz w:val="18"/>
                      <w:szCs w:val="18"/>
                    </w:rPr>
                  </w:pPr>
                  <w:r w:rsidRPr="00433F2C">
                    <w:rPr>
                      <w:sz w:val="18"/>
                      <w:szCs w:val="18"/>
                    </w:rPr>
                    <w:t>1.26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3</w:t>
                  </w:r>
                </w:p>
              </w:tc>
              <w:tc>
                <w:tcPr>
                  <w:tcW w:w="810" w:type="dxa"/>
                </w:tcPr>
                <w:p w:rsidR="003E74CE" w:rsidRPr="00433F2C" w:rsidRDefault="003E74CE" w:rsidP="009259A6">
                  <w:pPr>
                    <w:pStyle w:val="TableContent"/>
                    <w:rPr>
                      <w:sz w:val="18"/>
                      <w:szCs w:val="18"/>
                    </w:rPr>
                  </w:pPr>
                  <w:r w:rsidRPr="00433F2C">
                    <w:rPr>
                      <w:sz w:val="18"/>
                      <w:szCs w:val="18"/>
                    </w:rPr>
                    <w:t>0.76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4</w:t>
                  </w:r>
                </w:p>
              </w:tc>
              <w:tc>
                <w:tcPr>
                  <w:tcW w:w="810" w:type="dxa"/>
                </w:tcPr>
                <w:p w:rsidR="003E74CE" w:rsidRPr="00433F2C" w:rsidRDefault="003E74CE" w:rsidP="009259A6">
                  <w:pPr>
                    <w:pStyle w:val="TableContent"/>
                    <w:rPr>
                      <w:sz w:val="18"/>
                      <w:szCs w:val="18"/>
                    </w:rPr>
                  </w:pPr>
                  <w:r>
                    <w:rPr>
                      <w:sz w:val="18"/>
                      <w:szCs w:val="18"/>
                    </w:rPr>
                    <w:t>0.36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5</w:t>
                  </w:r>
                </w:p>
              </w:tc>
              <w:tc>
                <w:tcPr>
                  <w:tcW w:w="810" w:type="dxa"/>
                </w:tcPr>
                <w:p w:rsidR="003E74CE" w:rsidRPr="00433F2C" w:rsidRDefault="003E74CE" w:rsidP="009259A6">
                  <w:pPr>
                    <w:pStyle w:val="TableContent"/>
                    <w:rPr>
                      <w:sz w:val="18"/>
                      <w:szCs w:val="18"/>
                    </w:rPr>
                  </w:pPr>
                  <w:r w:rsidRPr="00433F2C">
                    <w:rPr>
                      <w:sz w:val="18"/>
                      <w:szCs w:val="18"/>
                    </w:rPr>
                    <w:t>BLQ</w:t>
                  </w:r>
                </w:p>
              </w:tc>
            </w:tr>
            <w:tr w:rsidR="003E74CE" w:rsidRPr="00433F2C" w:rsidTr="009415D1">
              <w:tc>
                <w:tcPr>
                  <w:tcW w:w="907" w:type="dxa"/>
                </w:tcPr>
                <w:p w:rsidR="003E74CE" w:rsidRPr="00433F2C"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1/2</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Pr>
                      <w:sz w:val="18"/>
                      <w:szCs w:val="18"/>
                    </w:rPr>
                    <w:t>6</w:t>
                  </w:r>
                </w:p>
              </w:tc>
              <w:tc>
                <w:tcPr>
                  <w:tcW w:w="810" w:type="dxa"/>
                </w:tcPr>
                <w:p w:rsidR="003E74CE" w:rsidRPr="00433F2C" w:rsidRDefault="003E74CE" w:rsidP="009259A6">
                  <w:pPr>
                    <w:pStyle w:val="TableContent"/>
                    <w:rPr>
                      <w:sz w:val="18"/>
                      <w:szCs w:val="18"/>
                    </w:rPr>
                  </w:pPr>
                  <w:r>
                    <w:rPr>
                      <w:sz w:val="18"/>
                      <w:szCs w:val="18"/>
                    </w:rPr>
                    <w:t>BLQ</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7</w:t>
                  </w:r>
                </w:p>
              </w:tc>
              <w:tc>
                <w:tcPr>
                  <w:tcW w:w="810" w:type="dxa"/>
                </w:tcPr>
                <w:p w:rsidR="003E74CE" w:rsidRPr="00433F2C" w:rsidRDefault="003E74CE" w:rsidP="009259A6">
                  <w:pPr>
                    <w:pStyle w:val="TableContent"/>
                    <w:rPr>
                      <w:sz w:val="18"/>
                      <w:szCs w:val="18"/>
                    </w:rPr>
                  </w:pPr>
                  <w:r>
                    <w:rPr>
                      <w:sz w:val="18"/>
                      <w:szCs w:val="18"/>
                    </w:rPr>
                    <w:t>0.74</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10</w:t>
                  </w:r>
                </w:p>
              </w:tc>
              <w:tc>
                <w:tcPr>
                  <w:tcW w:w="810" w:type="dxa"/>
                </w:tcPr>
                <w:p w:rsidR="003E74CE" w:rsidRDefault="003E74CE" w:rsidP="009259A6">
                  <w:pPr>
                    <w:pStyle w:val="TableContent"/>
                    <w:rPr>
                      <w:sz w:val="18"/>
                      <w:szCs w:val="18"/>
                    </w:rPr>
                  </w:pPr>
                  <w:r>
                    <w:rPr>
                      <w:sz w:val="18"/>
                      <w:szCs w:val="18"/>
                    </w:rPr>
                    <w:t>1.6</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11</w:t>
                  </w:r>
                </w:p>
              </w:tc>
              <w:tc>
                <w:tcPr>
                  <w:tcW w:w="810" w:type="dxa"/>
                </w:tcPr>
                <w:p w:rsidR="003E74CE" w:rsidRDefault="003E74CE" w:rsidP="009259A6">
                  <w:pPr>
                    <w:pStyle w:val="TableContent"/>
                    <w:rPr>
                      <w:sz w:val="18"/>
                      <w:szCs w:val="18"/>
                    </w:rPr>
                  </w:pPr>
                  <w:r>
                    <w:rPr>
                      <w:sz w:val="18"/>
                      <w:szCs w:val="18"/>
                    </w:rPr>
                    <w:t>0.3</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12</w:t>
                  </w:r>
                </w:p>
              </w:tc>
              <w:tc>
                <w:tcPr>
                  <w:tcW w:w="810" w:type="dxa"/>
                </w:tcPr>
                <w:p w:rsidR="003E74CE" w:rsidRDefault="003E74CE" w:rsidP="009259A6">
                  <w:pPr>
                    <w:pStyle w:val="TableContent"/>
                    <w:rPr>
                      <w:sz w:val="18"/>
                      <w:szCs w:val="18"/>
                    </w:rPr>
                  </w:pPr>
                  <w:r>
                    <w:rPr>
                      <w:sz w:val="18"/>
                      <w:szCs w:val="18"/>
                    </w:rPr>
                    <w:t>BLQ</w:t>
                  </w:r>
                </w:p>
              </w:tc>
            </w:tr>
          </w:tbl>
          <w:p w:rsidR="009259A6" w:rsidRPr="00433F2C" w:rsidRDefault="009259A6" w:rsidP="009259A6">
            <w:pPr>
              <w:pStyle w:val="TableContent"/>
              <w:rPr>
                <w:i/>
                <w:iCs/>
                <w:sz w:val="18"/>
                <w:szCs w:val="18"/>
              </w:rPr>
            </w:pPr>
          </w:p>
          <w:p w:rsidR="009259A6" w:rsidRDefault="009259A6" w:rsidP="009259A6">
            <w:pPr>
              <w:pStyle w:val="TableContent"/>
              <w:rPr>
                <w:i/>
                <w:iCs/>
                <w:sz w:val="18"/>
                <w:szCs w:val="18"/>
              </w:rPr>
            </w:pPr>
            <w:r w:rsidRPr="00433F2C">
              <w:rPr>
                <w:i/>
                <w:iCs/>
                <w:sz w:val="18"/>
                <w:szCs w:val="18"/>
              </w:rPr>
              <w:t>TLAST</w:t>
            </w:r>
            <w:r w:rsidR="003E74CE">
              <w:rPr>
                <w:i/>
                <w:iCs/>
                <w:sz w:val="18"/>
                <w:szCs w:val="18"/>
              </w:rPr>
              <w:t>1</w:t>
            </w:r>
            <w:r w:rsidRPr="00433F2C">
              <w:rPr>
                <w:i/>
                <w:iCs/>
                <w:sz w:val="18"/>
                <w:szCs w:val="18"/>
              </w:rPr>
              <w:t xml:space="preserve"> in above example is </w:t>
            </w:r>
            <w:r w:rsidR="003E74CE">
              <w:rPr>
                <w:i/>
                <w:iCs/>
                <w:sz w:val="18"/>
                <w:szCs w:val="18"/>
              </w:rPr>
              <w:t>4</w:t>
            </w:r>
            <w:r w:rsidRPr="00433F2C">
              <w:rPr>
                <w:i/>
                <w:iCs/>
                <w:sz w:val="18"/>
                <w:szCs w:val="18"/>
              </w:rPr>
              <w:t>h</w:t>
            </w:r>
          </w:p>
          <w:p w:rsidR="003E74CE" w:rsidRPr="00433F2C" w:rsidRDefault="003E74CE" w:rsidP="003E74CE">
            <w:pPr>
              <w:pStyle w:val="TableContent"/>
              <w:rPr>
                <w:i/>
                <w:iCs/>
                <w:sz w:val="18"/>
                <w:szCs w:val="18"/>
              </w:rPr>
            </w:pPr>
            <w:r w:rsidRPr="00433F2C">
              <w:rPr>
                <w:i/>
                <w:iCs/>
                <w:sz w:val="18"/>
                <w:szCs w:val="18"/>
              </w:rPr>
              <w:t>TLAST</w:t>
            </w:r>
            <w:r>
              <w:rPr>
                <w:i/>
                <w:iCs/>
                <w:sz w:val="18"/>
                <w:szCs w:val="18"/>
              </w:rPr>
              <w:t xml:space="preserve">2 </w:t>
            </w:r>
            <w:r w:rsidRPr="00433F2C">
              <w:rPr>
                <w:i/>
                <w:iCs/>
                <w:sz w:val="18"/>
                <w:szCs w:val="18"/>
              </w:rPr>
              <w:t xml:space="preserve">in above example is </w:t>
            </w:r>
            <w:r>
              <w:rPr>
                <w:i/>
                <w:iCs/>
                <w:sz w:val="18"/>
                <w:szCs w:val="18"/>
              </w:rPr>
              <w:t>11</w:t>
            </w:r>
            <w:r w:rsidRPr="00433F2C">
              <w:rPr>
                <w:i/>
                <w:iCs/>
                <w:sz w:val="18"/>
                <w:szCs w:val="18"/>
              </w:rPr>
              <w:t>h</w:t>
            </w:r>
          </w:p>
          <w:p w:rsidR="003E74CE" w:rsidRPr="00433F2C" w:rsidRDefault="003E74CE" w:rsidP="009259A6">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9259A6" w:rsidRPr="00433F2C" w:rsidTr="009259A6">
              <w:tc>
                <w:tcPr>
                  <w:tcW w:w="2412" w:type="dxa"/>
                </w:tcPr>
                <w:p w:rsidR="009259A6" w:rsidRPr="00433F2C" w:rsidRDefault="009259A6" w:rsidP="009259A6">
                  <w:pPr>
                    <w:pStyle w:val="TableContent"/>
                    <w:rPr>
                      <w:b/>
                      <w:iCs/>
                      <w:sz w:val="18"/>
                      <w:szCs w:val="18"/>
                    </w:rPr>
                  </w:pPr>
                  <w:r w:rsidRPr="00433F2C">
                    <w:rPr>
                      <w:b/>
                      <w:iCs/>
                      <w:sz w:val="18"/>
                      <w:szCs w:val="18"/>
                    </w:rPr>
                    <w:t>Data Checks</w:t>
                  </w:r>
                </w:p>
              </w:tc>
              <w:tc>
                <w:tcPr>
                  <w:tcW w:w="2415" w:type="dxa"/>
                </w:tcPr>
                <w:p w:rsidR="009259A6" w:rsidRPr="00433F2C" w:rsidRDefault="009259A6" w:rsidP="009259A6">
                  <w:pPr>
                    <w:pStyle w:val="TableContent"/>
                    <w:rPr>
                      <w:b/>
                      <w:iCs/>
                      <w:sz w:val="18"/>
                      <w:szCs w:val="18"/>
                    </w:rPr>
                  </w:pPr>
                  <w:r w:rsidRPr="00433F2C">
                    <w:rPr>
                      <w:b/>
                      <w:iCs/>
                      <w:sz w:val="18"/>
                      <w:szCs w:val="18"/>
                    </w:rPr>
                    <w:t>Actions</w:t>
                  </w:r>
                </w:p>
              </w:tc>
            </w:tr>
            <w:tr w:rsidR="009259A6" w:rsidRPr="00433F2C" w:rsidTr="009259A6">
              <w:tc>
                <w:tcPr>
                  <w:tcW w:w="2412" w:type="dxa"/>
                </w:tcPr>
                <w:p w:rsidR="009259A6" w:rsidRPr="00433F2C" w:rsidRDefault="009259A6" w:rsidP="009259A6">
                  <w:pPr>
                    <w:pStyle w:val="TableContent"/>
                    <w:rPr>
                      <w:iCs/>
                      <w:sz w:val="18"/>
                      <w:szCs w:val="18"/>
                    </w:rPr>
                  </w:pPr>
                  <w:r w:rsidRPr="00433F2C">
                    <w:rPr>
                      <w:iCs/>
                      <w:sz w:val="18"/>
                      <w:szCs w:val="18"/>
                    </w:rPr>
                    <w:t>If all Cs = 0</w:t>
                  </w:r>
                </w:p>
              </w:tc>
              <w:tc>
                <w:tcPr>
                  <w:tcW w:w="2415" w:type="dxa"/>
                </w:tcPr>
                <w:p w:rsidR="009259A6" w:rsidRPr="00433F2C" w:rsidRDefault="009259A6" w:rsidP="009259A6">
                  <w:pPr>
                    <w:pStyle w:val="TableContent"/>
                    <w:rPr>
                      <w:iCs/>
                      <w:sz w:val="18"/>
                      <w:szCs w:val="18"/>
                    </w:rPr>
                  </w:pPr>
                  <w:r w:rsidRPr="00433F2C">
                    <w:rPr>
                      <w:iCs/>
                      <w:sz w:val="18"/>
                      <w:szCs w:val="18"/>
                    </w:rPr>
                    <w:t>Return “NA”</w:t>
                  </w:r>
                </w:p>
              </w:tc>
            </w:tr>
          </w:tbl>
          <w:p w:rsidR="009259A6" w:rsidRPr="00433F2C" w:rsidRDefault="009259A6" w:rsidP="009259A6">
            <w:pPr>
              <w:pStyle w:val="TableContent"/>
              <w:rPr>
                <w:sz w:val="18"/>
                <w:szCs w:val="18"/>
              </w:rPr>
            </w:pPr>
          </w:p>
        </w:tc>
        <w:tc>
          <w:tcPr>
            <w:tcW w:w="998" w:type="dxa"/>
          </w:tcPr>
          <w:p w:rsidR="009259A6" w:rsidRPr="00433F2C" w:rsidRDefault="009259A6" w:rsidP="009259A6">
            <w:pPr>
              <w:pStyle w:val="TableContent"/>
              <w:rPr>
                <w:sz w:val="18"/>
                <w:szCs w:val="18"/>
              </w:rPr>
            </w:pPr>
            <w:r w:rsidRPr="00433F2C">
              <w:rPr>
                <w:sz w:val="18"/>
                <w:szCs w:val="18"/>
              </w:rPr>
              <w:t>2</w:t>
            </w:r>
          </w:p>
        </w:tc>
        <w:tc>
          <w:tcPr>
            <w:tcW w:w="1571" w:type="dxa"/>
          </w:tcPr>
          <w:p w:rsidR="009259A6" w:rsidRPr="00433F2C" w:rsidRDefault="009259A6" w:rsidP="009259A6">
            <w:pPr>
              <w:pStyle w:val="TableContent"/>
              <w:rPr>
                <w:sz w:val="18"/>
                <w:szCs w:val="18"/>
              </w:rPr>
            </w:pPr>
            <w:r>
              <w:rPr>
                <w:sz w:val="18"/>
                <w:szCs w:val="18"/>
              </w:rPr>
              <w:t>TIMEU</w:t>
            </w:r>
          </w:p>
        </w:tc>
      </w:tr>
      <w:tr w:rsidR="00C20FE6" w:rsidRPr="00433F2C" w:rsidTr="00C466A3">
        <w:trPr>
          <w:trHeight w:val="4643"/>
          <w:jc w:val="center"/>
        </w:trPr>
        <w:tc>
          <w:tcPr>
            <w:tcW w:w="1080" w:type="dxa"/>
          </w:tcPr>
          <w:p w:rsidR="00C20FE6" w:rsidRDefault="0014390B">
            <w:pPr>
              <w:pStyle w:val="TableContent"/>
              <w:rPr>
                <w:iCs/>
                <w:sz w:val="18"/>
                <w:szCs w:val="18"/>
              </w:rPr>
            </w:pPr>
            <w:r>
              <w:rPr>
                <w:iCs/>
                <w:sz w:val="18"/>
                <w:szCs w:val="18"/>
              </w:rPr>
              <w:t>3.0</w:t>
            </w:r>
          </w:p>
        </w:tc>
        <w:tc>
          <w:tcPr>
            <w:tcW w:w="1375" w:type="dxa"/>
          </w:tcPr>
          <w:p w:rsidR="00C20FE6" w:rsidRPr="00252B00" w:rsidRDefault="00C20FE6">
            <w:pPr>
              <w:pStyle w:val="TableContent"/>
              <w:rPr>
                <w:b/>
                <w:iCs/>
                <w:sz w:val="18"/>
                <w:szCs w:val="18"/>
              </w:rPr>
            </w:pPr>
            <w:bookmarkStart w:id="95" w:name="LASTTIME"/>
            <w:r w:rsidRPr="00252B00">
              <w:rPr>
                <w:b/>
                <w:iCs/>
                <w:sz w:val="18"/>
                <w:szCs w:val="18"/>
              </w:rPr>
              <w:t>LASTTIME</w:t>
            </w:r>
            <w:bookmarkEnd w:id="95"/>
          </w:p>
        </w:tc>
        <w:tc>
          <w:tcPr>
            <w:tcW w:w="5465" w:type="dxa"/>
          </w:tcPr>
          <w:p w:rsidR="00C20FE6" w:rsidRDefault="0091258B">
            <w:pPr>
              <w:pStyle w:val="TableContent"/>
              <w:rPr>
                <w:iCs/>
                <w:sz w:val="18"/>
                <w:szCs w:val="18"/>
              </w:rPr>
            </w:pPr>
            <w:r>
              <w:rPr>
                <w:iCs/>
                <w:sz w:val="18"/>
                <w:szCs w:val="18"/>
              </w:rPr>
              <w:t>This is the time of the last measured</w:t>
            </w:r>
            <w:r w:rsidR="004A4146">
              <w:rPr>
                <w:iCs/>
                <w:sz w:val="18"/>
                <w:szCs w:val="18"/>
              </w:rPr>
              <w:t xml:space="preserve"> </w:t>
            </w:r>
            <w:r>
              <w:rPr>
                <w:iCs/>
                <w:sz w:val="18"/>
                <w:szCs w:val="18"/>
              </w:rPr>
              <w:t xml:space="preserve">concentration point of the profile INCLUDING </w:t>
            </w:r>
            <w:r w:rsidR="004A4146">
              <w:rPr>
                <w:iCs/>
                <w:sz w:val="18"/>
                <w:szCs w:val="18"/>
              </w:rPr>
              <w:t xml:space="preserve">any points at or below the Lower limit of Quantitation, </w:t>
            </w:r>
            <w:proofErr w:type="gramStart"/>
            <w:r>
              <w:rPr>
                <w:iCs/>
                <w:sz w:val="18"/>
                <w:szCs w:val="18"/>
              </w:rPr>
              <w:t>BLQ’s .</w:t>
            </w:r>
            <w:proofErr w:type="gramEnd"/>
            <w:r>
              <w:rPr>
                <w:iCs/>
                <w:sz w:val="18"/>
                <w:szCs w:val="18"/>
              </w:rPr>
              <w:t xml:space="preserve"> </w:t>
            </w:r>
            <w:r w:rsidR="00C20FE6">
              <w:rPr>
                <w:iCs/>
                <w:sz w:val="18"/>
                <w:szCs w:val="18"/>
              </w:rPr>
              <w:t>This observation can be later than TLAST</w:t>
            </w:r>
            <w:r w:rsidR="00EF7B06">
              <w:rPr>
                <w:iCs/>
                <w:sz w:val="18"/>
                <w:szCs w:val="18"/>
              </w:rPr>
              <w:t>.</w:t>
            </w:r>
          </w:p>
          <w:p w:rsidR="00EF7B06" w:rsidRDefault="00EF7B06">
            <w:pPr>
              <w:pStyle w:val="TableContent"/>
              <w:rPr>
                <w:iCs/>
                <w:sz w:val="18"/>
                <w:szCs w:val="18"/>
              </w:rPr>
            </w:pPr>
          </w:p>
          <w:p w:rsidR="004A0E9E" w:rsidRPr="009D474B" w:rsidRDefault="004A0E9E">
            <w:pPr>
              <w:pStyle w:val="TableContent"/>
              <w:rPr>
                <w:b/>
                <w:bCs w:val="0"/>
                <w:sz w:val="18"/>
              </w:rPr>
            </w:pPr>
            <w:r>
              <w:rPr>
                <w:iCs/>
                <w:sz w:val="18"/>
                <w:szCs w:val="18"/>
              </w:rPr>
              <w:t xml:space="preserve">LASTTIME serves, in one use case </w:t>
            </w:r>
            <w:r w:rsidR="00857B3F">
              <w:rPr>
                <w:iCs/>
                <w:sz w:val="18"/>
                <w:szCs w:val="18"/>
              </w:rPr>
              <w:t>as criteria</w:t>
            </w:r>
            <w:r w:rsidR="00C922D2">
              <w:rPr>
                <w:iCs/>
                <w:sz w:val="18"/>
                <w:szCs w:val="18"/>
              </w:rPr>
              <w:t xml:space="preserve"> for</w:t>
            </w:r>
            <w:r>
              <w:rPr>
                <w:iCs/>
                <w:sz w:val="18"/>
                <w:szCs w:val="18"/>
              </w:rPr>
              <w:t xml:space="preserve"> acceptability or quality flag</w:t>
            </w:r>
            <w:r w:rsidR="00C922D2">
              <w:rPr>
                <w:iCs/>
                <w:sz w:val="18"/>
                <w:szCs w:val="18"/>
              </w:rPr>
              <w:t>s</w:t>
            </w:r>
            <w:r>
              <w:rPr>
                <w:iCs/>
                <w:sz w:val="18"/>
                <w:szCs w:val="18"/>
              </w:rPr>
              <w:t xml:space="preserve"> to ensure there’s sufficient data to report certain parameters, for example, AUCTAU. If AUCTAU not of sufficient quality, then analyst would also not likely report CL.</w:t>
            </w:r>
            <w:r w:rsidR="009E6560">
              <w:rPr>
                <w:iCs/>
                <w:sz w:val="18"/>
                <w:szCs w:val="18"/>
              </w:rPr>
              <w:t xml:space="preserve"> See the discussion in </w:t>
            </w:r>
            <w:r w:rsidR="009E6560">
              <w:rPr>
                <w:iCs/>
                <w:sz w:val="18"/>
                <w:szCs w:val="18"/>
              </w:rPr>
              <w:fldChar w:fldCharType="begin"/>
            </w:r>
            <w:r w:rsidR="009E6560">
              <w:rPr>
                <w:iCs/>
                <w:sz w:val="18"/>
                <w:szCs w:val="18"/>
              </w:rPr>
              <w:instrText xml:space="preserve"> REF _Ref518313088 \h </w:instrText>
            </w:r>
            <w:r w:rsidR="009E6560">
              <w:rPr>
                <w:iCs/>
                <w:sz w:val="18"/>
                <w:szCs w:val="18"/>
              </w:rPr>
            </w:r>
            <w:r w:rsidR="009E6560">
              <w:rPr>
                <w:iCs/>
                <w:sz w:val="18"/>
                <w:szCs w:val="18"/>
              </w:rPr>
              <w:fldChar w:fldCharType="separate"/>
            </w:r>
            <w:r w:rsidR="009E6560">
              <w:t>Pre Computation Checks and Dataset or Computation Flag Definitions</w:t>
            </w:r>
            <w:r w:rsidR="009E6560">
              <w:rPr>
                <w:iCs/>
                <w:sz w:val="18"/>
                <w:szCs w:val="18"/>
              </w:rPr>
              <w:fldChar w:fldCharType="end"/>
            </w:r>
            <w:r w:rsidR="009E6560">
              <w:rPr>
                <w:iCs/>
                <w:sz w:val="18"/>
                <w:szCs w:val="18"/>
              </w:rPr>
              <w:t xml:space="preserve"> for </w:t>
            </w:r>
            <w:r w:rsidR="009E6560">
              <w:rPr>
                <w:b/>
                <w:bCs w:val="0"/>
                <w:sz w:val="18"/>
              </w:rPr>
              <w:t>FLGACCEPTTAU</w:t>
            </w:r>
          </w:p>
          <w:p w:rsidR="004A0E9E" w:rsidRDefault="004A0E9E">
            <w:pPr>
              <w:pStyle w:val="TableContent"/>
              <w:rPr>
                <w:iCs/>
                <w:sz w:val="18"/>
                <w:szCs w:val="18"/>
              </w:rPr>
            </w:pPr>
          </w:p>
          <w:p w:rsidR="0019564A" w:rsidRPr="0019564A" w:rsidRDefault="0019564A">
            <w:pPr>
              <w:pStyle w:val="TableContent"/>
              <w:rPr>
                <w:b/>
                <w:iCs/>
                <w:sz w:val="18"/>
                <w:szCs w:val="18"/>
              </w:rPr>
            </w:pPr>
            <w:r w:rsidRPr="0019564A">
              <w:rPr>
                <w:b/>
                <w:iCs/>
                <w:sz w:val="18"/>
                <w:szCs w:val="18"/>
              </w:rPr>
              <w:t>Model: M1(SD/SS), M2(SD/SS), M3(SD/SS)</w:t>
            </w:r>
          </w:p>
          <w:p w:rsidR="0019564A" w:rsidRDefault="0019564A">
            <w:pPr>
              <w:pStyle w:val="TableContent"/>
              <w:rPr>
                <w:iCs/>
                <w:sz w:val="18"/>
                <w:szCs w:val="18"/>
              </w:rPr>
            </w:pPr>
          </w:p>
          <w:p w:rsidR="00EF7B06" w:rsidRPr="00433F2C" w:rsidRDefault="00EF7B06" w:rsidP="00EF7B06">
            <w:pPr>
              <w:pStyle w:val="TableContent"/>
              <w:rPr>
                <w:iCs/>
                <w:sz w:val="18"/>
                <w:szCs w:val="18"/>
              </w:rPr>
            </w:pPr>
            <w:r w:rsidRPr="00433F2C">
              <w:rPr>
                <w:iCs/>
                <w:sz w:val="18"/>
                <w:szCs w:val="18"/>
              </w:rPr>
              <w:t>E</w:t>
            </w:r>
            <w:r w:rsidR="00E71F55">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EF7B06" w:rsidRPr="00433F2C" w:rsidTr="00464F9E">
              <w:tc>
                <w:tcPr>
                  <w:tcW w:w="907" w:type="dxa"/>
                </w:tcPr>
                <w:p w:rsidR="00EF7B06" w:rsidRPr="00433F2C" w:rsidRDefault="00EF7B06" w:rsidP="00464F9E">
                  <w:pPr>
                    <w:pStyle w:val="TableContent"/>
                    <w:rPr>
                      <w:b/>
                      <w:sz w:val="18"/>
                      <w:szCs w:val="18"/>
                    </w:rPr>
                  </w:pPr>
                  <w:r w:rsidRPr="00433F2C">
                    <w:rPr>
                      <w:b/>
                      <w:sz w:val="18"/>
                      <w:szCs w:val="18"/>
                    </w:rPr>
                    <w:t>Profile</w:t>
                  </w:r>
                </w:p>
              </w:tc>
              <w:tc>
                <w:tcPr>
                  <w:tcW w:w="720" w:type="dxa"/>
                </w:tcPr>
                <w:p w:rsidR="00EF7B06" w:rsidRPr="00433F2C" w:rsidRDefault="00EF7B06" w:rsidP="00464F9E">
                  <w:pPr>
                    <w:pStyle w:val="TableContent"/>
                    <w:rPr>
                      <w:b/>
                      <w:sz w:val="18"/>
                      <w:szCs w:val="18"/>
                    </w:rPr>
                  </w:pPr>
                  <w:r w:rsidRPr="00433F2C">
                    <w:rPr>
                      <w:b/>
                      <w:sz w:val="18"/>
                      <w:szCs w:val="18"/>
                    </w:rPr>
                    <w:t>Time</w:t>
                  </w:r>
                </w:p>
              </w:tc>
              <w:tc>
                <w:tcPr>
                  <w:tcW w:w="739" w:type="dxa"/>
                </w:tcPr>
                <w:p w:rsidR="00EF7B06" w:rsidRPr="00433F2C" w:rsidRDefault="00EF7B06" w:rsidP="00464F9E">
                  <w:pPr>
                    <w:pStyle w:val="TableContent"/>
                    <w:rPr>
                      <w:b/>
                      <w:sz w:val="18"/>
                      <w:szCs w:val="18"/>
                    </w:rPr>
                  </w:pPr>
                  <w:r w:rsidRPr="00433F2C">
                    <w:rPr>
                      <w:b/>
                      <w:sz w:val="18"/>
                      <w:szCs w:val="18"/>
                    </w:rPr>
                    <w:t>Conc.</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1h</w:t>
                  </w:r>
                </w:p>
              </w:tc>
              <w:tc>
                <w:tcPr>
                  <w:tcW w:w="739" w:type="dxa"/>
                </w:tcPr>
                <w:p w:rsidR="00EF7B06" w:rsidRPr="00433F2C" w:rsidRDefault="00EF7B06" w:rsidP="00464F9E">
                  <w:pPr>
                    <w:pStyle w:val="TableContent"/>
                    <w:rPr>
                      <w:sz w:val="18"/>
                      <w:szCs w:val="18"/>
                    </w:rPr>
                  </w:pPr>
                  <w:r w:rsidRPr="00433F2C">
                    <w:rPr>
                      <w:sz w:val="18"/>
                      <w:szCs w:val="18"/>
                    </w:rPr>
                    <w:t>0.53</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2h</w:t>
                  </w:r>
                </w:p>
              </w:tc>
              <w:tc>
                <w:tcPr>
                  <w:tcW w:w="739" w:type="dxa"/>
                </w:tcPr>
                <w:p w:rsidR="00EF7B06" w:rsidRPr="00433F2C" w:rsidRDefault="00EF7B06" w:rsidP="00464F9E">
                  <w:pPr>
                    <w:pStyle w:val="TableContent"/>
                    <w:rPr>
                      <w:sz w:val="18"/>
                      <w:szCs w:val="18"/>
                    </w:rPr>
                  </w:pPr>
                  <w:r w:rsidRPr="00433F2C">
                    <w:rPr>
                      <w:sz w:val="18"/>
                      <w:szCs w:val="18"/>
                    </w:rPr>
                    <w:t>1.26</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3h</w:t>
                  </w:r>
                </w:p>
              </w:tc>
              <w:tc>
                <w:tcPr>
                  <w:tcW w:w="739" w:type="dxa"/>
                </w:tcPr>
                <w:p w:rsidR="00EF7B06" w:rsidRPr="00433F2C" w:rsidRDefault="00EF7B06" w:rsidP="00464F9E">
                  <w:pPr>
                    <w:pStyle w:val="TableContent"/>
                    <w:rPr>
                      <w:sz w:val="18"/>
                      <w:szCs w:val="18"/>
                    </w:rPr>
                  </w:pPr>
                  <w:r w:rsidRPr="00433F2C">
                    <w:rPr>
                      <w:sz w:val="18"/>
                      <w:szCs w:val="18"/>
                    </w:rPr>
                    <w:t>0.76</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4h</w:t>
                  </w:r>
                </w:p>
              </w:tc>
              <w:tc>
                <w:tcPr>
                  <w:tcW w:w="739" w:type="dxa"/>
                </w:tcPr>
                <w:p w:rsidR="00EF7B06" w:rsidRPr="00433F2C" w:rsidRDefault="00EF7B06" w:rsidP="00464F9E">
                  <w:pPr>
                    <w:pStyle w:val="TableContent"/>
                    <w:rPr>
                      <w:sz w:val="18"/>
                      <w:szCs w:val="18"/>
                    </w:rPr>
                  </w:pPr>
                  <w:r w:rsidRPr="00433F2C">
                    <w:rPr>
                      <w:sz w:val="18"/>
                      <w:szCs w:val="18"/>
                    </w:rPr>
                    <w:t>BLQ</w:t>
                  </w:r>
                  <w:r w:rsidR="000672C7">
                    <w:rPr>
                      <w:sz w:val="18"/>
                      <w:szCs w:val="18"/>
                    </w:rPr>
                    <w:t>*</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lastRenderedPageBreak/>
                    <w:t>1</w:t>
                  </w:r>
                </w:p>
              </w:tc>
              <w:tc>
                <w:tcPr>
                  <w:tcW w:w="720" w:type="dxa"/>
                </w:tcPr>
                <w:p w:rsidR="00EF7B06" w:rsidRPr="00433F2C" w:rsidRDefault="00EF7B06" w:rsidP="00464F9E">
                  <w:pPr>
                    <w:pStyle w:val="TableContent"/>
                    <w:rPr>
                      <w:sz w:val="18"/>
                      <w:szCs w:val="18"/>
                    </w:rPr>
                  </w:pPr>
                  <w:r w:rsidRPr="00433F2C">
                    <w:rPr>
                      <w:sz w:val="18"/>
                      <w:szCs w:val="18"/>
                    </w:rPr>
                    <w:t>5h</w:t>
                  </w:r>
                </w:p>
              </w:tc>
              <w:tc>
                <w:tcPr>
                  <w:tcW w:w="739" w:type="dxa"/>
                </w:tcPr>
                <w:p w:rsidR="00EF7B06" w:rsidRPr="00433F2C" w:rsidRDefault="00EF7B06" w:rsidP="00464F9E">
                  <w:pPr>
                    <w:pStyle w:val="TableContent"/>
                    <w:rPr>
                      <w:sz w:val="18"/>
                      <w:szCs w:val="18"/>
                    </w:rPr>
                  </w:pPr>
                  <w:r w:rsidRPr="00433F2C">
                    <w:rPr>
                      <w:sz w:val="18"/>
                      <w:szCs w:val="18"/>
                    </w:rPr>
                    <w:t>BLQ</w:t>
                  </w:r>
                </w:p>
              </w:tc>
            </w:tr>
          </w:tbl>
          <w:p w:rsidR="00EF7B06" w:rsidRPr="00433F2C" w:rsidRDefault="00EF7B06" w:rsidP="00EF7B06">
            <w:pPr>
              <w:pStyle w:val="TableContent"/>
              <w:rPr>
                <w:i/>
                <w:iCs/>
                <w:sz w:val="18"/>
                <w:szCs w:val="18"/>
              </w:rPr>
            </w:pPr>
            <w:r>
              <w:rPr>
                <w:i/>
                <w:iCs/>
                <w:sz w:val="18"/>
                <w:szCs w:val="18"/>
              </w:rPr>
              <w:t>LASTTIME in above example is 5</w:t>
            </w:r>
            <w:r w:rsidRPr="00433F2C">
              <w:rPr>
                <w:i/>
                <w:iCs/>
                <w:sz w:val="18"/>
                <w:szCs w:val="18"/>
              </w:rPr>
              <w:t>h</w:t>
            </w:r>
          </w:p>
          <w:p w:rsidR="00EF7B06" w:rsidRDefault="000672C7">
            <w:pPr>
              <w:pStyle w:val="TableContent"/>
              <w:rPr>
                <w:iCs/>
                <w:sz w:val="18"/>
                <w:szCs w:val="18"/>
              </w:rPr>
            </w:pPr>
            <w:r>
              <w:rPr>
                <w:iCs/>
                <w:sz w:val="18"/>
                <w:szCs w:val="18"/>
              </w:rPr>
              <w:t>* - Note that BLQ is specifically identified here since consideration is based upon BLQ values NOT missing samples.</w:t>
            </w:r>
          </w:p>
          <w:p w:rsidR="00F1654E" w:rsidRPr="00433F2C" w:rsidRDefault="00E71F55" w:rsidP="003E74CE">
            <w:pPr>
              <w:pStyle w:val="TableContent"/>
              <w:rPr>
                <w:iCs/>
                <w:sz w:val="18"/>
                <w:szCs w:val="18"/>
              </w:rPr>
            </w:pPr>
            <w:r>
              <w:rPr>
                <w:iCs/>
                <w:sz w:val="18"/>
                <w:szCs w:val="18"/>
              </w:rPr>
              <w:t>If there are no BLQ samples, LASTTIME=TLAST</w:t>
            </w:r>
          </w:p>
        </w:tc>
        <w:tc>
          <w:tcPr>
            <w:tcW w:w="998" w:type="dxa"/>
          </w:tcPr>
          <w:p w:rsidR="00C20FE6" w:rsidRPr="00433F2C" w:rsidRDefault="00C20FE6">
            <w:pPr>
              <w:pStyle w:val="TableContent"/>
              <w:rPr>
                <w:iCs/>
                <w:sz w:val="18"/>
                <w:szCs w:val="18"/>
              </w:rPr>
            </w:pPr>
            <w:r>
              <w:rPr>
                <w:iCs/>
                <w:sz w:val="18"/>
                <w:szCs w:val="18"/>
              </w:rPr>
              <w:lastRenderedPageBreak/>
              <w:t>2</w:t>
            </w:r>
          </w:p>
        </w:tc>
        <w:tc>
          <w:tcPr>
            <w:tcW w:w="1571" w:type="dxa"/>
          </w:tcPr>
          <w:p w:rsidR="00C20FE6" w:rsidRDefault="00C20FE6">
            <w:pPr>
              <w:pStyle w:val="TableContent"/>
              <w:rPr>
                <w:iCs/>
                <w:sz w:val="18"/>
                <w:szCs w:val="18"/>
              </w:rPr>
            </w:pPr>
            <w:r>
              <w:rPr>
                <w:iCs/>
                <w:sz w:val="18"/>
                <w:szCs w:val="18"/>
              </w:rPr>
              <w:t>TIMEU</w:t>
            </w:r>
          </w:p>
        </w:tc>
      </w:tr>
      <w:tr w:rsidR="00A44F7D" w:rsidRPr="00433F2C" w:rsidTr="00C466A3">
        <w:trPr>
          <w:trHeight w:val="4643"/>
          <w:jc w:val="center"/>
        </w:trPr>
        <w:tc>
          <w:tcPr>
            <w:tcW w:w="1080" w:type="dxa"/>
          </w:tcPr>
          <w:p w:rsidR="00A44F7D" w:rsidRDefault="00A44F7D" w:rsidP="00207A64">
            <w:pPr>
              <w:pStyle w:val="TableContent"/>
              <w:rPr>
                <w:iCs/>
                <w:sz w:val="18"/>
                <w:szCs w:val="18"/>
              </w:rPr>
            </w:pPr>
            <w:r>
              <w:rPr>
                <w:iCs/>
                <w:sz w:val="18"/>
                <w:szCs w:val="18"/>
              </w:rPr>
              <w:lastRenderedPageBreak/>
              <w:t>3.0</w:t>
            </w:r>
          </w:p>
        </w:tc>
        <w:tc>
          <w:tcPr>
            <w:tcW w:w="1375" w:type="dxa"/>
          </w:tcPr>
          <w:p w:rsidR="00A44F7D" w:rsidRPr="00252B00" w:rsidRDefault="00A44F7D" w:rsidP="00207A64">
            <w:pPr>
              <w:pStyle w:val="TableContent"/>
              <w:rPr>
                <w:b/>
                <w:iCs/>
                <w:sz w:val="18"/>
                <w:szCs w:val="18"/>
              </w:rPr>
            </w:pPr>
            <w:bookmarkStart w:id="96" w:name="LASTTIMEi"/>
            <w:r w:rsidRPr="00252B00">
              <w:rPr>
                <w:b/>
                <w:iCs/>
                <w:sz w:val="18"/>
                <w:szCs w:val="18"/>
              </w:rPr>
              <w:t>LASTTIMEi</w:t>
            </w:r>
            <w:bookmarkEnd w:id="96"/>
          </w:p>
        </w:tc>
        <w:tc>
          <w:tcPr>
            <w:tcW w:w="5465" w:type="dxa"/>
          </w:tcPr>
          <w:p w:rsidR="00A44F7D" w:rsidRDefault="00A44F7D" w:rsidP="00207A64">
            <w:pPr>
              <w:pStyle w:val="TableContent"/>
              <w:rPr>
                <w:iCs/>
                <w:sz w:val="18"/>
                <w:szCs w:val="18"/>
              </w:rPr>
            </w:pPr>
            <w:r>
              <w:rPr>
                <w:iCs/>
                <w:sz w:val="18"/>
                <w:szCs w:val="18"/>
              </w:rPr>
              <w:t xml:space="preserve">This is the time of the last measured concentration point of the profile INCLUDING any points at or below the Lower limit of Quantitation, </w:t>
            </w:r>
            <w:proofErr w:type="gramStart"/>
            <w:r>
              <w:rPr>
                <w:iCs/>
                <w:sz w:val="18"/>
                <w:szCs w:val="18"/>
              </w:rPr>
              <w:t>BLQ’s .</w:t>
            </w:r>
            <w:proofErr w:type="gramEnd"/>
            <w:r>
              <w:rPr>
                <w:iCs/>
                <w:sz w:val="18"/>
                <w:szCs w:val="18"/>
              </w:rPr>
              <w:t xml:space="preserve"> This observation can be later than TLAST.</w:t>
            </w:r>
          </w:p>
          <w:p w:rsidR="00A44F7D" w:rsidRDefault="00A44F7D" w:rsidP="00207A64">
            <w:pPr>
              <w:pStyle w:val="TableContent"/>
              <w:rPr>
                <w:iCs/>
                <w:sz w:val="18"/>
                <w:szCs w:val="18"/>
              </w:rPr>
            </w:pPr>
          </w:p>
          <w:p w:rsidR="00A44F7D" w:rsidRPr="009D474B" w:rsidRDefault="00A44F7D" w:rsidP="00207A64">
            <w:pPr>
              <w:pStyle w:val="TableContent"/>
              <w:rPr>
                <w:b/>
                <w:bCs w:val="0"/>
                <w:sz w:val="18"/>
              </w:rPr>
            </w:pPr>
            <w:r>
              <w:rPr>
                <w:iCs/>
                <w:sz w:val="18"/>
                <w:szCs w:val="18"/>
              </w:rPr>
              <w:t>LASTTIME</w:t>
            </w:r>
            <w:r w:rsidR="001D5906">
              <w:rPr>
                <w:iCs/>
                <w:sz w:val="18"/>
                <w:szCs w:val="18"/>
              </w:rPr>
              <w:t>i</w:t>
            </w:r>
            <w:r>
              <w:rPr>
                <w:iCs/>
                <w:sz w:val="18"/>
                <w:szCs w:val="18"/>
              </w:rPr>
              <w:t xml:space="preserve"> serves, in one use case as criteria for acceptability or quality flags to ensure there’s sufficient data to report certain parameters, for example, AUCTAU</w:t>
            </w:r>
            <w:r w:rsidR="001D5906">
              <w:rPr>
                <w:iCs/>
                <w:sz w:val="18"/>
                <w:szCs w:val="18"/>
              </w:rPr>
              <w:t>i</w:t>
            </w:r>
            <w:r>
              <w:rPr>
                <w:iCs/>
                <w:sz w:val="18"/>
                <w:szCs w:val="18"/>
              </w:rPr>
              <w:t>. If AUCTAU</w:t>
            </w:r>
            <w:r w:rsidR="001D5906">
              <w:rPr>
                <w:iCs/>
                <w:sz w:val="18"/>
                <w:szCs w:val="18"/>
              </w:rPr>
              <w:t>i</w:t>
            </w:r>
            <w:r>
              <w:rPr>
                <w:iCs/>
                <w:sz w:val="18"/>
                <w:szCs w:val="18"/>
              </w:rPr>
              <w:t xml:space="preserve"> not of sufficient quality, then analyst would also not likely report CL. See the discussion in </w:t>
            </w:r>
            <w:r>
              <w:rPr>
                <w:iCs/>
                <w:sz w:val="18"/>
                <w:szCs w:val="18"/>
              </w:rPr>
              <w:fldChar w:fldCharType="begin"/>
            </w:r>
            <w:r>
              <w:rPr>
                <w:iCs/>
                <w:sz w:val="18"/>
                <w:szCs w:val="18"/>
              </w:rPr>
              <w:instrText xml:space="preserve"> REF _Ref518313088 \h </w:instrText>
            </w:r>
            <w:r>
              <w:rPr>
                <w:iCs/>
                <w:sz w:val="18"/>
                <w:szCs w:val="18"/>
              </w:rPr>
            </w:r>
            <w:r>
              <w:rPr>
                <w:iCs/>
                <w:sz w:val="18"/>
                <w:szCs w:val="18"/>
              </w:rPr>
              <w:fldChar w:fldCharType="separate"/>
            </w:r>
            <w:r>
              <w:t>Pre Computation Checks and Dataset or Computation Flag Definitions</w:t>
            </w:r>
            <w:r>
              <w:rPr>
                <w:iCs/>
                <w:sz w:val="18"/>
                <w:szCs w:val="18"/>
              </w:rPr>
              <w:fldChar w:fldCharType="end"/>
            </w:r>
            <w:r>
              <w:rPr>
                <w:iCs/>
                <w:sz w:val="18"/>
                <w:szCs w:val="18"/>
              </w:rPr>
              <w:t xml:space="preserve"> for </w:t>
            </w:r>
            <w:r>
              <w:rPr>
                <w:b/>
                <w:bCs w:val="0"/>
                <w:sz w:val="18"/>
              </w:rPr>
              <w:t>FLGACCEPTTAU</w:t>
            </w:r>
          </w:p>
          <w:p w:rsidR="00A44F7D" w:rsidRDefault="00A44F7D" w:rsidP="00207A64">
            <w:pPr>
              <w:pStyle w:val="TableContent"/>
              <w:rPr>
                <w:iCs/>
                <w:sz w:val="18"/>
                <w:szCs w:val="18"/>
              </w:rPr>
            </w:pPr>
          </w:p>
          <w:p w:rsidR="00A44F7D" w:rsidRPr="0019564A" w:rsidRDefault="00A44F7D" w:rsidP="00207A64">
            <w:pPr>
              <w:pStyle w:val="TableContent"/>
              <w:rPr>
                <w:b/>
                <w:iCs/>
                <w:sz w:val="18"/>
                <w:szCs w:val="18"/>
              </w:rPr>
            </w:pPr>
            <w:r w:rsidRPr="0019564A">
              <w:rPr>
                <w:b/>
                <w:iCs/>
                <w:sz w:val="18"/>
                <w:szCs w:val="18"/>
              </w:rPr>
              <w:t>Model: M1(SD/SS), M2(SD/SS), M3(SD/SS)</w:t>
            </w:r>
          </w:p>
          <w:p w:rsidR="00A44F7D" w:rsidRDefault="00A44F7D" w:rsidP="00207A64">
            <w:pPr>
              <w:pStyle w:val="TableContent"/>
              <w:rPr>
                <w:iCs/>
                <w:sz w:val="18"/>
                <w:szCs w:val="18"/>
              </w:rPr>
            </w:pPr>
          </w:p>
          <w:p w:rsidR="00A44F7D" w:rsidRPr="00433F2C" w:rsidRDefault="00A44F7D" w:rsidP="00207A64">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A44F7D" w:rsidRPr="00433F2C" w:rsidTr="00207A64">
              <w:tc>
                <w:tcPr>
                  <w:tcW w:w="907" w:type="dxa"/>
                </w:tcPr>
                <w:p w:rsidR="00A44F7D" w:rsidRPr="00433F2C" w:rsidRDefault="00A44F7D" w:rsidP="00207A64">
                  <w:pPr>
                    <w:pStyle w:val="TableContent"/>
                    <w:rPr>
                      <w:b/>
                      <w:sz w:val="18"/>
                      <w:szCs w:val="18"/>
                    </w:rPr>
                  </w:pPr>
                  <w:r w:rsidRPr="00433F2C">
                    <w:rPr>
                      <w:b/>
                      <w:sz w:val="18"/>
                      <w:szCs w:val="18"/>
                    </w:rPr>
                    <w:t>Profile</w:t>
                  </w:r>
                </w:p>
              </w:tc>
              <w:tc>
                <w:tcPr>
                  <w:tcW w:w="720" w:type="dxa"/>
                </w:tcPr>
                <w:p w:rsidR="00A44F7D" w:rsidRPr="00433F2C" w:rsidRDefault="00A44F7D" w:rsidP="00207A64">
                  <w:pPr>
                    <w:pStyle w:val="TableContent"/>
                    <w:rPr>
                      <w:b/>
                      <w:sz w:val="18"/>
                      <w:szCs w:val="18"/>
                    </w:rPr>
                  </w:pPr>
                  <w:r w:rsidRPr="00433F2C">
                    <w:rPr>
                      <w:b/>
                      <w:sz w:val="18"/>
                      <w:szCs w:val="18"/>
                    </w:rPr>
                    <w:t>Time</w:t>
                  </w:r>
                </w:p>
              </w:tc>
              <w:tc>
                <w:tcPr>
                  <w:tcW w:w="739" w:type="dxa"/>
                </w:tcPr>
                <w:p w:rsidR="00A44F7D" w:rsidRPr="00433F2C" w:rsidRDefault="00A44F7D" w:rsidP="00207A64">
                  <w:pPr>
                    <w:pStyle w:val="TableContent"/>
                    <w:rPr>
                      <w:b/>
                      <w:sz w:val="18"/>
                      <w:szCs w:val="18"/>
                    </w:rPr>
                  </w:pPr>
                  <w:r w:rsidRPr="00433F2C">
                    <w:rPr>
                      <w:b/>
                      <w:sz w:val="18"/>
                      <w:szCs w:val="18"/>
                    </w:rPr>
                    <w:t>Conc.</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1h</w:t>
                  </w:r>
                </w:p>
              </w:tc>
              <w:tc>
                <w:tcPr>
                  <w:tcW w:w="739" w:type="dxa"/>
                </w:tcPr>
                <w:p w:rsidR="00A44F7D" w:rsidRPr="00433F2C" w:rsidRDefault="00A44F7D" w:rsidP="00207A64">
                  <w:pPr>
                    <w:pStyle w:val="TableContent"/>
                    <w:rPr>
                      <w:sz w:val="18"/>
                      <w:szCs w:val="18"/>
                    </w:rPr>
                  </w:pPr>
                  <w:r w:rsidRPr="00433F2C">
                    <w:rPr>
                      <w:sz w:val="18"/>
                      <w:szCs w:val="18"/>
                    </w:rPr>
                    <w:t>0.53</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2h</w:t>
                  </w:r>
                </w:p>
              </w:tc>
              <w:tc>
                <w:tcPr>
                  <w:tcW w:w="739" w:type="dxa"/>
                </w:tcPr>
                <w:p w:rsidR="00A44F7D" w:rsidRPr="00433F2C" w:rsidRDefault="00A44F7D" w:rsidP="00207A64">
                  <w:pPr>
                    <w:pStyle w:val="TableContent"/>
                    <w:rPr>
                      <w:sz w:val="18"/>
                      <w:szCs w:val="18"/>
                    </w:rPr>
                  </w:pPr>
                  <w:r w:rsidRPr="00433F2C">
                    <w:rPr>
                      <w:sz w:val="18"/>
                      <w:szCs w:val="18"/>
                    </w:rPr>
                    <w:t>1.26</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3h</w:t>
                  </w:r>
                </w:p>
              </w:tc>
              <w:tc>
                <w:tcPr>
                  <w:tcW w:w="739" w:type="dxa"/>
                </w:tcPr>
                <w:p w:rsidR="00A44F7D" w:rsidRPr="00433F2C" w:rsidRDefault="00A44F7D" w:rsidP="00207A64">
                  <w:pPr>
                    <w:pStyle w:val="TableContent"/>
                    <w:rPr>
                      <w:sz w:val="18"/>
                      <w:szCs w:val="18"/>
                    </w:rPr>
                  </w:pPr>
                  <w:r w:rsidRPr="00433F2C">
                    <w:rPr>
                      <w:sz w:val="18"/>
                      <w:szCs w:val="18"/>
                    </w:rPr>
                    <w:t>0.76</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4h</w:t>
                  </w:r>
                </w:p>
              </w:tc>
              <w:tc>
                <w:tcPr>
                  <w:tcW w:w="739" w:type="dxa"/>
                </w:tcPr>
                <w:p w:rsidR="00A44F7D" w:rsidRPr="00433F2C" w:rsidRDefault="00A44F7D" w:rsidP="00207A64">
                  <w:pPr>
                    <w:pStyle w:val="TableContent"/>
                    <w:rPr>
                      <w:sz w:val="18"/>
                      <w:szCs w:val="18"/>
                    </w:rPr>
                  </w:pPr>
                  <w:r w:rsidRPr="00433F2C">
                    <w:rPr>
                      <w:sz w:val="18"/>
                      <w:szCs w:val="18"/>
                    </w:rPr>
                    <w:t>BLQ</w:t>
                  </w:r>
                  <w:r>
                    <w:rPr>
                      <w:sz w:val="18"/>
                      <w:szCs w:val="18"/>
                    </w:rPr>
                    <w:t>*</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5h</w:t>
                  </w:r>
                </w:p>
              </w:tc>
              <w:tc>
                <w:tcPr>
                  <w:tcW w:w="739" w:type="dxa"/>
                </w:tcPr>
                <w:p w:rsidR="00A44F7D" w:rsidRPr="00433F2C" w:rsidRDefault="00A44F7D" w:rsidP="00207A64">
                  <w:pPr>
                    <w:pStyle w:val="TableContent"/>
                    <w:rPr>
                      <w:sz w:val="18"/>
                      <w:szCs w:val="18"/>
                    </w:rPr>
                  </w:pPr>
                  <w:r w:rsidRPr="00433F2C">
                    <w:rPr>
                      <w:sz w:val="18"/>
                      <w:szCs w:val="18"/>
                    </w:rPr>
                    <w:t>BLQ</w:t>
                  </w:r>
                </w:p>
              </w:tc>
            </w:tr>
          </w:tbl>
          <w:p w:rsidR="00A44F7D" w:rsidRPr="00433F2C" w:rsidRDefault="00A44F7D" w:rsidP="00207A64">
            <w:pPr>
              <w:pStyle w:val="TableContent"/>
              <w:rPr>
                <w:i/>
                <w:iCs/>
                <w:sz w:val="18"/>
                <w:szCs w:val="18"/>
              </w:rPr>
            </w:pPr>
            <w:r>
              <w:rPr>
                <w:i/>
                <w:iCs/>
                <w:sz w:val="18"/>
                <w:szCs w:val="18"/>
              </w:rPr>
              <w:t>LASTTIME</w:t>
            </w:r>
            <w:r w:rsidR="001D5906">
              <w:rPr>
                <w:i/>
                <w:iCs/>
                <w:sz w:val="18"/>
                <w:szCs w:val="18"/>
              </w:rPr>
              <w:t>i</w:t>
            </w:r>
            <w:r>
              <w:rPr>
                <w:i/>
                <w:iCs/>
                <w:sz w:val="18"/>
                <w:szCs w:val="18"/>
              </w:rPr>
              <w:t xml:space="preserve"> in above example is 5</w:t>
            </w:r>
            <w:r w:rsidRPr="00433F2C">
              <w:rPr>
                <w:i/>
                <w:iCs/>
                <w:sz w:val="18"/>
                <w:szCs w:val="18"/>
              </w:rPr>
              <w:t>h</w:t>
            </w:r>
          </w:p>
          <w:p w:rsidR="00A44F7D" w:rsidRDefault="00A44F7D" w:rsidP="00207A64">
            <w:pPr>
              <w:pStyle w:val="TableContent"/>
              <w:rPr>
                <w:iCs/>
                <w:sz w:val="18"/>
                <w:szCs w:val="18"/>
              </w:rPr>
            </w:pPr>
            <w:r>
              <w:rPr>
                <w:iCs/>
                <w:sz w:val="18"/>
                <w:szCs w:val="18"/>
              </w:rPr>
              <w:t>* - Note that BLQ is specifically identified here since consideration is based upon BLQ values NOT missing samples.</w:t>
            </w:r>
          </w:p>
          <w:p w:rsidR="00A44F7D" w:rsidRPr="00433F2C" w:rsidRDefault="00A44F7D" w:rsidP="00207A64">
            <w:pPr>
              <w:pStyle w:val="TableContent"/>
              <w:rPr>
                <w:iCs/>
                <w:sz w:val="18"/>
                <w:szCs w:val="18"/>
              </w:rPr>
            </w:pPr>
            <w:r>
              <w:rPr>
                <w:iCs/>
                <w:sz w:val="18"/>
                <w:szCs w:val="18"/>
              </w:rPr>
              <w:t>If there are no BLQ samples, LASTTIME</w:t>
            </w:r>
            <w:r w:rsidR="001D5906">
              <w:rPr>
                <w:iCs/>
                <w:sz w:val="18"/>
                <w:szCs w:val="18"/>
              </w:rPr>
              <w:t>i</w:t>
            </w:r>
            <w:r>
              <w:rPr>
                <w:iCs/>
                <w:sz w:val="18"/>
                <w:szCs w:val="18"/>
              </w:rPr>
              <w:t>=TLAST</w:t>
            </w:r>
            <w:r w:rsidR="001D5906">
              <w:rPr>
                <w:iCs/>
                <w:sz w:val="18"/>
                <w:szCs w:val="18"/>
              </w:rPr>
              <w:t>i</w:t>
            </w:r>
          </w:p>
        </w:tc>
        <w:tc>
          <w:tcPr>
            <w:tcW w:w="998" w:type="dxa"/>
          </w:tcPr>
          <w:p w:rsidR="00A44F7D" w:rsidRPr="00433F2C" w:rsidRDefault="00A44F7D" w:rsidP="00207A64">
            <w:pPr>
              <w:pStyle w:val="TableContent"/>
              <w:rPr>
                <w:iCs/>
                <w:sz w:val="18"/>
                <w:szCs w:val="18"/>
              </w:rPr>
            </w:pPr>
            <w:r>
              <w:rPr>
                <w:iCs/>
                <w:sz w:val="18"/>
                <w:szCs w:val="18"/>
              </w:rPr>
              <w:t>2</w:t>
            </w:r>
          </w:p>
        </w:tc>
        <w:tc>
          <w:tcPr>
            <w:tcW w:w="1571" w:type="dxa"/>
          </w:tcPr>
          <w:p w:rsidR="00A44F7D" w:rsidRDefault="00A44F7D" w:rsidP="00207A64">
            <w:pPr>
              <w:pStyle w:val="TableContent"/>
              <w:rPr>
                <w:iCs/>
                <w:sz w:val="18"/>
                <w:szCs w:val="18"/>
              </w:rPr>
            </w:pPr>
            <w:r>
              <w:rPr>
                <w:iCs/>
                <w:sz w:val="18"/>
                <w:szCs w:val="18"/>
              </w:rPr>
              <w:t>TIMEU</w:t>
            </w:r>
          </w:p>
        </w:tc>
      </w:tr>
      <w:tr w:rsidR="007D09C5" w:rsidRPr="00433F2C" w:rsidTr="006C308F">
        <w:trPr>
          <w:jc w:val="center"/>
        </w:trPr>
        <w:tc>
          <w:tcPr>
            <w:tcW w:w="1080" w:type="dxa"/>
          </w:tcPr>
          <w:p w:rsidR="007D09C5" w:rsidRPr="00433F2C" w:rsidRDefault="007D09C5" w:rsidP="006C308F">
            <w:pPr>
              <w:pStyle w:val="TableContent"/>
              <w:rPr>
                <w:iCs/>
                <w:sz w:val="18"/>
                <w:szCs w:val="18"/>
              </w:rPr>
            </w:pPr>
            <w:r>
              <w:rPr>
                <w:iCs/>
                <w:sz w:val="18"/>
                <w:szCs w:val="18"/>
              </w:rPr>
              <w:t>1.0</w:t>
            </w:r>
          </w:p>
        </w:tc>
        <w:tc>
          <w:tcPr>
            <w:tcW w:w="1375" w:type="dxa"/>
          </w:tcPr>
          <w:p w:rsidR="007D09C5" w:rsidRPr="00252B00" w:rsidRDefault="007D09C5" w:rsidP="006C308F">
            <w:pPr>
              <w:pStyle w:val="TableContent"/>
              <w:rPr>
                <w:b/>
                <w:iCs/>
                <w:sz w:val="18"/>
                <w:szCs w:val="18"/>
              </w:rPr>
            </w:pPr>
            <w:bookmarkStart w:id="97" w:name="TMIN"/>
            <w:r w:rsidRPr="00252B00">
              <w:rPr>
                <w:b/>
                <w:iCs/>
                <w:sz w:val="18"/>
                <w:szCs w:val="18"/>
              </w:rPr>
              <w:t>TMIN</w:t>
            </w:r>
            <w:bookmarkEnd w:id="97"/>
          </w:p>
        </w:tc>
        <w:tc>
          <w:tcPr>
            <w:tcW w:w="5465" w:type="dxa"/>
          </w:tcPr>
          <w:p w:rsidR="007D09C5" w:rsidRPr="00433F2C" w:rsidRDefault="007D09C5" w:rsidP="006C308F">
            <w:pPr>
              <w:pStyle w:val="TableContent"/>
              <w:rPr>
                <w:iCs/>
                <w:sz w:val="18"/>
                <w:szCs w:val="18"/>
              </w:rPr>
            </w:pPr>
            <w:r w:rsidRPr="00433F2C">
              <w:rPr>
                <w:iCs/>
                <w:sz w:val="18"/>
                <w:szCs w:val="18"/>
              </w:rPr>
              <w:t>For steady-state data, the</w:t>
            </w:r>
            <w:r w:rsidRPr="00433F2C">
              <w:rPr>
                <w:b/>
                <w:iCs/>
                <w:sz w:val="18"/>
                <w:szCs w:val="18"/>
              </w:rPr>
              <w:t xml:space="preserve"> First Time at which </w:t>
            </w:r>
            <w:r>
              <w:rPr>
                <w:b/>
                <w:iCs/>
                <w:sz w:val="18"/>
                <w:szCs w:val="18"/>
              </w:rPr>
              <w:fldChar w:fldCharType="begin"/>
            </w:r>
            <w:r>
              <w:rPr>
                <w:b/>
                <w:iCs/>
                <w:sz w:val="18"/>
                <w:szCs w:val="18"/>
              </w:rPr>
              <w:instrText xml:space="preserve"> REF CMIN \h </w:instrText>
            </w:r>
            <w:r>
              <w:rPr>
                <w:b/>
                <w:iCs/>
                <w:sz w:val="18"/>
                <w:szCs w:val="18"/>
              </w:rPr>
            </w:r>
            <w:r>
              <w:rPr>
                <w:b/>
                <w:iCs/>
                <w:sz w:val="18"/>
                <w:szCs w:val="18"/>
              </w:rPr>
              <w:fldChar w:fldCharType="separate"/>
            </w:r>
            <w:r w:rsidRPr="00252B00">
              <w:rPr>
                <w:b/>
                <w:sz w:val="18"/>
                <w:szCs w:val="18"/>
              </w:rPr>
              <w:t>CMIN</w:t>
            </w:r>
            <w:r>
              <w:rPr>
                <w:b/>
                <w:iCs/>
                <w:sz w:val="18"/>
                <w:szCs w:val="18"/>
              </w:rPr>
              <w:fldChar w:fldCharType="end"/>
            </w:r>
            <w:r w:rsidRPr="00433F2C">
              <w:rPr>
                <w:b/>
                <w:iCs/>
                <w:sz w:val="18"/>
                <w:szCs w:val="18"/>
              </w:rPr>
              <w:t xml:space="preserve"> is observed</w:t>
            </w:r>
            <w:r w:rsidRPr="00433F2C">
              <w:rPr>
                <w:iCs/>
                <w:sz w:val="18"/>
                <w:szCs w:val="18"/>
              </w:rPr>
              <w:t xml:space="preserve"> </w:t>
            </w:r>
            <w:r w:rsidRPr="00433F2C">
              <w:rPr>
                <w:b/>
                <w:bCs w:val="0"/>
                <w:iCs/>
                <w:sz w:val="18"/>
                <w:szCs w:val="18"/>
              </w:rPr>
              <w:t xml:space="preserve">within </w:t>
            </w:r>
            <w:r>
              <w:rPr>
                <w:b/>
                <w:bCs w:val="0"/>
                <w:iCs/>
                <w:sz w:val="18"/>
                <w:szCs w:val="18"/>
              </w:rPr>
              <w:t xml:space="preserve">the profile </w:t>
            </w:r>
            <w:r w:rsidRPr="00433F2C">
              <w:rPr>
                <w:iCs/>
                <w:sz w:val="18"/>
                <w:szCs w:val="18"/>
              </w:rPr>
              <w:t>and is obtained by inspection of the data.</w:t>
            </w:r>
            <w:r>
              <w:rPr>
                <w:iCs/>
                <w:sz w:val="18"/>
                <w:szCs w:val="18"/>
              </w:rPr>
              <w:t xml:space="preserve"> </w:t>
            </w:r>
          </w:p>
          <w:p w:rsidR="007D09C5" w:rsidRPr="00433F2C" w:rsidRDefault="007D09C5" w:rsidP="006C308F">
            <w:pPr>
              <w:pStyle w:val="TableContent"/>
              <w:rPr>
                <w:iCs/>
                <w:sz w:val="18"/>
                <w:szCs w:val="18"/>
              </w:rPr>
            </w:pPr>
          </w:p>
          <w:p w:rsidR="007D09C5" w:rsidRPr="00433F2C" w:rsidRDefault="007D09C5" w:rsidP="006C308F">
            <w:pPr>
              <w:pStyle w:val="TableContent"/>
              <w:rPr>
                <w:b/>
                <w:sz w:val="18"/>
                <w:szCs w:val="18"/>
              </w:rPr>
            </w:pPr>
            <w:r w:rsidRPr="00433F2C">
              <w:rPr>
                <w:b/>
                <w:sz w:val="18"/>
                <w:szCs w:val="18"/>
              </w:rPr>
              <w:lastRenderedPageBreak/>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D09C5" w:rsidRPr="00433F2C" w:rsidTr="006C308F">
              <w:tc>
                <w:tcPr>
                  <w:tcW w:w="907" w:type="dxa"/>
                </w:tcPr>
                <w:p w:rsidR="007D09C5" w:rsidRPr="00433F2C" w:rsidRDefault="007D09C5" w:rsidP="006C308F">
                  <w:pPr>
                    <w:pStyle w:val="TableContent"/>
                    <w:rPr>
                      <w:b/>
                      <w:sz w:val="18"/>
                      <w:szCs w:val="18"/>
                    </w:rPr>
                  </w:pPr>
                  <w:r w:rsidRPr="00433F2C">
                    <w:rPr>
                      <w:b/>
                      <w:sz w:val="18"/>
                      <w:szCs w:val="18"/>
                    </w:rPr>
                    <w:t>Profile</w:t>
                  </w:r>
                </w:p>
              </w:tc>
              <w:tc>
                <w:tcPr>
                  <w:tcW w:w="720" w:type="dxa"/>
                </w:tcPr>
                <w:p w:rsidR="007D09C5" w:rsidRPr="00433F2C" w:rsidRDefault="007D09C5" w:rsidP="006C308F">
                  <w:pPr>
                    <w:pStyle w:val="TableContent"/>
                    <w:rPr>
                      <w:b/>
                      <w:sz w:val="18"/>
                      <w:szCs w:val="18"/>
                    </w:rPr>
                  </w:pPr>
                  <w:r w:rsidRPr="00433F2C">
                    <w:rPr>
                      <w:b/>
                      <w:sz w:val="18"/>
                      <w:szCs w:val="18"/>
                    </w:rPr>
                    <w:t>Time</w:t>
                  </w:r>
                </w:p>
              </w:tc>
              <w:tc>
                <w:tcPr>
                  <w:tcW w:w="739" w:type="dxa"/>
                </w:tcPr>
                <w:p w:rsidR="007D09C5" w:rsidRPr="00433F2C" w:rsidRDefault="007D09C5" w:rsidP="006C308F">
                  <w:pPr>
                    <w:pStyle w:val="TableContent"/>
                    <w:rPr>
                      <w:b/>
                      <w:sz w:val="18"/>
                      <w:szCs w:val="18"/>
                    </w:rPr>
                  </w:pPr>
                  <w:r w:rsidRPr="00433F2C">
                    <w:rPr>
                      <w:b/>
                      <w:sz w:val="18"/>
                      <w:szCs w:val="18"/>
                    </w:rPr>
                    <w:t>Conc.</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0.5h</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1h</w:t>
                  </w:r>
                </w:p>
              </w:tc>
              <w:tc>
                <w:tcPr>
                  <w:tcW w:w="739" w:type="dxa"/>
                </w:tcPr>
                <w:p w:rsidR="007D09C5" w:rsidRPr="00433F2C" w:rsidRDefault="007D09C5" w:rsidP="006C308F">
                  <w:pPr>
                    <w:pStyle w:val="TableContent"/>
                    <w:rPr>
                      <w:sz w:val="18"/>
                      <w:szCs w:val="18"/>
                    </w:rPr>
                  </w:pPr>
                  <w:r w:rsidRPr="00433F2C">
                    <w:rPr>
                      <w:sz w:val="18"/>
                      <w:szCs w:val="18"/>
                    </w:rPr>
                    <w:t>2.45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4h</w:t>
                  </w:r>
                </w:p>
              </w:tc>
              <w:tc>
                <w:tcPr>
                  <w:tcW w:w="739" w:type="dxa"/>
                </w:tcPr>
                <w:p w:rsidR="007D09C5" w:rsidRPr="00433F2C" w:rsidRDefault="007D09C5" w:rsidP="006C308F">
                  <w:pPr>
                    <w:pStyle w:val="TableContent"/>
                    <w:rPr>
                      <w:sz w:val="18"/>
                      <w:szCs w:val="18"/>
                    </w:rPr>
                  </w:pPr>
                  <w:r w:rsidRPr="00433F2C">
                    <w:rPr>
                      <w:sz w:val="18"/>
                      <w:szCs w:val="18"/>
                    </w:rPr>
                    <w:t>1.26</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12h</w:t>
                  </w:r>
                </w:p>
              </w:tc>
              <w:tc>
                <w:tcPr>
                  <w:tcW w:w="739" w:type="dxa"/>
                </w:tcPr>
                <w:p w:rsidR="007D09C5" w:rsidRPr="00433F2C" w:rsidRDefault="007D09C5" w:rsidP="006C308F">
                  <w:pPr>
                    <w:pStyle w:val="TableContent"/>
                    <w:rPr>
                      <w:sz w:val="18"/>
                      <w:szCs w:val="18"/>
                    </w:rPr>
                  </w:pPr>
                  <w:r w:rsidRPr="00433F2C">
                    <w:rPr>
                      <w:sz w:val="18"/>
                      <w:szCs w:val="18"/>
                    </w:rPr>
                    <w:t>0.65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16h</w:t>
                  </w:r>
                </w:p>
              </w:tc>
              <w:tc>
                <w:tcPr>
                  <w:tcW w:w="739" w:type="dxa"/>
                </w:tcPr>
                <w:p w:rsidR="007D09C5" w:rsidRPr="00433F2C" w:rsidRDefault="007D09C5" w:rsidP="006C308F">
                  <w:pPr>
                    <w:pStyle w:val="TableContent"/>
                    <w:rPr>
                      <w:sz w:val="18"/>
                      <w:szCs w:val="18"/>
                    </w:rPr>
                  </w:pPr>
                  <w:r w:rsidRPr="00433F2C">
                    <w:rPr>
                      <w:sz w:val="18"/>
                      <w:szCs w:val="18"/>
                    </w:rPr>
                    <w:t>BLQ</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24h</w:t>
                  </w:r>
                </w:p>
              </w:tc>
              <w:tc>
                <w:tcPr>
                  <w:tcW w:w="739" w:type="dxa"/>
                </w:tcPr>
                <w:p w:rsidR="007D09C5" w:rsidRPr="00433F2C" w:rsidRDefault="007D09C5" w:rsidP="006C308F">
                  <w:pPr>
                    <w:pStyle w:val="TableContent"/>
                    <w:rPr>
                      <w:sz w:val="18"/>
                      <w:szCs w:val="18"/>
                    </w:rPr>
                  </w:pPr>
                  <w:r w:rsidRPr="00433F2C">
                    <w:rPr>
                      <w:sz w:val="18"/>
                      <w:szCs w:val="18"/>
                    </w:rPr>
                    <w:t>0.20</w:t>
                  </w:r>
                </w:p>
              </w:tc>
            </w:tr>
          </w:tbl>
          <w:p w:rsidR="007D09C5" w:rsidRPr="00433F2C" w:rsidRDefault="007D09C5" w:rsidP="006C308F">
            <w:pPr>
              <w:pStyle w:val="TableContent"/>
              <w:rPr>
                <w:sz w:val="18"/>
                <w:szCs w:val="18"/>
              </w:rPr>
            </w:pPr>
          </w:p>
          <w:p w:rsidR="007D09C5" w:rsidRPr="00433F2C" w:rsidRDefault="007D09C5" w:rsidP="006C308F">
            <w:pPr>
              <w:pStyle w:val="TableContent"/>
              <w:rPr>
                <w:sz w:val="18"/>
                <w:szCs w:val="18"/>
              </w:rPr>
            </w:pPr>
            <w:r w:rsidRPr="00433F2C">
              <w:rPr>
                <w:sz w:val="18"/>
                <w:szCs w:val="18"/>
              </w:rPr>
              <w:t>As per above example table</w:t>
            </w:r>
          </w:p>
          <w:p w:rsidR="007D09C5" w:rsidRPr="00433F2C" w:rsidRDefault="007D09C5" w:rsidP="006C308F">
            <w:pPr>
              <w:pStyle w:val="TableContent"/>
              <w:rPr>
                <w:sz w:val="18"/>
                <w:szCs w:val="18"/>
              </w:rPr>
            </w:pPr>
            <w:r w:rsidRPr="00433F2C">
              <w:rPr>
                <w:sz w:val="18"/>
                <w:szCs w:val="18"/>
              </w:rPr>
              <w:t>TMIN = 0h</w:t>
            </w:r>
          </w:p>
          <w:p w:rsidR="007D09C5" w:rsidRPr="00433F2C" w:rsidRDefault="007D09C5" w:rsidP="006C308F">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7D09C5" w:rsidRPr="00433F2C" w:rsidTr="009F747E">
              <w:tc>
                <w:tcPr>
                  <w:tcW w:w="2644" w:type="dxa"/>
                </w:tcPr>
                <w:p w:rsidR="007D09C5" w:rsidRPr="00433F2C" w:rsidRDefault="007D09C5" w:rsidP="006C308F">
                  <w:pPr>
                    <w:pStyle w:val="TableContent"/>
                    <w:rPr>
                      <w:b/>
                      <w:iCs/>
                      <w:sz w:val="18"/>
                      <w:szCs w:val="18"/>
                    </w:rPr>
                  </w:pPr>
                  <w:r w:rsidRPr="00433F2C">
                    <w:rPr>
                      <w:b/>
                      <w:iCs/>
                      <w:sz w:val="18"/>
                      <w:szCs w:val="18"/>
                    </w:rPr>
                    <w:t>Data Checks</w:t>
                  </w:r>
                </w:p>
              </w:tc>
              <w:tc>
                <w:tcPr>
                  <w:tcW w:w="2644" w:type="dxa"/>
                </w:tcPr>
                <w:p w:rsidR="007D09C5" w:rsidRPr="00433F2C" w:rsidRDefault="007D09C5" w:rsidP="006C308F">
                  <w:pPr>
                    <w:pStyle w:val="TableContent"/>
                    <w:rPr>
                      <w:b/>
                      <w:iCs/>
                      <w:sz w:val="18"/>
                      <w:szCs w:val="18"/>
                    </w:rPr>
                  </w:pPr>
                  <w:r w:rsidRPr="00433F2C">
                    <w:rPr>
                      <w:b/>
                      <w:iCs/>
                      <w:sz w:val="18"/>
                      <w:szCs w:val="18"/>
                    </w:rPr>
                    <w:t>Actions</w:t>
                  </w:r>
                </w:p>
              </w:tc>
            </w:tr>
            <w:tr w:rsidR="007D09C5" w:rsidRPr="00433F2C" w:rsidTr="009F747E">
              <w:tc>
                <w:tcPr>
                  <w:tcW w:w="2644" w:type="dxa"/>
                </w:tcPr>
                <w:p w:rsidR="007D09C5" w:rsidRPr="00433F2C" w:rsidRDefault="007D09C5" w:rsidP="006C308F">
                  <w:pPr>
                    <w:pStyle w:val="TableContent"/>
                    <w:rPr>
                      <w:iCs/>
                      <w:sz w:val="18"/>
                      <w:szCs w:val="18"/>
                    </w:rPr>
                  </w:pPr>
                  <w:r w:rsidRPr="00433F2C">
                    <w:rPr>
                      <w:iCs/>
                      <w:sz w:val="18"/>
                      <w:szCs w:val="18"/>
                    </w:rPr>
                    <w:t>If all Cs = 0</w:t>
                  </w:r>
                </w:p>
              </w:tc>
              <w:tc>
                <w:tcPr>
                  <w:tcW w:w="2644" w:type="dxa"/>
                </w:tcPr>
                <w:p w:rsidR="007D09C5" w:rsidRPr="00433F2C" w:rsidRDefault="007D09C5" w:rsidP="006C308F">
                  <w:pPr>
                    <w:pStyle w:val="TableContent"/>
                    <w:rPr>
                      <w:iCs/>
                      <w:sz w:val="18"/>
                      <w:szCs w:val="18"/>
                    </w:rPr>
                  </w:pPr>
                  <w:r w:rsidRPr="00433F2C">
                    <w:rPr>
                      <w:iCs/>
                      <w:sz w:val="18"/>
                      <w:szCs w:val="18"/>
                    </w:rPr>
                    <w:t>Return “NA”</w:t>
                  </w:r>
                </w:p>
              </w:tc>
            </w:tr>
          </w:tbl>
          <w:p w:rsidR="007D09C5" w:rsidRPr="00433F2C" w:rsidRDefault="007D09C5" w:rsidP="006C308F">
            <w:pPr>
              <w:pStyle w:val="TableContent"/>
              <w:rPr>
                <w:sz w:val="18"/>
                <w:szCs w:val="18"/>
                <w:u w:val="single"/>
              </w:rPr>
            </w:pPr>
          </w:p>
        </w:tc>
        <w:tc>
          <w:tcPr>
            <w:tcW w:w="998" w:type="dxa"/>
          </w:tcPr>
          <w:p w:rsidR="007D09C5" w:rsidRPr="00433F2C" w:rsidRDefault="007D09C5" w:rsidP="006C308F">
            <w:pPr>
              <w:pStyle w:val="TableContent"/>
              <w:rPr>
                <w:iCs/>
                <w:sz w:val="18"/>
                <w:szCs w:val="18"/>
              </w:rPr>
            </w:pPr>
            <w:r w:rsidRPr="00433F2C">
              <w:rPr>
                <w:iCs/>
                <w:sz w:val="18"/>
                <w:szCs w:val="18"/>
              </w:rPr>
              <w:lastRenderedPageBreak/>
              <w:t>2</w:t>
            </w:r>
          </w:p>
        </w:tc>
        <w:tc>
          <w:tcPr>
            <w:tcW w:w="1571" w:type="dxa"/>
          </w:tcPr>
          <w:p w:rsidR="007D09C5" w:rsidRPr="00433F2C" w:rsidRDefault="007D09C5" w:rsidP="006C308F">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98" w:name="TMINi"/>
            <w:r w:rsidRPr="00252B00">
              <w:rPr>
                <w:b/>
                <w:iCs/>
                <w:sz w:val="18"/>
                <w:szCs w:val="18"/>
              </w:rPr>
              <w:t>TMIN</w:t>
            </w:r>
            <w:r w:rsidRPr="00252B00">
              <w:rPr>
                <w:b/>
                <w:i/>
                <w:sz w:val="18"/>
                <w:szCs w:val="18"/>
              </w:rPr>
              <w:t>i</w:t>
            </w:r>
            <w:bookmarkEnd w:id="98"/>
          </w:p>
        </w:tc>
        <w:tc>
          <w:tcPr>
            <w:tcW w:w="5465" w:type="dxa"/>
          </w:tcPr>
          <w:p w:rsidR="00433F2C" w:rsidRPr="00433F2C" w:rsidRDefault="00433F2C">
            <w:pPr>
              <w:pStyle w:val="TableContent"/>
              <w:rPr>
                <w:iCs/>
                <w:sz w:val="18"/>
                <w:szCs w:val="18"/>
              </w:rPr>
            </w:pPr>
            <w:r w:rsidRPr="00433F2C">
              <w:rPr>
                <w:iCs/>
                <w:sz w:val="18"/>
                <w:szCs w:val="18"/>
              </w:rPr>
              <w:t>For steady-state data, the</w:t>
            </w:r>
            <w:r w:rsidRPr="00433F2C">
              <w:rPr>
                <w:b/>
                <w:iCs/>
                <w:sz w:val="18"/>
                <w:szCs w:val="18"/>
              </w:rPr>
              <w:t xml:space="preserve"> First Time at which </w:t>
            </w:r>
            <w:r w:rsidR="007D09C5">
              <w:rPr>
                <w:b/>
                <w:iCs/>
                <w:sz w:val="18"/>
                <w:szCs w:val="18"/>
              </w:rPr>
              <w:fldChar w:fldCharType="begin"/>
            </w:r>
            <w:r w:rsidR="007D09C5">
              <w:rPr>
                <w:b/>
                <w:iCs/>
                <w:sz w:val="18"/>
                <w:szCs w:val="18"/>
              </w:rPr>
              <w:instrText xml:space="preserve"> REF CMINi \h </w:instrText>
            </w:r>
            <w:r w:rsidR="007D09C5">
              <w:rPr>
                <w:b/>
                <w:iCs/>
                <w:sz w:val="18"/>
                <w:szCs w:val="18"/>
              </w:rPr>
            </w:r>
            <w:r w:rsidR="007D09C5">
              <w:rPr>
                <w:b/>
                <w:iCs/>
                <w:sz w:val="18"/>
                <w:szCs w:val="18"/>
              </w:rPr>
              <w:fldChar w:fldCharType="separate"/>
            </w:r>
            <w:r w:rsidR="007D09C5" w:rsidRPr="00252B00">
              <w:rPr>
                <w:b/>
                <w:sz w:val="18"/>
                <w:szCs w:val="18"/>
              </w:rPr>
              <w:t>CMIN</w:t>
            </w:r>
            <w:r w:rsidR="007D09C5" w:rsidRPr="00252B00">
              <w:rPr>
                <w:b/>
                <w:i/>
                <w:iCs/>
                <w:sz w:val="18"/>
                <w:szCs w:val="18"/>
              </w:rPr>
              <w:t>i</w:t>
            </w:r>
            <w:r w:rsidR="007D09C5">
              <w:rPr>
                <w:b/>
                <w:iCs/>
                <w:sz w:val="18"/>
                <w:szCs w:val="18"/>
              </w:rPr>
              <w:fldChar w:fldCharType="end"/>
            </w:r>
            <w:r w:rsidRPr="00433F2C">
              <w:rPr>
                <w:b/>
                <w:iCs/>
                <w:sz w:val="18"/>
                <w:szCs w:val="18"/>
              </w:rPr>
              <w:t xml:space="preserve"> is observed</w:t>
            </w:r>
            <w:r w:rsidRPr="00433F2C">
              <w:rPr>
                <w:iCs/>
                <w:sz w:val="18"/>
                <w:szCs w:val="18"/>
              </w:rPr>
              <w:t xml:space="preserve"> </w:t>
            </w:r>
            <w:r w:rsidRPr="00433F2C">
              <w:rPr>
                <w:b/>
                <w:bCs w:val="0"/>
                <w:iCs/>
                <w:sz w:val="18"/>
                <w:szCs w:val="18"/>
              </w:rPr>
              <w:t xml:space="preserve">within dosing interval </w:t>
            </w:r>
            <w:r w:rsidRPr="00433F2C">
              <w:rPr>
                <w:b/>
                <w:bCs w:val="0"/>
                <w:i/>
                <w:sz w:val="18"/>
                <w:szCs w:val="18"/>
              </w:rPr>
              <w:t>i</w:t>
            </w:r>
            <w:r w:rsidRPr="00433F2C">
              <w:rPr>
                <w:b/>
                <w:bCs w:val="0"/>
                <w:iCs/>
                <w:sz w:val="18"/>
                <w:szCs w:val="18"/>
              </w:rPr>
              <w:t xml:space="preserve"> </w:t>
            </w:r>
            <w:r w:rsidRPr="00433F2C">
              <w:rPr>
                <w:iCs/>
                <w:sz w:val="18"/>
                <w:szCs w:val="18"/>
              </w:rPr>
              <w:t>and is obtained by inspection of the data.</w:t>
            </w:r>
            <w:r w:rsidR="00AB4B19">
              <w:rPr>
                <w:iCs/>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39"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39" w:type="dxa"/>
                </w:tcPr>
                <w:p w:rsidR="00433F2C" w:rsidRPr="00433F2C" w:rsidRDefault="00433F2C">
                  <w:pPr>
                    <w:pStyle w:val="TableContent"/>
                    <w:rPr>
                      <w:sz w:val="18"/>
                      <w:szCs w:val="18"/>
                    </w:rPr>
                  </w:pPr>
                  <w:r w:rsidRPr="00433F2C">
                    <w:rPr>
                      <w:sz w:val="18"/>
                      <w:szCs w:val="18"/>
                    </w:rPr>
                    <w:t>0.20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If TAU = 12h Then TMIN</w:t>
            </w:r>
            <w:r w:rsidR="007D09C5">
              <w:rPr>
                <w:sz w:val="18"/>
                <w:szCs w:val="18"/>
              </w:rPr>
              <w:t>i</w:t>
            </w:r>
            <w:r w:rsidRPr="00433F2C">
              <w:rPr>
                <w:sz w:val="18"/>
                <w:szCs w:val="18"/>
              </w:rPr>
              <w:t xml:space="preserve"> = 0h</w:t>
            </w:r>
          </w:p>
          <w:p w:rsidR="00433F2C" w:rsidRPr="00433F2C" w:rsidRDefault="00433F2C">
            <w:pPr>
              <w:pStyle w:val="TableContent"/>
              <w:rPr>
                <w:sz w:val="18"/>
                <w:szCs w:val="18"/>
              </w:rPr>
            </w:pPr>
            <w:r w:rsidRPr="00433F2C">
              <w:rPr>
                <w:sz w:val="18"/>
                <w:szCs w:val="18"/>
              </w:rPr>
              <w:t>If TAU = 24h, then TMIN</w:t>
            </w:r>
            <w:r w:rsidR="007D09C5">
              <w:rPr>
                <w:sz w:val="18"/>
                <w:szCs w:val="18"/>
              </w:rPr>
              <w:t>i</w:t>
            </w:r>
            <w:r w:rsidRPr="00433F2C">
              <w:rPr>
                <w:sz w:val="18"/>
                <w:szCs w:val="18"/>
              </w:rPr>
              <w:t xml:space="preserve"> = 16h</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If Tau </w:t>
                  </w:r>
                  <w:r w:rsidRPr="00433F2C">
                    <w:rPr>
                      <w:iCs/>
                      <w:sz w:val="18"/>
                      <w:szCs w:val="18"/>
                    </w:rPr>
                    <w:sym w:font="Symbol" w:char="F0A3"/>
                  </w:r>
                  <w:r w:rsidRPr="00433F2C">
                    <w:rPr>
                      <w:iCs/>
                      <w:sz w:val="18"/>
                      <w:szCs w:val="18"/>
                    </w:rPr>
                    <w:t xml:space="preserve"> 0</w:t>
                  </w:r>
                </w:p>
              </w:tc>
              <w:tc>
                <w:tcPr>
                  <w:tcW w:w="2644" w:type="dxa"/>
                </w:tcPr>
                <w:p w:rsidR="00433F2C" w:rsidRPr="00433F2C" w:rsidRDefault="00433F2C">
                  <w:pPr>
                    <w:pStyle w:val="TableContent"/>
                    <w:rPr>
                      <w:iCs/>
                      <w:sz w:val="18"/>
                      <w:szCs w:val="18"/>
                    </w:rPr>
                  </w:pPr>
                  <w:r w:rsidRPr="00433F2C">
                    <w:rPr>
                      <w:iCs/>
                      <w:sz w:val="18"/>
                      <w:szCs w:val="18"/>
                    </w:rPr>
                    <w:t xml:space="preserve">Return “NA” </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t>2</w:t>
            </w:r>
          </w:p>
        </w:tc>
        <w:tc>
          <w:tcPr>
            <w:tcW w:w="1571" w:type="dxa"/>
          </w:tcPr>
          <w:p w:rsidR="00433F2C" w:rsidRPr="00433F2C" w:rsidRDefault="005770D5">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t>1.0</w:t>
            </w:r>
          </w:p>
        </w:tc>
        <w:tc>
          <w:tcPr>
            <w:tcW w:w="1375" w:type="dxa"/>
          </w:tcPr>
          <w:p w:rsidR="00433F2C" w:rsidRPr="00252B00" w:rsidRDefault="00433F2C">
            <w:pPr>
              <w:pStyle w:val="TableContent"/>
              <w:rPr>
                <w:b/>
                <w:sz w:val="18"/>
                <w:szCs w:val="18"/>
              </w:rPr>
            </w:pPr>
            <w:bookmarkStart w:id="99" w:name="TLAG"/>
            <w:r w:rsidRPr="00252B00">
              <w:rPr>
                <w:b/>
                <w:sz w:val="18"/>
                <w:szCs w:val="18"/>
              </w:rPr>
              <w:t>TLAG</w:t>
            </w:r>
            <w:bookmarkEnd w:id="99"/>
          </w:p>
        </w:tc>
        <w:tc>
          <w:tcPr>
            <w:tcW w:w="5465" w:type="dxa"/>
          </w:tcPr>
          <w:p w:rsidR="00433F2C" w:rsidRPr="00433F2C" w:rsidRDefault="00433F2C">
            <w:pPr>
              <w:pStyle w:val="TableContent"/>
              <w:rPr>
                <w:b/>
                <w:sz w:val="18"/>
                <w:szCs w:val="18"/>
              </w:rPr>
            </w:pPr>
            <w:r w:rsidRPr="001A7399">
              <w:rPr>
                <w:b/>
                <w:sz w:val="18"/>
                <w:szCs w:val="18"/>
                <w:u w:val="single"/>
              </w:rPr>
              <w:t>Model M1</w:t>
            </w:r>
            <w:r w:rsidRPr="00433F2C">
              <w:rPr>
                <w:b/>
                <w:sz w:val="18"/>
                <w:szCs w:val="18"/>
              </w:rPr>
              <w:t>:</w:t>
            </w:r>
          </w:p>
          <w:p w:rsidR="00433F2C" w:rsidRPr="00433F2C" w:rsidRDefault="00433F2C">
            <w:pPr>
              <w:pStyle w:val="TableContent"/>
              <w:rPr>
                <w:sz w:val="18"/>
                <w:szCs w:val="18"/>
              </w:rPr>
            </w:pPr>
            <w:r w:rsidRPr="00433F2C">
              <w:rPr>
                <w:sz w:val="18"/>
                <w:szCs w:val="18"/>
              </w:rPr>
              <w:t xml:space="preserve">Lag time is described as the </w:t>
            </w:r>
            <w:r w:rsidRPr="00433F2C">
              <w:rPr>
                <w:b/>
                <w:sz w:val="18"/>
                <w:szCs w:val="18"/>
              </w:rPr>
              <w:t>time before the start of absorption phase</w:t>
            </w:r>
            <w:r w:rsidRPr="00433F2C">
              <w:rPr>
                <w:sz w:val="18"/>
                <w:szCs w:val="18"/>
              </w:rPr>
              <w:t xml:space="preserve"> and is directly observed from the concentration-time profile.  This time is defined as the sample time immediately prior </w:t>
            </w:r>
            <w:r w:rsidRPr="00433F2C">
              <w:rPr>
                <w:sz w:val="18"/>
                <w:szCs w:val="18"/>
              </w:rPr>
              <w:lastRenderedPageBreak/>
              <w:t>to the first quantifiable concentration (non-zero). If all concentrations have a value greater than 0 then TLAG is 0.</w:t>
            </w:r>
          </w:p>
          <w:p w:rsidR="00433F2C" w:rsidRPr="00433F2C" w:rsidRDefault="00433F2C">
            <w:pPr>
              <w:pStyle w:val="TableContent"/>
              <w:rPr>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4hr</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5hr</w:t>
                  </w:r>
                </w:p>
              </w:tc>
              <w:tc>
                <w:tcPr>
                  <w:tcW w:w="739" w:type="dxa"/>
                </w:tcPr>
                <w:p w:rsidR="00433F2C" w:rsidRPr="00433F2C" w:rsidRDefault="00433F2C">
                  <w:pPr>
                    <w:pStyle w:val="TableContent"/>
                    <w:rPr>
                      <w:sz w:val="18"/>
                      <w:szCs w:val="18"/>
                    </w:rPr>
                  </w:pPr>
                  <w:r w:rsidRPr="00433F2C">
                    <w:rPr>
                      <w:sz w:val="18"/>
                      <w:szCs w:val="18"/>
                    </w:rPr>
                    <w:t>1.26</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1A7399" w:rsidRDefault="00433F2C">
            <w:pPr>
              <w:pStyle w:val="TableContent"/>
              <w:rPr>
                <w:sz w:val="18"/>
                <w:szCs w:val="18"/>
              </w:rPr>
            </w:pPr>
            <w:r w:rsidRPr="00433F2C">
              <w:rPr>
                <w:sz w:val="18"/>
                <w:szCs w:val="18"/>
              </w:rPr>
              <w:t>TLAG = 3hrs</w:t>
            </w:r>
          </w:p>
        </w:tc>
        <w:tc>
          <w:tcPr>
            <w:tcW w:w="998" w:type="dxa"/>
          </w:tcPr>
          <w:p w:rsidR="00433F2C" w:rsidRPr="00433F2C" w:rsidRDefault="00433F2C">
            <w:pPr>
              <w:pStyle w:val="TableContent"/>
              <w:rPr>
                <w:sz w:val="18"/>
                <w:szCs w:val="18"/>
              </w:rPr>
            </w:pPr>
            <w:r w:rsidRPr="00433F2C">
              <w:rPr>
                <w:sz w:val="18"/>
                <w:szCs w:val="18"/>
              </w:rPr>
              <w:lastRenderedPageBreak/>
              <w:t>2</w:t>
            </w:r>
          </w:p>
        </w:tc>
        <w:tc>
          <w:tcPr>
            <w:tcW w:w="1571" w:type="dxa"/>
          </w:tcPr>
          <w:p w:rsidR="00433F2C" w:rsidRPr="00433F2C" w:rsidRDefault="005770D5">
            <w:pPr>
              <w:pStyle w:val="TableContent"/>
              <w:rPr>
                <w:sz w:val="18"/>
                <w:szCs w:val="18"/>
              </w:rPr>
            </w:pPr>
            <w:r>
              <w:rPr>
                <w:sz w:val="18"/>
                <w:szCs w:val="18"/>
              </w:rPr>
              <w:t>TIMEU</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00" w:name="KEL"/>
            <w:r w:rsidRPr="00252B00">
              <w:rPr>
                <w:b/>
                <w:iCs/>
                <w:sz w:val="18"/>
                <w:szCs w:val="18"/>
              </w:rPr>
              <w:t>KEL</w:t>
            </w:r>
            <w:bookmarkEnd w:id="100"/>
          </w:p>
        </w:tc>
        <w:tc>
          <w:tcPr>
            <w:tcW w:w="5465" w:type="dxa"/>
          </w:tcPr>
          <w:p w:rsidR="00433F2C" w:rsidRPr="00433F2C" w:rsidRDefault="00433F2C">
            <w:pPr>
              <w:pStyle w:val="TableContent"/>
              <w:rPr>
                <w:iCs/>
                <w:sz w:val="18"/>
                <w:szCs w:val="18"/>
              </w:rPr>
            </w:pPr>
            <w:r w:rsidRPr="00433F2C">
              <w:rPr>
                <w:b/>
                <w:iCs/>
                <w:sz w:val="18"/>
                <w:szCs w:val="18"/>
              </w:rPr>
              <w:t>Terminal or elimination phase rate constant</w:t>
            </w:r>
            <w:r w:rsidRPr="00433F2C">
              <w:rPr>
                <w:iCs/>
                <w:sz w:val="18"/>
                <w:szCs w:val="18"/>
              </w:rPr>
              <w:t xml:space="preserve"> is estimated as the absolute value of the slope of a least-squares linear regression during the terminal phase of the </w:t>
            </w:r>
            <w:r w:rsidRPr="00433F2C">
              <w:rPr>
                <w:b/>
                <w:iCs/>
                <w:sz w:val="18"/>
                <w:szCs w:val="18"/>
              </w:rPr>
              <w:t>natural-logarithm (ln) transformed</w:t>
            </w:r>
            <w:r w:rsidRPr="00433F2C">
              <w:rPr>
                <w:iCs/>
                <w:sz w:val="18"/>
                <w:szCs w:val="18"/>
              </w:rPr>
              <w:t xml:space="preserve"> concentration-time profile.</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First calculate slope</w:t>
            </w:r>
          </w:p>
          <w:p w:rsidR="00433F2C" w:rsidRPr="00433F2C" w:rsidRDefault="00433F2C">
            <w:pPr>
              <w:pStyle w:val="TableContent"/>
              <w:rPr>
                <w:sz w:val="18"/>
                <w:szCs w:val="18"/>
              </w:rPr>
            </w:pPr>
            <w:r w:rsidRPr="00433F2C">
              <w:rPr>
                <w:position w:val="-60"/>
                <w:sz w:val="18"/>
                <w:szCs w:val="18"/>
              </w:rPr>
              <w:object w:dxaOrig="2480" w:dyaOrig="1320">
                <v:shape id="_x0000_i1026" type="#_x0000_t75" style="width:123.9pt;height:65.7pt" o:ole="">
                  <v:imagedata r:id="rId20" o:title=""/>
                </v:shape>
                <o:OLEObject Type="Embed" ProgID="Equation.3" ShapeID="_x0000_i1026" DrawAspect="Content" ObjectID="_1640609655" r:id="rId21"/>
              </w:object>
            </w:r>
          </w:p>
          <w:p w:rsidR="00433F2C" w:rsidRPr="00433F2C" w:rsidRDefault="00433F2C">
            <w:pPr>
              <w:pStyle w:val="TableContent"/>
              <w:rPr>
                <w:sz w:val="18"/>
                <w:szCs w:val="18"/>
              </w:rPr>
            </w:pPr>
            <w:r w:rsidRPr="00433F2C">
              <w:rPr>
                <w:position w:val="-24"/>
                <w:sz w:val="18"/>
                <w:szCs w:val="18"/>
              </w:rPr>
              <w:object w:dxaOrig="1020" w:dyaOrig="960">
                <v:shape id="_x0000_i1027" type="#_x0000_t75" style="width:51.9pt;height:48.15pt" o:ole="">
                  <v:imagedata r:id="rId22" o:title=""/>
                </v:shape>
                <o:OLEObject Type="Embed" ProgID="Equation.3" ShapeID="_x0000_i1027" DrawAspect="Content" ObjectID="_1640609656" r:id="rId23"/>
              </w:object>
            </w:r>
          </w:p>
          <w:p w:rsidR="00433F2C" w:rsidRPr="00433F2C" w:rsidRDefault="00433F2C">
            <w:pPr>
              <w:pStyle w:val="TableContent"/>
              <w:rPr>
                <w:sz w:val="18"/>
                <w:szCs w:val="18"/>
              </w:rPr>
            </w:pPr>
            <w:r w:rsidRPr="00433F2C">
              <w:rPr>
                <w:position w:val="-24"/>
                <w:sz w:val="18"/>
                <w:szCs w:val="18"/>
              </w:rPr>
              <w:object w:dxaOrig="1440" w:dyaOrig="960">
                <v:shape id="_x0000_i1028" type="#_x0000_t75" style="width:1in;height:48.15pt" o:ole="">
                  <v:imagedata r:id="rId24" o:title=""/>
                </v:shape>
                <o:OLEObject Type="Embed" ProgID="Equation.3" ShapeID="_x0000_i1028" DrawAspect="Content" ObjectID="_1640609657" r:id="rId25"/>
              </w:object>
            </w:r>
          </w:p>
          <w:p w:rsidR="00433F2C" w:rsidRPr="00433F2C" w:rsidRDefault="00433F2C">
            <w:pPr>
              <w:pStyle w:val="TableContent"/>
              <w:rPr>
                <w:sz w:val="18"/>
                <w:szCs w:val="18"/>
              </w:rPr>
            </w:pPr>
            <w:r w:rsidRPr="00433F2C">
              <w:rPr>
                <w:position w:val="-60"/>
                <w:sz w:val="18"/>
                <w:szCs w:val="18"/>
              </w:rPr>
              <w:object w:dxaOrig="3060" w:dyaOrig="1320">
                <v:shape id="_x0000_i1029" type="#_x0000_t75" style="width:153.65pt;height:65.7pt" o:ole="">
                  <v:imagedata r:id="rId26" o:title=""/>
                </v:shape>
                <o:OLEObject Type="Embed" ProgID="Equation.3" ShapeID="_x0000_i1029" DrawAspect="Content" ObjectID="_1640609658" r:id="rId27"/>
              </w:object>
            </w:r>
          </w:p>
          <w:p w:rsidR="00433F2C" w:rsidRPr="00433F2C" w:rsidRDefault="00433F2C">
            <w:pPr>
              <w:autoSpaceDE w:val="0"/>
              <w:autoSpaceDN w:val="0"/>
              <w:adjustRightInd w:val="0"/>
              <w:rPr>
                <w:rFonts w:eastAsia="Times New Roman" w:cs="Arial"/>
                <w:sz w:val="18"/>
                <w:szCs w:val="18"/>
                <w:vertAlign w:val="superscript"/>
                <w:lang w:eastAsia="en-US"/>
              </w:rPr>
            </w:pPr>
            <w:r w:rsidRPr="00433F2C">
              <w:rPr>
                <w:sz w:val="18"/>
                <w:szCs w:val="18"/>
              </w:rPr>
              <w:t>S = Slope</w:t>
            </w:r>
            <w:r w:rsidRPr="00433F2C">
              <w:rPr>
                <w:rFonts w:eastAsia="Times New Roman" w:cs="Arial"/>
                <w:sz w:val="18"/>
                <w:szCs w:val="18"/>
                <w:vertAlign w:val="superscript"/>
                <w:lang w:eastAsia="en-US"/>
              </w:rPr>
              <w:t>†</w:t>
            </w:r>
          </w:p>
          <w:p w:rsidR="00433F2C" w:rsidRPr="00433F2C" w:rsidRDefault="00433F2C" w:rsidP="00106CA6">
            <w:pPr>
              <w:pStyle w:val="TableContent"/>
              <w:rPr>
                <w:sz w:val="18"/>
                <w:szCs w:val="18"/>
              </w:rPr>
            </w:pPr>
            <w:r w:rsidRPr="00433F2C">
              <w:rPr>
                <w:i/>
                <w:iCs/>
                <w:sz w:val="18"/>
                <w:szCs w:val="18"/>
              </w:rPr>
              <w:t>b</w:t>
            </w:r>
            <w:r w:rsidRPr="00433F2C">
              <w:rPr>
                <w:sz w:val="18"/>
                <w:szCs w:val="18"/>
              </w:rPr>
              <w:t xml:space="preserve"> =  </w:t>
            </w:r>
            <w:r w:rsidR="007E36AB">
              <w:rPr>
                <w:sz w:val="18"/>
                <w:szCs w:val="18"/>
              </w:rPr>
              <w:t>KEL</w:t>
            </w:r>
            <w:r w:rsidRPr="00433F2C">
              <w:rPr>
                <w:i/>
                <w:iCs/>
                <w:sz w:val="18"/>
                <w:szCs w:val="18"/>
              </w:rPr>
              <w:t>C</w:t>
            </w:r>
            <w:r w:rsidRPr="00433F2C">
              <w:rPr>
                <w:i/>
                <w:iCs/>
                <w:sz w:val="18"/>
                <w:szCs w:val="18"/>
                <w:vertAlign w:val="subscript"/>
              </w:rPr>
              <w:t>0</w:t>
            </w:r>
            <w:r w:rsidRPr="00433F2C">
              <w:rPr>
                <w:sz w:val="18"/>
                <w:szCs w:val="18"/>
              </w:rPr>
              <w:t xml:space="preserve"> (the y intercept) </w:t>
            </w:r>
          </w:p>
          <w:p w:rsidR="00433F2C" w:rsidRPr="00433F2C" w:rsidRDefault="00433F2C">
            <w:pPr>
              <w:pStyle w:val="TableContent"/>
              <w:rPr>
                <w:sz w:val="18"/>
                <w:szCs w:val="18"/>
              </w:rPr>
            </w:pPr>
            <w:r w:rsidRPr="00433F2C">
              <w:rPr>
                <w:i/>
                <w:iCs/>
                <w:sz w:val="18"/>
                <w:szCs w:val="18"/>
              </w:rPr>
              <w:t>C</w:t>
            </w:r>
            <w:r w:rsidRPr="00433F2C">
              <w:rPr>
                <w:i/>
                <w:iCs/>
                <w:sz w:val="18"/>
                <w:szCs w:val="18"/>
                <w:vertAlign w:val="subscript"/>
              </w:rPr>
              <w:t>i</w:t>
            </w:r>
            <w:r w:rsidRPr="00433F2C">
              <w:rPr>
                <w:sz w:val="18"/>
                <w:szCs w:val="18"/>
              </w:rPr>
              <w:t xml:space="preserve"> = i</w:t>
            </w:r>
            <w:r w:rsidRPr="00433F2C">
              <w:rPr>
                <w:sz w:val="18"/>
                <w:szCs w:val="18"/>
                <w:vertAlign w:val="superscript"/>
              </w:rPr>
              <w:t>th</w:t>
            </w:r>
            <w:r w:rsidRPr="00433F2C">
              <w:rPr>
                <w:sz w:val="18"/>
                <w:szCs w:val="18"/>
              </w:rPr>
              <w:t xml:space="preserve"> concentration</w:t>
            </w:r>
          </w:p>
          <w:p w:rsidR="00433F2C" w:rsidRPr="00433F2C" w:rsidRDefault="00433F2C">
            <w:pPr>
              <w:pStyle w:val="TableContent"/>
              <w:rPr>
                <w:iCs/>
                <w:sz w:val="18"/>
                <w:szCs w:val="18"/>
              </w:rPr>
            </w:pPr>
            <w:r w:rsidRPr="00433F2C">
              <w:rPr>
                <w:i/>
                <w:iCs/>
                <w:sz w:val="18"/>
                <w:szCs w:val="18"/>
              </w:rPr>
              <w:t>T</w:t>
            </w:r>
            <w:r w:rsidRPr="00433F2C">
              <w:rPr>
                <w:i/>
                <w:iCs/>
                <w:sz w:val="18"/>
                <w:szCs w:val="18"/>
                <w:vertAlign w:val="subscript"/>
              </w:rPr>
              <w:t>i</w:t>
            </w:r>
            <w:r w:rsidRPr="00433F2C">
              <w:rPr>
                <w:sz w:val="18"/>
                <w:szCs w:val="18"/>
              </w:rPr>
              <w:t xml:space="preserve"> = i</w:t>
            </w:r>
            <w:r w:rsidRPr="00433F2C">
              <w:rPr>
                <w:sz w:val="18"/>
                <w:szCs w:val="18"/>
                <w:vertAlign w:val="superscript"/>
              </w:rPr>
              <w:t>th</w:t>
            </w:r>
            <w:r w:rsidRPr="00433F2C">
              <w:rPr>
                <w:sz w:val="18"/>
                <w:szCs w:val="18"/>
              </w:rPr>
              <w:t xml:space="preserve"> Time</w:t>
            </w:r>
            <w:r w:rsidRPr="00433F2C">
              <w:rPr>
                <w:iCs/>
                <w:sz w:val="18"/>
                <w:szCs w:val="18"/>
              </w:rPr>
              <w:t xml:space="preserve"> </w:t>
            </w:r>
          </w:p>
          <w:p w:rsidR="00433F2C" w:rsidRPr="00433F2C" w:rsidRDefault="00433F2C">
            <w:pPr>
              <w:pStyle w:val="TableContent"/>
              <w:rPr>
                <w:iCs/>
                <w:sz w:val="18"/>
                <w:szCs w:val="18"/>
              </w:rPr>
            </w:pPr>
            <w:r w:rsidRPr="00433F2C">
              <w:rPr>
                <w:iCs/>
                <w:sz w:val="18"/>
                <w:szCs w:val="18"/>
              </w:rPr>
              <w:t>n = the number of data points</w:t>
            </w:r>
          </w:p>
          <w:p w:rsidR="00433F2C" w:rsidRPr="00433F2C" w:rsidRDefault="00433F2C">
            <w:pPr>
              <w:pStyle w:val="TableContent"/>
              <w:rPr>
                <w:iCs/>
                <w:sz w:val="18"/>
                <w:szCs w:val="18"/>
              </w:rPr>
            </w:pPr>
          </w:p>
          <w:p w:rsidR="00433F2C" w:rsidRPr="00433F2C" w:rsidRDefault="00433F2C">
            <w:pPr>
              <w:autoSpaceDE w:val="0"/>
              <w:autoSpaceDN w:val="0"/>
              <w:adjustRightInd w:val="0"/>
              <w:rPr>
                <w:sz w:val="18"/>
                <w:szCs w:val="18"/>
              </w:rPr>
            </w:pPr>
            <w:r w:rsidRPr="00433F2C">
              <w:rPr>
                <w:rFonts w:eastAsia="Times New Roman" w:cs="Arial"/>
                <w:sz w:val="18"/>
                <w:szCs w:val="18"/>
                <w:vertAlign w:val="superscript"/>
                <w:lang w:eastAsia="en-US"/>
              </w:rPr>
              <w:t>†</w:t>
            </w:r>
            <w:r w:rsidRPr="00433F2C">
              <w:rPr>
                <w:sz w:val="18"/>
                <w:szCs w:val="18"/>
              </w:rPr>
              <w:t xml:space="preserve">Slope is being calculated using the </w:t>
            </w:r>
            <w:r w:rsidRPr="00433F2C">
              <w:rPr>
                <w:b/>
                <w:bCs/>
                <w:i/>
                <w:sz w:val="18"/>
                <w:szCs w:val="18"/>
              </w:rPr>
              <w:t>lm</w:t>
            </w:r>
            <w:r w:rsidRPr="00433F2C">
              <w:rPr>
                <w:sz w:val="18"/>
                <w:szCs w:val="18"/>
              </w:rPr>
              <w:t xml:space="preserve"> function in </w:t>
            </w:r>
            <w:r w:rsidR="0091258B">
              <w:rPr>
                <w:sz w:val="18"/>
                <w:szCs w:val="18"/>
              </w:rPr>
              <w:t>R.</w:t>
            </w:r>
            <w:r w:rsidR="00F1654E">
              <w:rPr>
                <w:sz w:val="18"/>
                <w:szCs w:val="18"/>
              </w:rPr>
              <w:t>-</w:t>
            </w:r>
            <w:r w:rsidRPr="00433F2C">
              <w:rPr>
                <w:sz w:val="18"/>
                <w:szCs w:val="18"/>
              </w:rPr>
              <w:t xml:space="preserve"> </w:t>
            </w:r>
          </w:p>
          <w:p w:rsidR="00433F2C" w:rsidRPr="00433F2C" w:rsidRDefault="00433F2C">
            <w:pPr>
              <w:autoSpaceDE w:val="0"/>
              <w:autoSpaceDN w:val="0"/>
              <w:adjustRightInd w:val="0"/>
              <w:rPr>
                <w:sz w:val="18"/>
                <w:szCs w:val="18"/>
              </w:rPr>
            </w:pPr>
            <w:r w:rsidRPr="00433F2C">
              <w:rPr>
                <w:sz w:val="18"/>
                <w:szCs w:val="18"/>
              </w:rPr>
              <w:t xml:space="preserve">See </w:t>
            </w:r>
            <w:hyperlink r:id="rId28" w:history="1">
              <w:r w:rsidRPr="00433F2C">
                <w:rPr>
                  <w:rStyle w:val="Hyperlink"/>
                  <w:szCs w:val="18"/>
                </w:rPr>
                <w:t>http://mathworld.wolfram.com/LeastSquaresFitting.html</w:t>
              </w:r>
            </w:hyperlink>
            <w:r w:rsidRPr="00433F2C">
              <w:rPr>
                <w:sz w:val="18"/>
                <w:szCs w:val="18"/>
              </w:rPr>
              <w:t xml:space="preserve"> for </w:t>
            </w:r>
            <w:r w:rsidRPr="00433F2C">
              <w:rPr>
                <w:sz w:val="18"/>
                <w:szCs w:val="18"/>
              </w:rPr>
              <w:lastRenderedPageBreak/>
              <w:t>reference to equataions.</w:t>
            </w:r>
          </w:p>
          <w:p w:rsidR="00433F2C" w:rsidRPr="00433F2C" w:rsidRDefault="00433F2C">
            <w:pPr>
              <w:pStyle w:val="TableContent"/>
              <w:rPr>
                <w:iCs/>
                <w:sz w:val="18"/>
                <w:szCs w:val="18"/>
              </w:rPr>
            </w:pPr>
            <w:r w:rsidRPr="00433F2C">
              <w:rPr>
                <w:b/>
                <w:iCs/>
                <w:sz w:val="18"/>
                <w:szCs w:val="18"/>
              </w:rPr>
              <w:t>Terminal log-linear phase</w:t>
            </w:r>
            <w:r w:rsidRPr="00433F2C">
              <w:rPr>
                <w:iCs/>
                <w:sz w:val="18"/>
                <w:szCs w:val="18"/>
              </w:rPr>
              <w:t xml:space="preserve"> = The phase in the natural-log transformed concentration-time profile selected by user at the time of primary parameter computations via interactive concentration-time plots (refer to KEL tab on the front end)</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Set time of last dose to 0 and shift T</w:t>
            </w:r>
            <w:r w:rsidRPr="00433F2C">
              <w:rPr>
                <w:iCs/>
                <w:sz w:val="18"/>
                <w:szCs w:val="18"/>
                <w:vertAlign w:val="subscript"/>
              </w:rPr>
              <w:t>i</w:t>
            </w:r>
            <w:r w:rsidRPr="00433F2C">
              <w:rPr>
                <w:iCs/>
                <w:sz w:val="18"/>
                <w:szCs w:val="18"/>
              </w:rPr>
              <w:t xml:space="preserve"> accordingly in calculation of Kel. </w:t>
            </w:r>
            <w:proofErr w:type="gramStart"/>
            <w:r w:rsidRPr="00433F2C">
              <w:rPr>
                <w:iCs/>
                <w:sz w:val="18"/>
                <w:szCs w:val="18"/>
              </w:rPr>
              <w:t>This impacts</w:t>
            </w:r>
            <w:proofErr w:type="gramEnd"/>
            <w:r w:rsidRPr="00433F2C">
              <w:rPr>
                <w:iCs/>
                <w:sz w:val="18"/>
                <w:szCs w:val="18"/>
              </w:rPr>
              <w:t xml:space="preserve"> the </w:t>
            </w:r>
            <w:r w:rsidR="00B676F9">
              <w:rPr>
                <w:iCs/>
                <w:sz w:val="18"/>
                <w:szCs w:val="18"/>
              </w:rPr>
              <w:t>KEL</w:t>
            </w:r>
            <w:r w:rsidRPr="00433F2C">
              <w:rPr>
                <w:iCs/>
                <w:sz w:val="18"/>
                <w:szCs w:val="18"/>
              </w:rPr>
              <w:t>C</w:t>
            </w:r>
            <w:r w:rsidRPr="00433F2C">
              <w:rPr>
                <w:iCs/>
                <w:sz w:val="18"/>
                <w:szCs w:val="18"/>
                <w:vertAlign w:val="subscript"/>
              </w:rPr>
              <w:t>0</w:t>
            </w:r>
            <w:r w:rsidRPr="00433F2C">
              <w:rPr>
                <w:iCs/>
                <w:sz w:val="18"/>
                <w:szCs w:val="18"/>
              </w:rPr>
              <w:t xml:space="preserve"> intercept used in other parameter calculations AUCINF.</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Equation for KEL</w:t>
            </w:r>
          </w:p>
          <w:p w:rsidR="00433F2C" w:rsidRPr="00433F2C" w:rsidRDefault="00433F2C">
            <w:pPr>
              <w:pStyle w:val="TableContent"/>
              <w:rPr>
                <w:iCs/>
                <w:sz w:val="18"/>
                <w:szCs w:val="18"/>
              </w:rPr>
            </w:pPr>
            <w:r w:rsidRPr="00433F2C">
              <w:rPr>
                <w:iCs/>
                <w:position w:val="-6"/>
                <w:sz w:val="18"/>
                <w:szCs w:val="18"/>
              </w:rPr>
              <w:object w:dxaOrig="1359" w:dyaOrig="279">
                <v:shape id="_x0000_i1030" type="#_x0000_t75" style="width:68.65pt;height:13.8pt" o:ole="">
                  <v:imagedata r:id="rId29" o:title=""/>
                </v:shape>
                <o:OLEObject Type="Embed" ProgID="Equation.3" ShapeID="_x0000_i1030" DrawAspect="Content" ObjectID="_1640609659" r:id="rId30"/>
              </w:object>
            </w:r>
            <w:r w:rsidRPr="00433F2C">
              <w:rPr>
                <w:iCs/>
                <w:sz w:val="18"/>
                <w:szCs w:val="18"/>
              </w:rPr>
              <w:t xml:space="preserve"> </w:t>
            </w:r>
          </w:p>
          <w:p w:rsidR="00433F2C" w:rsidRPr="00433F2C" w:rsidRDefault="00433F2C">
            <w:pPr>
              <w:pStyle w:val="TableContent"/>
              <w:rPr>
                <w:iCs/>
                <w:sz w:val="18"/>
                <w:szCs w:val="18"/>
              </w:rPr>
            </w:pPr>
            <w:r w:rsidRPr="00433F2C">
              <w:rPr>
                <w:iCs/>
                <w:sz w:val="18"/>
                <w:szCs w:val="18"/>
              </w:rPr>
              <w:t>S = Slope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b/>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C = “NA”</w:t>
                  </w:r>
                </w:p>
              </w:tc>
              <w:tc>
                <w:tcPr>
                  <w:tcW w:w="2644" w:type="dxa"/>
                </w:tcPr>
                <w:p w:rsidR="00433F2C" w:rsidRPr="00433F2C" w:rsidRDefault="00433F2C">
                  <w:pPr>
                    <w:pStyle w:val="TableContent"/>
                    <w:rPr>
                      <w:iCs/>
                      <w:sz w:val="18"/>
                      <w:szCs w:val="18"/>
                    </w:rPr>
                  </w:pPr>
                  <w:r w:rsidRPr="00433F2C">
                    <w:rPr>
                      <w:iCs/>
                      <w:sz w:val="18"/>
                      <w:szCs w:val="18"/>
                    </w:rPr>
                    <w:t>Exclude the C and corresponding T and reduce n by 1</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value of C is &lt;=0</w:t>
                  </w:r>
                </w:p>
              </w:tc>
              <w:tc>
                <w:tcPr>
                  <w:tcW w:w="2644" w:type="dxa"/>
                </w:tcPr>
                <w:p w:rsidR="00433F2C" w:rsidRPr="00433F2C" w:rsidRDefault="00433F2C">
                  <w:pPr>
                    <w:pStyle w:val="TableContent"/>
                    <w:rPr>
                      <w:iCs/>
                      <w:sz w:val="18"/>
                      <w:szCs w:val="18"/>
                    </w:rPr>
                  </w:pPr>
                  <w:r w:rsidRPr="00433F2C">
                    <w:rPr>
                      <w:iCs/>
                      <w:sz w:val="18"/>
                      <w:szCs w:val="18"/>
                    </w:rPr>
                    <w:t>Exclude this C with corresponding T and reduce n by 1</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KEL &lt;=0</w:t>
                  </w:r>
                </w:p>
              </w:tc>
              <w:tc>
                <w:tcPr>
                  <w:tcW w:w="2644" w:type="dxa"/>
                </w:tcPr>
                <w:p w:rsidR="00433F2C" w:rsidRPr="00433F2C" w:rsidRDefault="00433F2C" w:rsidP="0085097D">
                  <w:pPr>
                    <w:pStyle w:val="TableContent"/>
                    <w:rPr>
                      <w:iCs/>
                      <w:sz w:val="18"/>
                      <w:szCs w:val="18"/>
                    </w:rPr>
                  </w:pPr>
                  <w:r w:rsidRPr="00433F2C">
                    <w:rPr>
                      <w:iCs/>
                      <w:sz w:val="18"/>
                      <w:szCs w:val="18"/>
                    </w:rPr>
                    <w:t xml:space="preserve">Return </w:t>
                  </w:r>
                  <w:r w:rsidR="0085097D">
                    <w:rPr>
                      <w:iCs/>
                      <w:sz w:val="18"/>
                      <w:szCs w:val="18"/>
                    </w:rPr>
                    <w:t>the value of KEL</w:t>
                  </w:r>
                </w:p>
              </w:tc>
            </w:tr>
          </w:tbl>
          <w:p w:rsidR="00433F2C" w:rsidRPr="00433F2C" w:rsidRDefault="00433F2C">
            <w:pPr>
              <w:pStyle w:val="TableContent"/>
              <w:rPr>
                <w:i/>
                <w:iCs/>
                <w:sz w:val="18"/>
                <w:szCs w:val="18"/>
              </w:rPr>
            </w:pPr>
          </w:p>
          <w:p w:rsidR="00433F2C" w:rsidRPr="00433F2C" w:rsidRDefault="00433F2C">
            <w:pPr>
              <w:pStyle w:val="TableContent"/>
              <w:rPr>
                <w:i/>
                <w:iCs/>
                <w:sz w:val="18"/>
                <w:szCs w:val="18"/>
              </w:rPr>
            </w:pPr>
            <w:r w:rsidRPr="00433F2C">
              <w:rPr>
                <w:i/>
                <w:iCs/>
                <w:sz w:val="18"/>
                <w:szCs w:val="18"/>
              </w:rPr>
              <w:t>Other names (for reference only)</w:t>
            </w:r>
          </w:p>
          <w:p w:rsidR="00433F2C" w:rsidRPr="00433F2C" w:rsidRDefault="00433F2C">
            <w:pPr>
              <w:pStyle w:val="TableContent"/>
              <w:numPr>
                <w:ilvl w:val="0"/>
                <w:numId w:val="3"/>
              </w:numPr>
              <w:rPr>
                <w:iCs/>
                <w:sz w:val="18"/>
                <w:szCs w:val="18"/>
              </w:rPr>
            </w:pPr>
            <w:r w:rsidRPr="00433F2C">
              <w:rPr>
                <w:i/>
                <w:iCs/>
                <w:sz w:val="18"/>
                <w:szCs w:val="18"/>
              </w:rPr>
              <w:t>Lambda Z</w:t>
            </w:r>
          </w:p>
          <w:p w:rsidR="00433F2C" w:rsidRPr="00433F2C" w:rsidRDefault="00433F2C">
            <w:pPr>
              <w:pStyle w:val="TableContent"/>
              <w:numPr>
                <w:ilvl w:val="0"/>
                <w:numId w:val="3"/>
              </w:numPr>
              <w:rPr>
                <w:iCs/>
                <w:sz w:val="18"/>
                <w:szCs w:val="18"/>
              </w:rPr>
            </w:pPr>
            <w:r w:rsidRPr="00433F2C">
              <w:rPr>
                <w:i/>
                <w:iCs/>
                <w:sz w:val="18"/>
                <w:szCs w:val="18"/>
              </w:rPr>
              <w:t>Elimination Phase Rate Constant</w:t>
            </w: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5770D5">
            <w:pPr>
              <w:pStyle w:val="TableContent"/>
              <w:rPr>
                <w:rFonts w:cs="Arial"/>
                <w:b/>
                <w:iCs/>
                <w:sz w:val="18"/>
                <w:szCs w:val="18"/>
              </w:rPr>
            </w:pPr>
            <w:r>
              <w:rPr>
                <w:rFonts w:cs="Arial"/>
                <w:sz w:val="18"/>
                <w:szCs w:val="18"/>
              </w:rPr>
              <w:t>KELU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lastRenderedPageBreak/>
              <w:t>1.0</w:t>
            </w:r>
          </w:p>
        </w:tc>
        <w:tc>
          <w:tcPr>
            <w:tcW w:w="1375" w:type="dxa"/>
          </w:tcPr>
          <w:p w:rsidR="00433F2C" w:rsidRPr="00252B00" w:rsidRDefault="00433F2C">
            <w:pPr>
              <w:pStyle w:val="TableContent"/>
              <w:rPr>
                <w:rFonts w:cs="Arial"/>
                <w:b/>
                <w:sz w:val="18"/>
                <w:szCs w:val="18"/>
              </w:rPr>
            </w:pPr>
            <w:bookmarkStart w:id="101" w:name="KELC0"/>
            <w:r w:rsidRPr="00252B00">
              <w:rPr>
                <w:rFonts w:cs="Arial"/>
                <w:b/>
                <w:sz w:val="18"/>
                <w:szCs w:val="18"/>
              </w:rPr>
              <w:t>KELC0</w:t>
            </w:r>
            <w:bookmarkEnd w:id="101"/>
          </w:p>
        </w:tc>
        <w:tc>
          <w:tcPr>
            <w:tcW w:w="5465" w:type="dxa"/>
          </w:tcPr>
          <w:p w:rsidR="00433F2C" w:rsidRDefault="00433F2C">
            <w:pPr>
              <w:pStyle w:val="TableContent"/>
              <w:rPr>
                <w:iCs/>
                <w:sz w:val="18"/>
                <w:szCs w:val="18"/>
              </w:rPr>
            </w:pPr>
            <w:r w:rsidRPr="00433F2C">
              <w:rPr>
                <w:iCs/>
                <w:sz w:val="18"/>
                <w:szCs w:val="18"/>
              </w:rPr>
              <w:t>KELC</w:t>
            </w:r>
            <w:r w:rsidR="00B676F9" w:rsidRPr="00B676F9">
              <w:rPr>
                <w:iCs/>
                <w:sz w:val="18"/>
                <w:szCs w:val="18"/>
                <w:vertAlign w:val="subscript"/>
              </w:rPr>
              <w:t>0</w:t>
            </w:r>
            <w:r w:rsidR="00412435">
              <w:rPr>
                <w:iCs/>
                <w:sz w:val="18"/>
                <w:szCs w:val="18"/>
              </w:rPr>
              <w:t xml:space="preserve"> is the</w:t>
            </w:r>
            <w:r w:rsidRPr="00433F2C">
              <w:rPr>
                <w:iCs/>
                <w:sz w:val="18"/>
                <w:szCs w:val="18"/>
              </w:rPr>
              <w:t xml:space="preserve"> </w:t>
            </w:r>
            <w:r w:rsidR="007E36AB">
              <w:rPr>
                <w:iCs/>
                <w:sz w:val="18"/>
                <w:szCs w:val="18"/>
              </w:rPr>
              <w:t>intercept on natural log of plasma drug concentration axis (y-intercept)</w:t>
            </w:r>
          </w:p>
          <w:p w:rsidR="007E36AB" w:rsidRDefault="007E36AB">
            <w:pPr>
              <w:pStyle w:val="TableContent"/>
              <w:rPr>
                <w:iCs/>
                <w:sz w:val="18"/>
                <w:szCs w:val="18"/>
              </w:rPr>
            </w:pPr>
          </w:p>
          <w:p w:rsidR="007E36AB" w:rsidRPr="00433F2C" w:rsidRDefault="007E36AB">
            <w:pPr>
              <w:pStyle w:val="TableContent"/>
              <w:rPr>
                <w:sz w:val="18"/>
                <w:szCs w:val="18"/>
              </w:rPr>
            </w:pPr>
            <w:r>
              <w:rPr>
                <w:iCs/>
                <w:sz w:val="18"/>
                <w:szCs w:val="18"/>
              </w:rPr>
              <w:t>See calculation in parameter KEL</w:t>
            </w:r>
            <w:r w:rsidR="00922A7F">
              <w:rPr>
                <w:iCs/>
                <w:sz w:val="18"/>
                <w:szCs w:val="18"/>
              </w:rPr>
              <w:t xml:space="preserve"> for equation</w:t>
            </w: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p>
        </w:tc>
        <w:tc>
          <w:tcPr>
            <w:tcW w:w="1571" w:type="dxa"/>
          </w:tcPr>
          <w:p w:rsidR="00433F2C" w:rsidRPr="00433F2C" w:rsidRDefault="00922A7F">
            <w:pPr>
              <w:pStyle w:val="TableContent"/>
              <w:rPr>
                <w:rFonts w:cs="Arial"/>
                <w:sz w:val="18"/>
                <w:szCs w:val="18"/>
              </w:rPr>
            </w:pPr>
            <w:r>
              <w:rPr>
                <w:rFonts w:cs="Arial"/>
                <w:sz w:val="18"/>
                <w:szCs w:val="18"/>
              </w:rPr>
              <w:t>CONCU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2" w:name="KELTMLO"/>
            <w:r w:rsidRPr="00252B00">
              <w:rPr>
                <w:rFonts w:cs="Arial"/>
                <w:b/>
                <w:sz w:val="18"/>
                <w:szCs w:val="18"/>
              </w:rPr>
              <w:t>KELTMLO</w:t>
            </w:r>
            <w:bookmarkEnd w:id="102"/>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Initial timepoint used in the calculation of k</w:t>
            </w:r>
            <w:r w:rsidRPr="00433F2C">
              <w:rPr>
                <w:rFonts w:cs="Arial"/>
                <w:sz w:val="18"/>
                <w:szCs w:val="18"/>
                <w:vertAlign w:val="subscript"/>
              </w:rPr>
              <w:t>el</w:t>
            </w:r>
          </w:p>
          <w:p w:rsidR="00433F2C" w:rsidRPr="00433F2C" w:rsidRDefault="00433F2C">
            <w:pPr>
              <w:pStyle w:val="TableContent"/>
              <w:rPr>
                <w:rFonts w:cs="Arial"/>
                <w:sz w:val="18"/>
                <w:szCs w:val="18"/>
              </w:rPr>
            </w:pPr>
            <w:r w:rsidRPr="00433F2C">
              <w:rPr>
                <w:rFonts w:cs="Arial"/>
                <w:sz w:val="18"/>
                <w:szCs w:val="18"/>
              </w:rPr>
              <w:t>User Input or curve stripping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 xml:space="preserve">KELTMLO </w:t>
                  </w:r>
                  <w:r w:rsidRPr="00433F2C">
                    <w:rPr>
                      <w:rFonts w:cs="Arial"/>
                      <w:iCs/>
                      <w:sz w:val="18"/>
                      <w:szCs w:val="18"/>
                    </w:rPr>
                    <w:t>≠</w:t>
                  </w:r>
                  <w:r w:rsidRPr="00433F2C">
                    <w:rPr>
                      <w:iCs/>
                      <w:sz w:val="18"/>
                      <w:szCs w:val="18"/>
                    </w:rPr>
                    <w:t xml:space="preserve"> KETMHI</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KETMLO must be &lt; KELTMHI</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KETMLO = NA</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922A7F">
            <w:pPr>
              <w:pStyle w:val="TableContent"/>
              <w:rPr>
                <w:rFonts w:cs="Arial"/>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3" w:name="KELTMHI"/>
            <w:r w:rsidRPr="00252B00">
              <w:rPr>
                <w:rFonts w:cs="Arial"/>
                <w:b/>
                <w:sz w:val="18"/>
                <w:szCs w:val="18"/>
              </w:rPr>
              <w:t>KELTMHI</w:t>
            </w:r>
            <w:bookmarkEnd w:id="103"/>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Final timepoint used in the calculation of k</w:t>
            </w:r>
            <w:r w:rsidRPr="00433F2C">
              <w:rPr>
                <w:rFonts w:cs="Arial"/>
                <w:sz w:val="18"/>
                <w:szCs w:val="18"/>
                <w:vertAlign w:val="subscript"/>
              </w:rPr>
              <w:t>el</w:t>
            </w:r>
          </w:p>
          <w:p w:rsidR="00433F2C" w:rsidRPr="00433F2C" w:rsidRDefault="00433F2C">
            <w:pPr>
              <w:pStyle w:val="TableContent"/>
              <w:rPr>
                <w:iCs/>
                <w:sz w:val="18"/>
                <w:szCs w:val="18"/>
              </w:rPr>
            </w:pPr>
            <w:r w:rsidRPr="00433F2C">
              <w:rPr>
                <w:rFonts w:cs="Arial"/>
                <w:sz w:val="18"/>
                <w:szCs w:val="18"/>
              </w:rPr>
              <w:t xml:space="preserve">User Input or curve </w:t>
            </w:r>
            <w:r w:rsidRPr="00433F2C">
              <w:rPr>
                <w:iCs/>
                <w:sz w:val="18"/>
                <w:szCs w:val="18"/>
              </w:rPr>
              <w:t>stripping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 xml:space="preserve">KELTMHI </w:t>
                  </w:r>
                  <w:r w:rsidRPr="00433F2C">
                    <w:rPr>
                      <w:rFonts w:cs="Arial"/>
                      <w:iCs/>
                      <w:sz w:val="18"/>
                      <w:szCs w:val="18"/>
                    </w:rPr>
                    <w:t>≠</w:t>
                  </w:r>
                  <w:r w:rsidRPr="00433F2C">
                    <w:rPr>
                      <w:iCs/>
                      <w:sz w:val="18"/>
                      <w:szCs w:val="18"/>
                    </w:rPr>
                    <w:t xml:space="preserve"> KETMLO</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KETMHI must be &gt; KELTMLO</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KELTMHI = NA</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BE4922">
            <w:pPr>
              <w:pStyle w:val="TableContent"/>
              <w:rPr>
                <w:rFonts w:cs="Arial"/>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04" w:name="KELNOPT"/>
            <w:r w:rsidRPr="00252B00">
              <w:rPr>
                <w:rFonts w:cs="Arial"/>
                <w:b/>
                <w:sz w:val="18"/>
                <w:szCs w:val="18"/>
              </w:rPr>
              <w:t>KELNOPT</w:t>
            </w:r>
            <w:bookmarkEnd w:id="104"/>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Number of timepoints used in the calculation of k</w:t>
            </w:r>
            <w:r w:rsidRPr="00433F2C">
              <w:rPr>
                <w:rFonts w:cs="Arial"/>
                <w:sz w:val="18"/>
                <w:szCs w:val="18"/>
                <w:vertAlign w:val="subscript"/>
              </w:rPr>
              <w:t>el</w:t>
            </w:r>
          </w:p>
          <w:p w:rsidR="00AB382F" w:rsidRPr="00E63656" w:rsidRDefault="00433F2C" w:rsidP="00E63656">
            <w:pPr>
              <w:pStyle w:val="TableContent"/>
              <w:rPr>
                <w:iCs/>
                <w:sz w:val="18"/>
                <w:szCs w:val="18"/>
                <w:vertAlign w:val="subscript"/>
              </w:rPr>
            </w:pPr>
            <w:r w:rsidRPr="00433F2C">
              <w:rPr>
                <w:iCs/>
                <w:sz w:val="18"/>
                <w:szCs w:val="18"/>
              </w:rPr>
              <w:t>See “</w:t>
            </w:r>
            <w:r w:rsidRPr="00433F2C">
              <w:rPr>
                <w:i/>
                <w:sz w:val="18"/>
                <w:szCs w:val="18"/>
              </w:rPr>
              <w:t>n”</w:t>
            </w:r>
            <w:r w:rsidRPr="00433F2C">
              <w:rPr>
                <w:iCs/>
                <w:sz w:val="18"/>
                <w:szCs w:val="18"/>
              </w:rPr>
              <w:t xml:space="preserve"> in the definition of </w:t>
            </w:r>
            <w:r w:rsidR="00E63656">
              <w:rPr>
                <w:iCs/>
                <w:sz w:val="18"/>
                <w:szCs w:val="18"/>
              </w:rPr>
              <w:fldChar w:fldCharType="begin"/>
            </w:r>
            <w:r w:rsidR="00E63656">
              <w:rPr>
                <w:iCs/>
                <w:sz w:val="18"/>
                <w:szCs w:val="18"/>
              </w:rPr>
              <w:instrText xml:space="preserve"> REF KEL \h </w:instrText>
            </w:r>
            <w:r w:rsidR="00E63656">
              <w:rPr>
                <w:iCs/>
                <w:sz w:val="18"/>
                <w:szCs w:val="18"/>
              </w:rPr>
            </w:r>
            <w:r w:rsidR="00E63656">
              <w:rPr>
                <w:iCs/>
                <w:sz w:val="18"/>
                <w:szCs w:val="18"/>
              </w:rPr>
              <w:fldChar w:fldCharType="separate"/>
            </w:r>
            <w:r w:rsidR="00E63656" w:rsidRPr="00433F2C">
              <w:rPr>
                <w:iCs/>
                <w:sz w:val="18"/>
                <w:szCs w:val="18"/>
              </w:rPr>
              <w:t>KEL</w:t>
            </w:r>
            <w:r w:rsidR="00E63656">
              <w:rPr>
                <w:iCs/>
                <w:sz w:val="18"/>
                <w:szCs w:val="18"/>
              </w:rPr>
              <w:fldChar w:fldCharType="end"/>
            </w:r>
          </w:p>
        </w:tc>
        <w:tc>
          <w:tcPr>
            <w:tcW w:w="998" w:type="dxa"/>
          </w:tcPr>
          <w:p w:rsidR="00433F2C" w:rsidRPr="00433F2C" w:rsidRDefault="00433F2C">
            <w:pPr>
              <w:pStyle w:val="TableContent"/>
              <w:rPr>
                <w:rFonts w:cs="Arial"/>
                <w:sz w:val="18"/>
                <w:szCs w:val="18"/>
              </w:rPr>
            </w:pPr>
            <w:r w:rsidRPr="00433F2C">
              <w:rPr>
                <w:rFonts w:cs="Arial"/>
                <w:sz w:val="18"/>
                <w:szCs w:val="18"/>
              </w:rPr>
              <w:t>NA</w:t>
            </w:r>
          </w:p>
        </w:tc>
        <w:tc>
          <w:tcPr>
            <w:tcW w:w="1571" w:type="dxa"/>
          </w:tcPr>
          <w:p w:rsidR="00433F2C" w:rsidRPr="00433F2C" w:rsidRDefault="00433F2C">
            <w:pPr>
              <w:pStyle w:val="TableContent"/>
              <w:rPr>
                <w:rFonts w:cs="Arial"/>
                <w:sz w:val="18"/>
                <w:szCs w:val="18"/>
              </w:rPr>
            </w:pPr>
            <w:r w:rsidRPr="00433F2C">
              <w:rPr>
                <w:rFonts w:cs="Arial"/>
                <w:sz w:val="18"/>
                <w:szCs w:val="18"/>
              </w:rPr>
              <w:t>None</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6F710E" w:rsidRDefault="00433F2C">
            <w:pPr>
              <w:pStyle w:val="TableContent"/>
              <w:rPr>
                <w:b/>
                <w:iCs/>
                <w:sz w:val="18"/>
                <w:szCs w:val="18"/>
              </w:rPr>
            </w:pPr>
            <w:bookmarkStart w:id="105" w:name="KELRSQ"/>
            <w:r w:rsidRPr="00252B00">
              <w:rPr>
                <w:rFonts w:cs="Arial"/>
                <w:b/>
                <w:sz w:val="18"/>
                <w:szCs w:val="18"/>
              </w:rPr>
              <w:t>KELRSQ</w:t>
            </w:r>
            <w:bookmarkEnd w:id="105"/>
          </w:p>
        </w:tc>
        <w:tc>
          <w:tcPr>
            <w:tcW w:w="5465" w:type="dxa"/>
          </w:tcPr>
          <w:p w:rsidR="00433F2C" w:rsidRPr="00433F2C" w:rsidRDefault="00433F2C">
            <w:pPr>
              <w:pStyle w:val="TableContent"/>
              <w:rPr>
                <w:rFonts w:cs="Arial"/>
                <w:b/>
                <w:iCs/>
                <w:sz w:val="18"/>
                <w:szCs w:val="18"/>
              </w:rPr>
            </w:pPr>
            <w:r w:rsidRPr="00433F2C">
              <w:rPr>
                <w:rFonts w:cs="Arial"/>
                <w:sz w:val="18"/>
                <w:szCs w:val="18"/>
              </w:rPr>
              <w:t>Goodness of fit statistic (r</w:t>
            </w:r>
            <w:r w:rsidRPr="00433F2C">
              <w:rPr>
                <w:rFonts w:cs="Arial"/>
                <w:sz w:val="18"/>
                <w:szCs w:val="18"/>
                <w:vertAlign w:val="superscript"/>
              </w:rPr>
              <w:t>2</w:t>
            </w:r>
            <w:r w:rsidRPr="00433F2C">
              <w:rPr>
                <w:rFonts w:cs="Arial"/>
                <w:sz w:val="18"/>
                <w:szCs w:val="18"/>
              </w:rPr>
              <w:t>)</w:t>
            </w:r>
            <w:r w:rsidRPr="00433F2C">
              <w:rPr>
                <w:rFonts w:cs="Arial"/>
                <w:sz w:val="18"/>
                <w:szCs w:val="18"/>
                <w:vertAlign w:val="superscript"/>
              </w:rPr>
              <w:t xml:space="preserve"> †</w:t>
            </w:r>
            <w:r w:rsidRPr="00433F2C">
              <w:rPr>
                <w:rFonts w:cs="Arial"/>
                <w:sz w:val="18"/>
                <w:szCs w:val="18"/>
              </w:rPr>
              <w:t xml:space="preserve">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3C01E1" w:rsidRPr="00252B00">
              <w:rPr>
                <w:b/>
                <w:iCs/>
                <w:sz w:val="18"/>
                <w:szCs w:val="18"/>
              </w:rPr>
              <w:t>KEL</w:t>
            </w:r>
            <w:r w:rsidR="003C01E1">
              <w:rPr>
                <w:rFonts w:cs="Arial"/>
                <w:sz w:val="18"/>
                <w:szCs w:val="18"/>
              </w:rPr>
              <w:fldChar w:fldCharType="end"/>
            </w:r>
            <w:r w:rsidRPr="00433F2C">
              <w:rPr>
                <w:rFonts w:cs="Arial"/>
                <w:sz w:val="18"/>
                <w:szCs w:val="18"/>
              </w:rPr>
              <w:t>)</w:t>
            </w:r>
          </w:p>
          <w:p w:rsidR="00AB382F" w:rsidRPr="00433F2C" w:rsidRDefault="00AB382F">
            <w:pPr>
              <w:pStyle w:val="TableContent"/>
              <w:rPr>
                <w:b/>
                <w:iCs/>
                <w:sz w:val="18"/>
                <w:szCs w:val="18"/>
              </w:rPr>
            </w:pPr>
          </w:p>
          <w:p w:rsidR="00433F2C" w:rsidRPr="00433F2C" w:rsidRDefault="00433F2C">
            <w:pPr>
              <w:pStyle w:val="TableContent"/>
              <w:rPr>
                <w:b/>
                <w:iCs/>
                <w:sz w:val="18"/>
                <w:szCs w:val="18"/>
              </w:rPr>
            </w:pPr>
            <w:r w:rsidRPr="00433F2C">
              <w:rPr>
                <w:b/>
                <w:iCs/>
                <w:sz w:val="18"/>
                <w:szCs w:val="18"/>
              </w:rPr>
              <w:t>Equation</w:t>
            </w:r>
          </w:p>
          <w:p w:rsidR="00433F2C" w:rsidRPr="00433F2C" w:rsidRDefault="00433F2C">
            <w:pPr>
              <w:pStyle w:val="TableContent"/>
              <w:rPr>
                <w:iCs/>
                <w:sz w:val="18"/>
                <w:szCs w:val="18"/>
              </w:rPr>
            </w:pPr>
            <w:r w:rsidRPr="00433F2C">
              <w:rPr>
                <w:iCs/>
                <w:position w:val="-28"/>
                <w:sz w:val="18"/>
                <w:szCs w:val="18"/>
              </w:rPr>
              <w:object w:dxaOrig="2140" w:dyaOrig="680">
                <v:shape id="_x0000_i1031" type="#_x0000_t75" style="width:108pt;height:33.5pt" o:ole="">
                  <v:imagedata r:id="rId31" o:title=""/>
                </v:shape>
                <o:OLEObject Type="Embed" ProgID="Equation.3" ShapeID="_x0000_i1031" DrawAspect="Content" ObjectID="_1640609660" r:id="rId32"/>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4099" w:dyaOrig="680">
                <v:shape id="_x0000_i1032" type="#_x0000_t75" style="width:205.1pt;height:33.5pt" o:ole="">
                  <v:imagedata r:id="rId33" o:title=""/>
                </v:shape>
                <o:OLEObject Type="Embed" ProgID="Equation.3" ShapeID="_x0000_i1032" DrawAspect="Content" ObjectID="_1640609661" r:id="rId34"/>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2720" w:dyaOrig="740">
                <v:shape id="_x0000_i1033" type="#_x0000_t75" style="width:134.35pt;height:36pt" o:ole="">
                  <v:imagedata r:id="rId35" o:title=""/>
                </v:shape>
                <o:OLEObject Type="Embed" ProgID="Equation.3" ShapeID="_x0000_i1033" DrawAspect="Content" ObjectID="_1640609662" r:id="rId36"/>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3220" w:dyaOrig="740">
                <v:shape id="_x0000_i1034" type="#_x0000_t75" style="width:162.4pt;height:36pt" o:ole="">
                  <v:imagedata r:id="rId37" o:title=""/>
                </v:shape>
                <o:OLEObject Type="Embed" ProgID="Equation.3" ShapeID="_x0000_i1034" DrawAspect="Content" ObjectID="_1640609663" r:id="rId38"/>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C</w:t>
            </w:r>
            <w:r w:rsidRPr="00433F2C">
              <w:rPr>
                <w:i/>
                <w:sz w:val="18"/>
                <w:szCs w:val="18"/>
                <w:vertAlign w:val="subscript"/>
              </w:rPr>
              <w:t>i</w:t>
            </w:r>
            <w:r w:rsidRPr="00433F2C">
              <w:rPr>
                <w:iCs/>
                <w:sz w:val="18"/>
                <w:szCs w:val="18"/>
              </w:rPr>
              <w:t xml:space="preserve"> = Concentration at each point for a profile</w:t>
            </w:r>
          </w:p>
          <w:p w:rsidR="00433F2C" w:rsidRPr="00433F2C" w:rsidRDefault="00433F2C">
            <w:pPr>
              <w:pStyle w:val="TableContent"/>
              <w:rPr>
                <w:iCs/>
                <w:sz w:val="18"/>
                <w:szCs w:val="18"/>
              </w:rPr>
            </w:pPr>
            <w:r w:rsidRPr="00433F2C">
              <w:rPr>
                <w:iCs/>
                <w:sz w:val="18"/>
                <w:szCs w:val="18"/>
              </w:rPr>
              <w:t>T</w:t>
            </w:r>
            <w:r w:rsidRPr="00433F2C">
              <w:rPr>
                <w:i/>
                <w:sz w:val="18"/>
                <w:szCs w:val="18"/>
                <w:vertAlign w:val="subscript"/>
              </w:rPr>
              <w:t>i</w:t>
            </w:r>
            <w:r w:rsidRPr="00433F2C">
              <w:rPr>
                <w:iCs/>
                <w:sz w:val="18"/>
                <w:szCs w:val="18"/>
              </w:rPr>
              <w:t xml:space="preserve"> = Time at each point for a profile</w:t>
            </w:r>
          </w:p>
          <w:p w:rsidR="00433F2C" w:rsidRPr="00433F2C" w:rsidRDefault="00433F2C">
            <w:pPr>
              <w:pStyle w:val="TableContent"/>
              <w:rPr>
                <w:iCs/>
                <w:sz w:val="18"/>
                <w:szCs w:val="18"/>
              </w:rPr>
            </w:pPr>
            <w:r w:rsidRPr="00433F2C">
              <w:rPr>
                <w:iCs/>
                <w:sz w:val="18"/>
                <w:szCs w:val="18"/>
              </w:rPr>
              <w:t>N = Number of provided time/concentration data points in a profile</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rFonts w:cs="Arial"/>
                <w:sz w:val="18"/>
                <w:szCs w:val="18"/>
                <w:vertAlign w:val="superscript"/>
              </w:rPr>
              <w:t>†</w:t>
            </w:r>
            <w:r w:rsidRPr="00433F2C">
              <w:rPr>
                <w:sz w:val="18"/>
                <w:szCs w:val="18"/>
              </w:rPr>
              <w:t>r</w:t>
            </w:r>
            <w:r w:rsidRPr="00433F2C">
              <w:rPr>
                <w:sz w:val="18"/>
                <w:szCs w:val="18"/>
                <w:vertAlign w:val="superscript"/>
              </w:rPr>
              <w:t>2</w:t>
            </w:r>
            <w:r w:rsidRPr="00433F2C">
              <w:rPr>
                <w:sz w:val="18"/>
                <w:szCs w:val="18"/>
              </w:rPr>
              <w:t xml:space="preserve"> is being calculated using the </w:t>
            </w:r>
            <w:r w:rsidRPr="00433F2C">
              <w:rPr>
                <w:b/>
                <w:i/>
                <w:sz w:val="18"/>
                <w:szCs w:val="18"/>
              </w:rPr>
              <w:t>lm</w:t>
            </w:r>
            <w:r w:rsidRPr="00433F2C">
              <w:rPr>
                <w:sz w:val="18"/>
                <w:szCs w:val="18"/>
              </w:rPr>
              <w:t xml:space="preserve"> function in Splus 7.0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iCs/>
                      <w:sz w:val="18"/>
                      <w:szCs w:val="18"/>
                    </w:rPr>
                  </w:pPr>
                  <w:r w:rsidRPr="00433F2C">
                    <w:rPr>
                      <w:iCs/>
                      <w:sz w:val="18"/>
                      <w:szCs w:val="18"/>
                    </w:rPr>
                    <w:t>Then 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C = “NA”</w:t>
                  </w:r>
                </w:p>
              </w:tc>
              <w:tc>
                <w:tcPr>
                  <w:tcW w:w="2644" w:type="dxa"/>
                </w:tcPr>
                <w:p w:rsidR="00433F2C" w:rsidRPr="00433F2C" w:rsidRDefault="00433F2C">
                  <w:pPr>
                    <w:pStyle w:val="TableContent"/>
                    <w:rPr>
                      <w:iCs/>
                      <w:sz w:val="18"/>
                      <w:szCs w:val="18"/>
                    </w:rPr>
                  </w:pPr>
                  <w:r w:rsidRPr="00433F2C">
                    <w:rPr>
                      <w:iCs/>
                      <w:sz w:val="18"/>
                      <w:szCs w:val="18"/>
                    </w:rPr>
                    <w:t>Exclude the C and corresponding T and reduce N by 1</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value of C is &lt;=0</w:t>
                  </w:r>
                </w:p>
              </w:tc>
              <w:tc>
                <w:tcPr>
                  <w:tcW w:w="2644" w:type="dxa"/>
                </w:tcPr>
                <w:p w:rsidR="00433F2C" w:rsidRPr="00433F2C" w:rsidRDefault="00433F2C">
                  <w:pPr>
                    <w:pStyle w:val="TableContent"/>
                    <w:rPr>
                      <w:iCs/>
                      <w:sz w:val="18"/>
                      <w:szCs w:val="18"/>
                    </w:rPr>
                  </w:pPr>
                  <w:r w:rsidRPr="00433F2C">
                    <w:rPr>
                      <w:iCs/>
                      <w:sz w:val="18"/>
                      <w:szCs w:val="18"/>
                    </w:rPr>
                    <w:t>Exclude this C with corresponding T and reduce N by 1</w:t>
                  </w:r>
                </w:p>
              </w:tc>
            </w:tr>
            <w:tr w:rsidR="00433F2C" w:rsidRPr="00433F2C" w:rsidTr="00433F2C">
              <w:tc>
                <w:tcPr>
                  <w:tcW w:w="2644" w:type="dxa"/>
                </w:tcPr>
                <w:p w:rsidR="00433F2C" w:rsidRPr="00433F2C" w:rsidRDefault="003C01E1">
                  <w:pPr>
                    <w:pStyle w:val="TableContent"/>
                    <w:rPr>
                      <w:iCs/>
                      <w:sz w:val="18"/>
                      <w:szCs w:val="18"/>
                    </w:rPr>
                  </w:pPr>
                  <w:r>
                    <w:rPr>
                      <w:iCs/>
                      <w:sz w:val="18"/>
                      <w:szCs w:val="18"/>
                    </w:rPr>
                    <w:fldChar w:fldCharType="begin"/>
                  </w:r>
                  <w:r>
                    <w:rPr>
                      <w:iCs/>
                      <w:sz w:val="18"/>
                      <w:szCs w:val="18"/>
                    </w:rPr>
                    <w:instrText xml:space="preserve"> REF KEL \h </w:instrText>
                  </w:r>
                  <w:r>
                    <w:rPr>
                      <w:iCs/>
                      <w:sz w:val="18"/>
                      <w:szCs w:val="18"/>
                    </w:rPr>
                  </w:r>
                  <w:r>
                    <w:rPr>
                      <w:iCs/>
                      <w:sz w:val="18"/>
                      <w:szCs w:val="18"/>
                    </w:rPr>
                    <w:fldChar w:fldCharType="separate"/>
                  </w:r>
                  <w:r w:rsidRPr="00252B00">
                    <w:rPr>
                      <w:b/>
                      <w:iCs/>
                      <w:sz w:val="18"/>
                      <w:szCs w:val="18"/>
                    </w:rPr>
                    <w:t>KEL</w:t>
                  </w:r>
                  <w:r>
                    <w:rPr>
                      <w:iCs/>
                      <w:sz w:val="18"/>
                      <w:szCs w:val="18"/>
                    </w:rPr>
                    <w:fldChar w:fldCharType="end"/>
                  </w:r>
                  <w:r w:rsidR="00433F2C" w:rsidRPr="00433F2C">
                    <w:rPr>
                      <w:iCs/>
                      <w:sz w:val="18"/>
                      <w:szCs w:val="18"/>
                    </w:rPr>
                    <w:t xml:space="preserve"> = NA</w:t>
                  </w:r>
                </w:p>
              </w:tc>
              <w:tc>
                <w:tcPr>
                  <w:tcW w:w="2644" w:type="dxa"/>
                </w:tcPr>
                <w:p w:rsidR="00433F2C" w:rsidRPr="00433F2C" w:rsidRDefault="00433F2C">
                  <w:pPr>
                    <w:pStyle w:val="TableContent"/>
                    <w:rPr>
                      <w:iCs/>
                      <w:sz w:val="18"/>
                      <w:szCs w:val="18"/>
                    </w:rPr>
                  </w:pPr>
                  <w:r w:rsidRPr="00433F2C">
                    <w:rPr>
                      <w:iCs/>
                      <w:sz w:val="18"/>
                      <w:szCs w:val="18"/>
                    </w:rPr>
                    <w:t>KELRSQ = NA</w:t>
                  </w:r>
                </w:p>
              </w:tc>
            </w:tr>
          </w:tbl>
          <w:p w:rsidR="00433F2C" w:rsidRPr="00433F2C" w:rsidRDefault="00433F2C">
            <w:pPr>
              <w:pStyle w:val="TableContent"/>
              <w:rPr>
                <w:b/>
                <w:iCs/>
                <w:sz w:val="18"/>
                <w:szCs w:val="18"/>
              </w:rPr>
            </w:pPr>
          </w:p>
          <w:p w:rsidR="00433F2C" w:rsidRPr="00433F2C" w:rsidRDefault="00433F2C">
            <w:pPr>
              <w:pStyle w:val="TableContent"/>
              <w:rPr>
                <w:iCs/>
                <w:sz w:val="18"/>
                <w:szCs w:val="18"/>
              </w:rPr>
            </w:pPr>
            <w:r w:rsidRPr="00433F2C">
              <w:rPr>
                <w:b/>
                <w:iCs/>
                <w:sz w:val="18"/>
                <w:szCs w:val="18"/>
              </w:rPr>
              <w:t>NOTE:</w:t>
            </w:r>
            <w:r w:rsidRPr="00433F2C">
              <w:rPr>
                <w:iCs/>
                <w:sz w:val="18"/>
                <w:szCs w:val="18"/>
              </w:rPr>
              <w:t xml:space="preserve"> If curve stripping is checked then follow curve stripping logic before outputting KELRSQ value</w:t>
            </w:r>
          </w:p>
        </w:tc>
        <w:tc>
          <w:tcPr>
            <w:tcW w:w="998" w:type="dxa"/>
          </w:tcPr>
          <w:p w:rsidR="00433F2C" w:rsidRPr="00433F2C" w:rsidRDefault="00433F2C">
            <w:pPr>
              <w:pStyle w:val="TableContent"/>
              <w:rPr>
                <w:rFonts w:cs="Arial"/>
                <w:iCs/>
                <w:sz w:val="18"/>
                <w:szCs w:val="18"/>
              </w:rPr>
            </w:pPr>
            <w:r w:rsidRPr="00433F2C">
              <w:rPr>
                <w:rFonts w:cs="Arial"/>
                <w:iCs/>
                <w:sz w:val="18"/>
                <w:szCs w:val="18"/>
              </w:rPr>
              <w:t>3</w:t>
            </w:r>
          </w:p>
        </w:tc>
        <w:tc>
          <w:tcPr>
            <w:tcW w:w="1571" w:type="dxa"/>
          </w:tcPr>
          <w:p w:rsidR="00433F2C" w:rsidRPr="00433F2C" w:rsidRDefault="00433F2C">
            <w:pPr>
              <w:pStyle w:val="TableContent"/>
              <w:rPr>
                <w:rFonts w:cs="Arial"/>
                <w:iCs/>
                <w:sz w:val="18"/>
                <w:szCs w:val="18"/>
              </w:rPr>
            </w:pPr>
            <w:r w:rsidRPr="00433F2C">
              <w:rPr>
                <w:rFonts w:cs="Arial"/>
                <w:iCs/>
                <w:sz w:val="18"/>
                <w:szCs w:val="18"/>
              </w:rPr>
              <w:t>None</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6" w:name="KELRSQA"/>
            <w:r w:rsidRPr="00252B00">
              <w:rPr>
                <w:b/>
                <w:iCs/>
                <w:sz w:val="18"/>
                <w:szCs w:val="18"/>
              </w:rPr>
              <w:t>KELRSQA</w:t>
            </w:r>
            <w:bookmarkEnd w:id="106"/>
          </w:p>
        </w:tc>
        <w:tc>
          <w:tcPr>
            <w:tcW w:w="5465" w:type="dxa"/>
          </w:tcPr>
          <w:p w:rsidR="00433F2C" w:rsidRDefault="00433F2C">
            <w:pPr>
              <w:pStyle w:val="TableContent"/>
              <w:rPr>
                <w:rFonts w:cs="Arial"/>
                <w:sz w:val="18"/>
                <w:szCs w:val="18"/>
              </w:rPr>
            </w:pPr>
            <w:r w:rsidRPr="00433F2C">
              <w:rPr>
                <w:rFonts w:cs="Arial"/>
                <w:sz w:val="18"/>
                <w:szCs w:val="18"/>
              </w:rPr>
              <w:t>Goodness of fit statistic (r</w:t>
            </w:r>
            <w:r w:rsidRPr="00433F2C">
              <w:rPr>
                <w:rFonts w:cs="Arial"/>
                <w:sz w:val="18"/>
                <w:szCs w:val="18"/>
                <w:vertAlign w:val="superscript"/>
              </w:rPr>
              <w:t>2</w:t>
            </w:r>
            <w:r w:rsidRPr="00433F2C">
              <w:rPr>
                <w:rFonts w:cs="Arial"/>
                <w:sz w:val="18"/>
                <w:szCs w:val="18"/>
              </w:rPr>
              <w:t>)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3C01E1" w:rsidRPr="00252B00">
              <w:rPr>
                <w:b/>
                <w:iCs/>
                <w:sz w:val="18"/>
                <w:szCs w:val="18"/>
              </w:rPr>
              <w:t>KEL</w:t>
            </w:r>
            <w:r w:rsidR="003C01E1">
              <w:rPr>
                <w:rFonts w:cs="Arial"/>
                <w:sz w:val="18"/>
                <w:szCs w:val="18"/>
              </w:rPr>
              <w:fldChar w:fldCharType="end"/>
            </w:r>
            <w:r w:rsidRPr="00433F2C">
              <w:rPr>
                <w:rFonts w:cs="Arial"/>
                <w:sz w:val="18"/>
                <w:szCs w:val="18"/>
              </w:rPr>
              <w:t>) adjusted for the number of points used for the estimation of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3C01E1" w:rsidRPr="00252B00">
              <w:rPr>
                <w:b/>
                <w:iCs/>
                <w:sz w:val="18"/>
                <w:szCs w:val="18"/>
              </w:rPr>
              <w:t>KEL</w:t>
            </w:r>
            <w:r w:rsidR="003C01E1">
              <w:rPr>
                <w:rFonts w:cs="Arial"/>
                <w:sz w:val="18"/>
                <w:szCs w:val="18"/>
              </w:rPr>
              <w:fldChar w:fldCharType="end"/>
            </w:r>
            <w:r w:rsidRPr="00433F2C">
              <w:rPr>
                <w:rFonts w:cs="Arial"/>
                <w:sz w:val="18"/>
                <w:szCs w:val="18"/>
              </w:rPr>
              <w:t xml:space="preserve">) </w:t>
            </w:r>
          </w:p>
          <w:p w:rsidR="00AB382F" w:rsidRPr="00433F2C" w:rsidRDefault="00AB382F">
            <w:pPr>
              <w:pStyle w:val="TableContent"/>
              <w:rPr>
                <w:rFonts w:cs="Arial"/>
                <w:b/>
                <w:iCs/>
                <w:sz w:val="18"/>
                <w:szCs w:val="18"/>
              </w:rPr>
            </w:pPr>
          </w:p>
          <w:p w:rsidR="00AB382F" w:rsidRDefault="00AB382F">
            <w:pPr>
              <w:pStyle w:val="TableContent"/>
              <w:rPr>
                <w:b/>
                <w:iCs/>
                <w:sz w:val="18"/>
                <w:szCs w:val="18"/>
              </w:rPr>
            </w:pPr>
          </w:p>
          <w:p w:rsidR="00433F2C" w:rsidRPr="00433F2C" w:rsidRDefault="00433F2C">
            <w:pPr>
              <w:pStyle w:val="TableContent"/>
              <w:rPr>
                <w:b/>
                <w:iCs/>
                <w:sz w:val="18"/>
                <w:szCs w:val="18"/>
              </w:rPr>
            </w:pPr>
            <w:r w:rsidRPr="00433F2C">
              <w:rPr>
                <w:b/>
                <w:iCs/>
                <w:sz w:val="18"/>
                <w:szCs w:val="18"/>
              </w:rPr>
              <w:t>Equation</w:t>
            </w:r>
          </w:p>
          <w:p w:rsidR="00433F2C" w:rsidRPr="00433F2C" w:rsidRDefault="00433F2C">
            <w:pPr>
              <w:pStyle w:val="TableContent"/>
              <w:rPr>
                <w:iCs/>
                <w:sz w:val="18"/>
                <w:szCs w:val="18"/>
              </w:rPr>
            </w:pPr>
            <w:r w:rsidRPr="00433F2C">
              <w:rPr>
                <w:iCs/>
                <w:position w:val="-28"/>
                <w:sz w:val="18"/>
                <w:szCs w:val="18"/>
              </w:rPr>
              <w:object w:dxaOrig="3019" w:dyaOrig="660">
                <v:shape id="_x0000_i1035" type="#_x0000_t75" style="width:149.85pt;height:33.5pt" o:ole="">
                  <v:imagedata r:id="rId39" o:title=""/>
                </v:shape>
                <o:OLEObject Type="Embed" ProgID="Equation.3" ShapeID="_x0000_i1035" DrawAspect="Content" ObjectID="_1640609664" r:id="rId40"/>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rFonts w:cs="Arial"/>
                <w:sz w:val="18"/>
                <w:szCs w:val="18"/>
              </w:rPr>
              <w:t>r</w:t>
            </w:r>
            <w:r w:rsidRPr="00433F2C">
              <w:rPr>
                <w:rFonts w:cs="Arial"/>
                <w:sz w:val="18"/>
                <w:szCs w:val="18"/>
                <w:vertAlign w:val="superscript"/>
              </w:rPr>
              <w:t xml:space="preserve">2 </w:t>
            </w:r>
            <w:r w:rsidRPr="00433F2C">
              <w:rPr>
                <w:iCs/>
                <w:sz w:val="18"/>
                <w:szCs w:val="18"/>
              </w:rPr>
              <w:t>= Another primary parameter (see above)</w:t>
            </w:r>
          </w:p>
          <w:p w:rsidR="00433F2C" w:rsidRPr="00433F2C" w:rsidRDefault="00433F2C">
            <w:pPr>
              <w:pStyle w:val="TableContent"/>
              <w:rPr>
                <w:iCs/>
                <w:sz w:val="18"/>
                <w:szCs w:val="18"/>
              </w:rPr>
            </w:pPr>
            <w:r w:rsidRPr="00433F2C">
              <w:rPr>
                <w:iCs/>
                <w:sz w:val="18"/>
                <w:szCs w:val="18"/>
              </w:rPr>
              <w:t>n = Number of provided times/concentrations in a profile</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iCs/>
                      <w:sz w:val="18"/>
                      <w:szCs w:val="18"/>
                    </w:rPr>
                  </w:pPr>
                  <w:r w:rsidRPr="00433F2C">
                    <w:rPr>
                      <w:iCs/>
                      <w:sz w:val="18"/>
                      <w:szCs w:val="18"/>
                    </w:rPr>
                    <w:t>Then 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Refer to </w:t>
                  </w:r>
                  <w:r w:rsidRPr="00433F2C">
                    <w:rPr>
                      <w:rFonts w:cs="Arial"/>
                      <w:sz w:val="18"/>
                      <w:szCs w:val="18"/>
                    </w:rPr>
                    <w:t>r</w:t>
                  </w:r>
                  <w:r w:rsidRPr="00433F2C">
                    <w:rPr>
                      <w:rFonts w:cs="Arial"/>
                      <w:sz w:val="18"/>
                      <w:szCs w:val="18"/>
                      <w:vertAlign w:val="superscript"/>
                    </w:rPr>
                    <w:t>2</w:t>
                  </w:r>
                </w:p>
              </w:tc>
              <w:tc>
                <w:tcPr>
                  <w:tcW w:w="2644" w:type="dxa"/>
                </w:tcPr>
                <w:p w:rsidR="00433F2C" w:rsidRPr="00433F2C" w:rsidRDefault="00433F2C">
                  <w:pPr>
                    <w:pStyle w:val="TableContent"/>
                    <w:rPr>
                      <w:iCs/>
                      <w:sz w:val="18"/>
                      <w:szCs w:val="18"/>
                    </w:rPr>
                  </w:pP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iCs/>
                <w:sz w:val="18"/>
                <w:szCs w:val="18"/>
              </w:rPr>
            </w:pPr>
            <w:r w:rsidRPr="00433F2C">
              <w:rPr>
                <w:iCs/>
                <w:sz w:val="18"/>
                <w:szCs w:val="18"/>
              </w:rPr>
              <w:lastRenderedPageBreak/>
              <w:t>3</w:t>
            </w:r>
          </w:p>
        </w:tc>
        <w:tc>
          <w:tcPr>
            <w:tcW w:w="1571" w:type="dxa"/>
          </w:tcPr>
          <w:p w:rsidR="00433F2C" w:rsidRPr="00433F2C" w:rsidRDefault="00433F2C">
            <w:pPr>
              <w:pStyle w:val="TableContent"/>
              <w:rPr>
                <w:iCs/>
                <w:sz w:val="18"/>
                <w:szCs w:val="18"/>
              </w:rPr>
            </w:pPr>
            <w:r w:rsidRPr="00433F2C">
              <w:rPr>
                <w:iCs/>
                <w:sz w:val="18"/>
                <w:szCs w:val="18"/>
              </w:rPr>
              <w:t>None</w:t>
            </w:r>
          </w:p>
        </w:tc>
      </w:tr>
      <w:tr w:rsidR="00BB5F2E" w:rsidRPr="00433F2C" w:rsidTr="00C466A3">
        <w:trPr>
          <w:jc w:val="center"/>
        </w:trPr>
        <w:tc>
          <w:tcPr>
            <w:tcW w:w="1080" w:type="dxa"/>
          </w:tcPr>
          <w:p w:rsidR="00BB5F2E" w:rsidRDefault="00BB5F2E">
            <w:pPr>
              <w:pStyle w:val="TableContent"/>
              <w:rPr>
                <w:iCs/>
                <w:sz w:val="18"/>
                <w:szCs w:val="18"/>
              </w:rPr>
            </w:pPr>
            <w:r>
              <w:rPr>
                <w:iCs/>
                <w:sz w:val="18"/>
                <w:szCs w:val="18"/>
              </w:rPr>
              <w:lastRenderedPageBreak/>
              <w:t>2.0</w:t>
            </w:r>
          </w:p>
        </w:tc>
        <w:tc>
          <w:tcPr>
            <w:tcW w:w="1375" w:type="dxa"/>
          </w:tcPr>
          <w:p w:rsidR="00BB5F2E" w:rsidRPr="00252B00" w:rsidRDefault="00BB5F2E">
            <w:pPr>
              <w:pStyle w:val="TableContent"/>
              <w:rPr>
                <w:b/>
                <w:iCs/>
                <w:sz w:val="18"/>
                <w:szCs w:val="18"/>
              </w:rPr>
            </w:pPr>
            <w:bookmarkStart w:id="107" w:name="KELR"/>
            <w:r>
              <w:rPr>
                <w:b/>
                <w:iCs/>
                <w:sz w:val="18"/>
                <w:szCs w:val="18"/>
              </w:rPr>
              <w:t>KELR</w:t>
            </w:r>
            <w:bookmarkEnd w:id="107"/>
          </w:p>
        </w:tc>
        <w:tc>
          <w:tcPr>
            <w:tcW w:w="5465" w:type="dxa"/>
          </w:tcPr>
          <w:p w:rsidR="00BB5F2E" w:rsidRPr="00433F2C" w:rsidRDefault="00BB5F2E" w:rsidP="00BB5F2E">
            <w:pPr>
              <w:pStyle w:val="TableContent"/>
              <w:rPr>
                <w:rFonts w:cs="Arial"/>
                <w:b/>
                <w:iCs/>
                <w:sz w:val="18"/>
                <w:szCs w:val="18"/>
              </w:rPr>
            </w:pPr>
            <w:r w:rsidRPr="00433F2C">
              <w:rPr>
                <w:rFonts w:cs="Arial"/>
                <w:sz w:val="18"/>
                <w:szCs w:val="18"/>
              </w:rPr>
              <w:t>Goodness of fit statistic (r)</w:t>
            </w:r>
            <w:r w:rsidRPr="00433F2C">
              <w:rPr>
                <w:rFonts w:cs="Arial"/>
                <w:sz w:val="18"/>
                <w:szCs w:val="18"/>
                <w:vertAlign w:val="superscript"/>
              </w:rPr>
              <w:t xml:space="preserve"> †</w:t>
            </w:r>
            <w:r w:rsidRPr="00433F2C">
              <w:rPr>
                <w:rFonts w:cs="Arial"/>
                <w:sz w:val="18"/>
                <w:szCs w:val="18"/>
              </w:rPr>
              <w:t xml:space="preserve">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3C01E1" w:rsidRPr="00252B00">
              <w:rPr>
                <w:b/>
                <w:iCs/>
                <w:sz w:val="18"/>
                <w:szCs w:val="18"/>
              </w:rPr>
              <w:t>KEL</w:t>
            </w:r>
            <w:r w:rsidR="003C01E1">
              <w:rPr>
                <w:rFonts w:cs="Arial"/>
                <w:sz w:val="18"/>
                <w:szCs w:val="18"/>
              </w:rPr>
              <w:fldChar w:fldCharType="end"/>
            </w:r>
            <w:r w:rsidRPr="00433F2C">
              <w:rPr>
                <w:rFonts w:cs="Arial"/>
                <w:sz w:val="18"/>
                <w:szCs w:val="18"/>
              </w:rPr>
              <w:t>)</w:t>
            </w:r>
          </w:p>
          <w:p w:rsidR="00BB5F2E" w:rsidRPr="00433F2C" w:rsidRDefault="00BB5F2E" w:rsidP="00BB5F2E">
            <w:pPr>
              <w:pStyle w:val="TableContent"/>
              <w:rPr>
                <w:iCs/>
                <w:sz w:val="18"/>
                <w:szCs w:val="18"/>
              </w:rPr>
            </w:pPr>
            <m:oMathPara>
              <m:oMath>
                <m:r>
                  <w:rPr>
                    <w:rFonts w:ascii="Cambria Math" w:hAnsi="Cambria Math"/>
                    <w:sz w:val="18"/>
                    <w:szCs w:val="18"/>
                  </w:rPr>
                  <m:t>KELR=</m:t>
                </m:r>
                <m:rad>
                  <m:radPr>
                    <m:degHide m:val="1"/>
                    <m:ctrlPr>
                      <w:rPr>
                        <w:rFonts w:ascii="Cambria Math" w:hAnsi="Cambria Math"/>
                        <w:i/>
                        <w:iCs/>
                        <w:sz w:val="18"/>
                        <w:szCs w:val="18"/>
                      </w:rPr>
                    </m:ctrlPr>
                  </m:radPr>
                  <m:deg/>
                  <m:e>
                    <m:r>
                      <w:rPr>
                        <w:rFonts w:ascii="Cambria Math" w:hAnsi="Cambria Math"/>
                        <w:i/>
                        <w:iCs/>
                        <w:sz w:val="18"/>
                        <w:szCs w:val="18"/>
                      </w:rPr>
                      <w:fldChar w:fldCharType="begin"/>
                    </m:r>
                    <m:r>
                      <m:rPr>
                        <m:sty m:val="p"/>
                      </m:rPr>
                      <w:rPr>
                        <w:rFonts w:ascii="Cambria Math" w:hAnsi="Cambria Math"/>
                        <w:sz w:val="18"/>
                        <w:szCs w:val="18"/>
                      </w:rPr>
                      <m:t xml:space="preserve"> REF KELRSQ \h </m:t>
                    </m:r>
                    <m:r>
                      <w:rPr>
                        <w:rFonts w:ascii="Cambria Math" w:hAnsi="Cambria Math"/>
                        <w:i/>
                        <w:iCs/>
                        <w:sz w:val="18"/>
                        <w:szCs w:val="18"/>
                      </w:rPr>
                    </m:r>
                    <m:r>
                      <w:rPr>
                        <w:rFonts w:ascii="Cambria Math" w:hAnsi="Cambria Math"/>
                        <w:i/>
                        <w:iCs/>
                        <w:sz w:val="18"/>
                        <w:szCs w:val="18"/>
                      </w:rPr>
                      <w:fldChar w:fldCharType="separate"/>
                    </m:r>
                    <m:r>
                      <m:rPr>
                        <m:sty m:val="p"/>
                      </m:rPr>
                      <w:rPr>
                        <w:rFonts w:ascii="Cambria Math" w:hAnsi="Cambria Math" w:cs="Arial"/>
                        <w:sz w:val="18"/>
                        <w:szCs w:val="18"/>
                      </w:rPr>
                      <m:t>KELRSQ</m:t>
                    </m:r>
                    <m:r>
                      <w:rPr>
                        <w:rFonts w:ascii="Cambria Math" w:hAnsi="Cambria Math"/>
                        <w:i/>
                        <w:iCs/>
                        <w:sz w:val="18"/>
                        <w:szCs w:val="18"/>
                      </w:rPr>
                      <w:fldChar w:fldCharType="end"/>
                    </m:r>
                  </m:e>
                </m:rad>
              </m:oMath>
            </m:oMathPara>
          </w:p>
        </w:tc>
        <w:tc>
          <w:tcPr>
            <w:tcW w:w="998" w:type="dxa"/>
          </w:tcPr>
          <w:p w:rsidR="00BB5F2E" w:rsidRPr="00433F2C" w:rsidRDefault="00BB5F2E">
            <w:pPr>
              <w:pStyle w:val="TableContent"/>
              <w:rPr>
                <w:iCs/>
                <w:sz w:val="18"/>
                <w:szCs w:val="18"/>
              </w:rPr>
            </w:pPr>
          </w:p>
        </w:tc>
        <w:tc>
          <w:tcPr>
            <w:tcW w:w="1571" w:type="dxa"/>
          </w:tcPr>
          <w:p w:rsidR="00BB5F2E" w:rsidRDefault="006E2A28">
            <w:pPr>
              <w:pStyle w:val="TableContent"/>
              <w:rPr>
                <w:rFonts w:cs="Arial"/>
                <w:sz w:val="18"/>
                <w:szCs w:val="18"/>
              </w:rPr>
            </w:pPr>
            <w:r>
              <w:rPr>
                <w:rFonts w:cs="Arial"/>
                <w:sz w:val="18"/>
                <w:szCs w:val="18"/>
              </w:rPr>
              <w:t>None</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8" w:name="THALF"/>
            <w:r w:rsidRPr="00252B00">
              <w:rPr>
                <w:b/>
                <w:iCs/>
                <w:sz w:val="18"/>
                <w:szCs w:val="18"/>
              </w:rPr>
              <w:t>THALF</w:t>
            </w:r>
            <w:bookmarkEnd w:id="108"/>
          </w:p>
        </w:tc>
        <w:tc>
          <w:tcPr>
            <w:tcW w:w="5465" w:type="dxa"/>
          </w:tcPr>
          <w:p w:rsidR="00433F2C" w:rsidRPr="00433F2C" w:rsidRDefault="00433F2C">
            <w:pPr>
              <w:pStyle w:val="TableContent"/>
              <w:rPr>
                <w:iCs/>
                <w:sz w:val="18"/>
                <w:szCs w:val="18"/>
              </w:rPr>
            </w:pPr>
            <w:r w:rsidRPr="00433F2C">
              <w:rPr>
                <w:iCs/>
                <w:sz w:val="18"/>
                <w:szCs w:val="18"/>
              </w:rPr>
              <w:t xml:space="preserve">Terminal phase </w:t>
            </w:r>
            <w:r w:rsidRPr="00433F2C">
              <w:rPr>
                <w:b/>
                <w:iCs/>
                <w:sz w:val="18"/>
                <w:szCs w:val="18"/>
              </w:rPr>
              <w:t>half-life</w:t>
            </w:r>
          </w:p>
          <w:p w:rsidR="00433F2C" w:rsidRPr="00433F2C" w:rsidRDefault="00433F2C">
            <w:pPr>
              <w:pStyle w:val="TableContent"/>
              <w:rPr>
                <w:sz w:val="18"/>
                <w:szCs w:val="18"/>
              </w:rPr>
            </w:pPr>
            <w:r w:rsidRPr="00433F2C">
              <w:rPr>
                <w:position w:val="-24"/>
                <w:sz w:val="18"/>
                <w:szCs w:val="18"/>
              </w:rPr>
              <w:object w:dxaOrig="1560" w:dyaOrig="620">
                <v:shape id="_x0000_i1036" type="#_x0000_t75" style="width:78.3pt;height:31.4pt" o:ole="">
                  <v:imagedata r:id="rId41" o:title=""/>
                </v:shape>
                <o:OLEObject Type="Embed" ProgID="Equation.3" ShapeID="_x0000_i1036" DrawAspect="Content" ObjectID="_1640609665" r:id="rId42"/>
              </w:object>
            </w:r>
          </w:p>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KEL = Terminal</w:t>
            </w:r>
            <w:r w:rsidR="00363DF6">
              <w:rPr>
                <w:sz w:val="18"/>
                <w:szCs w:val="18"/>
              </w:rPr>
              <w:t xml:space="preserve"> or elimination phase</w:t>
            </w:r>
            <w:r w:rsidRPr="00433F2C">
              <w:rPr>
                <w:sz w:val="18"/>
                <w:szCs w:val="18"/>
              </w:rPr>
              <w:t xml:space="preserve"> </w:t>
            </w:r>
            <w:r w:rsidR="00363DF6">
              <w:rPr>
                <w:sz w:val="18"/>
                <w:szCs w:val="18"/>
              </w:rPr>
              <w:t>r</w:t>
            </w:r>
            <w:r w:rsidRPr="00433F2C">
              <w:rPr>
                <w:sz w:val="18"/>
                <w:szCs w:val="18"/>
              </w:rPr>
              <w:t xml:space="preserve">ate </w:t>
            </w:r>
            <w:r w:rsidR="00363DF6">
              <w:rPr>
                <w:sz w:val="18"/>
                <w:szCs w:val="18"/>
              </w:rPr>
              <w:t>c</w:t>
            </w:r>
            <w:r w:rsidRPr="00433F2C">
              <w:rPr>
                <w:sz w:val="18"/>
                <w:szCs w:val="18"/>
              </w:rPr>
              <w:t>onstant</w:t>
            </w:r>
          </w:p>
          <w:p w:rsidR="00433F2C" w:rsidRPr="00433F2C" w:rsidRDefault="00433F2C">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THALF must be &gt; 0</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THALF = NA</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t>1</w:t>
            </w:r>
          </w:p>
        </w:tc>
        <w:tc>
          <w:tcPr>
            <w:tcW w:w="1571" w:type="dxa"/>
          </w:tcPr>
          <w:p w:rsidR="00433F2C" w:rsidRPr="00433F2C" w:rsidRDefault="00BE4922">
            <w:pPr>
              <w:pStyle w:val="TableContent"/>
              <w:rPr>
                <w:iCs/>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2.0</w:t>
            </w:r>
          </w:p>
        </w:tc>
        <w:tc>
          <w:tcPr>
            <w:tcW w:w="1375" w:type="dxa"/>
          </w:tcPr>
          <w:p w:rsidR="00433F2C" w:rsidRPr="00252B00" w:rsidRDefault="00433F2C">
            <w:pPr>
              <w:pStyle w:val="TableContent"/>
              <w:rPr>
                <w:b/>
                <w:iCs/>
                <w:sz w:val="18"/>
                <w:szCs w:val="18"/>
              </w:rPr>
            </w:pPr>
            <w:bookmarkStart w:id="109" w:name="THALFF"/>
            <w:r w:rsidRPr="00252B00">
              <w:rPr>
                <w:b/>
                <w:iCs/>
                <w:sz w:val="18"/>
                <w:szCs w:val="18"/>
              </w:rPr>
              <w:t>THALFF</w:t>
            </w:r>
            <w:bookmarkEnd w:id="109"/>
          </w:p>
        </w:tc>
        <w:tc>
          <w:tcPr>
            <w:tcW w:w="5465" w:type="dxa"/>
          </w:tcPr>
          <w:p w:rsidR="00433F2C" w:rsidRPr="00433F2C" w:rsidRDefault="00433F2C">
            <w:pPr>
              <w:pStyle w:val="TableContent"/>
              <w:rPr>
                <w:iCs/>
                <w:sz w:val="18"/>
                <w:szCs w:val="18"/>
              </w:rPr>
            </w:pPr>
            <w:r w:rsidRPr="00433F2C">
              <w:rPr>
                <w:iCs/>
                <w:sz w:val="18"/>
                <w:szCs w:val="18"/>
              </w:rPr>
              <w:t>THALF Flag</w:t>
            </w:r>
          </w:p>
          <w:p w:rsidR="00D44B0D" w:rsidRPr="00967E14" w:rsidRDefault="00D44B0D" w:rsidP="00D44B0D">
            <w:pPr>
              <w:pStyle w:val="TableContent"/>
              <w:rPr>
                <w:iCs/>
                <w:sz w:val="18"/>
                <w:szCs w:val="18"/>
              </w:rPr>
            </w:pPr>
            <w:r>
              <w:rPr>
                <w:iCs/>
                <w:sz w:val="18"/>
                <w:szCs w:val="18"/>
              </w:rPr>
              <w:t>Flag if t</w:t>
            </w:r>
            <w:r w:rsidRPr="00433F2C">
              <w:rPr>
                <w:iCs/>
                <w:sz w:val="18"/>
                <w:szCs w:val="18"/>
              </w:rPr>
              <w:t xml:space="preserve">he ratio of the duration </w:t>
            </w:r>
            <w:r>
              <w:rPr>
                <w:iCs/>
                <w:sz w:val="18"/>
                <w:szCs w:val="18"/>
              </w:rPr>
              <w:t xml:space="preserve">over </w:t>
            </w:r>
            <w:r w:rsidRPr="00433F2C">
              <w:rPr>
                <w:iCs/>
                <w:sz w:val="18"/>
                <w:szCs w:val="18"/>
              </w:rPr>
              <w:t xml:space="preserve">which the THALF is estimated </w:t>
            </w:r>
            <w:r>
              <w:rPr>
                <w:iCs/>
                <w:sz w:val="18"/>
                <w:szCs w:val="18"/>
              </w:rPr>
              <w:t xml:space="preserve">to the actual THALF estimate </w:t>
            </w:r>
            <w:r w:rsidRPr="00433F2C">
              <w:rPr>
                <w:iCs/>
                <w:sz w:val="18"/>
                <w:szCs w:val="18"/>
              </w:rPr>
              <w:t xml:space="preserve">is </w:t>
            </w:r>
            <w:r>
              <w:rPr>
                <w:iCs/>
                <w:sz w:val="18"/>
                <w:szCs w:val="18"/>
              </w:rPr>
              <w:t>less</w:t>
            </w:r>
            <w:r w:rsidRPr="00433F2C">
              <w:rPr>
                <w:iCs/>
                <w:sz w:val="18"/>
                <w:szCs w:val="18"/>
              </w:rPr>
              <w:t xml:space="preserve"> than 2</w:t>
            </w:r>
            <w:r w:rsidR="00967E14">
              <w:rPr>
                <w:iCs/>
                <w:sz w:val="18"/>
                <w:szCs w:val="18"/>
              </w:rPr>
              <w:t>. Legacy Pfizer standards referred to this as the “</w:t>
            </w:r>
            <w:r w:rsidR="00967E14">
              <w:rPr>
                <w:b/>
                <w:i/>
                <w:iCs/>
                <w:sz w:val="18"/>
                <w:szCs w:val="18"/>
              </w:rPr>
              <w:t>Spanratio</w:t>
            </w:r>
            <w:r w:rsidR="00967E14">
              <w:rPr>
                <w:iCs/>
                <w:sz w:val="18"/>
                <w:szCs w:val="18"/>
              </w:rPr>
              <w:t>” for evaluation of quality of the estimated KEL and THALF.</w:t>
            </w:r>
          </w:p>
          <w:p w:rsidR="00AB382F" w:rsidRPr="00433F2C" w:rsidRDefault="00AB382F">
            <w:pPr>
              <w:pStyle w:val="TableContent"/>
              <w:rPr>
                <w:iCs/>
                <w:sz w:val="18"/>
                <w:szCs w:val="18"/>
              </w:rPr>
            </w:pPr>
          </w:p>
          <w:p w:rsidR="00433F2C" w:rsidRPr="00433F2C" w:rsidRDefault="00433F2C">
            <w:pPr>
              <w:pStyle w:val="TableContent"/>
              <w:rPr>
                <w:iCs/>
                <w:sz w:val="18"/>
                <w:szCs w:val="18"/>
              </w:rPr>
            </w:pPr>
            <w:r w:rsidRPr="00433F2C">
              <w:rPr>
                <w:iCs/>
                <w:sz w:val="18"/>
                <w:szCs w:val="18"/>
              </w:rPr>
              <w:t>If</w:t>
            </w:r>
          </w:p>
          <w:p w:rsidR="00433F2C" w:rsidRPr="00433F2C" w:rsidRDefault="00433F2C" w:rsidP="00BE4922">
            <w:pPr>
              <w:pStyle w:val="TableContent"/>
              <w:ind w:left="720"/>
              <w:rPr>
                <w:iCs/>
                <w:sz w:val="18"/>
                <w:szCs w:val="18"/>
              </w:rPr>
            </w:pPr>
            <w:r w:rsidRPr="00433F2C">
              <w:rPr>
                <w:iCs/>
                <w:sz w:val="18"/>
                <w:szCs w:val="18"/>
              </w:rPr>
              <w:t xml:space="preserve">(KELTMHI – KELTMLO) / THALF  &gt;= </w:t>
            </w:r>
            <w:r w:rsidR="007F51D9">
              <w:rPr>
                <w:iCs/>
                <w:sz w:val="18"/>
                <w:szCs w:val="18"/>
              </w:rPr>
              <w:fldChar w:fldCharType="begin"/>
            </w:r>
            <w:r w:rsidR="007F51D9">
              <w:rPr>
                <w:iCs/>
                <w:sz w:val="18"/>
                <w:szCs w:val="18"/>
              </w:rPr>
              <w:instrText xml:space="preserve"> REF SPANRATIOCRIT \h </w:instrText>
            </w:r>
            <w:r w:rsidR="007F51D9">
              <w:rPr>
                <w:iCs/>
                <w:sz w:val="18"/>
                <w:szCs w:val="18"/>
              </w:rPr>
            </w:r>
            <w:r w:rsidR="007F51D9">
              <w:rPr>
                <w:iCs/>
                <w:sz w:val="18"/>
                <w:szCs w:val="18"/>
              </w:rPr>
              <w:fldChar w:fldCharType="separate"/>
            </w:r>
            <w:r w:rsidR="007F51D9">
              <w:rPr>
                <w:b/>
                <w:bCs w:val="0"/>
                <w:sz w:val="18"/>
              </w:rPr>
              <w:t>SPANRATIOCRIT</w:t>
            </w:r>
            <w:r w:rsidR="007F51D9">
              <w:rPr>
                <w:iCs/>
                <w:sz w:val="18"/>
                <w:szCs w:val="18"/>
              </w:rPr>
              <w:fldChar w:fldCharType="end"/>
            </w:r>
          </w:p>
          <w:p w:rsidR="00433F2C" w:rsidRPr="00433F2C" w:rsidRDefault="00433F2C">
            <w:pPr>
              <w:pStyle w:val="TableContent"/>
              <w:rPr>
                <w:iCs/>
                <w:sz w:val="18"/>
                <w:szCs w:val="18"/>
              </w:rPr>
            </w:pPr>
            <w:r w:rsidRPr="00433F2C">
              <w:rPr>
                <w:iCs/>
                <w:sz w:val="18"/>
                <w:szCs w:val="18"/>
              </w:rPr>
              <w:t>The</w:t>
            </w:r>
            <w:r w:rsidR="00BE4922">
              <w:rPr>
                <w:iCs/>
                <w:sz w:val="18"/>
                <w:szCs w:val="18"/>
              </w:rPr>
              <w:t>n</w:t>
            </w:r>
          </w:p>
          <w:p w:rsidR="00433F2C" w:rsidRPr="00433F2C" w:rsidRDefault="00433F2C" w:rsidP="00BE4922">
            <w:pPr>
              <w:pStyle w:val="TableContent"/>
              <w:ind w:left="720"/>
              <w:rPr>
                <w:iCs/>
                <w:sz w:val="18"/>
                <w:szCs w:val="18"/>
              </w:rPr>
            </w:pPr>
            <w:r w:rsidRPr="00433F2C">
              <w:rPr>
                <w:iCs/>
                <w:sz w:val="18"/>
                <w:szCs w:val="18"/>
              </w:rPr>
              <w:t>Value = 0</w:t>
            </w:r>
          </w:p>
          <w:p w:rsidR="00433F2C" w:rsidRPr="00433F2C" w:rsidRDefault="00433F2C">
            <w:pPr>
              <w:pStyle w:val="TableContent"/>
              <w:rPr>
                <w:iCs/>
                <w:sz w:val="18"/>
                <w:szCs w:val="18"/>
              </w:rPr>
            </w:pPr>
            <w:r w:rsidRPr="00433F2C">
              <w:rPr>
                <w:iCs/>
                <w:sz w:val="18"/>
                <w:szCs w:val="18"/>
              </w:rPr>
              <w:t>Else</w:t>
            </w:r>
          </w:p>
          <w:p w:rsidR="00433F2C" w:rsidRPr="00433F2C" w:rsidRDefault="00433F2C" w:rsidP="00BE4922">
            <w:pPr>
              <w:pStyle w:val="TableContent"/>
              <w:ind w:left="720"/>
              <w:rPr>
                <w:iCs/>
                <w:sz w:val="18"/>
                <w:szCs w:val="18"/>
              </w:rPr>
            </w:pPr>
            <w:r w:rsidRPr="00433F2C">
              <w:rPr>
                <w:iCs/>
                <w:sz w:val="18"/>
                <w:szCs w:val="18"/>
              </w:rPr>
              <w:t>Value = 1</w:t>
            </w:r>
          </w:p>
          <w:p w:rsidR="00433F2C" w:rsidRDefault="00433F2C">
            <w:pPr>
              <w:pStyle w:val="TableContent"/>
              <w:rPr>
                <w:iCs/>
                <w:sz w:val="18"/>
                <w:szCs w:val="18"/>
              </w:rPr>
            </w:pPr>
          </w:p>
          <w:p w:rsidR="00967E14" w:rsidRPr="00433F2C" w:rsidRDefault="007F51D9" w:rsidP="007F51D9">
            <w:pPr>
              <w:pStyle w:val="TableContent"/>
              <w:rPr>
                <w:iCs/>
                <w:sz w:val="18"/>
                <w:szCs w:val="18"/>
              </w:rPr>
            </w:pPr>
            <w:r>
              <w:rPr>
                <w:b/>
                <w:iCs/>
                <w:sz w:val="18"/>
                <w:szCs w:val="18"/>
              </w:rPr>
              <w:fldChar w:fldCharType="begin"/>
            </w:r>
            <w:r>
              <w:rPr>
                <w:iCs/>
                <w:sz w:val="18"/>
                <w:szCs w:val="18"/>
              </w:rPr>
              <w:instrText xml:space="preserve"> REF SPANRATIOCRIT \h </w:instrText>
            </w:r>
            <w:r>
              <w:rPr>
                <w:b/>
                <w:iCs/>
                <w:sz w:val="18"/>
                <w:szCs w:val="18"/>
              </w:rPr>
            </w:r>
            <w:r>
              <w:rPr>
                <w:b/>
                <w:iCs/>
                <w:sz w:val="18"/>
                <w:szCs w:val="18"/>
              </w:rPr>
              <w:fldChar w:fldCharType="separate"/>
            </w:r>
            <w:r>
              <w:rPr>
                <w:b/>
                <w:bCs w:val="0"/>
                <w:sz w:val="18"/>
              </w:rPr>
              <w:t>SPANRATIOCRIT</w:t>
            </w:r>
            <w:r>
              <w:rPr>
                <w:b/>
                <w:iCs/>
                <w:sz w:val="18"/>
                <w:szCs w:val="18"/>
              </w:rPr>
              <w:fldChar w:fldCharType="end"/>
            </w:r>
            <w:r w:rsidR="006B2B14">
              <w:rPr>
                <w:iCs/>
                <w:sz w:val="18"/>
                <w:szCs w:val="18"/>
              </w:rPr>
              <w:t xml:space="preserve"> is the criteria value set in the </w:t>
            </w:r>
            <w:r w:rsidR="006B2B14">
              <w:rPr>
                <w:iCs/>
                <w:sz w:val="18"/>
                <w:szCs w:val="18"/>
              </w:rPr>
              <w:fldChar w:fldCharType="begin"/>
            </w:r>
            <w:r w:rsidR="006B2B14">
              <w:rPr>
                <w:iCs/>
                <w:sz w:val="18"/>
                <w:szCs w:val="18"/>
              </w:rPr>
              <w:instrText xml:space="preserve"> REF ModelConfigurationTemplate \h </w:instrText>
            </w:r>
            <w:r w:rsidR="006B2B14">
              <w:rPr>
                <w:iCs/>
                <w:sz w:val="18"/>
                <w:szCs w:val="18"/>
              </w:rPr>
            </w:r>
            <w:r w:rsidR="006B2B14">
              <w:rPr>
                <w:iCs/>
                <w:sz w:val="18"/>
                <w:szCs w:val="18"/>
              </w:rPr>
              <w:fldChar w:fldCharType="separate"/>
            </w:r>
            <w:r w:rsidR="006B2B14">
              <w:rPr>
                <w:b/>
                <w:i/>
              </w:rPr>
              <w:t>M</w:t>
            </w:r>
            <w:r w:rsidR="006B2B14" w:rsidRPr="0002670C">
              <w:rPr>
                <w:b/>
                <w:i/>
              </w:rPr>
              <w:t xml:space="preserve">odel </w:t>
            </w:r>
            <w:r w:rsidR="006B2B14">
              <w:rPr>
                <w:b/>
                <w:i/>
              </w:rPr>
              <w:t>C</w:t>
            </w:r>
            <w:r w:rsidR="006B2B14" w:rsidRPr="0002670C">
              <w:rPr>
                <w:b/>
                <w:i/>
              </w:rPr>
              <w:t xml:space="preserve">onfiguration </w:t>
            </w:r>
            <w:r w:rsidR="006B2B14">
              <w:rPr>
                <w:b/>
                <w:i/>
              </w:rPr>
              <w:t>T</w:t>
            </w:r>
            <w:r w:rsidR="006B2B14" w:rsidRPr="0002670C">
              <w:rPr>
                <w:b/>
                <w:i/>
              </w:rPr>
              <w:t>emplate</w:t>
            </w:r>
            <w:r w:rsidR="006B2B14">
              <w:rPr>
                <w:iCs/>
                <w:sz w:val="18"/>
                <w:szCs w:val="18"/>
              </w:rPr>
              <w:fldChar w:fldCharType="end"/>
            </w:r>
            <w:r w:rsidR="006B2B14">
              <w:rPr>
                <w:iCs/>
                <w:sz w:val="18"/>
                <w:szCs w:val="18"/>
              </w:rPr>
              <w:t xml:space="preserve">. The default is typically a value of 2 but can be modified as needed by setting the value of </w:t>
            </w:r>
            <w:r>
              <w:rPr>
                <w:iCs/>
                <w:sz w:val="18"/>
                <w:szCs w:val="18"/>
              </w:rPr>
              <w:fldChar w:fldCharType="begin"/>
            </w:r>
            <w:r>
              <w:rPr>
                <w:iCs/>
                <w:sz w:val="18"/>
                <w:szCs w:val="18"/>
              </w:rPr>
              <w:instrText xml:space="preserve"> REF SPANRATIOCRIT \h </w:instrText>
            </w:r>
            <w:r>
              <w:rPr>
                <w:iCs/>
                <w:sz w:val="18"/>
                <w:szCs w:val="18"/>
              </w:rPr>
            </w:r>
            <w:r>
              <w:rPr>
                <w:iCs/>
                <w:sz w:val="18"/>
                <w:szCs w:val="18"/>
              </w:rPr>
              <w:fldChar w:fldCharType="separate"/>
            </w:r>
            <w:r>
              <w:rPr>
                <w:b/>
                <w:bCs w:val="0"/>
                <w:sz w:val="18"/>
              </w:rPr>
              <w:t>SPANRATIOCRIT</w:t>
            </w:r>
            <w:r>
              <w:rPr>
                <w:iCs/>
                <w:sz w:val="18"/>
                <w:szCs w:val="18"/>
              </w:rPr>
              <w:fldChar w:fldCharType="end"/>
            </w:r>
            <w:r w:rsidR="006B2B14">
              <w:rPr>
                <w:iCs/>
                <w:sz w:val="18"/>
                <w:szCs w:val="18"/>
              </w:rPr>
              <w:t>.</w:t>
            </w:r>
          </w:p>
        </w:tc>
        <w:tc>
          <w:tcPr>
            <w:tcW w:w="998" w:type="dxa"/>
          </w:tcPr>
          <w:p w:rsidR="00433F2C" w:rsidRPr="00433F2C" w:rsidRDefault="00433F2C">
            <w:pPr>
              <w:pStyle w:val="TableContent"/>
              <w:rPr>
                <w:iCs/>
                <w:sz w:val="18"/>
                <w:szCs w:val="18"/>
              </w:rPr>
            </w:pPr>
          </w:p>
        </w:tc>
        <w:tc>
          <w:tcPr>
            <w:tcW w:w="1571" w:type="dxa"/>
          </w:tcPr>
          <w:p w:rsidR="00433F2C" w:rsidRPr="00433F2C" w:rsidRDefault="00BE4922">
            <w:pPr>
              <w:pStyle w:val="TableContent"/>
              <w:rPr>
                <w:iCs/>
                <w:sz w:val="18"/>
                <w:szCs w:val="18"/>
              </w:rPr>
            </w:pPr>
            <w:r>
              <w:rPr>
                <w:iCs/>
                <w:sz w:val="18"/>
                <w:szCs w:val="18"/>
              </w:rPr>
              <w:t>None</w:t>
            </w:r>
          </w:p>
        </w:tc>
      </w:tr>
      <w:tr w:rsidR="00433F2C" w:rsidRPr="00433F2C" w:rsidTr="00C466A3">
        <w:trPr>
          <w:jc w:val="center"/>
        </w:trPr>
        <w:tc>
          <w:tcPr>
            <w:tcW w:w="1080" w:type="dxa"/>
          </w:tcPr>
          <w:p w:rsidR="00433F2C" w:rsidRPr="00433F2C" w:rsidRDefault="003F4695">
            <w:pPr>
              <w:pStyle w:val="TableContent"/>
              <w:rPr>
                <w:iCs/>
                <w:sz w:val="18"/>
                <w:szCs w:val="18"/>
              </w:rPr>
            </w:pPr>
            <w:r>
              <w:rPr>
                <w:iCs/>
                <w:sz w:val="18"/>
                <w:szCs w:val="18"/>
              </w:rPr>
              <w:t>2</w:t>
            </w:r>
            <w:r w:rsidR="00E0212E">
              <w:rPr>
                <w:iCs/>
                <w:sz w:val="18"/>
                <w:szCs w:val="18"/>
              </w:rPr>
              <w:t>.0</w:t>
            </w:r>
            <w:r w:rsidR="00B56957">
              <w:rPr>
                <w:iCs/>
                <w:sz w:val="18"/>
                <w:szCs w:val="18"/>
              </w:rPr>
              <w:t>*</w:t>
            </w:r>
          </w:p>
        </w:tc>
        <w:tc>
          <w:tcPr>
            <w:tcW w:w="1375" w:type="dxa"/>
          </w:tcPr>
          <w:p w:rsidR="00433F2C" w:rsidRPr="00252B00" w:rsidRDefault="00433F2C">
            <w:pPr>
              <w:pStyle w:val="TableContent"/>
              <w:rPr>
                <w:b/>
                <w:iCs/>
                <w:sz w:val="18"/>
                <w:szCs w:val="18"/>
              </w:rPr>
            </w:pPr>
            <w:r w:rsidRPr="00252B00">
              <w:rPr>
                <w:b/>
                <w:iCs/>
                <w:sz w:val="18"/>
                <w:szCs w:val="18"/>
              </w:rPr>
              <w:t>All AUC Calculations</w:t>
            </w:r>
          </w:p>
        </w:tc>
        <w:tc>
          <w:tcPr>
            <w:tcW w:w="5465" w:type="dxa"/>
          </w:tcPr>
          <w:p w:rsidR="00433F2C" w:rsidRPr="00433F2C" w:rsidRDefault="00433F2C">
            <w:pPr>
              <w:pStyle w:val="TableContent"/>
              <w:rPr>
                <w:b/>
                <w:iCs/>
                <w:sz w:val="18"/>
                <w:szCs w:val="18"/>
              </w:rPr>
            </w:pPr>
            <w:r w:rsidRPr="00433F2C">
              <w:rPr>
                <w:b/>
                <w:iCs/>
                <w:sz w:val="18"/>
                <w:szCs w:val="18"/>
              </w:rPr>
              <w:t>For all AUC Calculations:</w:t>
            </w:r>
          </w:p>
          <w:p w:rsidR="00433F2C" w:rsidRPr="00433F2C" w:rsidRDefault="00433F2C">
            <w:pPr>
              <w:pStyle w:val="TableContent"/>
              <w:numPr>
                <w:ilvl w:val="0"/>
                <w:numId w:val="4"/>
              </w:numPr>
              <w:rPr>
                <w:iCs/>
                <w:sz w:val="18"/>
                <w:szCs w:val="18"/>
              </w:rPr>
            </w:pPr>
            <w:r w:rsidRPr="00433F2C">
              <w:rPr>
                <w:iCs/>
                <w:sz w:val="18"/>
                <w:szCs w:val="18"/>
              </w:rPr>
              <w:t>Use the appropriate trapezoidal rules and related equations as specified by the user</w:t>
            </w:r>
          </w:p>
          <w:p w:rsidR="00433F2C" w:rsidRDefault="00433F2C">
            <w:pPr>
              <w:pStyle w:val="TableContent"/>
              <w:numPr>
                <w:ilvl w:val="0"/>
                <w:numId w:val="4"/>
              </w:numPr>
              <w:rPr>
                <w:iCs/>
                <w:sz w:val="18"/>
                <w:szCs w:val="18"/>
              </w:rPr>
            </w:pPr>
            <w:r w:rsidRPr="00433F2C">
              <w:rPr>
                <w:iCs/>
                <w:sz w:val="18"/>
                <w:szCs w:val="18"/>
              </w:rPr>
              <w:t>Apply rules for missing data at start times</w:t>
            </w:r>
            <w:r w:rsidR="003C7702">
              <w:rPr>
                <w:iCs/>
                <w:sz w:val="18"/>
                <w:szCs w:val="18"/>
              </w:rPr>
              <w:t xml:space="preserve"> for AUC</w:t>
            </w:r>
          </w:p>
          <w:p w:rsidR="003C7702" w:rsidRPr="00433F2C" w:rsidRDefault="003C7702">
            <w:pPr>
              <w:pStyle w:val="TableContent"/>
              <w:numPr>
                <w:ilvl w:val="0"/>
                <w:numId w:val="4"/>
              </w:numPr>
              <w:rPr>
                <w:iCs/>
                <w:sz w:val="18"/>
                <w:szCs w:val="18"/>
              </w:rPr>
            </w:pPr>
            <w:r>
              <w:rPr>
                <w:iCs/>
                <w:sz w:val="18"/>
                <w:szCs w:val="18"/>
              </w:rPr>
              <w:t>Apply rules for missing data at end time for AUCTAU and Partial Areas</w:t>
            </w:r>
          </w:p>
          <w:p w:rsidR="003F4695" w:rsidRDefault="003F4695">
            <w:pPr>
              <w:pStyle w:val="TableContent"/>
              <w:numPr>
                <w:ilvl w:val="0"/>
                <w:numId w:val="4"/>
              </w:numPr>
              <w:rPr>
                <w:iCs/>
                <w:sz w:val="18"/>
                <w:szCs w:val="18"/>
              </w:rPr>
            </w:pPr>
            <w:r>
              <w:rPr>
                <w:iCs/>
                <w:sz w:val="18"/>
                <w:szCs w:val="18"/>
              </w:rPr>
              <w:lastRenderedPageBreak/>
              <w:t>Always assume time of initial dose is zero</w:t>
            </w:r>
          </w:p>
          <w:p w:rsidR="00433F2C" w:rsidRDefault="00433F2C">
            <w:pPr>
              <w:pStyle w:val="TableContent"/>
              <w:rPr>
                <w:b/>
                <w:iCs/>
                <w:sz w:val="18"/>
                <w:szCs w:val="18"/>
              </w:rPr>
            </w:pPr>
          </w:p>
          <w:p w:rsidR="00954297" w:rsidRPr="00433F2C" w:rsidRDefault="00954297" w:rsidP="00AB382F">
            <w:pPr>
              <w:pStyle w:val="TableContent"/>
              <w:rPr>
                <w:b/>
                <w:iCs/>
                <w:sz w:val="18"/>
                <w:szCs w:val="18"/>
              </w:rPr>
            </w:pPr>
            <w:r w:rsidRPr="007A4140">
              <w:rPr>
                <w:i/>
                <w:iCs/>
                <w:sz w:val="18"/>
                <w:szCs w:val="18"/>
              </w:rPr>
              <w:t xml:space="preserve">(refer to </w:t>
            </w:r>
            <w:r w:rsidR="00AB382F">
              <w:rPr>
                <w:i/>
                <w:iCs/>
                <w:sz w:val="18"/>
                <w:szCs w:val="18"/>
              </w:rPr>
              <w:t>A</w:t>
            </w:r>
            <w:r w:rsidRPr="007A4140">
              <w:rPr>
                <w:i/>
                <w:iCs/>
                <w:sz w:val="18"/>
                <w:szCs w:val="18"/>
              </w:rPr>
              <w:t>ppendix “</w:t>
            </w:r>
            <w:r w:rsidR="00AB382F">
              <w:rPr>
                <w:i/>
                <w:iCs/>
                <w:sz w:val="18"/>
                <w:szCs w:val="18"/>
              </w:rPr>
              <w:fldChar w:fldCharType="begin"/>
            </w:r>
            <w:r w:rsidR="00AB382F">
              <w:rPr>
                <w:i/>
                <w:iCs/>
                <w:sz w:val="18"/>
                <w:szCs w:val="18"/>
              </w:rPr>
              <w:instrText xml:space="preserve"> REF _Ref506784987 \h </w:instrText>
            </w:r>
            <w:r w:rsidR="00AB382F">
              <w:rPr>
                <w:i/>
                <w:iCs/>
                <w:sz w:val="18"/>
                <w:szCs w:val="18"/>
              </w:rPr>
            </w:r>
            <w:r w:rsidR="00AB382F">
              <w:rPr>
                <w:i/>
                <w:iCs/>
                <w:sz w:val="18"/>
                <w:szCs w:val="18"/>
              </w:rPr>
              <w:fldChar w:fldCharType="separate"/>
            </w:r>
            <w:r w:rsidR="00AB382F">
              <w:t>Calculating AUC, AUMC, and AURC</w:t>
            </w:r>
            <w:r w:rsidR="00AB382F">
              <w:rPr>
                <w:i/>
                <w:iCs/>
                <w:sz w:val="18"/>
                <w:szCs w:val="18"/>
              </w:rPr>
              <w:fldChar w:fldCharType="end"/>
            </w:r>
            <w:r w:rsidRPr="007A4140">
              <w:rPr>
                <w:i/>
                <w:iCs/>
                <w:sz w:val="18"/>
                <w:szCs w:val="18"/>
              </w:rPr>
              <w:t>” for details)</w:t>
            </w:r>
          </w:p>
        </w:tc>
        <w:tc>
          <w:tcPr>
            <w:tcW w:w="998" w:type="dxa"/>
          </w:tcPr>
          <w:p w:rsidR="00433F2C" w:rsidRPr="00433F2C" w:rsidRDefault="00433F2C" w:rsidP="0037415D">
            <w:pPr>
              <w:pStyle w:val="Appendix2"/>
            </w:pPr>
          </w:p>
        </w:tc>
        <w:tc>
          <w:tcPr>
            <w:tcW w:w="1571" w:type="dxa"/>
          </w:tcPr>
          <w:p w:rsidR="00433F2C" w:rsidRPr="00DF6C66" w:rsidRDefault="00FE25BD" w:rsidP="00DF6C66">
            <w:pPr>
              <w:pStyle w:val="TableContent"/>
              <w:rPr>
                <w:bCs w:val="0"/>
                <w:sz w:val="18"/>
              </w:rPr>
            </w:pPr>
            <w:r>
              <w:rPr>
                <w:bCs w:val="0"/>
                <w:sz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10" w:name="AUCT"/>
            <w:r w:rsidRPr="00252B00">
              <w:rPr>
                <w:b/>
                <w:iCs/>
                <w:sz w:val="18"/>
                <w:szCs w:val="18"/>
              </w:rPr>
              <w:t>AUCT</w:t>
            </w:r>
            <w:bookmarkEnd w:id="110"/>
          </w:p>
        </w:tc>
        <w:tc>
          <w:tcPr>
            <w:tcW w:w="5465" w:type="dxa"/>
          </w:tcPr>
          <w:p w:rsidR="00433F2C" w:rsidRPr="00433F2C" w:rsidRDefault="00433F2C">
            <w:pPr>
              <w:pStyle w:val="TableContent"/>
              <w:rPr>
                <w:b/>
                <w:iCs/>
                <w:sz w:val="18"/>
                <w:szCs w:val="18"/>
              </w:rPr>
            </w:pPr>
            <w:r w:rsidRPr="00433F2C">
              <w:rPr>
                <w:rFonts w:cs="Arial"/>
                <w:b/>
                <w:bCs w:val="0"/>
                <w:sz w:val="18"/>
                <w:szCs w:val="18"/>
              </w:rPr>
              <w:t>Area under the concentration versus time curve</w:t>
            </w:r>
            <w:r w:rsidRPr="00433F2C">
              <w:rPr>
                <w:rFonts w:cs="Arial"/>
                <w:sz w:val="18"/>
                <w:szCs w:val="18"/>
              </w:rPr>
              <w:t xml:space="preserve"> from time 0 to time T for all recorded times T.</w:t>
            </w:r>
          </w:p>
          <w:p w:rsidR="00433F2C" w:rsidRPr="00433F2C" w:rsidRDefault="00433F2C">
            <w:pPr>
              <w:pStyle w:val="TableContent"/>
              <w:rPr>
                <w:b/>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9"/>
              </w:numPr>
              <w:rPr>
                <w:iCs/>
                <w:sz w:val="18"/>
                <w:szCs w:val="18"/>
              </w:rPr>
            </w:pPr>
            <w:r w:rsidRPr="00433F2C">
              <w:rPr>
                <w:iCs/>
                <w:sz w:val="18"/>
                <w:szCs w:val="18"/>
              </w:rPr>
              <w:t>Calculate using the appropriate trapezoidal AUC rule for each interval.</w:t>
            </w:r>
          </w:p>
          <w:p w:rsidR="00433F2C" w:rsidRPr="00433F2C" w:rsidRDefault="00433F2C">
            <w:pPr>
              <w:pStyle w:val="TableContent"/>
              <w:numPr>
                <w:ilvl w:val="0"/>
                <w:numId w:val="9"/>
              </w:numPr>
              <w:rPr>
                <w:iCs/>
                <w:sz w:val="18"/>
                <w:szCs w:val="18"/>
              </w:rPr>
            </w:pPr>
            <w:r w:rsidRPr="00433F2C">
              <w:rPr>
                <w:iCs/>
                <w:sz w:val="18"/>
                <w:szCs w:val="18"/>
              </w:rPr>
              <w:t>Add the AUCs for each interval from 0 to time T to compute total AUC</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C corresponding T is “NA”</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Cs/>
                      <w:sz w:val="18"/>
                      <w:szCs w:val="18"/>
                    </w:rPr>
                  </w:pP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AUCT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5C6B36">
            <w:pPr>
              <w:pStyle w:val="TableContent"/>
              <w:rPr>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11" w:name="AUCT1_T2"/>
            <w:r w:rsidRPr="00252B00">
              <w:rPr>
                <w:b/>
                <w:iCs/>
                <w:sz w:val="18"/>
                <w:szCs w:val="18"/>
              </w:rPr>
              <w:t>AUCT1_T2</w:t>
            </w:r>
            <w:bookmarkEnd w:id="111"/>
          </w:p>
        </w:tc>
        <w:tc>
          <w:tcPr>
            <w:tcW w:w="5465" w:type="dxa"/>
          </w:tcPr>
          <w:p w:rsidR="00433F2C" w:rsidRDefault="004957A4">
            <w:pPr>
              <w:pStyle w:val="TableContent"/>
              <w:rPr>
                <w:rFonts w:cs="Arial"/>
                <w:sz w:val="18"/>
                <w:szCs w:val="18"/>
              </w:rPr>
            </w:pPr>
            <w:r>
              <w:rPr>
                <w:rFonts w:cs="Arial"/>
                <w:b/>
                <w:bCs w:val="0"/>
                <w:sz w:val="18"/>
                <w:szCs w:val="18"/>
              </w:rPr>
              <w:t xml:space="preserve">Partial </w:t>
            </w:r>
            <w:r w:rsidR="00433F2C" w:rsidRPr="00433F2C">
              <w:rPr>
                <w:rFonts w:cs="Arial"/>
                <w:b/>
                <w:bCs w:val="0"/>
                <w:sz w:val="18"/>
                <w:szCs w:val="18"/>
              </w:rPr>
              <w:t>Area under the concentration versus time curve</w:t>
            </w:r>
            <w:r w:rsidR="00433F2C" w:rsidRPr="00433F2C">
              <w:rPr>
                <w:rFonts w:cs="Arial"/>
                <w:sz w:val="18"/>
                <w:szCs w:val="18"/>
              </w:rPr>
              <w:t xml:space="preserve"> from time T1 until time T2, where T1 and T2 are user-specified times.</w:t>
            </w:r>
          </w:p>
          <w:p w:rsidR="004957A4" w:rsidRDefault="004957A4">
            <w:pPr>
              <w:pStyle w:val="TableContent"/>
              <w:rPr>
                <w:rFonts w:cs="Arial"/>
                <w:sz w:val="18"/>
                <w:szCs w:val="18"/>
              </w:rPr>
            </w:pPr>
          </w:p>
          <w:p w:rsidR="004957A4" w:rsidRPr="00433F2C" w:rsidRDefault="004877BD">
            <w:pPr>
              <w:pStyle w:val="TableContent"/>
              <w:rPr>
                <w:b/>
                <w:iCs/>
                <w:sz w:val="18"/>
                <w:szCs w:val="18"/>
              </w:rPr>
            </w:pPr>
            <w:r>
              <w:rPr>
                <w:rFonts w:cs="Arial"/>
                <w:sz w:val="18"/>
                <w:szCs w:val="18"/>
              </w:rPr>
              <w:fldChar w:fldCharType="begin"/>
            </w:r>
            <w:r>
              <w:rPr>
                <w:rFonts w:cs="Arial"/>
                <w:sz w:val="18"/>
                <w:szCs w:val="18"/>
              </w:rPr>
              <w:instrText xml:space="preserve"> REF AUCNPAIR \h </w:instrText>
            </w:r>
            <w:r>
              <w:rPr>
                <w:rFonts w:cs="Arial"/>
                <w:sz w:val="18"/>
                <w:szCs w:val="18"/>
              </w:rPr>
            </w:r>
            <w:r>
              <w:rPr>
                <w:rFonts w:cs="Arial"/>
                <w:sz w:val="18"/>
                <w:szCs w:val="18"/>
              </w:rPr>
              <w:fldChar w:fldCharType="separate"/>
            </w:r>
            <w:r w:rsidRPr="007B459D">
              <w:rPr>
                <w:rFonts w:cs="Arial"/>
                <w:color w:val="000000"/>
                <w:sz w:val="18"/>
                <w:szCs w:val="18"/>
              </w:rPr>
              <w:t>AUCNPAIR</w:t>
            </w:r>
            <w:r>
              <w:rPr>
                <w:rFonts w:cs="Arial"/>
                <w:sz w:val="18"/>
                <w:szCs w:val="18"/>
              </w:rPr>
              <w:fldChar w:fldCharType="end"/>
            </w:r>
            <w:r w:rsidR="004957A4">
              <w:rPr>
                <w:rFonts w:cs="Arial"/>
                <w:sz w:val="18"/>
                <w:szCs w:val="18"/>
              </w:rPr>
              <w:t xml:space="preserve"> indicates the number of requested partial area parameters to be computed. T1 and T2 specifications are defined in the </w:t>
            </w:r>
            <w:r w:rsidR="004957A4">
              <w:rPr>
                <w:rFonts w:cs="Arial"/>
                <w:sz w:val="18"/>
                <w:szCs w:val="18"/>
              </w:rPr>
              <w:fldChar w:fldCharType="begin"/>
            </w:r>
            <w:r w:rsidR="004957A4">
              <w:rPr>
                <w:rFonts w:cs="Arial"/>
                <w:sz w:val="18"/>
                <w:szCs w:val="18"/>
              </w:rPr>
              <w:instrText xml:space="preserve"> REF ModelConfigurationTemplate \h </w:instrText>
            </w:r>
            <w:r w:rsidR="004957A4">
              <w:rPr>
                <w:rFonts w:cs="Arial"/>
                <w:sz w:val="18"/>
                <w:szCs w:val="18"/>
              </w:rPr>
            </w:r>
            <w:r w:rsidR="004957A4">
              <w:rPr>
                <w:rFonts w:cs="Arial"/>
                <w:sz w:val="18"/>
                <w:szCs w:val="18"/>
              </w:rPr>
              <w:fldChar w:fldCharType="separate"/>
            </w:r>
            <w:r w:rsidR="004957A4">
              <w:rPr>
                <w:b/>
                <w:i/>
              </w:rPr>
              <w:t>M</w:t>
            </w:r>
            <w:r w:rsidR="004957A4" w:rsidRPr="0002670C">
              <w:rPr>
                <w:b/>
                <w:i/>
              </w:rPr>
              <w:t xml:space="preserve">odel </w:t>
            </w:r>
            <w:r w:rsidR="004957A4">
              <w:rPr>
                <w:b/>
                <w:i/>
              </w:rPr>
              <w:t>C</w:t>
            </w:r>
            <w:r w:rsidR="004957A4" w:rsidRPr="0002670C">
              <w:rPr>
                <w:b/>
                <w:i/>
              </w:rPr>
              <w:t xml:space="preserve">onfiguration </w:t>
            </w:r>
            <w:r w:rsidR="004957A4">
              <w:rPr>
                <w:b/>
                <w:i/>
              </w:rPr>
              <w:t>T</w:t>
            </w:r>
            <w:r w:rsidR="004957A4" w:rsidRPr="0002670C">
              <w:rPr>
                <w:b/>
                <w:i/>
              </w:rPr>
              <w:t>emplate</w:t>
            </w:r>
            <w:r w:rsidR="004957A4">
              <w:rPr>
                <w:rFonts w:cs="Arial"/>
                <w:sz w:val="18"/>
                <w:szCs w:val="18"/>
              </w:rPr>
              <w:fldChar w:fldCharType="end"/>
            </w:r>
          </w:p>
          <w:p w:rsidR="00433F2C" w:rsidRPr="00433F2C" w:rsidRDefault="00433F2C">
            <w:pPr>
              <w:pStyle w:val="TableContent"/>
              <w:rPr>
                <w:b/>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4"/>
              </w:numPr>
              <w:rPr>
                <w:iCs/>
                <w:sz w:val="18"/>
                <w:szCs w:val="18"/>
              </w:rPr>
            </w:pPr>
            <w:r w:rsidRPr="00433F2C">
              <w:rPr>
                <w:iCs/>
                <w:sz w:val="18"/>
                <w:szCs w:val="18"/>
              </w:rPr>
              <w:t>Calculate using the appropriate trapezoidal AUC rule for each interval.</w:t>
            </w:r>
          </w:p>
          <w:p w:rsidR="00433F2C" w:rsidRPr="00433F2C" w:rsidRDefault="00433F2C">
            <w:pPr>
              <w:pStyle w:val="TableContent"/>
              <w:numPr>
                <w:ilvl w:val="0"/>
                <w:numId w:val="14"/>
              </w:numPr>
              <w:rPr>
                <w:iCs/>
                <w:sz w:val="18"/>
                <w:szCs w:val="18"/>
              </w:rPr>
            </w:pPr>
            <w:r w:rsidRPr="00433F2C">
              <w:rPr>
                <w:iCs/>
                <w:sz w:val="18"/>
                <w:szCs w:val="18"/>
              </w:rPr>
              <w:t>Add the AUCs for each interval to compute total AUCT1T2.</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T1&lt;Dose time</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Cs/>
                      <w:sz w:val="18"/>
                      <w:szCs w:val="18"/>
                    </w:rPr>
                  </w:pPr>
                </w:p>
              </w:tc>
            </w:tr>
            <w:tr w:rsidR="00E92270" w:rsidRPr="00433F2C" w:rsidTr="00433F2C">
              <w:tc>
                <w:tcPr>
                  <w:tcW w:w="2644" w:type="dxa"/>
                </w:tcPr>
                <w:p w:rsidR="00E92270" w:rsidRPr="00433F2C" w:rsidRDefault="00E92270">
                  <w:pPr>
                    <w:pStyle w:val="TableContent"/>
                    <w:rPr>
                      <w:bCs w:val="0"/>
                      <w:iCs/>
                      <w:sz w:val="18"/>
                      <w:szCs w:val="18"/>
                    </w:rPr>
                  </w:pPr>
                  <w:r>
                    <w:rPr>
                      <w:bCs w:val="0"/>
                      <w:iCs/>
                      <w:sz w:val="18"/>
                      <w:szCs w:val="18"/>
                    </w:rPr>
                    <w:t xml:space="preserve">T1 </w:t>
                  </w:r>
                  <w:r w:rsidRPr="00433F2C">
                    <w:rPr>
                      <w:rFonts w:cs="Arial"/>
                      <w:iCs/>
                      <w:sz w:val="18"/>
                      <w:szCs w:val="18"/>
                    </w:rPr>
                    <w:t>≠</w:t>
                  </w:r>
                  <w:r>
                    <w:rPr>
                      <w:rFonts w:cs="Arial"/>
                      <w:iCs/>
                      <w:sz w:val="18"/>
                      <w:szCs w:val="18"/>
                    </w:rPr>
                    <w:t xml:space="preserve"> T2</w:t>
                  </w:r>
                </w:p>
              </w:tc>
              <w:tc>
                <w:tcPr>
                  <w:tcW w:w="2644" w:type="dxa"/>
                </w:tcPr>
                <w:p w:rsidR="00E92270" w:rsidRPr="00433F2C" w:rsidRDefault="00E92270" w:rsidP="00E92270">
                  <w:pPr>
                    <w:pStyle w:val="TableContent"/>
                    <w:rPr>
                      <w:bCs w:val="0"/>
                      <w:iCs/>
                      <w:sz w:val="18"/>
                      <w:szCs w:val="18"/>
                    </w:rPr>
                  </w:pPr>
                  <w:r w:rsidRPr="00433F2C">
                    <w:rPr>
                      <w:bCs w:val="0"/>
                      <w:iCs/>
                      <w:sz w:val="18"/>
                      <w:szCs w:val="18"/>
                    </w:rPr>
                    <w:t>Return “NA”</w:t>
                  </w:r>
                </w:p>
                <w:p w:rsidR="00E92270" w:rsidRPr="00433F2C" w:rsidRDefault="00E92270">
                  <w:pPr>
                    <w:pStyle w:val="TableContent"/>
                    <w:rPr>
                      <w:bCs w:val="0"/>
                      <w:iCs/>
                      <w:sz w:val="18"/>
                      <w:szCs w:val="18"/>
                    </w:rPr>
                  </w:pP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T2&lt;T1</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
                      <w:color w:val="0000FF"/>
                      <w:sz w:val="18"/>
                      <w:szCs w:val="18"/>
                    </w:rPr>
                  </w:pPr>
                </w:p>
              </w:tc>
            </w:tr>
            <w:tr w:rsidR="00433F2C" w:rsidRPr="00433F2C" w:rsidTr="00433F2C">
              <w:tc>
                <w:tcPr>
                  <w:tcW w:w="2644" w:type="dxa"/>
                </w:tcPr>
                <w:p w:rsidR="00433F2C" w:rsidRPr="00433F2C" w:rsidRDefault="00433F2C">
                  <w:pPr>
                    <w:pStyle w:val="TableContent"/>
                    <w:rPr>
                      <w:iCs/>
                      <w:sz w:val="18"/>
                      <w:szCs w:val="18"/>
                    </w:rPr>
                  </w:pPr>
                  <w:r w:rsidRPr="00433F2C">
                    <w:rPr>
                      <w:bCs w:val="0"/>
                      <w:iCs/>
                      <w:sz w:val="18"/>
                      <w:szCs w:val="18"/>
                    </w:rPr>
                    <w:t>If C corresponding to either time T1 or T2 is not available</w:t>
                  </w:r>
                  <w:r w:rsidRPr="00433F2C">
                    <w:rPr>
                      <w:iCs/>
                      <w:sz w:val="18"/>
                      <w:szCs w:val="18"/>
                    </w:rPr>
                    <w:t xml:space="preserve"> (after applying rules for “AUC Calculations and Missing Data”</w:t>
                  </w:r>
                  <w:r w:rsidR="00AB382F">
                    <w:rPr>
                      <w:iCs/>
                      <w:sz w:val="18"/>
                      <w:szCs w:val="18"/>
                    </w:rPr>
                    <w:t xml:space="preserve">; See Appendix </w:t>
                  </w:r>
                  <w:r w:rsidR="00AB382F">
                    <w:rPr>
                      <w:iCs/>
                      <w:sz w:val="18"/>
                      <w:szCs w:val="18"/>
                    </w:rPr>
                    <w:fldChar w:fldCharType="begin"/>
                  </w:r>
                  <w:r w:rsidR="00AB382F">
                    <w:rPr>
                      <w:iCs/>
                      <w:sz w:val="18"/>
                      <w:szCs w:val="18"/>
                    </w:rPr>
                    <w:instrText xml:space="preserve"> REF _Ref506785138 \h </w:instrText>
                  </w:r>
                  <w:r w:rsidR="00AB382F">
                    <w:rPr>
                      <w:iCs/>
                      <w:sz w:val="18"/>
                      <w:szCs w:val="18"/>
                    </w:rPr>
                  </w:r>
                  <w:r w:rsidR="00AB382F">
                    <w:rPr>
                      <w:iCs/>
                      <w:sz w:val="18"/>
                      <w:szCs w:val="18"/>
                    </w:rPr>
                    <w:fldChar w:fldCharType="separate"/>
                  </w:r>
                  <w:r w:rsidR="00AB382F">
                    <w:t>Missing Data</w:t>
                  </w:r>
                  <w:r w:rsidR="00AB382F">
                    <w:rPr>
                      <w:iCs/>
                      <w:sz w:val="18"/>
                      <w:szCs w:val="18"/>
                    </w:rPr>
                    <w:fldChar w:fldCharType="end"/>
                  </w:r>
                  <w:r w:rsidRPr="00433F2C">
                    <w:rPr>
                      <w:iCs/>
                      <w:sz w:val="18"/>
                      <w:szCs w:val="18"/>
                    </w:rPr>
                    <w:t>)</w:t>
                  </w:r>
                </w:p>
              </w:tc>
              <w:tc>
                <w:tcPr>
                  <w:tcW w:w="2644" w:type="dxa"/>
                </w:tcPr>
                <w:p w:rsidR="00433F2C" w:rsidRPr="00433F2C" w:rsidRDefault="00433F2C">
                  <w:pPr>
                    <w:pStyle w:val="TableContent"/>
                    <w:rPr>
                      <w:iCs/>
                      <w:sz w:val="18"/>
                      <w:szCs w:val="18"/>
                    </w:rPr>
                  </w:pPr>
                  <w:r w:rsidRPr="00433F2C">
                    <w:rPr>
                      <w:bCs w:val="0"/>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AUCT1T2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5C6B36">
            <w:pPr>
              <w:pStyle w:val="TableContent"/>
              <w:rPr>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12" w:name="AUCALL"/>
            <w:r w:rsidRPr="00252B00">
              <w:rPr>
                <w:b/>
                <w:iCs/>
                <w:sz w:val="18"/>
                <w:szCs w:val="18"/>
              </w:rPr>
              <w:t>AUCALL</w:t>
            </w:r>
            <w:bookmarkEnd w:id="112"/>
          </w:p>
        </w:tc>
        <w:tc>
          <w:tcPr>
            <w:tcW w:w="5465" w:type="dxa"/>
          </w:tcPr>
          <w:p w:rsidR="00433F2C" w:rsidRPr="00433F2C" w:rsidRDefault="00433F2C">
            <w:pPr>
              <w:pStyle w:val="TableContent"/>
              <w:rPr>
                <w:b/>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last time point.</w:t>
            </w:r>
          </w:p>
          <w:p w:rsidR="00433F2C" w:rsidRPr="00433F2C" w:rsidRDefault="00433F2C">
            <w:pPr>
              <w:pStyle w:val="TableContent"/>
              <w:rPr>
                <w:iCs/>
                <w:sz w:val="18"/>
                <w:szCs w:val="18"/>
              </w:rPr>
            </w:pPr>
            <w:r w:rsidRPr="00433F2C">
              <w:rPr>
                <w:iCs/>
                <w:sz w:val="18"/>
                <w:szCs w:val="18"/>
              </w:rPr>
              <w:lastRenderedPageBreak/>
              <w:t>As illustrated in the following figure, AUCALL includes the trapezoidal area from the time of the last measurable concentration to the next time point.  Although there may be additional time points, there is no additional AUC since by definition all subsequent concentrations are zero.</w:t>
            </w:r>
          </w:p>
          <w:p w:rsidR="00433F2C" w:rsidRPr="00433F2C" w:rsidRDefault="006F214C">
            <w:pPr>
              <w:pStyle w:val="TableContent"/>
              <w:rPr>
                <w:b/>
                <w:iCs/>
                <w:sz w:val="18"/>
                <w:szCs w:val="18"/>
              </w:rPr>
            </w:pPr>
            <w:r>
              <w:rPr>
                <w:iCs/>
                <w:noProof/>
                <w:sz w:val="18"/>
                <w:szCs w:val="18"/>
              </w:rPr>
              <w:drawing>
                <wp:inline distT="0" distB="0" distL="0" distR="0" wp14:anchorId="333B72E5" wp14:editId="0AB38B98">
                  <wp:extent cx="3648710" cy="2255520"/>
                  <wp:effectExtent l="0" t="0" r="8890" b="0"/>
                  <wp:docPr id="16" name="Picture 16" descr="AUC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UC_plot"/>
                          <pic:cNvPicPr>
                            <a:picLocks noChangeAspect="1" noChangeArrowheads="1"/>
                          </pic:cNvPicPr>
                        </pic:nvPicPr>
                        <pic:blipFill>
                          <a:blip r:embed="rId43" cstate="print">
                            <a:extLst>
                              <a:ext uri="{28A0092B-C50C-407E-A947-70E740481C1C}">
                                <a14:useLocalDpi xmlns:a14="http://schemas.microsoft.com/office/drawing/2010/main" val="0"/>
                              </a:ext>
                            </a:extLst>
                          </a:blip>
                          <a:srcRect l="15977" t="21594" r="17540" b="23561"/>
                          <a:stretch>
                            <a:fillRect/>
                          </a:stretch>
                        </pic:blipFill>
                        <pic:spPr bwMode="auto">
                          <a:xfrm>
                            <a:off x="0" y="0"/>
                            <a:ext cx="3648710" cy="2255520"/>
                          </a:xfrm>
                          <a:prstGeom prst="rect">
                            <a:avLst/>
                          </a:prstGeom>
                          <a:noFill/>
                          <a:ln>
                            <a:noFill/>
                          </a:ln>
                        </pic:spPr>
                      </pic:pic>
                    </a:graphicData>
                  </a:graphic>
                </wp:inline>
              </w:drawing>
            </w: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0"/>
              </w:numPr>
              <w:rPr>
                <w:iCs/>
                <w:sz w:val="18"/>
                <w:szCs w:val="18"/>
              </w:rPr>
            </w:pPr>
            <w:r w:rsidRPr="00433F2C">
              <w:rPr>
                <w:iCs/>
                <w:sz w:val="18"/>
                <w:szCs w:val="18"/>
              </w:rPr>
              <w:t>If the last measurable concentration is also the last time point, then AUCALL = AUCLAST.</w:t>
            </w:r>
          </w:p>
          <w:p w:rsidR="00433F2C" w:rsidRPr="00433F2C" w:rsidRDefault="00433F2C">
            <w:pPr>
              <w:pStyle w:val="TableContent"/>
              <w:numPr>
                <w:ilvl w:val="0"/>
                <w:numId w:val="10"/>
              </w:numPr>
              <w:rPr>
                <w:iCs/>
                <w:sz w:val="18"/>
                <w:szCs w:val="18"/>
              </w:rPr>
            </w:pPr>
            <w:r w:rsidRPr="00433F2C">
              <w:rPr>
                <w:iCs/>
                <w:sz w:val="18"/>
                <w:szCs w:val="18"/>
              </w:rPr>
              <w:t xml:space="preserve">Otherwise, calculate the trapezoidal AUC for the interval from Tlast (time of the last measurable concentration, Clast) to the next time point.  </w:t>
            </w:r>
          </w:p>
          <w:p w:rsidR="00433F2C" w:rsidRPr="00433F2C" w:rsidRDefault="00433F2C">
            <w:pPr>
              <w:pStyle w:val="TableContent"/>
              <w:numPr>
                <w:ilvl w:val="0"/>
                <w:numId w:val="10"/>
              </w:numPr>
              <w:rPr>
                <w:iCs/>
                <w:sz w:val="18"/>
                <w:szCs w:val="18"/>
              </w:rPr>
            </w:pPr>
            <w:r w:rsidRPr="00433F2C">
              <w:rPr>
                <w:iCs/>
                <w:sz w:val="18"/>
                <w:szCs w:val="18"/>
              </w:rPr>
              <w:t>Add this AUC to AUCLAST to calculate AUCALL.</w:t>
            </w:r>
          </w:p>
          <w:p w:rsidR="00433F2C" w:rsidRPr="00433F2C" w:rsidRDefault="00433F2C">
            <w:pPr>
              <w:pStyle w:val="TableContent"/>
              <w:ind w:left="360"/>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w:t>
                  </w:r>
                  <w:r w:rsidR="001D5906">
                    <w:rPr>
                      <w:bCs w:val="0"/>
                      <w:iCs/>
                      <w:sz w:val="18"/>
                      <w:szCs w:val="18"/>
                    </w:rPr>
                    <w:t>LAST</w:t>
                  </w:r>
                  <w:r w:rsidRPr="00433F2C">
                    <w:rPr>
                      <w:bCs w:val="0"/>
                      <w:iCs/>
                      <w:sz w:val="18"/>
                      <w:szCs w:val="18"/>
                    </w:rPr>
                    <w:t xml:space="preserve"> = last time point</w:t>
                  </w:r>
                </w:p>
              </w:tc>
              <w:tc>
                <w:tcPr>
                  <w:tcW w:w="2644" w:type="dxa"/>
                </w:tcPr>
                <w:p w:rsidR="00433F2C" w:rsidRPr="00433F2C" w:rsidRDefault="00433F2C">
                  <w:pPr>
                    <w:pStyle w:val="TableContent"/>
                    <w:rPr>
                      <w:bCs w:val="0"/>
                      <w:iCs/>
                      <w:sz w:val="18"/>
                      <w:szCs w:val="18"/>
                    </w:rPr>
                  </w:pPr>
                  <w:r w:rsidRPr="00433F2C">
                    <w:rPr>
                      <w:bCs w:val="0"/>
                      <w:iCs/>
                      <w:sz w:val="18"/>
                      <w:szCs w:val="18"/>
                    </w:rPr>
                    <w:t>AUCALL = AUCLAST</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AUCALL = 0</w:t>
                  </w:r>
                </w:p>
              </w:tc>
            </w:tr>
          </w:tbl>
          <w:p w:rsidR="00433F2C" w:rsidRPr="00433F2C" w:rsidRDefault="00433F2C">
            <w:pPr>
              <w:pStyle w:val="TableContent"/>
              <w:rPr>
                <w:b/>
                <w:iCs/>
                <w:color w:val="0000FF"/>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C62611">
            <w:pPr>
              <w:pStyle w:val="TableContent"/>
              <w:rPr>
                <w:iCs/>
                <w:sz w:val="18"/>
                <w:szCs w:val="18"/>
              </w:rPr>
            </w:pPr>
            <w:r>
              <w:rPr>
                <w:rFonts w:cs="Arial"/>
                <w:sz w:val="18"/>
                <w:szCs w:val="18"/>
              </w:rPr>
              <w:t>AUCU</w:t>
            </w:r>
          </w:p>
        </w:tc>
      </w:tr>
      <w:tr w:rsidR="003E74CE" w:rsidRPr="00433F2C" w:rsidTr="00C466A3">
        <w:trPr>
          <w:jc w:val="center"/>
        </w:trPr>
        <w:tc>
          <w:tcPr>
            <w:tcW w:w="1080" w:type="dxa"/>
          </w:tcPr>
          <w:p w:rsidR="003E74CE" w:rsidRPr="00433F2C" w:rsidRDefault="003E74CE" w:rsidP="009415D1">
            <w:pPr>
              <w:pStyle w:val="TableContent"/>
              <w:rPr>
                <w:iCs/>
                <w:sz w:val="18"/>
                <w:szCs w:val="18"/>
              </w:rPr>
            </w:pPr>
            <w:r>
              <w:rPr>
                <w:iCs/>
                <w:sz w:val="18"/>
                <w:szCs w:val="18"/>
              </w:rPr>
              <w:lastRenderedPageBreak/>
              <w:t>1.0</w:t>
            </w:r>
          </w:p>
        </w:tc>
        <w:tc>
          <w:tcPr>
            <w:tcW w:w="1375" w:type="dxa"/>
          </w:tcPr>
          <w:p w:rsidR="003E74CE" w:rsidRPr="00252B00" w:rsidRDefault="003E74CE" w:rsidP="009415D1">
            <w:pPr>
              <w:pStyle w:val="TableContent"/>
              <w:rPr>
                <w:b/>
                <w:iCs/>
                <w:sz w:val="18"/>
                <w:szCs w:val="18"/>
              </w:rPr>
            </w:pPr>
            <w:bookmarkStart w:id="113" w:name="AUCLAST"/>
            <w:r w:rsidRPr="00252B00">
              <w:rPr>
                <w:b/>
                <w:iCs/>
                <w:sz w:val="18"/>
                <w:szCs w:val="18"/>
              </w:rPr>
              <w:t>AUCLAST</w:t>
            </w:r>
            <w:bookmarkEnd w:id="113"/>
          </w:p>
        </w:tc>
        <w:tc>
          <w:tcPr>
            <w:tcW w:w="5465" w:type="dxa"/>
          </w:tcPr>
          <w:p w:rsidR="003E74CE" w:rsidRPr="00433F2C" w:rsidRDefault="003E74CE" w:rsidP="009415D1">
            <w:pPr>
              <w:pStyle w:val="TableContent"/>
              <w:rPr>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time (T</w:t>
            </w:r>
            <w:r>
              <w:rPr>
                <w:b/>
                <w:bCs w:val="0"/>
                <w:iCs/>
                <w:sz w:val="18"/>
                <w:szCs w:val="18"/>
              </w:rPr>
              <w:t>LAST</w:t>
            </w:r>
            <w:r w:rsidR="00824173">
              <w:rPr>
                <w:b/>
                <w:bCs w:val="0"/>
                <w:iCs/>
                <w:sz w:val="18"/>
                <w:szCs w:val="18"/>
              </w:rPr>
              <w:t>)</w:t>
            </w:r>
            <w:r w:rsidRPr="00433F2C">
              <w:rPr>
                <w:b/>
                <w:bCs w:val="0"/>
                <w:iCs/>
                <w:sz w:val="18"/>
                <w:szCs w:val="18"/>
              </w:rPr>
              <w:t xml:space="preserve"> of the last measurable concentration (C</w:t>
            </w:r>
            <w:r>
              <w:rPr>
                <w:b/>
                <w:bCs w:val="0"/>
                <w:iCs/>
                <w:sz w:val="18"/>
                <w:szCs w:val="18"/>
              </w:rPr>
              <w:t>LAST</w:t>
            </w:r>
            <w:r w:rsidRPr="00433F2C">
              <w:rPr>
                <w:b/>
                <w:bCs w:val="0"/>
                <w:iCs/>
                <w:sz w:val="18"/>
                <w:szCs w:val="18"/>
              </w:rPr>
              <w:t>)</w:t>
            </w:r>
            <w:r>
              <w:rPr>
                <w:b/>
                <w:bCs w:val="0"/>
                <w:iCs/>
                <w:sz w:val="18"/>
                <w:szCs w:val="18"/>
              </w:rPr>
              <w:t xml:space="preserve"> during the profile</w:t>
            </w:r>
            <w:r w:rsidRPr="00433F2C">
              <w:rPr>
                <w:b/>
                <w:bCs w:val="0"/>
                <w:iCs/>
                <w:sz w:val="18"/>
                <w:szCs w:val="18"/>
              </w:rPr>
              <w:t>.</w:t>
            </w:r>
            <w:r>
              <w:rPr>
                <w:b/>
                <w:bCs w:val="0"/>
                <w:iCs/>
                <w:sz w:val="18"/>
                <w:szCs w:val="18"/>
              </w:rPr>
              <w:t xml:space="preserve"> </w:t>
            </w:r>
          </w:p>
          <w:p w:rsidR="003E74CE" w:rsidRPr="00433F2C" w:rsidRDefault="003E74CE" w:rsidP="009415D1">
            <w:pPr>
              <w:pStyle w:val="TableContent"/>
              <w:rPr>
                <w:iCs/>
                <w:sz w:val="18"/>
                <w:szCs w:val="18"/>
              </w:rPr>
            </w:pPr>
          </w:p>
          <w:p w:rsidR="003E74CE" w:rsidRPr="00433F2C" w:rsidRDefault="003E74CE" w:rsidP="009415D1">
            <w:pPr>
              <w:pStyle w:val="TableContent"/>
              <w:rPr>
                <w:iCs/>
                <w:sz w:val="18"/>
                <w:szCs w:val="18"/>
              </w:rPr>
            </w:pPr>
            <w:r w:rsidRPr="00433F2C">
              <w:rPr>
                <w:iCs/>
                <w:sz w:val="18"/>
                <w:szCs w:val="18"/>
              </w:rPr>
              <w:t>In the following example, C</w:t>
            </w:r>
            <w:r>
              <w:rPr>
                <w:iCs/>
                <w:sz w:val="18"/>
                <w:szCs w:val="18"/>
              </w:rPr>
              <w:t>LAST</w:t>
            </w:r>
            <w:r w:rsidRPr="00433F2C">
              <w:rPr>
                <w:iCs/>
                <w:sz w:val="18"/>
                <w:szCs w:val="18"/>
              </w:rPr>
              <w:t xml:space="preserve"> is 0.76 and T</w:t>
            </w:r>
            <w:r>
              <w:rPr>
                <w:iCs/>
                <w:sz w:val="18"/>
                <w:szCs w:val="18"/>
              </w:rPr>
              <w:t>LAST</w:t>
            </w:r>
            <w:r w:rsidR="00824173">
              <w:rPr>
                <w:iCs/>
                <w:sz w:val="18"/>
                <w:szCs w:val="18"/>
              </w:rPr>
              <w:t xml:space="preserve"> </w:t>
            </w:r>
            <w:r w:rsidRPr="00433F2C">
              <w:rPr>
                <w:iCs/>
                <w:sz w:val="18"/>
                <w:szCs w:val="18"/>
              </w:rPr>
              <w:t>is 3 hr: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83"/>
              <w:gridCol w:w="1037"/>
              <w:gridCol w:w="1012"/>
            </w:tblGrid>
            <w:tr w:rsidR="003E74CE" w:rsidRPr="00433F2C" w:rsidTr="009415D1">
              <w:trPr>
                <w:jc w:val="center"/>
              </w:trPr>
              <w:tc>
                <w:tcPr>
                  <w:tcW w:w="1383" w:type="dxa"/>
                </w:tcPr>
                <w:p w:rsidR="003E74CE" w:rsidRPr="00433F2C" w:rsidRDefault="003E74CE" w:rsidP="009415D1">
                  <w:pPr>
                    <w:pStyle w:val="TableContent"/>
                    <w:jc w:val="center"/>
                    <w:rPr>
                      <w:b/>
                      <w:sz w:val="18"/>
                      <w:szCs w:val="18"/>
                    </w:rPr>
                  </w:pPr>
                  <w:r w:rsidRPr="00433F2C">
                    <w:rPr>
                      <w:b/>
                      <w:sz w:val="18"/>
                      <w:szCs w:val="18"/>
                    </w:rPr>
                    <w:t>Observation</w:t>
                  </w:r>
                </w:p>
              </w:tc>
              <w:tc>
                <w:tcPr>
                  <w:tcW w:w="1037" w:type="dxa"/>
                </w:tcPr>
                <w:p w:rsidR="003E74CE" w:rsidRPr="00433F2C" w:rsidRDefault="003E74CE" w:rsidP="009415D1">
                  <w:pPr>
                    <w:pStyle w:val="TableContent"/>
                    <w:jc w:val="center"/>
                    <w:rPr>
                      <w:b/>
                      <w:sz w:val="18"/>
                      <w:szCs w:val="18"/>
                    </w:rPr>
                  </w:pPr>
                  <w:r w:rsidRPr="00433F2C">
                    <w:rPr>
                      <w:b/>
                      <w:sz w:val="18"/>
                      <w:szCs w:val="18"/>
                    </w:rPr>
                    <w:t>Time</w:t>
                  </w:r>
                </w:p>
              </w:tc>
              <w:tc>
                <w:tcPr>
                  <w:tcW w:w="1012" w:type="dxa"/>
                </w:tcPr>
                <w:p w:rsidR="003E74CE" w:rsidRPr="00433F2C" w:rsidRDefault="003E74CE" w:rsidP="009415D1">
                  <w:pPr>
                    <w:pStyle w:val="TableContent"/>
                    <w:tabs>
                      <w:tab w:val="decimal" w:pos="329"/>
                    </w:tabs>
                    <w:jc w:val="center"/>
                    <w:rPr>
                      <w:b/>
                      <w:sz w:val="18"/>
                      <w:szCs w:val="18"/>
                    </w:rPr>
                  </w:pPr>
                  <w:r w:rsidRPr="00433F2C">
                    <w:rPr>
                      <w:b/>
                      <w:sz w:val="18"/>
                      <w:szCs w:val="18"/>
                    </w:rPr>
                    <w:t>Conc.</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1</w:t>
                  </w:r>
                </w:p>
              </w:tc>
              <w:tc>
                <w:tcPr>
                  <w:tcW w:w="1037" w:type="dxa"/>
                </w:tcPr>
                <w:p w:rsidR="003E74CE" w:rsidRPr="00433F2C" w:rsidRDefault="003E74CE" w:rsidP="009415D1">
                  <w:pPr>
                    <w:pStyle w:val="TableContent"/>
                    <w:jc w:val="center"/>
                    <w:rPr>
                      <w:sz w:val="18"/>
                      <w:szCs w:val="18"/>
                    </w:rPr>
                  </w:pPr>
                  <w:r w:rsidRPr="00433F2C">
                    <w:rPr>
                      <w:sz w:val="18"/>
                      <w:szCs w:val="18"/>
                    </w:rPr>
                    <w:t>1hr</w:t>
                  </w:r>
                </w:p>
              </w:tc>
              <w:tc>
                <w:tcPr>
                  <w:tcW w:w="1012" w:type="dxa"/>
                </w:tcPr>
                <w:p w:rsidR="003E74CE" w:rsidRPr="00433F2C" w:rsidRDefault="003E74CE" w:rsidP="009415D1">
                  <w:pPr>
                    <w:pStyle w:val="TableContent"/>
                    <w:tabs>
                      <w:tab w:val="decimal" w:pos="329"/>
                    </w:tabs>
                    <w:rPr>
                      <w:sz w:val="18"/>
                      <w:szCs w:val="18"/>
                    </w:rPr>
                  </w:pPr>
                  <w:r w:rsidRPr="00433F2C">
                    <w:rPr>
                      <w:sz w:val="18"/>
                      <w:szCs w:val="18"/>
                    </w:rPr>
                    <w:t>0.53</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2</w:t>
                  </w:r>
                </w:p>
              </w:tc>
              <w:tc>
                <w:tcPr>
                  <w:tcW w:w="1037" w:type="dxa"/>
                </w:tcPr>
                <w:p w:rsidR="003E74CE" w:rsidRPr="00433F2C" w:rsidRDefault="003E74CE" w:rsidP="009415D1">
                  <w:pPr>
                    <w:pStyle w:val="TableContent"/>
                    <w:jc w:val="center"/>
                    <w:rPr>
                      <w:sz w:val="18"/>
                      <w:szCs w:val="18"/>
                    </w:rPr>
                  </w:pPr>
                  <w:r w:rsidRPr="00433F2C">
                    <w:rPr>
                      <w:sz w:val="18"/>
                      <w:szCs w:val="18"/>
                    </w:rPr>
                    <w:t>2hr</w:t>
                  </w:r>
                </w:p>
              </w:tc>
              <w:tc>
                <w:tcPr>
                  <w:tcW w:w="1012" w:type="dxa"/>
                </w:tcPr>
                <w:p w:rsidR="003E74CE" w:rsidRPr="00433F2C" w:rsidRDefault="003E74CE" w:rsidP="009415D1">
                  <w:pPr>
                    <w:pStyle w:val="TableContent"/>
                    <w:tabs>
                      <w:tab w:val="decimal" w:pos="329"/>
                    </w:tabs>
                    <w:rPr>
                      <w:sz w:val="18"/>
                      <w:szCs w:val="18"/>
                    </w:rPr>
                  </w:pPr>
                  <w:r w:rsidRPr="00433F2C">
                    <w:rPr>
                      <w:sz w:val="18"/>
                      <w:szCs w:val="18"/>
                    </w:rPr>
                    <w:t>1.26</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3</w:t>
                  </w:r>
                </w:p>
              </w:tc>
              <w:tc>
                <w:tcPr>
                  <w:tcW w:w="1037" w:type="dxa"/>
                </w:tcPr>
                <w:p w:rsidR="003E74CE" w:rsidRPr="00F27F94" w:rsidRDefault="003E74CE" w:rsidP="009415D1">
                  <w:pPr>
                    <w:pStyle w:val="TableContent"/>
                    <w:jc w:val="center"/>
                    <w:rPr>
                      <w:b/>
                      <w:sz w:val="18"/>
                      <w:szCs w:val="18"/>
                    </w:rPr>
                  </w:pPr>
                  <w:r w:rsidRPr="00F27F94">
                    <w:rPr>
                      <w:b/>
                      <w:sz w:val="18"/>
                      <w:szCs w:val="18"/>
                    </w:rPr>
                    <w:t>3hr</w:t>
                  </w:r>
                </w:p>
              </w:tc>
              <w:tc>
                <w:tcPr>
                  <w:tcW w:w="1012" w:type="dxa"/>
                </w:tcPr>
                <w:p w:rsidR="003E74CE" w:rsidRPr="00F27F94" w:rsidRDefault="003E74CE" w:rsidP="009415D1">
                  <w:pPr>
                    <w:pStyle w:val="TableContent"/>
                    <w:tabs>
                      <w:tab w:val="decimal" w:pos="329"/>
                    </w:tabs>
                    <w:rPr>
                      <w:b/>
                      <w:sz w:val="18"/>
                      <w:szCs w:val="18"/>
                    </w:rPr>
                  </w:pPr>
                  <w:r w:rsidRPr="00F27F94">
                    <w:rPr>
                      <w:b/>
                      <w:sz w:val="18"/>
                      <w:szCs w:val="18"/>
                    </w:rPr>
                    <w:t>0.76</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4</w:t>
                  </w:r>
                </w:p>
              </w:tc>
              <w:tc>
                <w:tcPr>
                  <w:tcW w:w="1037" w:type="dxa"/>
                </w:tcPr>
                <w:p w:rsidR="003E74CE" w:rsidRPr="00433F2C" w:rsidRDefault="003E74CE" w:rsidP="009415D1">
                  <w:pPr>
                    <w:pStyle w:val="TableContent"/>
                    <w:jc w:val="center"/>
                    <w:rPr>
                      <w:sz w:val="18"/>
                      <w:szCs w:val="18"/>
                    </w:rPr>
                  </w:pPr>
                  <w:r w:rsidRPr="00433F2C">
                    <w:rPr>
                      <w:sz w:val="18"/>
                      <w:szCs w:val="18"/>
                    </w:rPr>
                    <w:t>4hr</w:t>
                  </w:r>
                </w:p>
              </w:tc>
              <w:tc>
                <w:tcPr>
                  <w:tcW w:w="1012" w:type="dxa"/>
                </w:tcPr>
                <w:p w:rsidR="003E74CE" w:rsidRPr="00433F2C" w:rsidRDefault="003E74CE" w:rsidP="009415D1">
                  <w:pPr>
                    <w:pStyle w:val="TableContent"/>
                    <w:tabs>
                      <w:tab w:val="decimal" w:pos="329"/>
                    </w:tabs>
                    <w:jc w:val="center"/>
                    <w:rPr>
                      <w:sz w:val="18"/>
                      <w:szCs w:val="18"/>
                    </w:rPr>
                  </w:pPr>
                  <w:r w:rsidRPr="00433F2C">
                    <w:rPr>
                      <w:sz w:val="18"/>
                      <w:szCs w:val="18"/>
                    </w:rPr>
                    <w:t>BLQ</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5</w:t>
                  </w:r>
                </w:p>
              </w:tc>
              <w:tc>
                <w:tcPr>
                  <w:tcW w:w="1037" w:type="dxa"/>
                </w:tcPr>
                <w:p w:rsidR="003E74CE" w:rsidRPr="00433F2C" w:rsidRDefault="003E74CE" w:rsidP="009415D1">
                  <w:pPr>
                    <w:pStyle w:val="TableContent"/>
                    <w:jc w:val="center"/>
                    <w:rPr>
                      <w:sz w:val="18"/>
                      <w:szCs w:val="18"/>
                    </w:rPr>
                  </w:pPr>
                  <w:r w:rsidRPr="00433F2C">
                    <w:rPr>
                      <w:sz w:val="18"/>
                      <w:szCs w:val="18"/>
                    </w:rPr>
                    <w:t>5hr</w:t>
                  </w:r>
                </w:p>
              </w:tc>
              <w:tc>
                <w:tcPr>
                  <w:tcW w:w="1012" w:type="dxa"/>
                </w:tcPr>
                <w:p w:rsidR="003E74CE" w:rsidRPr="00433F2C" w:rsidRDefault="003E74CE" w:rsidP="009415D1">
                  <w:pPr>
                    <w:pStyle w:val="TableContent"/>
                    <w:tabs>
                      <w:tab w:val="decimal" w:pos="329"/>
                    </w:tabs>
                    <w:jc w:val="center"/>
                    <w:rPr>
                      <w:sz w:val="18"/>
                      <w:szCs w:val="18"/>
                    </w:rPr>
                  </w:pPr>
                  <w:r w:rsidRPr="00433F2C">
                    <w:rPr>
                      <w:sz w:val="18"/>
                      <w:szCs w:val="18"/>
                    </w:rPr>
                    <w:t>BLQ</w:t>
                  </w:r>
                </w:p>
              </w:tc>
            </w:tr>
          </w:tbl>
          <w:p w:rsidR="003E74CE" w:rsidRPr="00433F2C" w:rsidRDefault="003E74CE" w:rsidP="009415D1">
            <w:pPr>
              <w:pStyle w:val="TableContent"/>
              <w:rPr>
                <w:iCs/>
                <w:sz w:val="18"/>
                <w:szCs w:val="18"/>
              </w:rPr>
            </w:pPr>
          </w:p>
          <w:p w:rsidR="003E74CE" w:rsidRPr="00433F2C" w:rsidRDefault="003E74CE" w:rsidP="009415D1">
            <w:pPr>
              <w:pStyle w:val="TableContent"/>
              <w:rPr>
                <w:b/>
                <w:iCs/>
                <w:sz w:val="18"/>
                <w:szCs w:val="18"/>
              </w:rPr>
            </w:pPr>
            <w:r w:rsidRPr="00433F2C">
              <w:rPr>
                <w:b/>
                <w:iCs/>
                <w:sz w:val="18"/>
                <w:szCs w:val="18"/>
              </w:rPr>
              <w:t>Calculation</w:t>
            </w:r>
          </w:p>
          <w:p w:rsidR="003E74CE" w:rsidRPr="00433F2C" w:rsidRDefault="003E74CE" w:rsidP="009415D1">
            <w:pPr>
              <w:pStyle w:val="TableContent"/>
              <w:numPr>
                <w:ilvl w:val="0"/>
                <w:numId w:val="11"/>
              </w:numPr>
              <w:rPr>
                <w:iCs/>
                <w:sz w:val="18"/>
                <w:szCs w:val="18"/>
              </w:rPr>
            </w:pPr>
            <w:r w:rsidRPr="00433F2C">
              <w:rPr>
                <w:iCs/>
                <w:sz w:val="18"/>
                <w:szCs w:val="18"/>
              </w:rPr>
              <w:t>Calculate using the appropriate trapezoidal AUC rule for each time interval.</w:t>
            </w:r>
          </w:p>
          <w:p w:rsidR="003E74CE" w:rsidRPr="00433F2C" w:rsidRDefault="003E74CE" w:rsidP="009415D1">
            <w:pPr>
              <w:pStyle w:val="TableContent"/>
              <w:numPr>
                <w:ilvl w:val="0"/>
                <w:numId w:val="11"/>
              </w:numPr>
              <w:rPr>
                <w:iCs/>
                <w:sz w:val="18"/>
                <w:szCs w:val="18"/>
              </w:rPr>
            </w:pPr>
            <w:r w:rsidRPr="00433F2C">
              <w:rPr>
                <w:iCs/>
                <w:sz w:val="18"/>
                <w:szCs w:val="18"/>
              </w:rPr>
              <w:t xml:space="preserve">Add the AUCs for each time interval to calculate total </w:t>
            </w:r>
            <w:r w:rsidRPr="00433F2C">
              <w:rPr>
                <w:iCs/>
                <w:sz w:val="18"/>
                <w:szCs w:val="18"/>
              </w:rPr>
              <w:lastRenderedPageBreak/>
              <w:t>AUCLAST.</w:t>
            </w:r>
          </w:p>
          <w:p w:rsidR="003E74CE" w:rsidRPr="00433F2C" w:rsidRDefault="003E74CE" w:rsidP="009415D1">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3E74CE" w:rsidRPr="00433F2C" w:rsidTr="009415D1">
              <w:tc>
                <w:tcPr>
                  <w:tcW w:w="2644" w:type="dxa"/>
                </w:tcPr>
                <w:p w:rsidR="003E74CE" w:rsidRPr="00433F2C" w:rsidRDefault="003E74CE" w:rsidP="009415D1">
                  <w:pPr>
                    <w:pStyle w:val="TableContent"/>
                    <w:rPr>
                      <w:b/>
                      <w:iCs/>
                      <w:sz w:val="18"/>
                      <w:szCs w:val="18"/>
                    </w:rPr>
                  </w:pPr>
                  <w:r w:rsidRPr="00433F2C">
                    <w:rPr>
                      <w:b/>
                      <w:iCs/>
                      <w:sz w:val="18"/>
                      <w:szCs w:val="18"/>
                    </w:rPr>
                    <w:t>Data Checks</w:t>
                  </w:r>
                </w:p>
              </w:tc>
              <w:tc>
                <w:tcPr>
                  <w:tcW w:w="2644" w:type="dxa"/>
                </w:tcPr>
                <w:p w:rsidR="003E74CE" w:rsidRPr="00433F2C" w:rsidRDefault="003E74CE" w:rsidP="009415D1">
                  <w:pPr>
                    <w:pStyle w:val="TableContent"/>
                    <w:rPr>
                      <w:b/>
                      <w:iCs/>
                      <w:sz w:val="18"/>
                      <w:szCs w:val="18"/>
                    </w:rPr>
                  </w:pPr>
                  <w:r w:rsidRPr="00433F2C">
                    <w:rPr>
                      <w:b/>
                      <w:iCs/>
                      <w:sz w:val="18"/>
                      <w:szCs w:val="18"/>
                    </w:rPr>
                    <w:t>Actions</w:t>
                  </w:r>
                </w:p>
              </w:tc>
            </w:tr>
            <w:tr w:rsidR="003E74CE" w:rsidRPr="00433F2C" w:rsidTr="009415D1">
              <w:tc>
                <w:tcPr>
                  <w:tcW w:w="2644" w:type="dxa"/>
                </w:tcPr>
                <w:p w:rsidR="003E74CE" w:rsidRPr="00433F2C" w:rsidRDefault="003E74CE" w:rsidP="009415D1">
                  <w:pPr>
                    <w:pStyle w:val="TableContent"/>
                    <w:rPr>
                      <w:iCs/>
                      <w:sz w:val="18"/>
                      <w:szCs w:val="18"/>
                    </w:rPr>
                  </w:pPr>
                  <w:r w:rsidRPr="00433F2C">
                    <w:rPr>
                      <w:iCs/>
                      <w:sz w:val="18"/>
                      <w:szCs w:val="18"/>
                    </w:rPr>
                    <w:t>If all Cs = 0</w:t>
                  </w:r>
                </w:p>
              </w:tc>
              <w:tc>
                <w:tcPr>
                  <w:tcW w:w="2644" w:type="dxa"/>
                </w:tcPr>
                <w:p w:rsidR="003E74CE" w:rsidRPr="00433F2C" w:rsidRDefault="003E74CE" w:rsidP="009415D1">
                  <w:pPr>
                    <w:pStyle w:val="TableContent"/>
                    <w:rPr>
                      <w:iCs/>
                      <w:sz w:val="18"/>
                      <w:szCs w:val="18"/>
                    </w:rPr>
                  </w:pPr>
                  <w:r w:rsidRPr="00433F2C">
                    <w:rPr>
                      <w:iCs/>
                      <w:sz w:val="18"/>
                      <w:szCs w:val="18"/>
                    </w:rPr>
                    <w:t>AUCLAST = 0</w:t>
                  </w:r>
                </w:p>
              </w:tc>
            </w:tr>
          </w:tbl>
          <w:p w:rsidR="003E74CE" w:rsidRPr="00433F2C" w:rsidRDefault="003E74CE" w:rsidP="009415D1">
            <w:pPr>
              <w:pStyle w:val="TableContent"/>
              <w:rPr>
                <w:iCs/>
                <w:sz w:val="18"/>
                <w:szCs w:val="18"/>
              </w:rPr>
            </w:pPr>
          </w:p>
        </w:tc>
        <w:tc>
          <w:tcPr>
            <w:tcW w:w="998" w:type="dxa"/>
          </w:tcPr>
          <w:p w:rsidR="003E74CE" w:rsidRPr="00433F2C" w:rsidRDefault="003E74CE" w:rsidP="009415D1">
            <w:pPr>
              <w:pStyle w:val="TableContent"/>
              <w:rPr>
                <w:rFonts w:cs="Arial"/>
                <w:sz w:val="18"/>
                <w:szCs w:val="18"/>
              </w:rPr>
            </w:pPr>
            <w:r w:rsidRPr="00433F2C">
              <w:rPr>
                <w:rFonts w:cs="Arial"/>
                <w:sz w:val="18"/>
                <w:szCs w:val="18"/>
              </w:rPr>
              <w:lastRenderedPageBreak/>
              <w:t>2</w:t>
            </w:r>
          </w:p>
        </w:tc>
        <w:tc>
          <w:tcPr>
            <w:tcW w:w="1571" w:type="dxa"/>
          </w:tcPr>
          <w:p w:rsidR="003E74CE" w:rsidRPr="00433F2C" w:rsidRDefault="003E74CE" w:rsidP="009415D1">
            <w:pPr>
              <w:pStyle w:val="TableContent"/>
              <w:rPr>
                <w:rFonts w:cs="Arial"/>
                <w:b/>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14" w:name="AUCLASTi"/>
            <w:r w:rsidRPr="00252B00">
              <w:rPr>
                <w:b/>
                <w:iCs/>
                <w:sz w:val="18"/>
                <w:szCs w:val="18"/>
              </w:rPr>
              <w:t>AUCLAST</w:t>
            </w:r>
            <w:r w:rsidR="00B922E8" w:rsidRPr="00252B00">
              <w:rPr>
                <w:b/>
                <w:iCs/>
                <w:sz w:val="18"/>
                <w:szCs w:val="18"/>
              </w:rPr>
              <w:t>i</w:t>
            </w:r>
            <w:bookmarkEnd w:id="114"/>
          </w:p>
        </w:tc>
        <w:tc>
          <w:tcPr>
            <w:tcW w:w="5465" w:type="dxa"/>
          </w:tcPr>
          <w:p w:rsidR="00433F2C" w:rsidRPr="00433F2C" w:rsidRDefault="00433F2C">
            <w:pPr>
              <w:pStyle w:val="TableContent"/>
              <w:rPr>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time (T</w:t>
            </w:r>
            <w:r w:rsidR="007A2772">
              <w:rPr>
                <w:b/>
                <w:bCs w:val="0"/>
                <w:iCs/>
                <w:sz w:val="18"/>
                <w:szCs w:val="18"/>
              </w:rPr>
              <w:t>LAST</w:t>
            </w:r>
            <w:r w:rsidR="00B922E8">
              <w:rPr>
                <w:b/>
                <w:bCs w:val="0"/>
                <w:iCs/>
                <w:sz w:val="18"/>
                <w:szCs w:val="18"/>
              </w:rPr>
              <w:t>i</w:t>
            </w:r>
            <w:r w:rsidR="006C4087">
              <w:rPr>
                <w:b/>
                <w:bCs w:val="0"/>
                <w:iCs/>
                <w:sz w:val="18"/>
                <w:szCs w:val="18"/>
              </w:rPr>
              <w:t>)</w:t>
            </w:r>
            <w:r w:rsidRPr="00433F2C">
              <w:rPr>
                <w:b/>
                <w:bCs w:val="0"/>
                <w:iCs/>
                <w:sz w:val="18"/>
                <w:szCs w:val="18"/>
              </w:rPr>
              <w:t xml:space="preserve"> of the last measurable concentration (C</w:t>
            </w:r>
            <w:r w:rsidR="00515CB0">
              <w:rPr>
                <w:b/>
                <w:bCs w:val="0"/>
                <w:iCs/>
                <w:sz w:val="18"/>
                <w:szCs w:val="18"/>
              </w:rPr>
              <w:t>LASTi</w:t>
            </w:r>
            <w:r w:rsidRPr="00433F2C">
              <w:rPr>
                <w:b/>
                <w:bCs w:val="0"/>
                <w:iCs/>
                <w:sz w:val="18"/>
                <w:szCs w:val="18"/>
              </w:rPr>
              <w:t>)</w:t>
            </w:r>
            <w:r w:rsidR="00515CB0">
              <w:rPr>
                <w:b/>
                <w:bCs w:val="0"/>
                <w:iCs/>
                <w:sz w:val="18"/>
                <w:szCs w:val="18"/>
              </w:rPr>
              <w:t xml:space="preserve"> during the ith dosing interval</w:t>
            </w:r>
            <w:r w:rsidRPr="00433F2C">
              <w:rPr>
                <w:b/>
                <w:bCs w:val="0"/>
                <w:iCs/>
                <w:sz w:val="18"/>
                <w:szCs w:val="18"/>
              </w:rPr>
              <w:t>.</w:t>
            </w:r>
            <w:r w:rsidR="00AB4B19">
              <w:rPr>
                <w:b/>
                <w:bCs w:val="0"/>
                <w:iCs/>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In the following example, C</w:t>
            </w:r>
            <w:r w:rsidR="00515CB0">
              <w:rPr>
                <w:iCs/>
                <w:sz w:val="18"/>
                <w:szCs w:val="18"/>
              </w:rPr>
              <w:t>LASTi</w:t>
            </w:r>
            <w:r w:rsidRPr="00433F2C">
              <w:rPr>
                <w:iCs/>
                <w:sz w:val="18"/>
                <w:szCs w:val="18"/>
              </w:rPr>
              <w:t xml:space="preserve"> is 0.76 and T</w:t>
            </w:r>
            <w:r w:rsidR="00290115">
              <w:rPr>
                <w:iCs/>
                <w:sz w:val="18"/>
                <w:szCs w:val="18"/>
              </w:rPr>
              <w:t>LAST</w:t>
            </w:r>
            <w:r w:rsidR="00B922E8">
              <w:rPr>
                <w:iCs/>
                <w:sz w:val="18"/>
                <w:szCs w:val="18"/>
              </w:rPr>
              <w:t>i</w:t>
            </w:r>
            <w:r w:rsidR="00290115">
              <w:rPr>
                <w:iCs/>
                <w:sz w:val="18"/>
                <w:szCs w:val="18"/>
              </w:rPr>
              <w:t>i</w:t>
            </w:r>
            <w:r w:rsidRPr="00433F2C">
              <w:rPr>
                <w:iCs/>
                <w:sz w:val="18"/>
                <w:szCs w:val="18"/>
              </w:rPr>
              <w:t xml:space="preserve"> is 3 hr: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83"/>
              <w:gridCol w:w="1037"/>
              <w:gridCol w:w="1012"/>
            </w:tblGrid>
            <w:tr w:rsidR="00433F2C" w:rsidRPr="00433F2C" w:rsidTr="00433F2C">
              <w:trPr>
                <w:jc w:val="center"/>
              </w:trPr>
              <w:tc>
                <w:tcPr>
                  <w:tcW w:w="1383" w:type="dxa"/>
                </w:tcPr>
                <w:p w:rsidR="00433F2C" w:rsidRPr="00433F2C" w:rsidRDefault="00433F2C">
                  <w:pPr>
                    <w:pStyle w:val="TableContent"/>
                    <w:jc w:val="center"/>
                    <w:rPr>
                      <w:b/>
                      <w:sz w:val="18"/>
                      <w:szCs w:val="18"/>
                    </w:rPr>
                  </w:pPr>
                  <w:r w:rsidRPr="00433F2C">
                    <w:rPr>
                      <w:b/>
                      <w:sz w:val="18"/>
                      <w:szCs w:val="18"/>
                    </w:rPr>
                    <w:t>Observation</w:t>
                  </w:r>
                </w:p>
              </w:tc>
              <w:tc>
                <w:tcPr>
                  <w:tcW w:w="1037" w:type="dxa"/>
                </w:tcPr>
                <w:p w:rsidR="00433F2C" w:rsidRPr="00433F2C" w:rsidRDefault="00433F2C">
                  <w:pPr>
                    <w:pStyle w:val="TableContent"/>
                    <w:jc w:val="center"/>
                    <w:rPr>
                      <w:b/>
                      <w:sz w:val="18"/>
                      <w:szCs w:val="18"/>
                    </w:rPr>
                  </w:pPr>
                  <w:r w:rsidRPr="00433F2C">
                    <w:rPr>
                      <w:b/>
                      <w:sz w:val="18"/>
                      <w:szCs w:val="18"/>
                    </w:rPr>
                    <w:t>Time</w:t>
                  </w:r>
                </w:p>
              </w:tc>
              <w:tc>
                <w:tcPr>
                  <w:tcW w:w="1012" w:type="dxa"/>
                </w:tcPr>
                <w:p w:rsidR="00433F2C" w:rsidRPr="00433F2C" w:rsidRDefault="00433F2C">
                  <w:pPr>
                    <w:pStyle w:val="TableContent"/>
                    <w:tabs>
                      <w:tab w:val="decimal" w:pos="329"/>
                    </w:tabs>
                    <w:jc w:val="center"/>
                    <w:rPr>
                      <w:b/>
                      <w:sz w:val="18"/>
                      <w:szCs w:val="18"/>
                    </w:rPr>
                  </w:pPr>
                  <w:r w:rsidRPr="00433F2C">
                    <w:rPr>
                      <w:b/>
                      <w:sz w:val="18"/>
                      <w:szCs w:val="18"/>
                    </w:rPr>
                    <w:t>Conc.</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1</w:t>
                  </w:r>
                </w:p>
              </w:tc>
              <w:tc>
                <w:tcPr>
                  <w:tcW w:w="1037" w:type="dxa"/>
                </w:tcPr>
                <w:p w:rsidR="00433F2C" w:rsidRPr="00433F2C" w:rsidRDefault="00433F2C">
                  <w:pPr>
                    <w:pStyle w:val="TableContent"/>
                    <w:jc w:val="center"/>
                    <w:rPr>
                      <w:sz w:val="18"/>
                      <w:szCs w:val="18"/>
                    </w:rPr>
                  </w:pPr>
                  <w:r w:rsidRPr="00433F2C">
                    <w:rPr>
                      <w:sz w:val="18"/>
                      <w:szCs w:val="18"/>
                    </w:rPr>
                    <w:t>1hr</w:t>
                  </w:r>
                </w:p>
              </w:tc>
              <w:tc>
                <w:tcPr>
                  <w:tcW w:w="1012" w:type="dxa"/>
                </w:tcPr>
                <w:p w:rsidR="00433F2C" w:rsidRPr="00433F2C" w:rsidRDefault="00433F2C">
                  <w:pPr>
                    <w:pStyle w:val="TableContent"/>
                    <w:tabs>
                      <w:tab w:val="decimal" w:pos="329"/>
                    </w:tabs>
                    <w:rPr>
                      <w:sz w:val="18"/>
                      <w:szCs w:val="18"/>
                    </w:rPr>
                  </w:pPr>
                  <w:r w:rsidRPr="00433F2C">
                    <w:rPr>
                      <w:sz w:val="18"/>
                      <w:szCs w:val="18"/>
                    </w:rPr>
                    <w:t>0.53</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2</w:t>
                  </w:r>
                </w:p>
              </w:tc>
              <w:tc>
                <w:tcPr>
                  <w:tcW w:w="1037" w:type="dxa"/>
                </w:tcPr>
                <w:p w:rsidR="00433F2C" w:rsidRPr="00433F2C" w:rsidRDefault="00433F2C">
                  <w:pPr>
                    <w:pStyle w:val="TableContent"/>
                    <w:jc w:val="center"/>
                    <w:rPr>
                      <w:sz w:val="18"/>
                      <w:szCs w:val="18"/>
                    </w:rPr>
                  </w:pPr>
                  <w:r w:rsidRPr="00433F2C">
                    <w:rPr>
                      <w:sz w:val="18"/>
                      <w:szCs w:val="18"/>
                    </w:rPr>
                    <w:t>2hr</w:t>
                  </w:r>
                </w:p>
              </w:tc>
              <w:tc>
                <w:tcPr>
                  <w:tcW w:w="1012" w:type="dxa"/>
                </w:tcPr>
                <w:p w:rsidR="00433F2C" w:rsidRPr="00433F2C" w:rsidRDefault="00433F2C">
                  <w:pPr>
                    <w:pStyle w:val="TableContent"/>
                    <w:tabs>
                      <w:tab w:val="decimal" w:pos="329"/>
                    </w:tabs>
                    <w:rPr>
                      <w:sz w:val="18"/>
                      <w:szCs w:val="18"/>
                    </w:rPr>
                  </w:pPr>
                  <w:r w:rsidRPr="00433F2C">
                    <w:rPr>
                      <w:sz w:val="18"/>
                      <w:szCs w:val="18"/>
                    </w:rPr>
                    <w:t>1.26</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3</w:t>
                  </w:r>
                </w:p>
              </w:tc>
              <w:tc>
                <w:tcPr>
                  <w:tcW w:w="1037" w:type="dxa"/>
                </w:tcPr>
                <w:p w:rsidR="00433F2C" w:rsidRPr="00F27F94" w:rsidRDefault="00433F2C">
                  <w:pPr>
                    <w:pStyle w:val="TableContent"/>
                    <w:jc w:val="center"/>
                    <w:rPr>
                      <w:b/>
                      <w:sz w:val="18"/>
                      <w:szCs w:val="18"/>
                    </w:rPr>
                  </w:pPr>
                  <w:r w:rsidRPr="00F27F94">
                    <w:rPr>
                      <w:b/>
                      <w:sz w:val="18"/>
                      <w:szCs w:val="18"/>
                    </w:rPr>
                    <w:t>3hr</w:t>
                  </w:r>
                </w:p>
              </w:tc>
              <w:tc>
                <w:tcPr>
                  <w:tcW w:w="1012" w:type="dxa"/>
                </w:tcPr>
                <w:p w:rsidR="00433F2C" w:rsidRPr="00F27F94" w:rsidRDefault="00433F2C">
                  <w:pPr>
                    <w:pStyle w:val="TableContent"/>
                    <w:tabs>
                      <w:tab w:val="decimal" w:pos="329"/>
                    </w:tabs>
                    <w:rPr>
                      <w:b/>
                      <w:sz w:val="18"/>
                      <w:szCs w:val="18"/>
                    </w:rPr>
                  </w:pPr>
                  <w:r w:rsidRPr="00F27F94">
                    <w:rPr>
                      <w:b/>
                      <w:sz w:val="18"/>
                      <w:szCs w:val="18"/>
                    </w:rPr>
                    <w:t>0.76</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4</w:t>
                  </w:r>
                </w:p>
              </w:tc>
              <w:tc>
                <w:tcPr>
                  <w:tcW w:w="1037" w:type="dxa"/>
                </w:tcPr>
                <w:p w:rsidR="00433F2C" w:rsidRPr="00433F2C" w:rsidRDefault="00433F2C">
                  <w:pPr>
                    <w:pStyle w:val="TableContent"/>
                    <w:jc w:val="center"/>
                    <w:rPr>
                      <w:sz w:val="18"/>
                      <w:szCs w:val="18"/>
                    </w:rPr>
                  </w:pPr>
                  <w:r w:rsidRPr="00433F2C">
                    <w:rPr>
                      <w:sz w:val="18"/>
                      <w:szCs w:val="18"/>
                    </w:rPr>
                    <w:t>4hr</w:t>
                  </w:r>
                </w:p>
              </w:tc>
              <w:tc>
                <w:tcPr>
                  <w:tcW w:w="1012" w:type="dxa"/>
                </w:tcPr>
                <w:p w:rsidR="00433F2C" w:rsidRPr="00433F2C" w:rsidRDefault="00433F2C">
                  <w:pPr>
                    <w:pStyle w:val="TableContent"/>
                    <w:tabs>
                      <w:tab w:val="decimal" w:pos="329"/>
                    </w:tabs>
                    <w:jc w:val="center"/>
                    <w:rPr>
                      <w:sz w:val="18"/>
                      <w:szCs w:val="18"/>
                    </w:rPr>
                  </w:pPr>
                  <w:r w:rsidRPr="00433F2C">
                    <w:rPr>
                      <w:sz w:val="18"/>
                      <w:szCs w:val="18"/>
                    </w:rPr>
                    <w:t>BLQ</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5</w:t>
                  </w:r>
                </w:p>
              </w:tc>
              <w:tc>
                <w:tcPr>
                  <w:tcW w:w="1037" w:type="dxa"/>
                </w:tcPr>
                <w:p w:rsidR="00433F2C" w:rsidRPr="00433F2C" w:rsidRDefault="00433F2C">
                  <w:pPr>
                    <w:pStyle w:val="TableContent"/>
                    <w:jc w:val="center"/>
                    <w:rPr>
                      <w:sz w:val="18"/>
                      <w:szCs w:val="18"/>
                    </w:rPr>
                  </w:pPr>
                  <w:r w:rsidRPr="00433F2C">
                    <w:rPr>
                      <w:sz w:val="18"/>
                      <w:szCs w:val="18"/>
                    </w:rPr>
                    <w:t>5hr</w:t>
                  </w:r>
                </w:p>
              </w:tc>
              <w:tc>
                <w:tcPr>
                  <w:tcW w:w="1012" w:type="dxa"/>
                </w:tcPr>
                <w:p w:rsidR="00433F2C" w:rsidRPr="00433F2C" w:rsidRDefault="00433F2C">
                  <w:pPr>
                    <w:pStyle w:val="TableContent"/>
                    <w:tabs>
                      <w:tab w:val="decimal" w:pos="329"/>
                    </w:tabs>
                    <w:jc w:val="center"/>
                    <w:rPr>
                      <w:sz w:val="18"/>
                      <w:szCs w:val="18"/>
                    </w:rPr>
                  </w:pPr>
                  <w:r w:rsidRPr="00433F2C">
                    <w:rPr>
                      <w:sz w:val="18"/>
                      <w:szCs w:val="18"/>
                    </w:rPr>
                    <w:t>BLQ</w:t>
                  </w:r>
                </w:p>
              </w:tc>
            </w:tr>
          </w:tbl>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1"/>
              </w:numPr>
              <w:rPr>
                <w:iCs/>
                <w:sz w:val="18"/>
                <w:szCs w:val="18"/>
              </w:rPr>
            </w:pPr>
            <w:r w:rsidRPr="00433F2C">
              <w:rPr>
                <w:iCs/>
                <w:sz w:val="18"/>
                <w:szCs w:val="18"/>
              </w:rPr>
              <w:t>Calculate using the appropriate trapezoidal AUC rule for each time interval.</w:t>
            </w:r>
          </w:p>
          <w:p w:rsidR="00433F2C" w:rsidRPr="00433F2C" w:rsidRDefault="00433F2C">
            <w:pPr>
              <w:pStyle w:val="TableContent"/>
              <w:numPr>
                <w:ilvl w:val="0"/>
                <w:numId w:val="11"/>
              </w:numPr>
              <w:rPr>
                <w:iCs/>
                <w:sz w:val="18"/>
                <w:szCs w:val="18"/>
              </w:rPr>
            </w:pPr>
            <w:r w:rsidRPr="00433F2C">
              <w:rPr>
                <w:iCs/>
                <w:sz w:val="18"/>
                <w:szCs w:val="18"/>
              </w:rPr>
              <w:t>Add the AUCs for each time interval to calculate total AUCLAST</w:t>
            </w:r>
            <w:r w:rsidR="00515CB0">
              <w:rPr>
                <w:iCs/>
                <w:sz w:val="18"/>
                <w:szCs w:val="18"/>
              </w:rPr>
              <w:t>i</w:t>
            </w:r>
            <w:r w:rsidRPr="00433F2C">
              <w:rPr>
                <w:iCs/>
                <w:sz w:val="18"/>
                <w:szCs w:val="18"/>
              </w:rPr>
              <w:t>.</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AUCLAST</w:t>
                  </w:r>
                  <w:r w:rsidR="00515CB0">
                    <w:rPr>
                      <w:iCs/>
                      <w:sz w:val="18"/>
                      <w:szCs w:val="18"/>
                    </w:rPr>
                    <w:t>i</w:t>
                  </w:r>
                  <w:r w:rsidRPr="00433F2C">
                    <w:rPr>
                      <w:iCs/>
                      <w:sz w:val="18"/>
                      <w:szCs w:val="18"/>
                    </w:rPr>
                    <w:t xml:space="preserve">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C62611">
            <w:pPr>
              <w:pStyle w:val="TableContent"/>
              <w:rPr>
                <w:rFonts w:cs="Arial"/>
                <w:b/>
                <w:iCs/>
                <w:sz w:val="18"/>
                <w:szCs w:val="18"/>
              </w:rPr>
            </w:pPr>
            <w:r>
              <w:rPr>
                <w:rFonts w:cs="Arial"/>
                <w:sz w:val="18"/>
                <w:szCs w:val="18"/>
              </w:rPr>
              <w:t>AUCU</w:t>
            </w:r>
          </w:p>
        </w:tc>
      </w:tr>
      <w:tr w:rsidR="007B589D" w:rsidRPr="00433F2C" w:rsidTr="00C466A3">
        <w:trPr>
          <w:jc w:val="center"/>
        </w:trPr>
        <w:tc>
          <w:tcPr>
            <w:tcW w:w="1080" w:type="dxa"/>
          </w:tcPr>
          <w:p w:rsidR="007B589D" w:rsidRPr="00433F2C" w:rsidRDefault="007B589D" w:rsidP="009415D1">
            <w:pPr>
              <w:pStyle w:val="TableContent"/>
              <w:rPr>
                <w:iCs/>
                <w:sz w:val="18"/>
                <w:szCs w:val="18"/>
              </w:rPr>
            </w:pPr>
            <w:r>
              <w:rPr>
                <w:iCs/>
                <w:sz w:val="18"/>
                <w:szCs w:val="18"/>
              </w:rPr>
              <w:t>1.0</w:t>
            </w:r>
          </w:p>
        </w:tc>
        <w:tc>
          <w:tcPr>
            <w:tcW w:w="1375" w:type="dxa"/>
          </w:tcPr>
          <w:p w:rsidR="007B589D" w:rsidRPr="00252B00" w:rsidRDefault="007B589D" w:rsidP="009415D1">
            <w:pPr>
              <w:pStyle w:val="TableContent"/>
              <w:rPr>
                <w:b/>
                <w:iCs/>
                <w:sz w:val="18"/>
                <w:szCs w:val="18"/>
              </w:rPr>
            </w:pPr>
            <w:bookmarkStart w:id="115" w:name="AUCINFO"/>
            <w:r w:rsidRPr="00252B00">
              <w:rPr>
                <w:b/>
                <w:iCs/>
                <w:sz w:val="18"/>
                <w:szCs w:val="18"/>
              </w:rPr>
              <w:t>AUCINFO</w:t>
            </w:r>
            <w:bookmarkEnd w:id="115"/>
          </w:p>
        </w:tc>
        <w:tc>
          <w:tcPr>
            <w:tcW w:w="5465" w:type="dxa"/>
          </w:tcPr>
          <w:p w:rsidR="007B589D" w:rsidRPr="00433F2C" w:rsidRDefault="007B589D" w:rsidP="009415D1">
            <w:pPr>
              <w:pStyle w:val="TableContent"/>
              <w:rPr>
                <w:iCs/>
                <w:sz w:val="18"/>
                <w:szCs w:val="18"/>
              </w:rPr>
            </w:pPr>
            <w:r w:rsidRPr="00433F2C">
              <w:rPr>
                <w:b/>
                <w:iCs/>
                <w:sz w:val="18"/>
                <w:szCs w:val="18"/>
              </w:rPr>
              <w:t xml:space="preserve">Area under the concentration versus time curve from zero time to infinity </w:t>
            </w:r>
            <w:r w:rsidRPr="00433F2C">
              <w:rPr>
                <w:b/>
                <w:bCs w:val="0"/>
                <w:iCs/>
                <w:sz w:val="18"/>
                <w:szCs w:val="18"/>
              </w:rPr>
              <w:t>(Observed):</w:t>
            </w:r>
            <w:r w:rsidRPr="00433F2C">
              <w:rPr>
                <w:iCs/>
                <w:sz w:val="18"/>
                <w:szCs w:val="18"/>
              </w:rPr>
              <w:t xml:space="preserve"> Observed value for the time of the last measurable concentration is used to calculate extrapolated AUC.</w:t>
            </w:r>
          </w:p>
          <w:p w:rsidR="007B589D" w:rsidRPr="00433F2C" w:rsidRDefault="007B589D" w:rsidP="009415D1">
            <w:pPr>
              <w:pStyle w:val="TableContent"/>
              <w:rPr>
                <w:iCs/>
                <w:sz w:val="18"/>
                <w:szCs w:val="18"/>
              </w:rPr>
            </w:pPr>
          </w:p>
          <w:p w:rsidR="007B589D" w:rsidRPr="00433F2C" w:rsidRDefault="007B589D" w:rsidP="009415D1">
            <w:pPr>
              <w:pStyle w:val="TableContent"/>
              <w:rPr>
                <w:b/>
                <w:iCs/>
                <w:sz w:val="18"/>
                <w:szCs w:val="18"/>
              </w:rPr>
            </w:pPr>
            <w:r w:rsidRPr="00433F2C">
              <w:rPr>
                <w:b/>
                <w:iCs/>
                <w:sz w:val="18"/>
                <w:szCs w:val="18"/>
              </w:rPr>
              <w:t>Calculation</w:t>
            </w:r>
          </w:p>
          <w:p w:rsidR="007B589D" w:rsidRPr="00433F2C" w:rsidRDefault="007B589D" w:rsidP="009415D1">
            <w:pPr>
              <w:pStyle w:val="TableContent"/>
              <w:numPr>
                <w:ilvl w:val="0"/>
                <w:numId w:val="12"/>
              </w:numPr>
              <w:rPr>
                <w:iCs/>
                <w:sz w:val="18"/>
                <w:szCs w:val="18"/>
              </w:rPr>
            </w:pPr>
            <w:r w:rsidRPr="00433F2C">
              <w:rPr>
                <w:iCs/>
                <w:sz w:val="18"/>
                <w:szCs w:val="18"/>
              </w:rPr>
              <w:t>Calculate extrapolated AUC:</w:t>
            </w:r>
          </w:p>
          <w:p w:rsidR="007B589D" w:rsidRPr="007B589D" w:rsidRDefault="007B589D" w:rsidP="007B589D">
            <w:pPr>
              <w:pStyle w:val="TableContent"/>
              <w:jc w:val="center"/>
              <w:rPr>
                <w:iCs/>
                <w:sz w:val="18"/>
                <w:szCs w:val="18"/>
              </w:rPr>
            </w:pPr>
          </w:p>
          <w:p w:rsidR="007B589D" w:rsidRPr="00433F2C" w:rsidRDefault="006D0FA9" w:rsidP="009415D1">
            <w:pPr>
              <w:pStyle w:val="TableContent"/>
              <w:jc w:val="center"/>
              <w:rPr>
                <w:iCs/>
                <w:sz w:val="18"/>
                <w:szCs w:val="18"/>
              </w:rPr>
            </w:pPr>
            <m:oMathPara>
              <m:oMath>
                <m:sSub>
                  <m:sSubPr>
                    <m:ctrlPr>
                      <w:rPr>
                        <w:rFonts w:ascii="Cambria Math" w:hAnsi="Cambria Math"/>
                        <w:i/>
                        <w:iCs/>
                        <w:sz w:val="18"/>
                        <w:szCs w:val="18"/>
                      </w:rPr>
                    </m:ctrlPr>
                  </m:sSubPr>
                  <m:e>
                    <m:r>
                      <w:rPr>
                        <w:rFonts w:ascii="Cambria Math" w:hAnsi="Cambria Math"/>
                        <w:sz w:val="18"/>
                        <w:szCs w:val="18"/>
                      </w:rPr>
                      <m:t>AUC</m:t>
                    </m:r>
                  </m:e>
                  <m:sub>
                    <m:r>
                      <w:rPr>
                        <w:rFonts w:ascii="Cambria Math" w:hAnsi="Cambria Math"/>
                        <w:sz w:val="18"/>
                        <w:szCs w:val="18"/>
                      </w:rPr>
                      <m:t>extr</m:t>
                    </m:r>
                  </m:sub>
                </m:sSub>
                <m:r>
                  <w:rPr>
                    <w:rFonts w:ascii="Cambria Math" w:hAnsi="Cambria Math"/>
                    <w:sz w:val="18"/>
                    <w:szCs w:val="18"/>
                  </w:rPr>
                  <m:t>obs=</m:t>
                </m:r>
                <m:f>
                  <m:fPr>
                    <m:ctrlPr>
                      <w:rPr>
                        <w:rFonts w:ascii="Cambria Math" w:hAnsi="Cambria Math"/>
                        <w:i/>
                        <w:iCs/>
                        <w:sz w:val="18"/>
                        <w:szCs w:val="18"/>
                      </w:rPr>
                    </m:ctrlPr>
                  </m:fPr>
                  <m:num>
                    <m:r>
                      <w:rPr>
                        <w:rFonts w:ascii="Cambria Math" w:hAnsi="Cambria Math"/>
                        <w:sz w:val="18"/>
                        <w:szCs w:val="18"/>
                      </w:rPr>
                      <m:t>CLAST</m:t>
                    </m:r>
                  </m:num>
                  <m:den>
                    <m:r>
                      <w:rPr>
                        <w:rFonts w:ascii="Cambria Math" w:hAnsi="Cambria Math"/>
                        <w:sz w:val="18"/>
                        <w:szCs w:val="18"/>
                      </w:rPr>
                      <m:t>KEL</m:t>
                    </m:r>
                  </m:den>
                </m:f>
              </m:oMath>
            </m:oMathPara>
          </w:p>
          <w:p w:rsidR="007B589D" w:rsidRPr="00433F2C" w:rsidRDefault="007B589D" w:rsidP="009415D1">
            <w:pPr>
              <w:pStyle w:val="TableContent"/>
              <w:rPr>
                <w:iCs/>
                <w:sz w:val="18"/>
                <w:szCs w:val="18"/>
              </w:rPr>
            </w:pPr>
            <w:r w:rsidRPr="00433F2C">
              <w:rPr>
                <w:iCs/>
                <w:sz w:val="18"/>
                <w:szCs w:val="18"/>
              </w:rPr>
              <w:t>C</w:t>
            </w:r>
            <w:r>
              <w:rPr>
                <w:iCs/>
                <w:sz w:val="18"/>
                <w:szCs w:val="18"/>
              </w:rPr>
              <w:t>LAST</w:t>
            </w:r>
            <w:r w:rsidRPr="00433F2C">
              <w:rPr>
                <w:iCs/>
                <w:sz w:val="18"/>
                <w:szCs w:val="18"/>
              </w:rPr>
              <w:t xml:space="preserve"> =</w:t>
            </w:r>
            <w:r>
              <w:rPr>
                <w:iCs/>
                <w:sz w:val="18"/>
                <w:szCs w:val="18"/>
              </w:rPr>
              <w:t xml:space="preserve"> L</w:t>
            </w:r>
            <w:r w:rsidRPr="00433F2C">
              <w:rPr>
                <w:iCs/>
                <w:sz w:val="18"/>
                <w:szCs w:val="18"/>
              </w:rPr>
              <w:t xml:space="preserve">ast observed measurable (non-zero) plasma concentration </w:t>
            </w:r>
            <w:r>
              <w:rPr>
                <w:iCs/>
                <w:sz w:val="18"/>
                <w:szCs w:val="18"/>
              </w:rPr>
              <w:t xml:space="preserve"> during the selected dosing interval</w:t>
            </w:r>
          </w:p>
          <w:p w:rsidR="007B589D" w:rsidRPr="00433F2C" w:rsidRDefault="007B589D"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 </w:t>
            </w:r>
            <w:r w:rsidRPr="00433F2C">
              <w:rPr>
                <w:iCs/>
                <w:sz w:val="18"/>
                <w:szCs w:val="18"/>
              </w:rPr>
              <w:t xml:space="preserve"> phase rate constant</w:t>
            </w:r>
          </w:p>
          <w:p w:rsidR="007B589D" w:rsidRPr="00E92270" w:rsidRDefault="007B589D" w:rsidP="009415D1">
            <w:pPr>
              <w:pStyle w:val="TableContent"/>
              <w:rPr>
                <w:iCs/>
                <w:sz w:val="18"/>
                <w:szCs w:val="18"/>
              </w:rPr>
            </w:pPr>
            <w:r w:rsidRPr="00E92270">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B589D" w:rsidRPr="00433F2C" w:rsidTr="009415D1">
              <w:tc>
                <w:tcPr>
                  <w:tcW w:w="907" w:type="dxa"/>
                </w:tcPr>
                <w:p w:rsidR="007B589D" w:rsidRPr="00433F2C" w:rsidRDefault="007B589D" w:rsidP="009415D1">
                  <w:pPr>
                    <w:pStyle w:val="TableContent"/>
                    <w:rPr>
                      <w:b/>
                      <w:sz w:val="18"/>
                      <w:szCs w:val="18"/>
                    </w:rPr>
                  </w:pPr>
                  <w:r w:rsidRPr="00433F2C">
                    <w:rPr>
                      <w:b/>
                      <w:sz w:val="18"/>
                      <w:szCs w:val="18"/>
                    </w:rPr>
                    <w:t>Profile</w:t>
                  </w:r>
                </w:p>
              </w:tc>
              <w:tc>
                <w:tcPr>
                  <w:tcW w:w="720" w:type="dxa"/>
                </w:tcPr>
                <w:p w:rsidR="007B589D" w:rsidRPr="00433F2C" w:rsidRDefault="007B589D" w:rsidP="009415D1">
                  <w:pPr>
                    <w:pStyle w:val="TableContent"/>
                    <w:rPr>
                      <w:b/>
                      <w:sz w:val="18"/>
                      <w:szCs w:val="18"/>
                    </w:rPr>
                  </w:pPr>
                  <w:r w:rsidRPr="00433F2C">
                    <w:rPr>
                      <w:b/>
                      <w:sz w:val="18"/>
                      <w:szCs w:val="18"/>
                    </w:rPr>
                    <w:t>Time</w:t>
                  </w:r>
                </w:p>
              </w:tc>
              <w:tc>
                <w:tcPr>
                  <w:tcW w:w="739" w:type="dxa"/>
                </w:tcPr>
                <w:p w:rsidR="007B589D" w:rsidRPr="00433F2C" w:rsidRDefault="007B589D" w:rsidP="009415D1">
                  <w:pPr>
                    <w:pStyle w:val="TableContent"/>
                    <w:rPr>
                      <w:b/>
                      <w:sz w:val="18"/>
                      <w:szCs w:val="18"/>
                    </w:rPr>
                  </w:pPr>
                  <w:r w:rsidRPr="00433F2C">
                    <w:rPr>
                      <w:b/>
                      <w:sz w:val="18"/>
                      <w:szCs w:val="18"/>
                    </w:rPr>
                    <w:t>Conc.</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1</w:t>
                  </w:r>
                </w:p>
              </w:tc>
              <w:tc>
                <w:tcPr>
                  <w:tcW w:w="720" w:type="dxa"/>
                </w:tcPr>
                <w:p w:rsidR="007B589D" w:rsidRPr="00433F2C" w:rsidRDefault="007B589D" w:rsidP="009415D1">
                  <w:pPr>
                    <w:pStyle w:val="TableContent"/>
                    <w:rPr>
                      <w:sz w:val="18"/>
                      <w:szCs w:val="18"/>
                    </w:rPr>
                  </w:pPr>
                  <w:r w:rsidRPr="00433F2C">
                    <w:rPr>
                      <w:sz w:val="18"/>
                      <w:szCs w:val="18"/>
                    </w:rPr>
                    <w:t>1hr</w:t>
                  </w:r>
                </w:p>
              </w:tc>
              <w:tc>
                <w:tcPr>
                  <w:tcW w:w="739" w:type="dxa"/>
                </w:tcPr>
                <w:p w:rsidR="007B589D" w:rsidRPr="00433F2C" w:rsidRDefault="007B589D" w:rsidP="009415D1">
                  <w:pPr>
                    <w:pStyle w:val="TableContent"/>
                    <w:rPr>
                      <w:sz w:val="18"/>
                      <w:szCs w:val="18"/>
                    </w:rPr>
                  </w:pPr>
                  <w:r w:rsidRPr="00433F2C">
                    <w:rPr>
                      <w:sz w:val="18"/>
                      <w:szCs w:val="18"/>
                    </w:rPr>
                    <w:t>0.53</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2</w:t>
                  </w:r>
                </w:p>
              </w:tc>
              <w:tc>
                <w:tcPr>
                  <w:tcW w:w="720" w:type="dxa"/>
                </w:tcPr>
                <w:p w:rsidR="007B589D" w:rsidRPr="00433F2C" w:rsidRDefault="007B589D" w:rsidP="009415D1">
                  <w:pPr>
                    <w:pStyle w:val="TableContent"/>
                    <w:rPr>
                      <w:sz w:val="18"/>
                      <w:szCs w:val="18"/>
                    </w:rPr>
                  </w:pPr>
                  <w:r w:rsidRPr="00433F2C">
                    <w:rPr>
                      <w:sz w:val="18"/>
                      <w:szCs w:val="18"/>
                    </w:rPr>
                    <w:t>2hr</w:t>
                  </w:r>
                </w:p>
              </w:tc>
              <w:tc>
                <w:tcPr>
                  <w:tcW w:w="739" w:type="dxa"/>
                </w:tcPr>
                <w:p w:rsidR="007B589D" w:rsidRPr="00433F2C" w:rsidRDefault="007B589D" w:rsidP="009415D1">
                  <w:pPr>
                    <w:pStyle w:val="TableContent"/>
                    <w:rPr>
                      <w:sz w:val="18"/>
                      <w:szCs w:val="18"/>
                    </w:rPr>
                  </w:pPr>
                  <w:r w:rsidRPr="00433F2C">
                    <w:rPr>
                      <w:sz w:val="18"/>
                      <w:szCs w:val="18"/>
                    </w:rPr>
                    <w:t>1.26</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3</w:t>
                  </w:r>
                </w:p>
              </w:tc>
              <w:tc>
                <w:tcPr>
                  <w:tcW w:w="720" w:type="dxa"/>
                </w:tcPr>
                <w:p w:rsidR="007B589D" w:rsidRPr="00433F2C" w:rsidRDefault="007B589D" w:rsidP="009415D1">
                  <w:pPr>
                    <w:pStyle w:val="TableContent"/>
                    <w:rPr>
                      <w:sz w:val="18"/>
                      <w:szCs w:val="18"/>
                    </w:rPr>
                  </w:pPr>
                  <w:r w:rsidRPr="00433F2C">
                    <w:rPr>
                      <w:sz w:val="18"/>
                      <w:szCs w:val="18"/>
                    </w:rPr>
                    <w:t>3hr</w:t>
                  </w:r>
                </w:p>
              </w:tc>
              <w:tc>
                <w:tcPr>
                  <w:tcW w:w="739" w:type="dxa"/>
                </w:tcPr>
                <w:p w:rsidR="007B589D" w:rsidRPr="00433F2C" w:rsidRDefault="007B589D" w:rsidP="009415D1">
                  <w:pPr>
                    <w:pStyle w:val="TableContent"/>
                    <w:rPr>
                      <w:sz w:val="18"/>
                      <w:szCs w:val="18"/>
                    </w:rPr>
                  </w:pPr>
                  <w:r w:rsidRPr="00433F2C">
                    <w:rPr>
                      <w:sz w:val="18"/>
                      <w:szCs w:val="18"/>
                    </w:rPr>
                    <w:t>0.76</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lastRenderedPageBreak/>
                    <w:t>4</w:t>
                  </w:r>
                </w:p>
              </w:tc>
              <w:tc>
                <w:tcPr>
                  <w:tcW w:w="720" w:type="dxa"/>
                </w:tcPr>
                <w:p w:rsidR="007B589D" w:rsidRPr="00433F2C" w:rsidRDefault="007B589D" w:rsidP="009415D1">
                  <w:pPr>
                    <w:pStyle w:val="TableContent"/>
                    <w:rPr>
                      <w:sz w:val="18"/>
                      <w:szCs w:val="18"/>
                    </w:rPr>
                  </w:pPr>
                  <w:r w:rsidRPr="00433F2C">
                    <w:rPr>
                      <w:sz w:val="18"/>
                      <w:szCs w:val="18"/>
                    </w:rPr>
                    <w:t>4hr</w:t>
                  </w:r>
                </w:p>
              </w:tc>
              <w:tc>
                <w:tcPr>
                  <w:tcW w:w="739" w:type="dxa"/>
                </w:tcPr>
                <w:p w:rsidR="007B589D" w:rsidRPr="00433F2C" w:rsidRDefault="007B589D" w:rsidP="009415D1">
                  <w:pPr>
                    <w:pStyle w:val="TableContent"/>
                    <w:rPr>
                      <w:sz w:val="18"/>
                      <w:szCs w:val="18"/>
                    </w:rPr>
                  </w:pPr>
                  <w:r w:rsidRPr="00433F2C">
                    <w:rPr>
                      <w:sz w:val="18"/>
                      <w:szCs w:val="18"/>
                    </w:rPr>
                    <w:t>BLQ</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5</w:t>
                  </w:r>
                </w:p>
              </w:tc>
              <w:tc>
                <w:tcPr>
                  <w:tcW w:w="720" w:type="dxa"/>
                </w:tcPr>
                <w:p w:rsidR="007B589D" w:rsidRPr="00433F2C" w:rsidRDefault="007B589D" w:rsidP="009415D1">
                  <w:pPr>
                    <w:pStyle w:val="TableContent"/>
                    <w:rPr>
                      <w:sz w:val="18"/>
                      <w:szCs w:val="18"/>
                    </w:rPr>
                  </w:pPr>
                  <w:r w:rsidRPr="00433F2C">
                    <w:rPr>
                      <w:sz w:val="18"/>
                      <w:szCs w:val="18"/>
                    </w:rPr>
                    <w:t>5hr</w:t>
                  </w:r>
                </w:p>
              </w:tc>
              <w:tc>
                <w:tcPr>
                  <w:tcW w:w="739" w:type="dxa"/>
                </w:tcPr>
                <w:p w:rsidR="007B589D" w:rsidRPr="00433F2C" w:rsidRDefault="007B589D" w:rsidP="009415D1">
                  <w:pPr>
                    <w:pStyle w:val="TableContent"/>
                    <w:rPr>
                      <w:sz w:val="18"/>
                      <w:szCs w:val="18"/>
                    </w:rPr>
                  </w:pPr>
                  <w:r w:rsidRPr="00433F2C">
                    <w:rPr>
                      <w:sz w:val="18"/>
                      <w:szCs w:val="18"/>
                    </w:rPr>
                    <w:t>BLQ</w:t>
                  </w:r>
                </w:p>
              </w:tc>
            </w:tr>
          </w:tbl>
          <w:p w:rsidR="007B589D" w:rsidRPr="00433F2C" w:rsidRDefault="007B589D" w:rsidP="009415D1">
            <w:pPr>
              <w:pStyle w:val="TableContent"/>
              <w:rPr>
                <w:iCs/>
                <w:sz w:val="18"/>
                <w:szCs w:val="18"/>
              </w:rPr>
            </w:pPr>
            <w:r w:rsidRPr="00433F2C">
              <w:rPr>
                <w:i/>
                <w:iCs/>
                <w:sz w:val="18"/>
                <w:szCs w:val="18"/>
              </w:rPr>
              <w:t>C</w:t>
            </w:r>
            <w:r>
              <w:rPr>
                <w:i/>
                <w:iCs/>
                <w:sz w:val="18"/>
                <w:szCs w:val="18"/>
              </w:rPr>
              <w:t>LAST</w:t>
            </w:r>
            <w:r w:rsidRPr="00433F2C">
              <w:rPr>
                <w:i/>
                <w:iCs/>
                <w:sz w:val="18"/>
                <w:szCs w:val="18"/>
              </w:rPr>
              <w:t xml:space="preserve"> in above example is 0.76</w:t>
            </w:r>
          </w:p>
          <w:p w:rsidR="007B589D" w:rsidRPr="00433F2C" w:rsidRDefault="007B589D" w:rsidP="009415D1">
            <w:pPr>
              <w:pStyle w:val="TableContent"/>
              <w:rPr>
                <w:iCs/>
                <w:sz w:val="18"/>
                <w:szCs w:val="18"/>
              </w:rPr>
            </w:pPr>
          </w:p>
          <w:p w:rsidR="007B589D" w:rsidRPr="002D141E" w:rsidRDefault="007B589D" w:rsidP="009415D1">
            <w:pPr>
              <w:pStyle w:val="TableContent"/>
              <w:numPr>
                <w:ilvl w:val="0"/>
                <w:numId w:val="12"/>
              </w:numPr>
              <w:rPr>
                <w:iCs/>
                <w:sz w:val="18"/>
                <w:szCs w:val="18"/>
              </w:rPr>
            </w:pPr>
            <w:r w:rsidRPr="00433F2C">
              <w:rPr>
                <w:b/>
                <w:iCs/>
                <w:sz w:val="18"/>
                <w:szCs w:val="18"/>
              </w:rPr>
              <w:t>Final Equation</w:t>
            </w:r>
          </w:p>
          <w:p w:rsidR="007B589D" w:rsidRDefault="007B589D" w:rsidP="007B589D">
            <w:pPr>
              <w:pStyle w:val="TableContent"/>
              <w:ind w:left="720"/>
              <w:rPr>
                <w:iCs/>
                <w:sz w:val="18"/>
                <w:szCs w:val="18"/>
              </w:rPr>
            </w:pPr>
          </w:p>
          <w:p w:rsidR="007B589D" w:rsidRPr="00433F2C" w:rsidRDefault="007B589D" w:rsidP="007B589D">
            <w:pPr>
              <w:pStyle w:val="TableContent"/>
              <w:ind w:left="360"/>
              <w:rPr>
                <w:iCs/>
                <w:sz w:val="18"/>
                <w:szCs w:val="18"/>
              </w:rPr>
            </w:pPr>
            <m:oMathPara>
              <m:oMath>
                <m:r>
                  <w:rPr>
                    <w:rFonts w:ascii="Cambria Math" w:hAnsi="Cambria Math"/>
                    <w:sz w:val="18"/>
                    <w:szCs w:val="18"/>
                  </w:rPr>
                  <m:t>AUCINFO=AUCLAST+</m:t>
                </m:r>
                <m:sSub>
                  <m:sSubPr>
                    <m:ctrlPr>
                      <w:rPr>
                        <w:rFonts w:ascii="Cambria Math" w:hAnsi="Cambria Math"/>
                        <w:i/>
                        <w:iCs/>
                        <w:sz w:val="18"/>
                        <w:szCs w:val="18"/>
                      </w:rPr>
                    </m:ctrlPr>
                  </m:sSubPr>
                  <m:e>
                    <m:r>
                      <w:rPr>
                        <w:rFonts w:ascii="Cambria Math" w:hAnsi="Cambria Math"/>
                        <w:sz w:val="18"/>
                        <w:szCs w:val="18"/>
                      </w:rPr>
                      <m:t>AUC</m:t>
                    </m:r>
                  </m:e>
                  <m:sub>
                    <m:r>
                      <w:rPr>
                        <w:rFonts w:ascii="Cambria Math" w:hAnsi="Cambria Math"/>
                        <w:sz w:val="18"/>
                        <w:szCs w:val="18"/>
                      </w:rPr>
                      <m:t>extr</m:t>
                    </m:r>
                  </m:sub>
                </m:sSub>
                <m:r>
                  <w:rPr>
                    <w:rFonts w:ascii="Cambria Math" w:hAnsi="Cambria Math"/>
                    <w:sz w:val="18"/>
                    <w:szCs w:val="18"/>
                  </w:rPr>
                  <m:t>obs</m:t>
                </m:r>
              </m:oMath>
            </m:oMathPara>
          </w:p>
          <w:p w:rsidR="007B589D" w:rsidRDefault="007B589D" w:rsidP="009415D1">
            <w:pPr>
              <w:pStyle w:val="TableContent"/>
              <w:rPr>
                <w:iCs/>
                <w:sz w:val="18"/>
                <w:szCs w:val="18"/>
              </w:rPr>
            </w:pPr>
          </w:p>
          <w:p w:rsidR="007B589D" w:rsidRPr="00433F2C" w:rsidRDefault="007B589D"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 </w:t>
            </w:r>
            <w:r>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 measurable concentration (C</w:t>
            </w:r>
            <w:r>
              <w:rPr>
                <w:bCs w:val="0"/>
                <w:iCs/>
                <w:sz w:val="18"/>
                <w:szCs w:val="18"/>
              </w:rPr>
              <w:t>LAST</w:t>
            </w:r>
            <w:r w:rsidRPr="00AE0ECB">
              <w:rPr>
                <w:bCs w:val="0"/>
                <w:iCs/>
                <w:sz w:val="18"/>
                <w:szCs w:val="18"/>
              </w:rPr>
              <w:t>).</w:t>
            </w:r>
          </w:p>
          <w:p w:rsidR="007B589D" w:rsidRPr="00433F2C" w:rsidRDefault="007B589D" w:rsidP="009415D1">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7B589D" w:rsidRPr="00433F2C" w:rsidTr="009415D1">
              <w:tc>
                <w:tcPr>
                  <w:tcW w:w="2412" w:type="dxa"/>
                </w:tcPr>
                <w:p w:rsidR="007B589D" w:rsidRPr="00433F2C" w:rsidRDefault="007B589D" w:rsidP="009415D1">
                  <w:pPr>
                    <w:pStyle w:val="TableContent"/>
                    <w:rPr>
                      <w:b/>
                      <w:iCs/>
                      <w:sz w:val="18"/>
                      <w:szCs w:val="18"/>
                    </w:rPr>
                  </w:pPr>
                  <w:r w:rsidRPr="00433F2C">
                    <w:rPr>
                      <w:b/>
                      <w:iCs/>
                      <w:sz w:val="18"/>
                      <w:szCs w:val="18"/>
                    </w:rPr>
                    <w:t>Data Checks</w:t>
                  </w:r>
                </w:p>
              </w:tc>
              <w:tc>
                <w:tcPr>
                  <w:tcW w:w="2415" w:type="dxa"/>
                </w:tcPr>
                <w:p w:rsidR="007B589D" w:rsidRPr="00433F2C" w:rsidRDefault="007B589D" w:rsidP="009415D1">
                  <w:pPr>
                    <w:pStyle w:val="TableContent"/>
                    <w:rPr>
                      <w:b/>
                      <w:iCs/>
                      <w:sz w:val="18"/>
                      <w:szCs w:val="18"/>
                    </w:rPr>
                  </w:pPr>
                  <w:r w:rsidRPr="00433F2C">
                    <w:rPr>
                      <w:b/>
                      <w:iCs/>
                      <w:sz w:val="18"/>
                      <w:szCs w:val="18"/>
                    </w:rPr>
                    <w:t>Actions</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AUCINFO &lt; 0</w:t>
                  </w:r>
                </w:p>
              </w:tc>
              <w:tc>
                <w:tcPr>
                  <w:tcW w:w="2415" w:type="dxa"/>
                </w:tcPr>
                <w:p w:rsidR="007B589D" w:rsidRPr="00433F2C" w:rsidRDefault="007B589D" w:rsidP="009415D1">
                  <w:pPr>
                    <w:pStyle w:val="TableContent"/>
                    <w:rPr>
                      <w:iCs/>
                      <w:sz w:val="18"/>
                      <w:szCs w:val="18"/>
                    </w:rPr>
                  </w:pPr>
                  <w:r w:rsidRPr="00433F2C">
                    <w:rPr>
                      <w:iCs/>
                      <w:sz w:val="18"/>
                      <w:szCs w:val="18"/>
                    </w:rPr>
                    <w:t>Return “NA”</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If KEL = NA</w:t>
                  </w:r>
                </w:p>
              </w:tc>
              <w:tc>
                <w:tcPr>
                  <w:tcW w:w="2415" w:type="dxa"/>
                </w:tcPr>
                <w:p w:rsidR="007B589D" w:rsidRPr="00433F2C" w:rsidRDefault="007B589D" w:rsidP="009415D1">
                  <w:pPr>
                    <w:pStyle w:val="TableContent"/>
                    <w:rPr>
                      <w:iCs/>
                      <w:sz w:val="18"/>
                      <w:szCs w:val="18"/>
                    </w:rPr>
                  </w:pPr>
                  <w:r w:rsidRPr="00433F2C">
                    <w:rPr>
                      <w:iCs/>
                      <w:sz w:val="18"/>
                      <w:szCs w:val="18"/>
                    </w:rPr>
                    <w:t>Return “NA”</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If all Cs = 0</w:t>
                  </w:r>
                </w:p>
              </w:tc>
              <w:tc>
                <w:tcPr>
                  <w:tcW w:w="2415" w:type="dxa"/>
                </w:tcPr>
                <w:p w:rsidR="007B589D" w:rsidRPr="00433F2C" w:rsidRDefault="007B589D" w:rsidP="009415D1">
                  <w:pPr>
                    <w:pStyle w:val="TableContent"/>
                    <w:rPr>
                      <w:iCs/>
                      <w:sz w:val="18"/>
                      <w:szCs w:val="18"/>
                    </w:rPr>
                  </w:pPr>
                  <w:r w:rsidRPr="00433F2C">
                    <w:rPr>
                      <w:iCs/>
                      <w:sz w:val="18"/>
                      <w:szCs w:val="18"/>
                    </w:rPr>
                    <w:t>AUCINF</w:t>
                  </w:r>
                  <w:r>
                    <w:rPr>
                      <w:iCs/>
                      <w:sz w:val="18"/>
                      <w:szCs w:val="18"/>
                    </w:rPr>
                    <w:t>O</w:t>
                  </w:r>
                  <w:r w:rsidRPr="00433F2C">
                    <w:rPr>
                      <w:iCs/>
                      <w:sz w:val="18"/>
                      <w:szCs w:val="18"/>
                    </w:rPr>
                    <w:t xml:space="preserve"> = 0</w:t>
                  </w:r>
                </w:p>
              </w:tc>
            </w:tr>
          </w:tbl>
          <w:p w:rsidR="007B589D" w:rsidRPr="00433F2C" w:rsidRDefault="007B589D" w:rsidP="009415D1">
            <w:pPr>
              <w:pStyle w:val="TableContent"/>
              <w:rPr>
                <w:sz w:val="18"/>
                <w:szCs w:val="18"/>
                <w:u w:val="single"/>
              </w:rPr>
            </w:pPr>
          </w:p>
        </w:tc>
        <w:tc>
          <w:tcPr>
            <w:tcW w:w="998" w:type="dxa"/>
          </w:tcPr>
          <w:p w:rsidR="007B589D" w:rsidRPr="00433F2C" w:rsidRDefault="007B589D" w:rsidP="009415D1">
            <w:pPr>
              <w:pStyle w:val="TableContent"/>
              <w:rPr>
                <w:rFonts w:cs="Arial"/>
                <w:sz w:val="18"/>
                <w:szCs w:val="18"/>
              </w:rPr>
            </w:pPr>
            <w:r w:rsidRPr="00433F2C">
              <w:rPr>
                <w:rFonts w:cs="Arial"/>
                <w:sz w:val="18"/>
                <w:szCs w:val="18"/>
              </w:rPr>
              <w:lastRenderedPageBreak/>
              <w:t>2</w:t>
            </w:r>
          </w:p>
        </w:tc>
        <w:tc>
          <w:tcPr>
            <w:tcW w:w="1571" w:type="dxa"/>
          </w:tcPr>
          <w:p w:rsidR="007B589D" w:rsidRPr="00433F2C" w:rsidRDefault="007B589D" w:rsidP="009415D1">
            <w:pPr>
              <w:pStyle w:val="TableContent"/>
              <w:rPr>
                <w:b/>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16" w:name="AUCINFOi"/>
            <w:r w:rsidRPr="00252B00">
              <w:rPr>
                <w:b/>
                <w:iCs/>
                <w:sz w:val="18"/>
                <w:szCs w:val="18"/>
              </w:rPr>
              <w:t>AUCINFO</w:t>
            </w:r>
            <w:r w:rsidR="007B589D" w:rsidRPr="00252B00">
              <w:rPr>
                <w:b/>
                <w:iCs/>
                <w:sz w:val="18"/>
                <w:szCs w:val="18"/>
              </w:rPr>
              <w:t>i</w:t>
            </w:r>
            <w:bookmarkEnd w:id="116"/>
          </w:p>
        </w:tc>
        <w:tc>
          <w:tcPr>
            <w:tcW w:w="5465" w:type="dxa"/>
          </w:tcPr>
          <w:p w:rsidR="00433F2C" w:rsidRPr="00433F2C" w:rsidRDefault="00433F2C">
            <w:pPr>
              <w:pStyle w:val="TableContent"/>
              <w:rPr>
                <w:iCs/>
                <w:sz w:val="18"/>
                <w:szCs w:val="18"/>
              </w:rPr>
            </w:pPr>
            <w:r w:rsidRPr="00433F2C">
              <w:rPr>
                <w:b/>
                <w:iCs/>
                <w:sz w:val="18"/>
                <w:szCs w:val="18"/>
              </w:rPr>
              <w:t xml:space="preserve">Area under the concentration versus time curve from </w:t>
            </w:r>
            <w:r w:rsidR="006D7C35">
              <w:rPr>
                <w:b/>
                <w:iCs/>
                <w:sz w:val="18"/>
                <w:szCs w:val="18"/>
              </w:rPr>
              <w:t>start of the dosing interval (TOLDi)</w:t>
            </w:r>
            <w:r w:rsidRPr="00433F2C">
              <w:rPr>
                <w:b/>
                <w:iCs/>
                <w:sz w:val="18"/>
                <w:szCs w:val="18"/>
              </w:rPr>
              <w:t xml:space="preserve"> to infinity </w:t>
            </w:r>
            <w:r w:rsidRPr="00433F2C">
              <w:rPr>
                <w:b/>
                <w:bCs w:val="0"/>
                <w:iCs/>
                <w:sz w:val="18"/>
                <w:szCs w:val="18"/>
              </w:rPr>
              <w:t>(Observed):</w:t>
            </w:r>
            <w:r w:rsidRPr="00433F2C">
              <w:rPr>
                <w:iCs/>
                <w:sz w:val="18"/>
                <w:szCs w:val="18"/>
              </w:rPr>
              <w:t xml:space="preserve"> Observed value for the time of the last measurable concentration is used to calculate extrapolated AUC.</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2"/>
              </w:numPr>
              <w:rPr>
                <w:iCs/>
                <w:sz w:val="18"/>
                <w:szCs w:val="18"/>
              </w:rPr>
            </w:pPr>
            <w:r w:rsidRPr="00433F2C">
              <w:rPr>
                <w:iCs/>
                <w:sz w:val="18"/>
                <w:szCs w:val="18"/>
              </w:rPr>
              <w:t>Calculate extrapolated AUC:</w:t>
            </w:r>
          </w:p>
          <w:p w:rsidR="00433F2C" w:rsidRPr="00433F2C" w:rsidRDefault="00515CB0">
            <w:pPr>
              <w:pStyle w:val="TableContent"/>
              <w:jc w:val="center"/>
              <w:rPr>
                <w:iCs/>
                <w:sz w:val="18"/>
                <w:szCs w:val="18"/>
              </w:rPr>
            </w:pPr>
            <w:r w:rsidRPr="00433F2C">
              <w:rPr>
                <w:iCs/>
                <w:position w:val="-24"/>
                <w:sz w:val="18"/>
                <w:szCs w:val="18"/>
              </w:rPr>
              <w:object w:dxaOrig="2200" w:dyaOrig="620">
                <v:shape id="_x0000_i1037" type="#_x0000_t75" style="width:110.5pt;height:31.4pt" o:ole="">
                  <v:imagedata r:id="rId44" o:title=""/>
                </v:shape>
                <o:OLEObject Type="Embed" ProgID="Equation.3" ShapeID="_x0000_i1037" DrawAspect="Content" ObjectID="_1640609666" r:id="rId45"/>
              </w:object>
            </w:r>
          </w:p>
          <w:p w:rsidR="00433F2C" w:rsidRPr="00433F2C" w:rsidRDefault="00433F2C">
            <w:pPr>
              <w:pStyle w:val="TableContent"/>
              <w:rPr>
                <w:iCs/>
                <w:sz w:val="18"/>
                <w:szCs w:val="18"/>
              </w:rPr>
            </w:pPr>
            <w:r w:rsidRPr="00433F2C">
              <w:rPr>
                <w:iCs/>
                <w:sz w:val="18"/>
                <w:szCs w:val="18"/>
              </w:rPr>
              <w:t>C</w:t>
            </w:r>
            <w:r w:rsidR="00515CB0">
              <w:rPr>
                <w:iCs/>
                <w:sz w:val="18"/>
                <w:szCs w:val="18"/>
              </w:rPr>
              <w:t>LASTi</w:t>
            </w:r>
            <w:r w:rsidRPr="00433F2C">
              <w:rPr>
                <w:iCs/>
                <w:sz w:val="18"/>
                <w:szCs w:val="18"/>
              </w:rPr>
              <w:t xml:space="preserve"> =</w:t>
            </w:r>
            <w:r w:rsidR="00F55AF0">
              <w:rPr>
                <w:iCs/>
                <w:sz w:val="18"/>
                <w:szCs w:val="18"/>
              </w:rPr>
              <w:t xml:space="preserve"> L</w:t>
            </w:r>
            <w:r w:rsidRPr="00433F2C">
              <w:rPr>
                <w:iCs/>
                <w:sz w:val="18"/>
                <w:szCs w:val="18"/>
              </w:rPr>
              <w:t xml:space="preserve">ast observed measurable (non-zero) plasma concentration </w:t>
            </w:r>
            <w:r w:rsidR="00515CB0">
              <w:rPr>
                <w:iCs/>
                <w:sz w:val="18"/>
                <w:szCs w:val="18"/>
              </w:rPr>
              <w:t xml:space="preserve"> during the </w:t>
            </w:r>
            <w:r w:rsidR="002D141E">
              <w:rPr>
                <w:iCs/>
                <w:sz w:val="18"/>
                <w:szCs w:val="18"/>
              </w:rPr>
              <w:t xml:space="preserve">selected </w:t>
            </w:r>
            <w:r w:rsidR="00515CB0">
              <w:rPr>
                <w:iCs/>
                <w:sz w:val="18"/>
                <w:szCs w:val="18"/>
              </w:rPr>
              <w:t>dosing interval</w:t>
            </w:r>
          </w:p>
          <w:p w:rsidR="00433F2C" w:rsidRPr="00433F2C" w:rsidRDefault="00433F2C">
            <w:pPr>
              <w:pStyle w:val="TableContent"/>
              <w:rPr>
                <w:iCs/>
                <w:sz w:val="18"/>
                <w:szCs w:val="18"/>
              </w:rPr>
            </w:pPr>
            <w:r w:rsidRPr="00433F2C">
              <w:rPr>
                <w:iCs/>
                <w:sz w:val="18"/>
                <w:szCs w:val="18"/>
              </w:rPr>
              <w:t xml:space="preserve">KEL = </w:t>
            </w:r>
            <w:r w:rsidR="00F55AF0">
              <w:rPr>
                <w:iCs/>
                <w:sz w:val="18"/>
                <w:szCs w:val="18"/>
              </w:rPr>
              <w:t>T</w:t>
            </w:r>
            <w:r w:rsidRPr="00433F2C">
              <w:rPr>
                <w:iCs/>
                <w:sz w:val="18"/>
                <w:szCs w:val="18"/>
              </w:rPr>
              <w:t>erminal</w:t>
            </w:r>
            <w:r w:rsidR="00363DF6">
              <w:rPr>
                <w:iCs/>
                <w:sz w:val="18"/>
                <w:szCs w:val="18"/>
              </w:rPr>
              <w:t xml:space="preserve"> or elimination </w:t>
            </w:r>
            <w:r w:rsidRPr="00433F2C">
              <w:rPr>
                <w:iCs/>
                <w:sz w:val="18"/>
                <w:szCs w:val="18"/>
              </w:rPr>
              <w:t xml:space="preserve"> phase rate constant</w:t>
            </w:r>
          </w:p>
          <w:p w:rsidR="00433F2C" w:rsidRPr="00E92270" w:rsidRDefault="00433F2C">
            <w:pPr>
              <w:pStyle w:val="TableContent"/>
              <w:rPr>
                <w:iCs/>
                <w:sz w:val="18"/>
                <w:szCs w:val="18"/>
              </w:rPr>
            </w:pPr>
            <w:r w:rsidRPr="00E92270">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2</w:t>
                  </w:r>
                </w:p>
              </w:tc>
              <w:tc>
                <w:tcPr>
                  <w:tcW w:w="720" w:type="dxa"/>
                </w:tcPr>
                <w:p w:rsidR="00433F2C" w:rsidRPr="00433F2C" w:rsidRDefault="00433F2C">
                  <w:pPr>
                    <w:pStyle w:val="TableContent"/>
                    <w:rPr>
                      <w:sz w:val="18"/>
                      <w:szCs w:val="18"/>
                    </w:rPr>
                  </w:pPr>
                  <w:r w:rsidRPr="00433F2C">
                    <w:rPr>
                      <w:sz w:val="18"/>
                      <w:szCs w:val="18"/>
                    </w:rPr>
                    <w:t>2hr</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3</w:t>
                  </w:r>
                </w:p>
              </w:tc>
              <w:tc>
                <w:tcPr>
                  <w:tcW w:w="720" w:type="dxa"/>
                </w:tcPr>
                <w:p w:rsidR="00433F2C" w:rsidRPr="00433F2C" w:rsidRDefault="00433F2C">
                  <w:pPr>
                    <w:pStyle w:val="TableContent"/>
                    <w:rPr>
                      <w:sz w:val="18"/>
                      <w:szCs w:val="18"/>
                    </w:rPr>
                  </w:pPr>
                  <w:r w:rsidRPr="00433F2C">
                    <w:rPr>
                      <w:sz w:val="18"/>
                      <w:szCs w:val="18"/>
                    </w:rPr>
                    <w:t>3hr</w:t>
                  </w:r>
                </w:p>
              </w:tc>
              <w:tc>
                <w:tcPr>
                  <w:tcW w:w="739" w:type="dxa"/>
                </w:tcPr>
                <w:p w:rsidR="00433F2C" w:rsidRPr="00433F2C" w:rsidRDefault="00433F2C">
                  <w:pPr>
                    <w:pStyle w:val="TableContent"/>
                    <w:rPr>
                      <w:sz w:val="18"/>
                      <w:szCs w:val="18"/>
                    </w:rPr>
                  </w:pPr>
                  <w:r w:rsidRPr="00433F2C">
                    <w:rPr>
                      <w:sz w:val="18"/>
                      <w:szCs w:val="18"/>
                    </w:rPr>
                    <w:t>0.76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4</w:t>
                  </w:r>
                </w:p>
              </w:tc>
              <w:tc>
                <w:tcPr>
                  <w:tcW w:w="720" w:type="dxa"/>
                </w:tcPr>
                <w:p w:rsidR="00433F2C" w:rsidRPr="00433F2C" w:rsidRDefault="00433F2C">
                  <w:pPr>
                    <w:pStyle w:val="TableContent"/>
                    <w:rPr>
                      <w:sz w:val="18"/>
                      <w:szCs w:val="18"/>
                    </w:rPr>
                  </w:pPr>
                  <w:r w:rsidRPr="00433F2C">
                    <w:rPr>
                      <w:sz w:val="18"/>
                      <w:szCs w:val="18"/>
                    </w:rPr>
                    <w:t>4hr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5</w:t>
                  </w:r>
                </w:p>
              </w:tc>
              <w:tc>
                <w:tcPr>
                  <w:tcW w:w="720" w:type="dxa"/>
                </w:tcPr>
                <w:p w:rsidR="00433F2C" w:rsidRPr="00433F2C" w:rsidRDefault="00433F2C">
                  <w:pPr>
                    <w:pStyle w:val="TableContent"/>
                    <w:rPr>
                      <w:sz w:val="18"/>
                      <w:szCs w:val="18"/>
                    </w:rPr>
                  </w:pPr>
                  <w:r w:rsidRPr="00433F2C">
                    <w:rPr>
                      <w:sz w:val="18"/>
                      <w:szCs w:val="18"/>
                    </w:rPr>
                    <w:t>5hr</w:t>
                  </w:r>
                </w:p>
              </w:tc>
              <w:tc>
                <w:tcPr>
                  <w:tcW w:w="739" w:type="dxa"/>
                </w:tcPr>
                <w:p w:rsidR="00433F2C" w:rsidRPr="00433F2C" w:rsidRDefault="00433F2C">
                  <w:pPr>
                    <w:pStyle w:val="TableContent"/>
                    <w:rPr>
                      <w:sz w:val="18"/>
                      <w:szCs w:val="18"/>
                    </w:rPr>
                  </w:pPr>
                  <w:r w:rsidRPr="00433F2C">
                    <w:rPr>
                      <w:sz w:val="18"/>
                      <w:szCs w:val="18"/>
                    </w:rPr>
                    <w:t>BLQ</w:t>
                  </w:r>
                </w:p>
              </w:tc>
            </w:tr>
          </w:tbl>
          <w:p w:rsidR="00433F2C" w:rsidRPr="00433F2C" w:rsidRDefault="00433F2C">
            <w:pPr>
              <w:pStyle w:val="TableContent"/>
              <w:rPr>
                <w:iCs/>
                <w:sz w:val="18"/>
                <w:szCs w:val="18"/>
              </w:rPr>
            </w:pPr>
            <w:r w:rsidRPr="00433F2C">
              <w:rPr>
                <w:i/>
                <w:iCs/>
                <w:sz w:val="18"/>
                <w:szCs w:val="18"/>
              </w:rPr>
              <w:t>C</w:t>
            </w:r>
            <w:r w:rsidR="007A2772">
              <w:rPr>
                <w:i/>
                <w:iCs/>
                <w:sz w:val="18"/>
                <w:szCs w:val="18"/>
              </w:rPr>
              <w:t>LAST1</w:t>
            </w:r>
            <w:r w:rsidRPr="00433F2C">
              <w:rPr>
                <w:i/>
                <w:iCs/>
                <w:sz w:val="18"/>
                <w:szCs w:val="18"/>
              </w:rPr>
              <w:t xml:space="preserve"> in above example is 0.76</w:t>
            </w:r>
          </w:p>
          <w:p w:rsidR="00433F2C" w:rsidRPr="00433F2C" w:rsidRDefault="00433F2C">
            <w:pPr>
              <w:pStyle w:val="TableContent"/>
              <w:rPr>
                <w:iCs/>
                <w:sz w:val="18"/>
                <w:szCs w:val="18"/>
              </w:rPr>
            </w:pPr>
          </w:p>
          <w:p w:rsidR="002D141E" w:rsidRPr="00B92DEE" w:rsidRDefault="00433F2C" w:rsidP="00B92DEE">
            <w:pPr>
              <w:pStyle w:val="TableContent"/>
              <w:numPr>
                <w:ilvl w:val="0"/>
                <w:numId w:val="12"/>
              </w:numPr>
              <w:rPr>
                <w:iCs/>
                <w:sz w:val="18"/>
                <w:szCs w:val="18"/>
              </w:rPr>
            </w:pPr>
            <w:r w:rsidRPr="00B92DEE">
              <w:rPr>
                <w:b/>
                <w:iCs/>
                <w:sz w:val="18"/>
                <w:szCs w:val="18"/>
              </w:rPr>
              <w:t>Final Equation</w:t>
            </w:r>
            <w:r w:rsidR="002D141E" w:rsidRPr="002D141E">
              <w:rPr>
                <w:iCs/>
                <w:position w:val="-12"/>
                <w:sz w:val="18"/>
                <w:szCs w:val="18"/>
              </w:rPr>
              <w:object w:dxaOrig="3760" w:dyaOrig="360">
                <v:shape id="_x0000_i1038" type="#_x0000_t75" style="width:190.05pt;height:18.85pt" o:ole="">
                  <v:imagedata r:id="rId46" o:title=""/>
                </v:shape>
                <o:OLEObject Type="Embed" ProgID="Equation.3" ShapeID="_x0000_i1038" DrawAspect="Content" ObjectID="_1640609667" r:id="rId47"/>
              </w:object>
            </w:r>
          </w:p>
          <w:p w:rsidR="00AE0ECB" w:rsidRDefault="00AE0ECB">
            <w:pPr>
              <w:pStyle w:val="TableContent"/>
              <w:rPr>
                <w:iCs/>
                <w:sz w:val="18"/>
                <w:szCs w:val="18"/>
              </w:rPr>
            </w:pPr>
          </w:p>
          <w:p w:rsidR="00AE0ECB" w:rsidRPr="00433F2C" w:rsidRDefault="00AE0ECB" w:rsidP="00AE0ECB">
            <w:pPr>
              <w:pStyle w:val="TableContent"/>
              <w:rPr>
                <w:iCs/>
                <w:sz w:val="18"/>
                <w:szCs w:val="18"/>
              </w:rPr>
            </w:pPr>
            <w:r>
              <w:rPr>
                <w:iCs/>
                <w:sz w:val="18"/>
                <w:szCs w:val="18"/>
              </w:rPr>
              <w:t>AU</w:t>
            </w:r>
            <w:r w:rsidRPr="00433F2C">
              <w:rPr>
                <w:iCs/>
                <w:sz w:val="18"/>
                <w:szCs w:val="18"/>
              </w:rPr>
              <w:t>C</w:t>
            </w:r>
            <w:r w:rsidR="002D141E">
              <w:rPr>
                <w:iCs/>
                <w:sz w:val="18"/>
                <w:szCs w:val="18"/>
              </w:rPr>
              <w:t>LASTi</w:t>
            </w:r>
            <w:r w:rsidRPr="00433F2C">
              <w:rPr>
                <w:iCs/>
                <w:sz w:val="18"/>
                <w:szCs w:val="18"/>
              </w:rPr>
              <w:t xml:space="preserve"> = </w:t>
            </w:r>
            <w:r w:rsidR="00F55AF0">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sidR="00E92C2F">
              <w:rPr>
                <w:bCs w:val="0"/>
                <w:iCs/>
                <w:sz w:val="18"/>
                <w:szCs w:val="18"/>
              </w:rPr>
              <w:t>LASTi</w:t>
            </w:r>
            <w:r w:rsidRPr="00AE0ECB">
              <w:rPr>
                <w:bCs w:val="0"/>
                <w:iCs/>
                <w:sz w:val="18"/>
                <w:szCs w:val="18"/>
              </w:rPr>
              <w:t>) of the last measurable concentration (C</w:t>
            </w:r>
            <w:r w:rsidR="002D141E">
              <w:rPr>
                <w:bCs w:val="0"/>
                <w:iCs/>
                <w:sz w:val="18"/>
                <w:szCs w:val="18"/>
              </w:rPr>
              <w:t>LASTi</w:t>
            </w:r>
            <w:r w:rsidRPr="00AE0ECB">
              <w:rPr>
                <w:bCs w:val="0"/>
                <w:iCs/>
                <w:sz w:val="18"/>
                <w:szCs w:val="18"/>
              </w:rPr>
              <w:t>).</w:t>
            </w:r>
          </w:p>
          <w:p w:rsidR="00AE0ECB" w:rsidRPr="00433F2C" w:rsidRDefault="00AE0ECB">
            <w:pPr>
              <w:pStyle w:val="TableContent"/>
              <w:rPr>
                <w:iCs/>
                <w:sz w:val="18"/>
                <w:szCs w:val="18"/>
              </w:rPr>
            </w:pPr>
          </w:p>
          <w:p w:rsidR="00433F2C" w:rsidRPr="00433F2C" w:rsidRDefault="00433F2C">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AUCINFO &lt; 0</w:t>
                  </w:r>
                </w:p>
              </w:tc>
              <w:tc>
                <w:tcPr>
                  <w:tcW w:w="2415" w:type="dxa"/>
                </w:tcPr>
                <w:p w:rsidR="00433F2C" w:rsidRPr="00433F2C" w:rsidRDefault="00433F2C">
                  <w:pPr>
                    <w:pStyle w:val="TableContent"/>
                    <w:rPr>
                      <w:iCs/>
                      <w:sz w:val="18"/>
                      <w:szCs w:val="18"/>
                    </w:rPr>
                  </w:pPr>
                  <w:bookmarkStart w:id="117" w:name="OLE_LINK5"/>
                  <w:r w:rsidRPr="00433F2C">
                    <w:rPr>
                      <w:iCs/>
                      <w:sz w:val="18"/>
                      <w:szCs w:val="18"/>
                    </w:rPr>
                    <w:t>Return “NA”</w:t>
                  </w:r>
                  <w:bookmarkEnd w:id="117"/>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KEL = NA</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AUCINF</w:t>
                  </w:r>
                  <w:r w:rsidR="00AE0ECB">
                    <w:rPr>
                      <w:iCs/>
                      <w:sz w:val="18"/>
                      <w:szCs w:val="18"/>
                    </w:rPr>
                    <w:t>O</w:t>
                  </w:r>
                  <w:r w:rsidRPr="00433F2C">
                    <w:rPr>
                      <w:iCs/>
                      <w:sz w:val="18"/>
                      <w:szCs w:val="18"/>
                    </w:rPr>
                    <w:t xml:space="preserve"> = 0</w:t>
                  </w:r>
                </w:p>
              </w:tc>
            </w:tr>
          </w:tbl>
          <w:p w:rsidR="00433F2C" w:rsidRPr="00433F2C" w:rsidRDefault="00433F2C">
            <w:pPr>
              <w:pStyle w:val="TableContent"/>
              <w:rPr>
                <w:i/>
                <w:iCs/>
                <w:sz w:val="18"/>
                <w:szCs w:val="18"/>
              </w:rPr>
            </w:pPr>
          </w:p>
          <w:p w:rsidR="00433F2C" w:rsidRPr="00433F2C" w:rsidRDefault="00433F2C">
            <w:pPr>
              <w:pStyle w:val="TableContent"/>
              <w:rPr>
                <w:sz w:val="18"/>
                <w:szCs w:val="18"/>
                <w:u w:val="single"/>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C62611">
            <w:pPr>
              <w:pStyle w:val="TableContent"/>
              <w:rPr>
                <w:b/>
                <w:iCs/>
                <w:sz w:val="18"/>
                <w:szCs w:val="18"/>
              </w:rPr>
            </w:pPr>
            <w:r>
              <w:rPr>
                <w:rFonts w:cs="Arial"/>
                <w:sz w:val="18"/>
                <w:szCs w:val="18"/>
              </w:rPr>
              <w:t>AUCU</w:t>
            </w:r>
          </w:p>
        </w:tc>
      </w:tr>
      <w:tr w:rsidR="00B922E8" w:rsidRPr="00433F2C" w:rsidTr="00C466A3">
        <w:trPr>
          <w:jc w:val="center"/>
        </w:trPr>
        <w:tc>
          <w:tcPr>
            <w:tcW w:w="1080" w:type="dxa"/>
          </w:tcPr>
          <w:p w:rsidR="00B922E8" w:rsidRPr="00433F2C" w:rsidRDefault="00B922E8" w:rsidP="009415D1">
            <w:pPr>
              <w:pStyle w:val="TableContent"/>
              <w:rPr>
                <w:iCs/>
                <w:sz w:val="18"/>
                <w:szCs w:val="18"/>
              </w:rPr>
            </w:pPr>
            <w:r>
              <w:rPr>
                <w:iCs/>
                <w:sz w:val="18"/>
                <w:szCs w:val="18"/>
              </w:rPr>
              <w:lastRenderedPageBreak/>
              <w:t>1.0</w:t>
            </w:r>
          </w:p>
        </w:tc>
        <w:tc>
          <w:tcPr>
            <w:tcW w:w="1375" w:type="dxa"/>
          </w:tcPr>
          <w:p w:rsidR="00B922E8" w:rsidRPr="00252B00" w:rsidRDefault="00B922E8" w:rsidP="009415D1">
            <w:pPr>
              <w:pStyle w:val="TableContent"/>
              <w:rPr>
                <w:b/>
                <w:iCs/>
                <w:sz w:val="18"/>
                <w:szCs w:val="18"/>
              </w:rPr>
            </w:pPr>
            <w:bookmarkStart w:id="118" w:name="AUCINFP"/>
            <w:r w:rsidRPr="00252B00">
              <w:rPr>
                <w:b/>
                <w:iCs/>
                <w:sz w:val="18"/>
                <w:szCs w:val="18"/>
              </w:rPr>
              <w:t>AUCINFP</w:t>
            </w:r>
            <w:bookmarkEnd w:id="118"/>
          </w:p>
        </w:tc>
        <w:tc>
          <w:tcPr>
            <w:tcW w:w="5465" w:type="dxa"/>
          </w:tcPr>
          <w:p w:rsidR="00B922E8" w:rsidRPr="00433F2C" w:rsidRDefault="00B922E8" w:rsidP="009415D1">
            <w:pPr>
              <w:pStyle w:val="TableContent"/>
              <w:rPr>
                <w:iCs/>
                <w:sz w:val="18"/>
                <w:szCs w:val="18"/>
              </w:rPr>
            </w:pPr>
            <w:r w:rsidRPr="00433F2C">
              <w:rPr>
                <w:b/>
                <w:iCs/>
                <w:sz w:val="18"/>
                <w:szCs w:val="18"/>
              </w:rPr>
              <w:t>Area under the concentration versus time curve from zero time to infinity</w:t>
            </w:r>
            <w:r w:rsidRPr="00433F2C">
              <w:rPr>
                <w:bCs w:val="0"/>
                <w:iCs/>
                <w:sz w:val="18"/>
                <w:szCs w:val="18"/>
              </w:rPr>
              <w:t xml:space="preserve"> </w:t>
            </w:r>
            <w:r w:rsidRPr="00433F2C">
              <w:rPr>
                <w:b/>
                <w:iCs/>
                <w:sz w:val="18"/>
                <w:szCs w:val="18"/>
              </w:rPr>
              <w:t>(Predicted):</w:t>
            </w:r>
            <w:r w:rsidRPr="00433F2C">
              <w:rPr>
                <w:bCs w:val="0"/>
                <w:iCs/>
                <w:sz w:val="18"/>
                <w:szCs w:val="18"/>
              </w:rPr>
              <w:t xml:space="preserve">  </w:t>
            </w:r>
            <w:r w:rsidRPr="00433F2C">
              <w:rPr>
                <w:iCs/>
                <w:sz w:val="18"/>
                <w:szCs w:val="18"/>
              </w:rPr>
              <w:t>Estimated concentration at the time of the last measurable concentration is used to calculate extrapolated AUC.</w:t>
            </w:r>
          </w:p>
          <w:p w:rsidR="00B922E8" w:rsidRPr="00433F2C" w:rsidRDefault="00B922E8" w:rsidP="009415D1">
            <w:pPr>
              <w:pStyle w:val="TableContent"/>
              <w:rPr>
                <w:iCs/>
                <w:color w:val="FF0000"/>
                <w:sz w:val="18"/>
                <w:szCs w:val="18"/>
              </w:rPr>
            </w:pPr>
          </w:p>
          <w:p w:rsidR="00B922E8" w:rsidRPr="00433F2C" w:rsidRDefault="00B922E8" w:rsidP="009415D1">
            <w:pPr>
              <w:pStyle w:val="TableContent"/>
              <w:rPr>
                <w:b/>
                <w:iCs/>
                <w:sz w:val="18"/>
                <w:szCs w:val="18"/>
              </w:rPr>
            </w:pPr>
            <w:r w:rsidRPr="00433F2C">
              <w:rPr>
                <w:b/>
                <w:iCs/>
                <w:sz w:val="18"/>
                <w:szCs w:val="18"/>
              </w:rPr>
              <w:t>Calculation</w:t>
            </w:r>
          </w:p>
          <w:p w:rsidR="00B922E8" w:rsidRPr="00433F2C" w:rsidRDefault="00B922E8" w:rsidP="009415D1">
            <w:pPr>
              <w:pStyle w:val="TableContent"/>
              <w:rPr>
                <w:bCs w:val="0"/>
                <w:iCs/>
                <w:sz w:val="18"/>
                <w:szCs w:val="18"/>
              </w:rPr>
            </w:pPr>
            <w:r w:rsidRPr="00433F2C">
              <w:rPr>
                <w:bCs w:val="0"/>
                <w:iCs/>
                <w:sz w:val="18"/>
                <w:szCs w:val="18"/>
              </w:rPr>
              <w:t>1). Calculate the predicted concentration (Cest) at the time of the last measurable concentration:</w:t>
            </w:r>
          </w:p>
          <w:p w:rsidR="00B922E8" w:rsidRPr="00433F2C" w:rsidRDefault="00B922E8" w:rsidP="009415D1">
            <w:pPr>
              <w:pStyle w:val="TableContent"/>
              <w:rPr>
                <w:bCs w:val="0"/>
                <w:iCs/>
                <w:sz w:val="18"/>
                <w:szCs w:val="18"/>
              </w:rPr>
            </w:pPr>
            <w:r w:rsidRPr="00433F2C">
              <w:rPr>
                <w:bCs w:val="0"/>
                <w:iCs/>
                <w:sz w:val="18"/>
                <w:szCs w:val="18"/>
              </w:rPr>
              <w:tab/>
            </w:r>
            <w:r w:rsidRPr="00433F2C">
              <w:rPr>
                <w:bCs w:val="0"/>
                <w:iCs/>
                <w:position w:val="-12"/>
                <w:sz w:val="18"/>
                <w:szCs w:val="18"/>
              </w:rPr>
              <w:object w:dxaOrig="2720" w:dyaOrig="380">
                <v:shape id="_x0000_i1039" type="#_x0000_t75" style="width:136.45pt;height:18.85pt" o:ole="">
                  <v:imagedata r:id="rId18" o:title=""/>
                </v:shape>
                <o:OLEObject Type="Embed" ProgID="Equation.3" ShapeID="_x0000_i1039" DrawAspect="Content" ObjectID="_1640609668" r:id="rId48"/>
              </w:object>
            </w:r>
          </w:p>
          <w:p w:rsidR="00B922E8" w:rsidRPr="00433F2C" w:rsidRDefault="00B922E8" w:rsidP="009415D1">
            <w:pPr>
              <w:pStyle w:val="TableContent"/>
              <w:rPr>
                <w:bCs w:val="0"/>
                <w:iCs/>
                <w:sz w:val="18"/>
                <w:szCs w:val="18"/>
              </w:rPr>
            </w:pPr>
            <w:r w:rsidRPr="00433F2C">
              <w:rPr>
                <w:bCs w:val="0"/>
                <w:iCs/>
                <w:sz w:val="18"/>
                <w:szCs w:val="18"/>
              </w:rPr>
              <w:t>C</w:t>
            </w:r>
            <w:r w:rsidRPr="00433F2C">
              <w:rPr>
                <w:bCs w:val="0"/>
                <w:iCs/>
                <w:sz w:val="18"/>
                <w:szCs w:val="18"/>
                <w:vertAlign w:val="subscript"/>
              </w:rPr>
              <w:t>est</w:t>
            </w:r>
            <w:r w:rsidRPr="00433F2C">
              <w:rPr>
                <w:bCs w:val="0"/>
                <w:iCs/>
                <w:sz w:val="18"/>
                <w:szCs w:val="18"/>
              </w:rPr>
              <w:t xml:space="preserve">  = Predicted concentration at time T</w:t>
            </w:r>
            <w:r>
              <w:rPr>
                <w:bCs w:val="0"/>
                <w:iCs/>
                <w:sz w:val="18"/>
                <w:szCs w:val="18"/>
              </w:rPr>
              <w:t>LAST</w:t>
            </w:r>
          </w:p>
          <w:p w:rsidR="00B922E8" w:rsidRDefault="00B922E8"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w:t>
            </w:r>
            <w:r>
              <w:rPr>
                <w:iCs/>
                <w:sz w:val="18"/>
                <w:szCs w:val="18"/>
              </w:rPr>
              <w:t xml:space="preserve"> T</w:t>
            </w:r>
            <w:r w:rsidRPr="00433F2C">
              <w:rPr>
                <w:iCs/>
                <w:sz w:val="18"/>
                <w:szCs w:val="18"/>
              </w:rPr>
              <w:t xml:space="preserve">ime of the last observed measurable concentration </w:t>
            </w:r>
          </w:p>
          <w:p w:rsidR="00B922E8" w:rsidRPr="00433F2C" w:rsidRDefault="00B922E8"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 or elimination phase rate constant</w:t>
            </w:r>
          </w:p>
          <w:p w:rsidR="00B922E8" w:rsidRPr="00433F2C" w:rsidRDefault="00B922E8" w:rsidP="009415D1">
            <w:pPr>
              <w:pStyle w:val="TableContent"/>
              <w:rPr>
                <w:b/>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Y-intercept (concentration at time zero) from log-linear regression for KEL</w:t>
            </w:r>
          </w:p>
          <w:p w:rsidR="00B922E8" w:rsidRPr="00433F2C" w:rsidRDefault="00B922E8" w:rsidP="009415D1">
            <w:pPr>
              <w:pStyle w:val="TableContent"/>
              <w:ind w:left="360"/>
              <w:rPr>
                <w:b/>
                <w:iCs/>
                <w:sz w:val="18"/>
                <w:szCs w:val="18"/>
              </w:rPr>
            </w:pPr>
          </w:p>
          <w:p w:rsidR="00B922E8" w:rsidRPr="00433F2C" w:rsidRDefault="00B922E8" w:rsidP="009415D1">
            <w:pPr>
              <w:pStyle w:val="TableContent"/>
              <w:rPr>
                <w:bCs w:val="0"/>
                <w:iCs/>
                <w:sz w:val="18"/>
                <w:szCs w:val="18"/>
              </w:rPr>
            </w:pPr>
            <w:r w:rsidRPr="00433F2C">
              <w:rPr>
                <w:bCs w:val="0"/>
                <w:iCs/>
                <w:sz w:val="18"/>
                <w:szCs w:val="18"/>
              </w:rPr>
              <w:t>2). Calculate the extrapolated AUC:</w:t>
            </w:r>
          </w:p>
          <w:p w:rsidR="00B922E8" w:rsidRPr="00433F2C" w:rsidRDefault="00B922E8" w:rsidP="009415D1">
            <w:pPr>
              <w:pStyle w:val="TableContent"/>
              <w:rPr>
                <w:iCs/>
                <w:sz w:val="18"/>
                <w:szCs w:val="18"/>
              </w:rPr>
            </w:pPr>
            <w:r w:rsidRPr="00433F2C">
              <w:rPr>
                <w:iCs/>
                <w:sz w:val="18"/>
                <w:szCs w:val="18"/>
              </w:rPr>
              <w:tab/>
            </w:r>
            <w:r w:rsidRPr="00433F2C">
              <w:rPr>
                <w:iCs/>
                <w:position w:val="-24"/>
                <w:sz w:val="18"/>
                <w:szCs w:val="18"/>
              </w:rPr>
              <w:object w:dxaOrig="2060" w:dyaOrig="620">
                <v:shape id="_x0000_i1040" type="#_x0000_t75" style="width:103pt;height:31.4pt" o:ole="">
                  <v:imagedata r:id="rId49" o:title=""/>
                </v:shape>
                <o:OLEObject Type="Embed" ProgID="Equation.3" ShapeID="_x0000_i1040" DrawAspect="Content" ObjectID="_1640609669" r:id="rId50"/>
              </w:object>
            </w:r>
          </w:p>
          <w:p w:rsidR="00B922E8" w:rsidRPr="00433F2C" w:rsidRDefault="00B922E8" w:rsidP="009415D1">
            <w:pPr>
              <w:pStyle w:val="TableContent"/>
              <w:rPr>
                <w:iCs/>
                <w:sz w:val="18"/>
                <w:szCs w:val="18"/>
              </w:rPr>
            </w:pPr>
          </w:p>
          <w:p w:rsidR="00B922E8" w:rsidRDefault="00B922E8" w:rsidP="009415D1">
            <w:pPr>
              <w:pStyle w:val="TableContent"/>
              <w:rPr>
                <w:bCs w:val="0"/>
                <w:iCs/>
                <w:sz w:val="18"/>
                <w:szCs w:val="18"/>
              </w:rPr>
            </w:pPr>
            <w:r w:rsidRPr="00433F2C">
              <w:rPr>
                <w:bCs w:val="0"/>
                <w:iCs/>
                <w:sz w:val="18"/>
                <w:szCs w:val="18"/>
              </w:rPr>
              <w:t xml:space="preserve">3). </w:t>
            </w:r>
            <w:r>
              <w:rPr>
                <w:bCs w:val="0"/>
                <w:iCs/>
                <w:sz w:val="18"/>
                <w:szCs w:val="18"/>
              </w:rPr>
              <w:t>Calculate AUCINFP</w:t>
            </w:r>
          </w:p>
          <w:p w:rsidR="00B922E8" w:rsidRPr="002D141E" w:rsidRDefault="00B922E8" w:rsidP="009415D1">
            <w:pPr>
              <w:pStyle w:val="TableContent"/>
              <w:rPr>
                <w:bCs w:val="0"/>
                <w:iCs/>
                <w:sz w:val="18"/>
                <w:szCs w:val="18"/>
              </w:rPr>
            </w:pPr>
            <w:r w:rsidRPr="003E530B">
              <w:rPr>
                <w:iCs/>
                <w:position w:val="-12"/>
                <w:sz w:val="18"/>
                <w:szCs w:val="18"/>
              </w:rPr>
              <w:object w:dxaOrig="4080" w:dyaOrig="360">
                <v:shape id="_x0000_i1041" type="#_x0000_t75" style="width:202.2pt;height:18.85pt" o:ole="">
                  <v:imagedata r:id="rId51" o:title=""/>
                </v:shape>
                <o:OLEObject Type="Embed" ProgID="Equation.3" ShapeID="_x0000_i1041" DrawAspect="Content" ObjectID="_1640609670" r:id="rId52"/>
              </w:object>
            </w:r>
          </w:p>
          <w:p w:rsidR="00B922E8" w:rsidRDefault="00B922E8" w:rsidP="009415D1">
            <w:pPr>
              <w:pStyle w:val="TableContent"/>
              <w:ind w:left="25"/>
              <w:rPr>
                <w:iCs/>
                <w:sz w:val="18"/>
                <w:szCs w:val="18"/>
              </w:rPr>
            </w:pPr>
          </w:p>
          <w:p w:rsidR="00B922E8" w:rsidRPr="00433F2C" w:rsidRDefault="00B922E8"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w:t>
            </w:r>
            <w:r>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xml:space="preserve"> of the last measurable concentration (C</w:t>
            </w:r>
            <w:r>
              <w:rPr>
                <w:bCs w:val="0"/>
                <w:iCs/>
                <w:sz w:val="18"/>
                <w:szCs w:val="18"/>
              </w:rPr>
              <w:t>LAST</w:t>
            </w:r>
            <w:r w:rsidRPr="00AE0ECB">
              <w:rPr>
                <w:bCs w:val="0"/>
                <w:iCs/>
                <w:sz w:val="18"/>
                <w:szCs w:val="18"/>
              </w:rPr>
              <w:t>).</w:t>
            </w:r>
          </w:p>
          <w:p w:rsidR="00B922E8" w:rsidRPr="00433F2C" w:rsidRDefault="00B922E8" w:rsidP="009415D1">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2E8" w:rsidRPr="00433F2C" w:rsidTr="009415D1">
              <w:tc>
                <w:tcPr>
                  <w:tcW w:w="2412" w:type="dxa"/>
                </w:tcPr>
                <w:p w:rsidR="00B922E8" w:rsidRPr="00433F2C" w:rsidRDefault="00B922E8" w:rsidP="009415D1">
                  <w:pPr>
                    <w:pStyle w:val="TableContent"/>
                    <w:rPr>
                      <w:b/>
                      <w:iCs/>
                      <w:sz w:val="18"/>
                      <w:szCs w:val="18"/>
                    </w:rPr>
                  </w:pPr>
                  <w:r w:rsidRPr="00433F2C">
                    <w:rPr>
                      <w:b/>
                      <w:iCs/>
                      <w:sz w:val="18"/>
                      <w:szCs w:val="18"/>
                    </w:rPr>
                    <w:t>Data Checks</w:t>
                  </w:r>
                </w:p>
              </w:tc>
              <w:tc>
                <w:tcPr>
                  <w:tcW w:w="2415" w:type="dxa"/>
                </w:tcPr>
                <w:p w:rsidR="00B922E8" w:rsidRPr="00433F2C" w:rsidRDefault="00B922E8" w:rsidP="009415D1">
                  <w:pPr>
                    <w:pStyle w:val="TableContent"/>
                    <w:rPr>
                      <w:b/>
                      <w:iCs/>
                      <w:sz w:val="18"/>
                      <w:szCs w:val="18"/>
                    </w:rPr>
                  </w:pPr>
                  <w:r w:rsidRPr="00433F2C">
                    <w:rPr>
                      <w:b/>
                      <w:iCs/>
                      <w:sz w:val="18"/>
                      <w:szCs w:val="18"/>
                    </w:rPr>
                    <w:t>Actions</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KEL = NA</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all Cs = 0</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AUCINF</w:t>
                  </w:r>
                  <w:r>
                    <w:rPr>
                      <w:iCs/>
                      <w:sz w:val="18"/>
                      <w:szCs w:val="18"/>
                    </w:rPr>
                    <w:t>P</w:t>
                  </w:r>
                  <w:r w:rsidRPr="00433F2C">
                    <w:rPr>
                      <w:iCs/>
                      <w:sz w:val="18"/>
                      <w:szCs w:val="18"/>
                    </w:rPr>
                    <w:t xml:space="preserve"> &lt; 0</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bl>
          <w:p w:rsidR="00B922E8" w:rsidRPr="00433F2C" w:rsidRDefault="00B922E8" w:rsidP="009415D1">
            <w:pPr>
              <w:pStyle w:val="TableContent"/>
              <w:rPr>
                <w:b/>
                <w:iCs/>
                <w:sz w:val="18"/>
                <w:szCs w:val="18"/>
              </w:rPr>
            </w:pPr>
          </w:p>
        </w:tc>
        <w:tc>
          <w:tcPr>
            <w:tcW w:w="998" w:type="dxa"/>
          </w:tcPr>
          <w:p w:rsidR="00B922E8" w:rsidRPr="00433F2C" w:rsidRDefault="00B922E8" w:rsidP="009415D1">
            <w:pPr>
              <w:pStyle w:val="TableContent"/>
              <w:rPr>
                <w:rFonts w:cs="Arial"/>
                <w:sz w:val="18"/>
                <w:szCs w:val="18"/>
              </w:rPr>
            </w:pPr>
            <w:r w:rsidRPr="00433F2C">
              <w:rPr>
                <w:rFonts w:cs="Arial"/>
                <w:sz w:val="18"/>
                <w:szCs w:val="18"/>
              </w:rPr>
              <w:t>2</w:t>
            </w:r>
          </w:p>
        </w:tc>
        <w:tc>
          <w:tcPr>
            <w:tcW w:w="1571" w:type="dxa"/>
          </w:tcPr>
          <w:p w:rsidR="00B922E8" w:rsidRPr="00433F2C" w:rsidRDefault="00B922E8" w:rsidP="009415D1">
            <w:pPr>
              <w:pStyle w:val="TableContent"/>
              <w:rPr>
                <w:rFonts w:cs="Arial"/>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t>1.0</w:t>
            </w:r>
          </w:p>
        </w:tc>
        <w:tc>
          <w:tcPr>
            <w:tcW w:w="1375" w:type="dxa"/>
          </w:tcPr>
          <w:p w:rsidR="00433F2C" w:rsidRPr="006D7C35" w:rsidRDefault="00433F2C">
            <w:pPr>
              <w:pStyle w:val="TableContent"/>
              <w:rPr>
                <w:b/>
                <w:iCs/>
                <w:sz w:val="18"/>
                <w:szCs w:val="18"/>
              </w:rPr>
            </w:pPr>
            <w:bookmarkStart w:id="119" w:name="AUCINFPi"/>
            <w:r w:rsidRPr="006D7C35">
              <w:rPr>
                <w:b/>
                <w:iCs/>
                <w:sz w:val="18"/>
                <w:szCs w:val="18"/>
              </w:rPr>
              <w:t>AUCINFP</w:t>
            </w:r>
            <w:r w:rsidR="00B922E8" w:rsidRPr="006D7C35">
              <w:rPr>
                <w:b/>
                <w:iCs/>
                <w:sz w:val="18"/>
                <w:szCs w:val="18"/>
              </w:rPr>
              <w:t>i</w:t>
            </w:r>
            <w:bookmarkEnd w:id="119"/>
          </w:p>
        </w:tc>
        <w:tc>
          <w:tcPr>
            <w:tcW w:w="5465" w:type="dxa"/>
          </w:tcPr>
          <w:p w:rsidR="00433F2C" w:rsidRPr="00433F2C" w:rsidRDefault="00433F2C">
            <w:pPr>
              <w:pStyle w:val="TableContent"/>
              <w:rPr>
                <w:iCs/>
                <w:sz w:val="18"/>
                <w:szCs w:val="18"/>
              </w:rPr>
            </w:pPr>
            <w:r w:rsidRPr="00433F2C">
              <w:rPr>
                <w:b/>
                <w:iCs/>
                <w:sz w:val="18"/>
                <w:szCs w:val="18"/>
              </w:rPr>
              <w:t xml:space="preserve">Area under the concentration versus time curve from </w:t>
            </w:r>
            <w:r w:rsidR="004C071F">
              <w:rPr>
                <w:b/>
                <w:iCs/>
                <w:sz w:val="18"/>
                <w:szCs w:val="18"/>
              </w:rPr>
              <w:t xml:space="preserve">start of the dosing interval (TOLDi) </w:t>
            </w:r>
            <w:r w:rsidRPr="00433F2C">
              <w:rPr>
                <w:b/>
                <w:iCs/>
                <w:sz w:val="18"/>
                <w:szCs w:val="18"/>
              </w:rPr>
              <w:t>to infinity</w:t>
            </w:r>
            <w:r w:rsidRPr="00433F2C">
              <w:rPr>
                <w:bCs w:val="0"/>
                <w:iCs/>
                <w:sz w:val="18"/>
                <w:szCs w:val="18"/>
              </w:rPr>
              <w:t xml:space="preserve"> </w:t>
            </w:r>
            <w:r w:rsidRPr="00433F2C">
              <w:rPr>
                <w:b/>
                <w:iCs/>
                <w:sz w:val="18"/>
                <w:szCs w:val="18"/>
              </w:rPr>
              <w:t>(Predicted):</w:t>
            </w:r>
            <w:r w:rsidRPr="00433F2C">
              <w:rPr>
                <w:bCs w:val="0"/>
                <w:iCs/>
                <w:sz w:val="18"/>
                <w:szCs w:val="18"/>
              </w:rPr>
              <w:t xml:space="preserve">  </w:t>
            </w:r>
            <w:r w:rsidRPr="00433F2C">
              <w:rPr>
                <w:iCs/>
                <w:sz w:val="18"/>
                <w:szCs w:val="18"/>
              </w:rPr>
              <w:t>Estimated concentration at the time of the last measurable concentration is used to calculate extrapolated AUC.</w:t>
            </w:r>
          </w:p>
          <w:p w:rsidR="00433F2C" w:rsidRPr="00433F2C" w:rsidRDefault="00433F2C">
            <w:pPr>
              <w:pStyle w:val="TableContent"/>
              <w:rPr>
                <w:iCs/>
                <w:color w:val="FF0000"/>
                <w:sz w:val="18"/>
                <w:szCs w:val="18"/>
              </w:rPr>
            </w:pPr>
          </w:p>
          <w:p w:rsidR="00433F2C" w:rsidRPr="00433F2C" w:rsidRDefault="00433F2C">
            <w:pPr>
              <w:pStyle w:val="TableContent"/>
              <w:rPr>
                <w:b/>
                <w:iCs/>
                <w:sz w:val="18"/>
                <w:szCs w:val="18"/>
              </w:rPr>
            </w:pPr>
            <w:r w:rsidRPr="00433F2C">
              <w:rPr>
                <w:b/>
                <w:iCs/>
                <w:sz w:val="18"/>
                <w:szCs w:val="18"/>
              </w:rPr>
              <w:lastRenderedPageBreak/>
              <w:t>Calculation</w:t>
            </w:r>
          </w:p>
          <w:p w:rsidR="00433F2C" w:rsidRPr="00433F2C" w:rsidRDefault="00433F2C">
            <w:pPr>
              <w:pStyle w:val="TableContent"/>
              <w:rPr>
                <w:bCs w:val="0"/>
                <w:iCs/>
                <w:sz w:val="18"/>
                <w:szCs w:val="18"/>
              </w:rPr>
            </w:pPr>
            <w:r w:rsidRPr="00433F2C">
              <w:rPr>
                <w:bCs w:val="0"/>
                <w:iCs/>
                <w:sz w:val="18"/>
                <w:szCs w:val="18"/>
              </w:rPr>
              <w:t>1). Calculate the predicted concentration (Cest) at the time of the last measurable concentration:</w:t>
            </w:r>
          </w:p>
          <w:p w:rsidR="00433F2C" w:rsidRPr="00433F2C" w:rsidRDefault="00433F2C">
            <w:pPr>
              <w:pStyle w:val="TableContent"/>
              <w:rPr>
                <w:bCs w:val="0"/>
                <w:iCs/>
                <w:sz w:val="18"/>
                <w:szCs w:val="18"/>
              </w:rPr>
            </w:pPr>
            <w:r w:rsidRPr="00433F2C">
              <w:rPr>
                <w:bCs w:val="0"/>
                <w:iCs/>
                <w:sz w:val="18"/>
                <w:szCs w:val="18"/>
              </w:rPr>
              <w:tab/>
            </w:r>
            <w:r w:rsidR="002D141E" w:rsidRPr="00433F2C">
              <w:rPr>
                <w:bCs w:val="0"/>
                <w:iCs/>
                <w:position w:val="-12"/>
                <w:sz w:val="18"/>
                <w:szCs w:val="18"/>
              </w:rPr>
              <w:object w:dxaOrig="2720" w:dyaOrig="380">
                <v:shape id="_x0000_i1042" type="#_x0000_t75" style="width:136.45pt;height:18.85pt" o:ole="">
                  <v:imagedata r:id="rId18" o:title=""/>
                </v:shape>
                <o:OLEObject Type="Embed" ProgID="Equation.3" ShapeID="_x0000_i1042" DrawAspect="Content" ObjectID="_1640609671" r:id="rId53"/>
              </w:object>
            </w:r>
          </w:p>
          <w:p w:rsidR="00433F2C" w:rsidRPr="00433F2C" w:rsidRDefault="00433F2C">
            <w:pPr>
              <w:pStyle w:val="TableContent"/>
              <w:rPr>
                <w:bCs w:val="0"/>
                <w:iCs/>
                <w:sz w:val="18"/>
                <w:szCs w:val="18"/>
              </w:rPr>
            </w:pPr>
            <w:r w:rsidRPr="00433F2C">
              <w:rPr>
                <w:bCs w:val="0"/>
                <w:iCs/>
                <w:sz w:val="18"/>
                <w:szCs w:val="18"/>
              </w:rPr>
              <w:t>C</w:t>
            </w:r>
            <w:r w:rsidRPr="00433F2C">
              <w:rPr>
                <w:bCs w:val="0"/>
                <w:iCs/>
                <w:sz w:val="18"/>
                <w:szCs w:val="18"/>
                <w:vertAlign w:val="subscript"/>
              </w:rPr>
              <w:t>est</w:t>
            </w:r>
            <w:r w:rsidRPr="00433F2C">
              <w:rPr>
                <w:bCs w:val="0"/>
                <w:iCs/>
                <w:sz w:val="18"/>
                <w:szCs w:val="18"/>
              </w:rPr>
              <w:t xml:space="preserve">  = Predicted concentration at time T</w:t>
            </w:r>
            <w:r w:rsidR="00E92C2F">
              <w:rPr>
                <w:bCs w:val="0"/>
                <w:iCs/>
                <w:sz w:val="18"/>
                <w:szCs w:val="18"/>
              </w:rPr>
              <w:t>LAST</w:t>
            </w:r>
          </w:p>
          <w:p w:rsidR="00AE0ECB" w:rsidRDefault="00433F2C">
            <w:pPr>
              <w:pStyle w:val="TableContent"/>
              <w:rPr>
                <w:iCs/>
                <w:sz w:val="18"/>
                <w:szCs w:val="18"/>
              </w:rPr>
            </w:pPr>
            <w:r w:rsidRPr="00433F2C">
              <w:rPr>
                <w:iCs/>
                <w:sz w:val="18"/>
                <w:szCs w:val="18"/>
              </w:rPr>
              <w:t>T</w:t>
            </w:r>
            <w:r w:rsidR="00E92C2F">
              <w:rPr>
                <w:iCs/>
                <w:sz w:val="18"/>
                <w:szCs w:val="18"/>
              </w:rPr>
              <w:t>LAST</w:t>
            </w:r>
            <w:r w:rsidR="00B922E8">
              <w:rPr>
                <w:iCs/>
                <w:sz w:val="18"/>
                <w:szCs w:val="18"/>
              </w:rPr>
              <w:t>i</w:t>
            </w:r>
            <w:r w:rsidRPr="00433F2C">
              <w:rPr>
                <w:iCs/>
                <w:sz w:val="18"/>
                <w:szCs w:val="18"/>
              </w:rPr>
              <w:t xml:space="preserve"> =</w:t>
            </w:r>
            <w:r w:rsidR="00AE0ECB">
              <w:rPr>
                <w:iCs/>
                <w:sz w:val="18"/>
                <w:szCs w:val="18"/>
              </w:rPr>
              <w:t xml:space="preserve"> </w:t>
            </w:r>
            <w:r w:rsidR="00F55AF0">
              <w:rPr>
                <w:iCs/>
                <w:sz w:val="18"/>
                <w:szCs w:val="18"/>
              </w:rPr>
              <w:t>T</w:t>
            </w:r>
            <w:r w:rsidRPr="00433F2C">
              <w:rPr>
                <w:iCs/>
                <w:sz w:val="18"/>
                <w:szCs w:val="18"/>
              </w:rPr>
              <w:t xml:space="preserve">ime of the last observed measurable concentration </w:t>
            </w:r>
          </w:p>
          <w:p w:rsidR="00433F2C" w:rsidRPr="00433F2C" w:rsidRDefault="00433F2C">
            <w:pPr>
              <w:pStyle w:val="TableContent"/>
              <w:rPr>
                <w:iCs/>
                <w:sz w:val="18"/>
                <w:szCs w:val="18"/>
              </w:rPr>
            </w:pPr>
            <w:r w:rsidRPr="00433F2C">
              <w:rPr>
                <w:iCs/>
                <w:sz w:val="18"/>
                <w:szCs w:val="18"/>
              </w:rPr>
              <w:t xml:space="preserve">KEL =  </w:t>
            </w:r>
            <w:r w:rsidR="00F55AF0">
              <w:rPr>
                <w:iCs/>
                <w:sz w:val="18"/>
                <w:szCs w:val="18"/>
              </w:rPr>
              <w:t>T</w:t>
            </w:r>
            <w:r w:rsidRPr="00433F2C">
              <w:rPr>
                <w:iCs/>
                <w:sz w:val="18"/>
                <w:szCs w:val="18"/>
              </w:rPr>
              <w:t>erminal or elimination phase rate constant</w:t>
            </w:r>
          </w:p>
          <w:p w:rsidR="00433F2C" w:rsidRPr="00433F2C" w:rsidRDefault="00AE0ECB">
            <w:pPr>
              <w:pStyle w:val="TableContent"/>
              <w:rPr>
                <w:b/>
                <w:iCs/>
                <w:sz w:val="18"/>
                <w:szCs w:val="18"/>
              </w:rPr>
            </w:pPr>
            <w:r>
              <w:rPr>
                <w:iCs/>
                <w:sz w:val="18"/>
                <w:szCs w:val="18"/>
              </w:rPr>
              <w:t>KEL</w:t>
            </w:r>
            <w:r w:rsidR="00433F2C" w:rsidRPr="00433F2C">
              <w:rPr>
                <w:iCs/>
                <w:sz w:val="18"/>
                <w:szCs w:val="18"/>
              </w:rPr>
              <w:t>C</w:t>
            </w:r>
            <w:r w:rsidR="00433F2C" w:rsidRPr="00433F2C">
              <w:rPr>
                <w:iCs/>
                <w:sz w:val="18"/>
                <w:szCs w:val="18"/>
                <w:vertAlign w:val="subscript"/>
              </w:rPr>
              <w:t xml:space="preserve">0 </w:t>
            </w:r>
            <w:r w:rsidR="00433F2C" w:rsidRPr="00433F2C">
              <w:rPr>
                <w:iCs/>
                <w:sz w:val="18"/>
                <w:szCs w:val="18"/>
              </w:rPr>
              <w:t>= Y-intercept (concentration at time zero) from log-linear regression for KEL</w:t>
            </w:r>
          </w:p>
          <w:p w:rsidR="00433F2C" w:rsidRPr="00433F2C" w:rsidRDefault="00433F2C">
            <w:pPr>
              <w:pStyle w:val="TableContent"/>
              <w:ind w:left="360"/>
              <w:rPr>
                <w:b/>
                <w:iCs/>
                <w:sz w:val="18"/>
                <w:szCs w:val="18"/>
              </w:rPr>
            </w:pPr>
          </w:p>
          <w:p w:rsidR="00433F2C" w:rsidRPr="00433F2C" w:rsidRDefault="00433F2C">
            <w:pPr>
              <w:pStyle w:val="TableContent"/>
              <w:rPr>
                <w:bCs w:val="0"/>
                <w:iCs/>
                <w:sz w:val="18"/>
                <w:szCs w:val="18"/>
              </w:rPr>
            </w:pPr>
            <w:r w:rsidRPr="00433F2C">
              <w:rPr>
                <w:bCs w:val="0"/>
                <w:iCs/>
                <w:sz w:val="18"/>
                <w:szCs w:val="18"/>
              </w:rPr>
              <w:t>2). Calculate the extrapolated AUC:</w:t>
            </w:r>
          </w:p>
          <w:p w:rsidR="00433F2C" w:rsidRPr="00433F2C" w:rsidRDefault="00433F2C">
            <w:pPr>
              <w:pStyle w:val="TableContent"/>
              <w:rPr>
                <w:iCs/>
                <w:sz w:val="18"/>
                <w:szCs w:val="18"/>
              </w:rPr>
            </w:pPr>
            <w:r w:rsidRPr="00433F2C">
              <w:rPr>
                <w:iCs/>
                <w:sz w:val="18"/>
                <w:szCs w:val="18"/>
              </w:rPr>
              <w:tab/>
            </w:r>
            <w:r w:rsidR="00C34208" w:rsidRPr="00433F2C">
              <w:rPr>
                <w:iCs/>
                <w:position w:val="-24"/>
                <w:sz w:val="18"/>
                <w:szCs w:val="18"/>
              </w:rPr>
              <w:object w:dxaOrig="2060" w:dyaOrig="620">
                <v:shape id="_x0000_i1043" type="#_x0000_t75" style="width:103pt;height:31.4pt" o:ole="">
                  <v:imagedata r:id="rId49" o:title=""/>
                </v:shape>
                <o:OLEObject Type="Embed" ProgID="Equation.3" ShapeID="_x0000_i1043" DrawAspect="Content" ObjectID="_1640609672" r:id="rId54"/>
              </w:object>
            </w:r>
          </w:p>
          <w:p w:rsidR="00433F2C" w:rsidRPr="00433F2C" w:rsidRDefault="00433F2C">
            <w:pPr>
              <w:pStyle w:val="TableContent"/>
              <w:rPr>
                <w:iCs/>
                <w:sz w:val="18"/>
                <w:szCs w:val="18"/>
              </w:rPr>
            </w:pPr>
          </w:p>
          <w:p w:rsidR="002D141E" w:rsidRDefault="00433F2C">
            <w:pPr>
              <w:pStyle w:val="TableContent"/>
              <w:rPr>
                <w:bCs w:val="0"/>
                <w:iCs/>
                <w:sz w:val="18"/>
                <w:szCs w:val="18"/>
              </w:rPr>
            </w:pPr>
            <w:r w:rsidRPr="00433F2C">
              <w:rPr>
                <w:bCs w:val="0"/>
                <w:iCs/>
                <w:sz w:val="18"/>
                <w:szCs w:val="18"/>
              </w:rPr>
              <w:t xml:space="preserve">3). </w:t>
            </w:r>
            <w:r w:rsidR="002D141E">
              <w:rPr>
                <w:bCs w:val="0"/>
                <w:iCs/>
                <w:sz w:val="18"/>
                <w:szCs w:val="18"/>
              </w:rPr>
              <w:t>Calculate AUCINFP</w:t>
            </w:r>
            <w:r w:rsidR="007B589D">
              <w:rPr>
                <w:bCs w:val="0"/>
                <w:iCs/>
                <w:sz w:val="18"/>
                <w:szCs w:val="18"/>
              </w:rPr>
              <w:t>i</w:t>
            </w:r>
          </w:p>
          <w:p w:rsidR="002D141E" w:rsidRPr="002D141E" w:rsidRDefault="002D141E">
            <w:pPr>
              <w:pStyle w:val="TableContent"/>
              <w:rPr>
                <w:bCs w:val="0"/>
                <w:iCs/>
                <w:sz w:val="18"/>
                <w:szCs w:val="18"/>
              </w:rPr>
            </w:pPr>
            <w:r w:rsidRPr="003E530B">
              <w:rPr>
                <w:iCs/>
                <w:position w:val="-12"/>
                <w:sz w:val="18"/>
                <w:szCs w:val="18"/>
              </w:rPr>
              <w:object w:dxaOrig="4080" w:dyaOrig="360">
                <v:shape id="_x0000_i1044" type="#_x0000_t75" style="width:202.2pt;height:18.85pt" o:ole="">
                  <v:imagedata r:id="rId51" o:title=""/>
                </v:shape>
                <o:OLEObject Type="Embed" ProgID="Equation.3" ShapeID="_x0000_i1044" DrawAspect="Content" ObjectID="_1640609673" r:id="rId55"/>
              </w:object>
            </w:r>
          </w:p>
          <w:p w:rsidR="00433F2C" w:rsidRDefault="00433F2C">
            <w:pPr>
              <w:pStyle w:val="TableContent"/>
              <w:ind w:left="25"/>
              <w:rPr>
                <w:iCs/>
                <w:sz w:val="18"/>
                <w:szCs w:val="18"/>
              </w:rPr>
            </w:pPr>
          </w:p>
          <w:p w:rsidR="00A43918" w:rsidRPr="00433F2C" w:rsidRDefault="00A43918" w:rsidP="00A43918">
            <w:pPr>
              <w:pStyle w:val="TableContent"/>
              <w:rPr>
                <w:iCs/>
                <w:sz w:val="18"/>
                <w:szCs w:val="18"/>
              </w:rPr>
            </w:pPr>
            <w:r>
              <w:rPr>
                <w:iCs/>
                <w:sz w:val="18"/>
                <w:szCs w:val="18"/>
              </w:rPr>
              <w:t>AU</w:t>
            </w:r>
            <w:r w:rsidRPr="00433F2C">
              <w:rPr>
                <w:iCs/>
                <w:sz w:val="18"/>
                <w:szCs w:val="18"/>
              </w:rPr>
              <w:t>C</w:t>
            </w:r>
            <w:r w:rsidR="002D141E">
              <w:rPr>
                <w:iCs/>
                <w:sz w:val="18"/>
                <w:szCs w:val="18"/>
              </w:rPr>
              <w:t>LASTi</w:t>
            </w:r>
            <w:r w:rsidRPr="00433F2C">
              <w:rPr>
                <w:iCs/>
                <w:sz w:val="18"/>
                <w:szCs w:val="18"/>
              </w:rPr>
              <w:t xml:space="preserve"> =</w:t>
            </w:r>
            <w:r w:rsidR="00F55AF0">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sidR="00E92C2F">
              <w:rPr>
                <w:bCs w:val="0"/>
                <w:iCs/>
                <w:sz w:val="18"/>
                <w:szCs w:val="18"/>
              </w:rPr>
              <w:t>LASTi</w:t>
            </w:r>
            <w:r w:rsidR="00290115">
              <w:rPr>
                <w:bCs w:val="0"/>
                <w:iCs/>
                <w:sz w:val="18"/>
                <w:szCs w:val="18"/>
              </w:rPr>
              <w:t>i</w:t>
            </w:r>
            <w:r w:rsidRPr="00AE0ECB">
              <w:rPr>
                <w:bCs w:val="0"/>
                <w:iCs/>
                <w:sz w:val="18"/>
                <w:szCs w:val="18"/>
              </w:rPr>
              <w:t>) of the last measurable concentration (C</w:t>
            </w:r>
            <w:r w:rsidR="002D141E">
              <w:rPr>
                <w:bCs w:val="0"/>
                <w:iCs/>
                <w:sz w:val="18"/>
                <w:szCs w:val="18"/>
              </w:rPr>
              <w:t>LASTi</w:t>
            </w:r>
            <w:r w:rsidRPr="00AE0ECB">
              <w:rPr>
                <w:bCs w:val="0"/>
                <w:iCs/>
                <w:sz w:val="18"/>
                <w:szCs w:val="18"/>
              </w:rPr>
              <w:t>).</w:t>
            </w:r>
          </w:p>
          <w:p w:rsidR="00A43918" w:rsidRPr="00433F2C" w:rsidRDefault="00A43918">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KEL = NA</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AUCINF</w:t>
                  </w:r>
                  <w:r w:rsidR="00A43918">
                    <w:rPr>
                      <w:iCs/>
                      <w:sz w:val="18"/>
                      <w:szCs w:val="18"/>
                    </w:rPr>
                    <w:t>P</w:t>
                  </w:r>
                  <w:r w:rsidRPr="00433F2C">
                    <w:rPr>
                      <w:iCs/>
                      <w:sz w:val="18"/>
                      <w:szCs w:val="18"/>
                    </w:rPr>
                    <w:t xml:space="preserve"> &lt; 0</w:t>
                  </w:r>
                </w:p>
              </w:tc>
              <w:tc>
                <w:tcPr>
                  <w:tcW w:w="2415" w:type="dxa"/>
                </w:tcPr>
                <w:p w:rsidR="00433F2C" w:rsidRPr="00433F2C" w:rsidRDefault="00433F2C">
                  <w:pPr>
                    <w:pStyle w:val="TableContent"/>
                    <w:rPr>
                      <w:iCs/>
                      <w:sz w:val="18"/>
                      <w:szCs w:val="18"/>
                    </w:rPr>
                  </w:pPr>
                  <w:r w:rsidRPr="00433F2C">
                    <w:rPr>
                      <w:iCs/>
                      <w:sz w:val="18"/>
                      <w:szCs w:val="18"/>
                    </w:rPr>
                    <w:t>Return “NA”</w:t>
                  </w:r>
                </w:p>
              </w:tc>
            </w:tr>
          </w:tbl>
          <w:p w:rsidR="00433F2C" w:rsidRPr="00433F2C" w:rsidRDefault="00433F2C">
            <w:pPr>
              <w:pStyle w:val="TableContent"/>
              <w:rPr>
                <w:b/>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C62611">
            <w:pPr>
              <w:pStyle w:val="TableContent"/>
              <w:rPr>
                <w:rFonts w:cs="Arial"/>
                <w:sz w:val="18"/>
                <w:szCs w:val="18"/>
              </w:rPr>
            </w:pPr>
            <w:r>
              <w:rPr>
                <w:rFonts w:cs="Arial"/>
                <w:sz w:val="18"/>
                <w:szCs w:val="18"/>
              </w:rPr>
              <w:t>AUCU</w:t>
            </w:r>
          </w:p>
        </w:tc>
      </w:tr>
      <w:tr w:rsidR="00E92C2F" w:rsidRPr="00433F2C" w:rsidTr="00C466A3">
        <w:trPr>
          <w:jc w:val="center"/>
        </w:trPr>
        <w:tc>
          <w:tcPr>
            <w:tcW w:w="1080" w:type="dxa"/>
          </w:tcPr>
          <w:p w:rsidR="00E92C2F" w:rsidRPr="00433F2C" w:rsidRDefault="00E92C2F" w:rsidP="009415D1">
            <w:pPr>
              <w:pStyle w:val="TableContent"/>
              <w:rPr>
                <w:rFonts w:cs="Arial"/>
                <w:sz w:val="18"/>
                <w:szCs w:val="18"/>
              </w:rPr>
            </w:pPr>
            <w:r>
              <w:rPr>
                <w:iCs/>
                <w:sz w:val="18"/>
                <w:szCs w:val="18"/>
              </w:rPr>
              <w:lastRenderedPageBreak/>
              <w:t>1.0</w:t>
            </w:r>
          </w:p>
        </w:tc>
        <w:tc>
          <w:tcPr>
            <w:tcW w:w="1375" w:type="dxa"/>
          </w:tcPr>
          <w:p w:rsidR="00E92C2F" w:rsidRPr="00252B00" w:rsidRDefault="00E92C2F" w:rsidP="009415D1">
            <w:pPr>
              <w:pStyle w:val="TableContent"/>
              <w:rPr>
                <w:rFonts w:cs="Arial"/>
                <w:b/>
                <w:sz w:val="18"/>
                <w:szCs w:val="18"/>
              </w:rPr>
            </w:pPr>
            <w:bookmarkStart w:id="120" w:name="AUCXPCTO"/>
            <w:r w:rsidRPr="00252B00">
              <w:rPr>
                <w:rFonts w:cs="Arial"/>
                <w:b/>
                <w:sz w:val="18"/>
                <w:szCs w:val="18"/>
              </w:rPr>
              <w:t>AUCXPCTO</w:t>
            </w:r>
            <w:bookmarkEnd w:id="120"/>
          </w:p>
        </w:tc>
        <w:tc>
          <w:tcPr>
            <w:tcW w:w="5465" w:type="dxa"/>
          </w:tcPr>
          <w:p w:rsidR="00E92C2F" w:rsidRPr="00433F2C" w:rsidRDefault="00E92C2F" w:rsidP="009415D1">
            <w:pPr>
              <w:pStyle w:val="TableContent"/>
              <w:rPr>
                <w:rFonts w:cs="Arial"/>
                <w:b/>
                <w:bCs w:val="0"/>
                <w:sz w:val="18"/>
                <w:szCs w:val="18"/>
              </w:rPr>
            </w:pPr>
            <w:r w:rsidRPr="00433F2C">
              <w:rPr>
                <w:rFonts w:cs="Arial"/>
                <w:b/>
                <w:bCs w:val="0"/>
                <w:sz w:val="18"/>
                <w:szCs w:val="18"/>
              </w:rPr>
              <w:t>Percentage of AUCINFO obtained by forward extrapolation.</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b/>
                <w:sz w:val="18"/>
                <w:szCs w:val="18"/>
              </w:rPr>
            </w:pPr>
            <w:r w:rsidRPr="00433F2C">
              <w:rPr>
                <w:rFonts w:cs="Arial"/>
                <w:b/>
                <w:sz w:val="18"/>
                <w:szCs w:val="18"/>
              </w:rPr>
              <w:t>Calculation</w:t>
            </w:r>
            <w:r>
              <w:rPr>
                <w:rFonts w:cs="Arial"/>
                <w:b/>
                <w:sz w:val="18"/>
                <w:szCs w:val="18"/>
              </w:rPr>
              <w:t>:</w:t>
            </w:r>
          </w:p>
          <w:p w:rsidR="00E92C2F" w:rsidRDefault="00E92C2F" w:rsidP="009415D1">
            <w:pPr>
              <w:pStyle w:val="TableContent"/>
              <w:rPr>
                <w:rFonts w:cs="Arial"/>
                <w:sz w:val="18"/>
                <w:szCs w:val="18"/>
              </w:rPr>
            </w:pPr>
            <w:r w:rsidRPr="00433F2C">
              <w:rPr>
                <w:rFonts w:cs="Arial"/>
                <w:position w:val="-28"/>
                <w:sz w:val="18"/>
                <w:szCs w:val="18"/>
              </w:rPr>
              <w:object w:dxaOrig="4500" w:dyaOrig="680">
                <v:shape id="_x0000_i1045" type="#_x0000_t75" style="width:225.65pt;height:33.5pt" o:ole="">
                  <v:imagedata r:id="rId56" o:title=""/>
                </v:shape>
                <o:OLEObject Type="Embed" ProgID="Equation.3" ShapeID="_x0000_i1045" DrawAspect="Content" ObjectID="_1640609674" r:id="rId57"/>
              </w:object>
            </w:r>
          </w:p>
          <w:p w:rsidR="00E92C2F" w:rsidRDefault="00E92C2F" w:rsidP="009415D1">
            <w:pPr>
              <w:pStyle w:val="TableContent"/>
              <w:rPr>
                <w:rFonts w:cs="Arial"/>
                <w:sz w:val="18"/>
                <w:szCs w:val="18"/>
              </w:rPr>
            </w:pPr>
          </w:p>
          <w:p w:rsidR="00E92C2F" w:rsidRDefault="00E92C2F" w:rsidP="009415D1">
            <w:pPr>
              <w:pStyle w:val="TableContent"/>
              <w:rPr>
                <w:bCs w:val="0"/>
                <w:iCs/>
                <w:sz w:val="18"/>
                <w:szCs w:val="18"/>
              </w:rPr>
            </w:pPr>
            <w:r w:rsidRPr="00C34208">
              <w:rPr>
                <w:iCs/>
                <w:sz w:val="18"/>
                <w:szCs w:val="18"/>
              </w:rPr>
              <w:t xml:space="preserve">AUCINFO = </w:t>
            </w:r>
            <w:r>
              <w:rPr>
                <w:iCs/>
                <w:sz w:val="18"/>
                <w:szCs w:val="18"/>
              </w:rPr>
              <w:t>Area</w:t>
            </w:r>
            <w:r w:rsidRPr="00C34208">
              <w:rPr>
                <w:iCs/>
                <w:sz w:val="18"/>
                <w:szCs w:val="18"/>
              </w:rPr>
              <w:t xml:space="preserve"> under the concentration versus time curve from zero time to infinity </w:t>
            </w:r>
            <w:r w:rsidRPr="00C34208">
              <w:rPr>
                <w:bCs w:val="0"/>
                <w:iCs/>
                <w:sz w:val="18"/>
                <w:szCs w:val="18"/>
              </w:rPr>
              <w:t>(Observed)</w:t>
            </w:r>
          </w:p>
          <w:p w:rsidR="00E92C2F" w:rsidRPr="00C34208" w:rsidRDefault="00E92C2F" w:rsidP="009415D1">
            <w:pPr>
              <w:pStyle w:val="TableContent"/>
              <w:rPr>
                <w:iCs/>
                <w:sz w:val="18"/>
                <w:szCs w:val="18"/>
              </w:rPr>
            </w:pPr>
            <w:r>
              <w:rPr>
                <w:iCs/>
                <w:sz w:val="18"/>
                <w:szCs w:val="18"/>
              </w:rPr>
              <w:t>AUCLAST</w:t>
            </w:r>
            <w:r w:rsidRPr="00433F2C">
              <w:rPr>
                <w:iCs/>
                <w:sz w:val="18"/>
                <w:szCs w:val="18"/>
              </w:rPr>
              <w:t xml:space="preserve"> =</w:t>
            </w:r>
            <w:r>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w:t>
            </w:r>
            <w:r>
              <w:rPr>
                <w:bCs w:val="0"/>
                <w:iCs/>
                <w:sz w:val="18"/>
                <w:szCs w:val="18"/>
              </w:rPr>
              <w:t xml:space="preserve"> measurable concentration (CLAST</w:t>
            </w:r>
            <w:r w:rsidRPr="00AE0ECB">
              <w:rPr>
                <w:bCs w:val="0"/>
                <w:iCs/>
                <w:sz w:val="18"/>
                <w:szCs w:val="18"/>
              </w:rPr>
              <w:t>).</w:t>
            </w:r>
          </w:p>
          <w:p w:rsidR="00E92C2F" w:rsidRPr="00433F2C" w:rsidRDefault="00E92C2F" w:rsidP="009415D1">
            <w:pPr>
              <w:pStyle w:val="TableContent"/>
              <w:rPr>
                <w:rFonts w:cs="Arial"/>
                <w:sz w:val="18"/>
                <w:szCs w:val="18"/>
              </w:rPr>
            </w:pPr>
            <w:r w:rsidRPr="00433F2C">
              <w:rPr>
                <w:iCs/>
                <w:sz w:val="18"/>
                <w:szCs w:val="1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E92C2F" w:rsidRPr="00433F2C" w:rsidTr="009415D1">
              <w:tc>
                <w:tcPr>
                  <w:tcW w:w="2644" w:type="dxa"/>
                </w:tcPr>
                <w:p w:rsidR="00E92C2F" w:rsidRPr="00433F2C" w:rsidRDefault="00E92C2F" w:rsidP="009415D1">
                  <w:pPr>
                    <w:pStyle w:val="TableContent"/>
                    <w:rPr>
                      <w:b/>
                      <w:iCs/>
                      <w:sz w:val="18"/>
                      <w:szCs w:val="18"/>
                    </w:rPr>
                  </w:pPr>
                  <w:r w:rsidRPr="00433F2C">
                    <w:rPr>
                      <w:b/>
                      <w:iCs/>
                      <w:sz w:val="18"/>
                      <w:szCs w:val="18"/>
                    </w:rPr>
                    <w:t>Data Checks</w:t>
                  </w:r>
                </w:p>
              </w:tc>
              <w:tc>
                <w:tcPr>
                  <w:tcW w:w="2644" w:type="dxa"/>
                </w:tcPr>
                <w:p w:rsidR="00E92C2F" w:rsidRPr="00433F2C" w:rsidRDefault="00E92C2F" w:rsidP="009415D1">
                  <w:pPr>
                    <w:pStyle w:val="TableContent"/>
                    <w:rPr>
                      <w:b/>
                      <w:iCs/>
                      <w:sz w:val="18"/>
                      <w:szCs w:val="18"/>
                    </w:rPr>
                  </w:pPr>
                  <w:r w:rsidRPr="00433F2C">
                    <w:rPr>
                      <w:b/>
                      <w:iCs/>
                      <w:sz w:val="18"/>
                      <w:szCs w:val="18"/>
                    </w:rPr>
                    <w:t>Actions</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all Cs = 0</w:t>
                  </w:r>
                </w:p>
              </w:tc>
              <w:tc>
                <w:tcPr>
                  <w:tcW w:w="2644" w:type="dxa"/>
                </w:tcPr>
                <w:p w:rsidR="00E92C2F" w:rsidRPr="00433F2C" w:rsidRDefault="00E92C2F" w:rsidP="009415D1">
                  <w:pPr>
                    <w:pStyle w:val="TableContent"/>
                    <w:rPr>
                      <w:iCs/>
                      <w:sz w:val="18"/>
                      <w:szCs w:val="18"/>
                    </w:rPr>
                  </w:pPr>
                  <w:r>
                    <w:rPr>
                      <w:iCs/>
                      <w:sz w:val="18"/>
                      <w:szCs w:val="18"/>
                    </w:rPr>
                    <w:t>AUCXPCTO</w:t>
                  </w:r>
                  <w:r w:rsidRPr="00433F2C">
                    <w:rPr>
                      <w:iCs/>
                      <w:sz w:val="18"/>
                      <w:szCs w:val="18"/>
                    </w:rPr>
                    <w:t>= 0</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AUCINFO = NA</w:t>
                  </w:r>
                </w:p>
              </w:tc>
              <w:tc>
                <w:tcPr>
                  <w:tcW w:w="2644" w:type="dxa"/>
                </w:tcPr>
                <w:p w:rsidR="00E92C2F" w:rsidRPr="00433F2C" w:rsidRDefault="00E92C2F" w:rsidP="009415D1">
                  <w:pPr>
                    <w:pStyle w:val="TableContent"/>
                    <w:rPr>
                      <w:bCs w:val="0"/>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AUCINFO = 0</w:t>
                  </w:r>
                </w:p>
              </w:tc>
              <w:tc>
                <w:tcPr>
                  <w:tcW w:w="2644" w:type="dxa"/>
                </w:tcPr>
                <w:p w:rsidR="00E92C2F" w:rsidRPr="00433F2C" w:rsidRDefault="00E92C2F" w:rsidP="009415D1">
                  <w:pPr>
                    <w:pStyle w:val="TableContent"/>
                    <w:rPr>
                      <w:bCs w:val="0"/>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AUCLAST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bl>
          <w:p w:rsidR="00E92C2F" w:rsidRPr="00433F2C" w:rsidRDefault="00E92C2F" w:rsidP="009415D1">
            <w:pPr>
              <w:pStyle w:val="TableContent"/>
              <w:rPr>
                <w:rFonts w:cs="Arial"/>
                <w:sz w:val="18"/>
                <w:szCs w:val="18"/>
              </w:rPr>
            </w:pPr>
          </w:p>
        </w:tc>
        <w:tc>
          <w:tcPr>
            <w:tcW w:w="998" w:type="dxa"/>
          </w:tcPr>
          <w:p w:rsidR="00E92C2F" w:rsidRPr="00433F2C" w:rsidRDefault="00E92C2F" w:rsidP="009415D1">
            <w:pPr>
              <w:pStyle w:val="TableContent"/>
              <w:rPr>
                <w:rFonts w:cs="Arial"/>
                <w:iCs/>
                <w:sz w:val="18"/>
                <w:szCs w:val="18"/>
              </w:rPr>
            </w:pPr>
            <w:r w:rsidRPr="00433F2C">
              <w:rPr>
                <w:rFonts w:cs="Arial"/>
                <w:iCs/>
                <w:sz w:val="18"/>
                <w:szCs w:val="18"/>
              </w:rPr>
              <w:t>1</w:t>
            </w:r>
          </w:p>
        </w:tc>
        <w:tc>
          <w:tcPr>
            <w:tcW w:w="1571" w:type="dxa"/>
          </w:tcPr>
          <w:p w:rsidR="00E92C2F" w:rsidRPr="00433F2C" w:rsidRDefault="00E92C2F" w:rsidP="009415D1">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lastRenderedPageBreak/>
              <w:t>1.0</w:t>
            </w:r>
          </w:p>
        </w:tc>
        <w:tc>
          <w:tcPr>
            <w:tcW w:w="1375" w:type="dxa"/>
          </w:tcPr>
          <w:p w:rsidR="00C86340" w:rsidRPr="00252B00" w:rsidRDefault="00C86340">
            <w:pPr>
              <w:pStyle w:val="TableContent"/>
              <w:rPr>
                <w:rFonts w:cs="Arial"/>
                <w:b/>
                <w:sz w:val="18"/>
                <w:szCs w:val="18"/>
              </w:rPr>
            </w:pPr>
            <w:bookmarkStart w:id="121" w:name="AUCXPCTOi"/>
            <w:r w:rsidRPr="00252B00">
              <w:rPr>
                <w:rFonts w:cs="Arial"/>
                <w:b/>
                <w:sz w:val="18"/>
                <w:szCs w:val="18"/>
              </w:rPr>
              <w:t>AUCXPCTO</w:t>
            </w:r>
            <w:r w:rsidR="00E92C2F" w:rsidRPr="00252B00">
              <w:rPr>
                <w:rFonts w:cs="Arial"/>
                <w:b/>
                <w:sz w:val="18"/>
                <w:szCs w:val="18"/>
              </w:rPr>
              <w:t>i</w:t>
            </w:r>
            <w:bookmarkEnd w:id="121"/>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AUCINFO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Default="00C86340">
            <w:pPr>
              <w:pStyle w:val="TableContent"/>
              <w:rPr>
                <w:rFonts w:cs="Arial"/>
                <w:sz w:val="18"/>
                <w:szCs w:val="18"/>
              </w:rPr>
            </w:pPr>
          </w:p>
          <w:p w:rsidR="006D7C35" w:rsidRDefault="006D0FA9">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AUC</m:t>
                    </m:r>
                  </m:e>
                  <m:sub>
                    <m:r>
                      <w:rPr>
                        <w:rFonts w:ascii="Cambria Math" w:hAnsi="Cambria Math" w:cs="Arial"/>
                        <w:sz w:val="18"/>
                        <w:szCs w:val="18"/>
                      </w:rPr>
                      <m:t>extrap%</m:t>
                    </m:r>
                  </m:sub>
                </m:sSub>
                <m:r>
                  <w:rPr>
                    <w:rFonts w:ascii="Cambria Math" w:hAnsi="Cambria Math" w:cs="Arial"/>
                    <w:sz w:val="18"/>
                    <w:szCs w:val="18"/>
                  </w:rPr>
                  <m:t>=</m:t>
                </m:r>
                <m:d>
                  <m:dPr>
                    <m:ctrlPr>
                      <w:rPr>
                        <w:rFonts w:ascii="Cambria Math" w:hAnsi="Cambria Math" w:cs="Arial"/>
                        <w:i/>
                        <w:sz w:val="18"/>
                        <w:szCs w:val="18"/>
                      </w:rPr>
                    </m:ctrlPr>
                  </m:dPr>
                  <m:e>
                    <m:f>
                      <m:fPr>
                        <m:ctrlPr>
                          <w:rPr>
                            <w:rFonts w:ascii="Cambria Math" w:hAnsi="Cambria Math" w:cs="Arial"/>
                            <w:i/>
                            <w:sz w:val="18"/>
                            <w:szCs w:val="18"/>
                          </w:rPr>
                        </m:ctrlPr>
                      </m:fPr>
                      <m:num>
                        <m:r>
                          <w:rPr>
                            <w:rFonts w:ascii="Cambria Math" w:hAnsi="Cambria Math" w:cs="Arial"/>
                            <w:sz w:val="18"/>
                            <w:szCs w:val="18"/>
                          </w:rPr>
                          <m:t>AUCINFOi-AUCLASTi</m:t>
                        </m:r>
                      </m:num>
                      <m:den>
                        <m:r>
                          <w:rPr>
                            <w:rFonts w:ascii="Cambria Math" w:hAnsi="Cambria Math" w:cs="Arial"/>
                            <w:sz w:val="18"/>
                            <w:szCs w:val="18"/>
                          </w:rPr>
                          <m:t>AUCINFOi</m:t>
                        </m:r>
                      </m:den>
                    </m:f>
                  </m:e>
                </m:d>
                <m:r>
                  <w:rPr>
                    <w:rFonts w:ascii="Cambria Math" w:hAnsi="Cambria Math" w:cs="Arial"/>
                    <w:sz w:val="18"/>
                    <w:szCs w:val="18"/>
                  </w:rPr>
                  <m:t>×100</m:t>
                </m:r>
              </m:oMath>
            </m:oMathPara>
          </w:p>
          <w:p w:rsidR="00C86340" w:rsidRDefault="00C86340">
            <w:pPr>
              <w:pStyle w:val="TableContent"/>
              <w:rPr>
                <w:rFonts w:cs="Arial"/>
                <w:sz w:val="18"/>
                <w:szCs w:val="18"/>
              </w:rPr>
            </w:pPr>
          </w:p>
          <w:p w:rsidR="00C86340" w:rsidRPr="006728D2" w:rsidRDefault="00C86340">
            <w:pPr>
              <w:pStyle w:val="TableContent"/>
              <w:rPr>
                <w:bCs w:val="0"/>
                <w:iCs/>
                <w:sz w:val="18"/>
                <w:szCs w:val="18"/>
              </w:rPr>
            </w:pPr>
            <w:r w:rsidRPr="00C34208">
              <w:rPr>
                <w:iCs/>
                <w:sz w:val="18"/>
                <w:szCs w:val="18"/>
              </w:rPr>
              <w:t>AUCINFO</w:t>
            </w:r>
            <w:r w:rsidR="006D7C35">
              <w:rPr>
                <w:iCs/>
                <w:sz w:val="18"/>
                <w:szCs w:val="18"/>
              </w:rPr>
              <w:t>i</w:t>
            </w:r>
            <w:r w:rsidRPr="00C34208">
              <w:rPr>
                <w:iCs/>
                <w:sz w:val="18"/>
                <w:szCs w:val="18"/>
              </w:rPr>
              <w:t xml:space="preserve"> = </w:t>
            </w:r>
            <w:r>
              <w:rPr>
                <w:iCs/>
                <w:sz w:val="18"/>
                <w:szCs w:val="18"/>
              </w:rPr>
              <w:t>Area</w:t>
            </w:r>
            <w:r w:rsidRPr="00C34208">
              <w:rPr>
                <w:iCs/>
                <w:sz w:val="18"/>
                <w:szCs w:val="18"/>
              </w:rPr>
              <w:t xml:space="preserve"> under the concentration versus time curve from </w:t>
            </w:r>
            <w:r w:rsidR="006D7C35" w:rsidRPr="006728D2">
              <w:rPr>
                <w:iCs/>
                <w:sz w:val="18"/>
                <w:szCs w:val="18"/>
              </w:rPr>
              <w:t xml:space="preserve">start of the dosing interval (TOLDi) </w:t>
            </w:r>
            <w:r w:rsidRPr="006728D2">
              <w:rPr>
                <w:iCs/>
                <w:sz w:val="18"/>
                <w:szCs w:val="18"/>
              </w:rPr>
              <w:t xml:space="preserve">to infinity </w:t>
            </w:r>
            <w:r w:rsidRPr="006728D2">
              <w:rPr>
                <w:bCs w:val="0"/>
                <w:iCs/>
                <w:sz w:val="18"/>
                <w:szCs w:val="18"/>
              </w:rPr>
              <w:t>(Observed)</w:t>
            </w:r>
          </w:p>
          <w:p w:rsidR="00C86340" w:rsidRPr="00C34208" w:rsidRDefault="00C86340">
            <w:pPr>
              <w:pStyle w:val="TableContent"/>
              <w:rPr>
                <w:iCs/>
                <w:sz w:val="18"/>
                <w:szCs w:val="18"/>
              </w:rPr>
            </w:pPr>
            <w:r w:rsidRPr="006728D2">
              <w:rPr>
                <w:iCs/>
                <w:sz w:val="18"/>
                <w:szCs w:val="18"/>
              </w:rPr>
              <w:t>AUC</w:t>
            </w:r>
            <w:r w:rsidR="007B589D" w:rsidRPr="006728D2">
              <w:rPr>
                <w:iCs/>
                <w:sz w:val="18"/>
                <w:szCs w:val="18"/>
              </w:rPr>
              <w:t>LASTi</w:t>
            </w:r>
            <w:r w:rsidRPr="006728D2">
              <w:rPr>
                <w:iCs/>
                <w:sz w:val="18"/>
                <w:szCs w:val="18"/>
              </w:rPr>
              <w:t xml:space="preserve"> = Area under the concentration versus time curve </w:t>
            </w:r>
            <w:r w:rsidRPr="006728D2">
              <w:rPr>
                <w:bCs w:val="0"/>
                <w:iCs/>
                <w:sz w:val="18"/>
                <w:szCs w:val="18"/>
              </w:rPr>
              <w:t xml:space="preserve">from </w:t>
            </w:r>
            <w:r w:rsidR="006728D2" w:rsidRPr="00FC0CD4">
              <w:rPr>
                <w:iCs/>
                <w:sz w:val="18"/>
                <w:szCs w:val="18"/>
              </w:rPr>
              <w:t xml:space="preserve">start of the dosing interval (TOLDi) </w:t>
            </w:r>
            <w:r w:rsidRPr="00AE0ECB">
              <w:rPr>
                <w:bCs w:val="0"/>
                <w:iCs/>
                <w:sz w:val="18"/>
                <w:szCs w:val="18"/>
              </w:rPr>
              <w:t>until the time (T</w:t>
            </w:r>
            <w:r w:rsidR="00E92C2F">
              <w:rPr>
                <w:bCs w:val="0"/>
                <w:iCs/>
                <w:sz w:val="18"/>
                <w:szCs w:val="18"/>
              </w:rPr>
              <w:t>LAST</w:t>
            </w:r>
            <w:r w:rsidR="00290115">
              <w:rPr>
                <w:bCs w:val="0"/>
                <w:iCs/>
                <w:sz w:val="18"/>
                <w:szCs w:val="18"/>
              </w:rPr>
              <w:t>i</w:t>
            </w:r>
            <w:r w:rsidRPr="00AE0ECB">
              <w:rPr>
                <w:bCs w:val="0"/>
                <w:iCs/>
                <w:sz w:val="18"/>
                <w:szCs w:val="18"/>
              </w:rPr>
              <w:t>) of the last measurable concentration (C</w:t>
            </w:r>
            <w:r w:rsidR="00E92C2F">
              <w:rPr>
                <w:bCs w:val="0"/>
                <w:iCs/>
                <w:sz w:val="18"/>
                <w:szCs w:val="18"/>
              </w:rPr>
              <w:t>LASTi</w:t>
            </w:r>
            <w:r w:rsidRPr="00AE0ECB">
              <w:rPr>
                <w:bCs w:val="0"/>
                <w:iCs/>
                <w:sz w:val="18"/>
                <w:szCs w:val="18"/>
              </w:rPr>
              <w:t>).</w:t>
            </w:r>
          </w:p>
          <w:p w:rsidR="00C86340" w:rsidRPr="00433F2C" w:rsidRDefault="00C86340">
            <w:pPr>
              <w:pStyle w:val="TableContent"/>
              <w:rPr>
                <w:rFonts w:cs="Arial"/>
                <w:sz w:val="18"/>
                <w:szCs w:val="18"/>
              </w:rPr>
            </w:pPr>
            <w:r w:rsidRPr="00433F2C">
              <w:rPr>
                <w:iCs/>
                <w:sz w:val="18"/>
                <w:szCs w:val="1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AUCX</w:t>
                  </w:r>
                  <w:r w:rsidR="00E92C2F">
                    <w:rPr>
                      <w:iCs/>
                      <w:sz w:val="18"/>
                      <w:szCs w:val="18"/>
                    </w:rPr>
                    <w:t>PCTOi</w:t>
                  </w:r>
                  <w:r w:rsidRPr="00433F2C">
                    <w:rPr>
                      <w:iCs/>
                      <w:sz w:val="18"/>
                      <w:szCs w:val="18"/>
                    </w:rPr>
                    <w:t>= 0</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AUCINFO</w:t>
                  </w:r>
                  <w:r w:rsidR="006D7C35">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AUCINFO</w:t>
                  </w:r>
                  <w:r w:rsidR="006D7C35">
                    <w:rPr>
                      <w:bCs w:val="0"/>
                      <w:iCs/>
                      <w:sz w:val="18"/>
                      <w:szCs w:val="18"/>
                    </w:rPr>
                    <w:t>i</w:t>
                  </w:r>
                  <w:r w:rsidRPr="00433F2C">
                    <w:rPr>
                      <w:bCs w:val="0"/>
                      <w:iCs/>
                      <w:sz w:val="18"/>
                      <w:szCs w:val="18"/>
                    </w:rPr>
                    <w:t xml:space="preserve"> = 0</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AUCLAST</w:t>
                  </w:r>
                  <w:r w:rsidR="00E92C2F">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E92C2F" w:rsidRPr="00433F2C" w:rsidTr="00C466A3">
        <w:trPr>
          <w:jc w:val="center"/>
        </w:trPr>
        <w:tc>
          <w:tcPr>
            <w:tcW w:w="1080" w:type="dxa"/>
          </w:tcPr>
          <w:p w:rsidR="00E92C2F" w:rsidRPr="00433F2C" w:rsidRDefault="00E92C2F" w:rsidP="009415D1">
            <w:pPr>
              <w:pStyle w:val="TableContent"/>
              <w:rPr>
                <w:rFonts w:cs="Arial"/>
                <w:sz w:val="18"/>
                <w:szCs w:val="18"/>
              </w:rPr>
            </w:pPr>
            <w:r>
              <w:rPr>
                <w:iCs/>
                <w:sz w:val="18"/>
                <w:szCs w:val="18"/>
              </w:rPr>
              <w:t>1.0</w:t>
            </w:r>
          </w:p>
        </w:tc>
        <w:tc>
          <w:tcPr>
            <w:tcW w:w="1375" w:type="dxa"/>
          </w:tcPr>
          <w:p w:rsidR="00E92C2F" w:rsidRPr="00252B00" w:rsidRDefault="00E92C2F" w:rsidP="009415D1">
            <w:pPr>
              <w:pStyle w:val="TableContent"/>
              <w:rPr>
                <w:rFonts w:cs="Arial"/>
                <w:b/>
                <w:iCs/>
                <w:sz w:val="18"/>
                <w:szCs w:val="18"/>
              </w:rPr>
            </w:pPr>
            <w:bookmarkStart w:id="122" w:name="AUCXPCTP"/>
            <w:r w:rsidRPr="00252B00">
              <w:rPr>
                <w:rFonts w:cs="Arial"/>
                <w:b/>
                <w:sz w:val="18"/>
                <w:szCs w:val="18"/>
              </w:rPr>
              <w:t>AUCXPCTP</w:t>
            </w:r>
            <w:bookmarkEnd w:id="122"/>
          </w:p>
        </w:tc>
        <w:tc>
          <w:tcPr>
            <w:tcW w:w="5465" w:type="dxa"/>
          </w:tcPr>
          <w:p w:rsidR="00E92C2F" w:rsidRPr="00433F2C" w:rsidRDefault="00E92C2F" w:rsidP="009415D1">
            <w:pPr>
              <w:pStyle w:val="TableContent"/>
              <w:rPr>
                <w:rFonts w:cs="Arial"/>
                <w:b/>
                <w:bCs w:val="0"/>
                <w:sz w:val="18"/>
                <w:szCs w:val="18"/>
              </w:rPr>
            </w:pPr>
            <w:r w:rsidRPr="00433F2C">
              <w:rPr>
                <w:rFonts w:cs="Arial"/>
                <w:b/>
                <w:bCs w:val="0"/>
                <w:sz w:val="18"/>
                <w:szCs w:val="18"/>
              </w:rPr>
              <w:t>Percentage of AUCINFP obtained by forward extrapolation.</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b/>
                <w:sz w:val="18"/>
                <w:szCs w:val="18"/>
              </w:rPr>
            </w:pPr>
            <w:r w:rsidRPr="00433F2C">
              <w:rPr>
                <w:rFonts w:cs="Arial"/>
                <w:b/>
                <w:sz w:val="18"/>
                <w:szCs w:val="18"/>
              </w:rPr>
              <w:t>Calculation</w:t>
            </w:r>
            <w:r>
              <w:rPr>
                <w:rFonts w:cs="Arial"/>
                <w:b/>
                <w:sz w:val="18"/>
                <w:szCs w:val="18"/>
              </w:rPr>
              <w:t>:</w:t>
            </w:r>
          </w:p>
          <w:p w:rsidR="00E92C2F" w:rsidRDefault="00E92C2F" w:rsidP="009415D1">
            <w:pPr>
              <w:pStyle w:val="TableContent"/>
              <w:rPr>
                <w:rFonts w:cs="Arial"/>
                <w:color w:val="FF0000"/>
                <w:sz w:val="18"/>
                <w:szCs w:val="18"/>
              </w:rPr>
            </w:pPr>
            <w:r w:rsidRPr="00433F2C">
              <w:rPr>
                <w:rFonts w:cs="Arial"/>
                <w:color w:val="FF0000"/>
                <w:position w:val="-28"/>
                <w:sz w:val="18"/>
                <w:szCs w:val="18"/>
              </w:rPr>
              <w:object w:dxaOrig="4480" w:dyaOrig="680">
                <v:shape id="_x0000_i1046" type="#_x0000_t75" style="width:222.7pt;height:33.5pt" o:ole="">
                  <v:imagedata r:id="rId58" o:title=""/>
                </v:shape>
                <o:OLEObject Type="Embed" ProgID="Equation.3" ShapeID="_x0000_i1046" DrawAspect="Content" ObjectID="_1640609675" r:id="rId59"/>
              </w:object>
            </w:r>
          </w:p>
          <w:p w:rsidR="00E92C2F" w:rsidRDefault="00E92C2F" w:rsidP="009415D1">
            <w:pPr>
              <w:pStyle w:val="TableContent"/>
              <w:rPr>
                <w:rFonts w:cs="Arial"/>
                <w:color w:val="FF0000"/>
                <w:sz w:val="18"/>
                <w:szCs w:val="18"/>
              </w:rPr>
            </w:pPr>
          </w:p>
          <w:p w:rsidR="00E92C2F" w:rsidRDefault="00E92C2F" w:rsidP="009415D1">
            <w:pPr>
              <w:pStyle w:val="TableContent"/>
              <w:rPr>
                <w:bCs w:val="0"/>
                <w:iCs/>
                <w:sz w:val="18"/>
                <w:szCs w:val="18"/>
              </w:rPr>
            </w:pPr>
            <w:r>
              <w:rPr>
                <w:iCs/>
                <w:sz w:val="18"/>
                <w:szCs w:val="18"/>
              </w:rPr>
              <w:t>AUCINFP</w:t>
            </w:r>
            <w:r w:rsidRPr="00C34208">
              <w:rPr>
                <w:iCs/>
                <w:sz w:val="18"/>
                <w:szCs w:val="18"/>
              </w:rPr>
              <w:t xml:space="preserve"> =</w:t>
            </w:r>
            <w:r>
              <w:rPr>
                <w:iCs/>
                <w:sz w:val="18"/>
                <w:szCs w:val="18"/>
              </w:rPr>
              <w:t xml:space="preserve"> 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E92C2F" w:rsidRPr="00C34208" w:rsidRDefault="00E92C2F"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w:t>
            </w:r>
            <w:r>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w:t>
            </w:r>
            <w:r>
              <w:rPr>
                <w:bCs w:val="0"/>
                <w:iCs/>
                <w:sz w:val="18"/>
                <w:szCs w:val="18"/>
              </w:rPr>
              <w:t xml:space="preserve"> measurable concentration (CLAST</w:t>
            </w:r>
            <w:r w:rsidRPr="00AE0ECB">
              <w:rPr>
                <w:bCs w:val="0"/>
                <w:iCs/>
                <w:sz w:val="18"/>
                <w:szCs w:val="18"/>
              </w:rPr>
              <w:t>).</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E92C2F" w:rsidRPr="00433F2C" w:rsidTr="009415D1">
              <w:tc>
                <w:tcPr>
                  <w:tcW w:w="2644" w:type="dxa"/>
                </w:tcPr>
                <w:p w:rsidR="00E92C2F" w:rsidRPr="00433F2C" w:rsidRDefault="00E92C2F" w:rsidP="009415D1">
                  <w:pPr>
                    <w:pStyle w:val="TableContent"/>
                    <w:rPr>
                      <w:b/>
                      <w:iCs/>
                      <w:sz w:val="18"/>
                      <w:szCs w:val="18"/>
                    </w:rPr>
                  </w:pPr>
                  <w:r w:rsidRPr="00433F2C">
                    <w:rPr>
                      <w:b/>
                      <w:iCs/>
                      <w:sz w:val="18"/>
                      <w:szCs w:val="18"/>
                    </w:rPr>
                    <w:t>Data Checks</w:t>
                  </w:r>
                </w:p>
              </w:tc>
              <w:tc>
                <w:tcPr>
                  <w:tcW w:w="2644" w:type="dxa"/>
                </w:tcPr>
                <w:p w:rsidR="00E92C2F" w:rsidRPr="00433F2C" w:rsidRDefault="00E92C2F" w:rsidP="009415D1">
                  <w:pPr>
                    <w:pStyle w:val="TableContent"/>
                    <w:rPr>
                      <w:b/>
                      <w:iCs/>
                      <w:sz w:val="18"/>
                      <w:szCs w:val="18"/>
                    </w:rPr>
                  </w:pPr>
                  <w:r w:rsidRPr="00433F2C">
                    <w:rPr>
                      <w:b/>
                      <w:iCs/>
                      <w:sz w:val="18"/>
                      <w:szCs w:val="18"/>
                    </w:rPr>
                    <w:t>Actions</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all Cs = 0</w:t>
                  </w:r>
                </w:p>
              </w:tc>
              <w:tc>
                <w:tcPr>
                  <w:tcW w:w="2644" w:type="dxa"/>
                </w:tcPr>
                <w:p w:rsidR="00E92C2F" w:rsidRPr="00433F2C" w:rsidRDefault="00E92C2F" w:rsidP="009415D1">
                  <w:pPr>
                    <w:pStyle w:val="TableContent"/>
                    <w:rPr>
                      <w:iCs/>
                      <w:sz w:val="18"/>
                      <w:szCs w:val="18"/>
                    </w:rPr>
                  </w:pPr>
                  <w:r w:rsidRPr="00433F2C">
                    <w:rPr>
                      <w:iCs/>
                      <w:sz w:val="18"/>
                      <w:szCs w:val="18"/>
                    </w:rPr>
                    <w:t>AUCX</w:t>
                  </w:r>
                  <w:r>
                    <w:rPr>
                      <w:iCs/>
                      <w:sz w:val="18"/>
                      <w:szCs w:val="18"/>
                    </w:rPr>
                    <w:t>PCT</w:t>
                  </w:r>
                  <w:r w:rsidRPr="00433F2C">
                    <w:rPr>
                      <w:iCs/>
                      <w:sz w:val="18"/>
                      <w:szCs w:val="18"/>
                    </w:rPr>
                    <w:t>P= 0</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AUCINF</w:t>
                  </w:r>
                  <w:r>
                    <w:rPr>
                      <w:iCs/>
                      <w:sz w:val="18"/>
                      <w:szCs w:val="18"/>
                    </w:rPr>
                    <w:t>P</w:t>
                  </w:r>
                  <w:r w:rsidRPr="00433F2C">
                    <w:rPr>
                      <w:iCs/>
                      <w:sz w:val="18"/>
                      <w:szCs w:val="18"/>
                    </w:rPr>
                    <w:t xml:space="preserve">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Pr>
                      <w:bCs w:val="0"/>
                      <w:iCs/>
                      <w:sz w:val="18"/>
                      <w:szCs w:val="18"/>
                    </w:rPr>
                    <w:t>If AUCINFP</w:t>
                  </w:r>
                  <w:r w:rsidRPr="00433F2C">
                    <w:rPr>
                      <w:bCs w:val="0"/>
                      <w:iCs/>
                      <w:sz w:val="18"/>
                      <w:szCs w:val="18"/>
                    </w:rPr>
                    <w:t xml:space="preserve"> = 0</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iCs/>
                      <w:sz w:val="18"/>
                      <w:szCs w:val="18"/>
                    </w:rPr>
                  </w:pPr>
                  <w:r w:rsidRPr="00433F2C">
                    <w:rPr>
                      <w:bCs w:val="0"/>
                      <w:iCs/>
                      <w:sz w:val="18"/>
                      <w:szCs w:val="18"/>
                    </w:rPr>
                    <w:t>If AUCLAST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bl>
          <w:p w:rsidR="00E92C2F" w:rsidRPr="00433F2C" w:rsidRDefault="00E92C2F" w:rsidP="009415D1">
            <w:pPr>
              <w:pStyle w:val="TableContent"/>
              <w:rPr>
                <w:rFonts w:cs="Arial"/>
                <w:iCs/>
                <w:sz w:val="18"/>
                <w:szCs w:val="18"/>
              </w:rPr>
            </w:pPr>
          </w:p>
        </w:tc>
        <w:tc>
          <w:tcPr>
            <w:tcW w:w="998" w:type="dxa"/>
          </w:tcPr>
          <w:p w:rsidR="00E92C2F" w:rsidRPr="00433F2C" w:rsidRDefault="00E92C2F" w:rsidP="009415D1">
            <w:pPr>
              <w:pStyle w:val="TableContent"/>
              <w:rPr>
                <w:rFonts w:cs="Arial"/>
                <w:iCs/>
                <w:sz w:val="18"/>
                <w:szCs w:val="18"/>
              </w:rPr>
            </w:pPr>
            <w:r w:rsidRPr="00433F2C">
              <w:rPr>
                <w:rFonts w:cs="Arial"/>
                <w:iCs/>
                <w:sz w:val="18"/>
                <w:szCs w:val="18"/>
              </w:rPr>
              <w:t>1</w:t>
            </w:r>
          </w:p>
        </w:tc>
        <w:tc>
          <w:tcPr>
            <w:tcW w:w="1571" w:type="dxa"/>
          </w:tcPr>
          <w:p w:rsidR="00E92C2F" w:rsidRPr="00433F2C" w:rsidRDefault="00E92C2F" w:rsidP="009415D1">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iCs/>
                <w:sz w:val="18"/>
                <w:szCs w:val="18"/>
              </w:rPr>
            </w:pPr>
            <w:bookmarkStart w:id="123" w:name="AUCXPCTPi"/>
            <w:r w:rsidRPr="00252B00">
              <w:rPr>
                <w:rFonts w:cs="Arial"/>
                <w:b/>
                <w:sz w:val="18"/>
                <w:szCs w:val="18"/>
              </w:rPr>
              <w:t>AUCXPCTP</w:t>
            </w:r>
            <w:r w:rsidR="00E92C2F" w:rsidRPr="00252B00">
              <w:rPr>
                <w:rFonts w:cs="Arial"/>
                <w:b/>
                <w:sz w:val="18"/>
                <w:szCs w:val="18"/>
              </w:rPr>
              <w:t>i</w:t>
            </w:r>
            <w:bookmarkEnd w:id="123"/>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AUCINFP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6D7C35" w:rsidRDefault="006D0FA9" w:rsidP="006D7C35">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AUC</m:t>
                    </m:r>
                  </m:e>
                  <m:sub>
                    <m:r>
                      <w:rPr>
                        <w:rFonts w:ascii="Cambria Math" w:hAnsi="Cambria Math" w:cs="Arial"/>
                        <w:sz w:val="18"/>
                        <w:szCs w:val="18"/>
                      </w:rPr>
                      <m:t>extrap%</m:t>
                    </m:r>
                  </m:sub>
                </m:sSub>
                <m:r>
                  <w:rPr>
                    <w:rFonts w:ascii="Cambria Math" w:hAnsi="Cambria Math" w:cs="Arial"/>
                    <w:sz w:val="18"/>
                    <w:szCs w:val="18"/>
                  </w:rPr>
                  <m:t>=</m:t>
                </m:r>
                <m:d>
                  <m:dPr>
                    <m:ctrlPr>
                      <w:rPr>
                        <w:rFonts w:ascii="Cambria Math" w:hAnsi="Cambria Math" w:cs="Arial"/>
                        <w:i/>
                        <w:sz w:val="18"/>
                        <w:szCs w:val="18"/>
                      </w:rPr>
                    </m:ctrlPr>
                  </m:dPr>
                  <m:e>
                    <m:f>
                      <m:fPr>
                        <m:ctrlPr>
                          <w:rPr>
                            <w:rFonts w:ascii="Cambria Math" w:hAnsi="Cambria Math" w:cs="Arial"/>
                            <w:i/>
                            <w:sz w:val="18"/>
                            <w:szCs w:val="18"/>
                          </w:rPr>
                        </m:ctrlPr>
                      </m:fPr>
                      <m:num>
                        <m:r>
                          <w:rPr>
                            <w:rFonts w:ascii="Cambria Math" w:hAnsi="Cambria Math" w:cs="Arial"/>
                            <w:sz w:val="18"/>
                            <w:szCs w:val="18"/>
                          </w:rPr>
                          <m:t>AUCINFPi-AUCLASTi</m:t>
                        </m:r>
                      </m:num>
                      <m:den>
                        <m:r>
                          <w:rPr>
                            <w:rFonts w:ascii="Cambria Math" w:hAnsi="Cambria Math" w:cs="Arial"/>
                            <w:sz w:val="18"/>
                            <w:szCs w:val="18"/>
                          </w:rPr>
                          <m:t>AUCINFPi</m:t>
                        </m:r>
                      </m:den>
                    </m:f>
                  </m:e>
                </m:d>
                <m:r>
                  <w:rPr>
                    <w:rFonts w:ascii="Cambria Math" w:hAnsi="Cambria Math" w:cs="Arial"/>
                    <w:sz w:val="18"/>
                    <w:szCs w:val="18"/>
                  </w:rPr>
                  <m:t>×100</m:t>
                </m:r>
              </m:oMath>
            </m:oMathPara>
          </w:p>
          <w:p w:rsidR="00C86340" w:rsidRDefault="00C86340">
            <w:pPr>
              <w:pStyle w:val="TableContent"/>
              <w:rPr>
                <w:rFonts w:cs="Arial"/>
                <w:color w:val="FF0000"/>
                <w:sz w:val="18"/>
                <w:szCs w:val="18"/>
              </w:rPr>
            </w:pPr>
          </w:p>
          <w:p w:rsidR="00C86340" w:rsidRDefault="00C86340" w:rsidP="00C34208">
            <w:pPr>
              <w:pStyle w:val="TableContent"/>
              <w:rPr>
                <w:bCs w:val="0"/>
                <w:iCs/>
                <w:sz w:val="18"/>
                <w:szCs w:val="18"/>
              </w:rPr>
            </w:pPr>
            <w:r>
              <w:rPr>
                <w:iCs/>
                <w:sz w:val="18"/>
                <w:szCs w:val="18"/>
              </w:rPr>
              <w:t>AUCINFP</w:t>
            </w:r>
            <w:r w:rsidR="006728D2">
              <w:rPr>
                <w:iCs/>
                <w:sz w:val="18"/>
                <w:szCs w:val="18"/>
              </w:rPr>
              <w:t>i</w:t>
            </w:r>
            <w:r w:rsidRPr="00C34208">
              <w:rPr>
                <w:iCs/>
                <w:sz w:val="18"/>
                <w:szCs w:val="18"/>
              </w:rPr>
              <w:t xml:space="preserve"> =</w:t>
            </w:r>
            <w:r>
              <w:rPr>
                <w:iCs/>
                <w:sz w:val="18"/>
                <w:szCs w:val="18"/>
              </w:rPr>
              <w:t xml:space="preserve"> A</w:t>
            </w:r>
            <w:r w:rsidRPr="00C34208">
              <w:rPr>
                <w:iCs/>
                <w:sz w:val="18"/>
                <w:szCs w:val="18"/>
              </w:rPr>
              <w:t xml:space="preserve">rea under the concentration versus time curve from </w:t>
            </w:r>
            <w:r w:rsidR="006728D2" w:rsidRPr="006728D2">
              <w:rPr>
                <w:iCs/>
                <w:sz w:val="18"/>
                <w:szCs w:val="18"/>
              </w:rPr>
              <w:t xml:space="preserve">start of the dosing interval (TOLDi) </w:t>
            </w:r>
            <w:r w:rsidRPr="00C34208">
              <w:rPr>
                <w:iCs/>
                <w:sz w:val="18"/>
                <w:szCs w:val="18"/>
              </w:rPr>
              <w:t xml:space="preserve">to infinity </w:t>
            </w:r>
            <w:r>
              <w:rPr>
                <w:bCs w:val="0"/>
                <w:iCs/>
                <w:sz w:val="18"/>
                <w:szCs w:val="18"/>
              </w:rPr>
              <w:t>(Predicted</w:t>
            </w:r>
            <w:r w:rsidRPr="00C34208">
              <w:rPr>
                <w:bCs w:val="0"/>
                <w:iCs/>
                <w:sz w:val="18"/>
                <w:szCs w:val="18"/>
              </w:rPr>
              <w:t>)</w:t>
            </w:r>
          </w:p>
          <w:p w:rsidR="00C86340" w:rsidRPr="00433F2C" w:rsidRDefault="00C86340" w:rsidP="00C34208">
            <w:pPr>
              <w:pStyle w:val="TableContent"/>
              <w:rPr>
                <w:rFonts w:cs="Arial"/>
                <w:sz w:val="18"/>
                <w:szCs w:val="18"/>
              </w:rPr>
            </w:pPr>
            <w:r>
              <w:rPr>
                <w:iCs/>
                <w:sz w:val="18"/>
                <w:szCs w:val="18"/>
              </w:rPr>
              <w:lastRenderedPageBreak/>
              <w:t>AU</w:t>
            </w:r>
            <w:r w:rsidRPr="00433F2C">
              <w:rPr>
                <w:iCs/>
                <w:sz w:val="18"/>
                <w:szCs w:val="18"/>
              </w:rPr>
              <w:t>C</w:t>
            </w:r>
            <w:r w:rsidR="00E92C2F">
              <w:rPr>
                <w:iCs/>
                <w:sz w:val="18"/>
                <w:szCs w:val="18"/>
              </w:rPr>
              <w:t>LASTi</w:t>
            </w:r>
            <w:r w:rsidRPr="00433F2C">
              <w:rPr>
                <w:iCs/>
                <w:sz w:val="18"/>
                <w:szCs w:val="18"/>
              </w:rPr>
              <w:t xml:space="preserve"> = </w:t>
            </w:r>
            <w:r>
              <w:rPr>
                <w:iCs/>
                <w:sz w:val="18"/>
                <w:szCs w:val="18"/>
              </w:rPr>
              <w:t>A</w:t>
            </w:r>
            <w:r w:rsidRPr="00AE0ECB">
              <w:rPr>
                <w:iCs/>
                <w:sz w:val="18"/>
                <w:szCs w:val="18"/>
              </w:rPr>
              <w:t xml:space="preserve">rea under the concentration versus time curve </w:t>
            </w:r>
            <w:r w:rsidR="006728D2" w:rsidRPr="006728D2">
              <w:rPr>
                <w:iCs/>
                <w:sz w:val="18"/>
                <w:szCs w:val="18"/>
              </w:rPr>
              <w:t xml:space="preserve">start of the dosing interval (TOLDi) </w:t>
            </w:r>
            <w:r w:rsidRPr="00AE0ECB">
              <w:rPr>
                <w:bCs w:val="0"/>
                <w:iCs/>
                <w:sz w:val="18"/>
                <w:szCs w:val="18"/>
              </w:rPr>
              <w:t>time until the time (T</w:t>
            </w:r>
            <w:r w:rsidR="00E92C2F">
              <w:rPr>
                <w:bCs w:val="0"/>
                <w:iCs/>
                <w:sz w:val="18"/>
                <w:szCs w:val="18"/>
              </w:rPr>
              <w:t>LASTi</w:t>
            </w:r>
            <w:r w:rsidRPr="00AE0ECB">
              <w:rPr>
                <w:bCs w:val="0"/>
                <w:iCs/>
                <w:sz w:val="18"/>
                <w:szCs w:val="18"/>
              </w:rPr>
              <w:t xml:space="preserve"> of the last measurable concentration (C</w:t>
            </w:r>
            <w:r w:rsidR="00E92C2F">
              <w:rPr>
                <w:bCs w:val="0"/>
                <w:iCs/>
                <w:sz w:val="18"/>
                <w:szCs w:val="18"/>
              </w:rPr>
              <w:t>LASTi</w:t>
            </w:r>
            <w:r w:rsidRPr="00AE0ECB">
              <w:rPr>
                <w:bCs w:val="0"/>
                <w:iCs/>
                <w:sz w:val="18"/>
                <w:szCs w:val="18"/>
              </w:rPr>
              <w:t>).</w:t>
            </w:r>
          </w:p>
          <w:p w:rsidR="00C86340" w:rsidRPr="00433F2C" w:rsidRDefault="00C86340">
            <w:pPr>
              <w:pStyle w:val="TableContent"/>
              <w:rPr>
                <w:rFonts w:cs="Arial"/>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C34208">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C34208">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AUCX</w:t>
                  </w:r>
                  <w:r w:rsidR="00E92C2F">
                    <w:rPr>
                      <w:iCs/>
                      <w:sz w:val="18"/>
                      <w:szCs w:val="18"/>
                    </w:rPr>
                    <w:t>PCT</w:t>
                  </w:r>
                  <w:r w:rsidRPr="00433F2C">
                    <w:rPr>
                      <w:iCs/>
                      <w:sz w:val="18"/>
                      <w:szCs w:val="18"/>
                    </w:rPr>
                    <w:t>P</w:t>
                  </w:r>
                  <w:r w:rsidR="00E92C2F">
                    <w:rPr>
                      <w:iCs/>
                      <w:sz w:val="18"/>
                      <w:szCs w:val="18"/>
                    </w:rPr>
                    <w:t>i</w:t>
                  </w:r>
                  <w:r w:rsidRPr="00433F2C">
                    <w:rPr>
                      <w:iCs/>
                      <w:sz w:val="18"/>
                      <w:szCs w:val="18"/>
                    </w:rPr>
                    <w:t>= 0</w:t>
                  </w:r>
                </w:p>
              </w:tc>
            </w:tr>
            <w:tr w:rsidR="00C86340" w:rsidRPr="00433F2C" w:rsidTr="00C34208">
              <w:tc>
                <w:tcPr>
                  <w:tcW w:w="2644" w:type="dxa"/>
                </w:tcPr>
                <w:p w:rsidR="00C86340" w:rsidRPr="00433F2C" w:rsidRDefault="00C86340">
                  <w:pPr>
                    <w:pStyle w:val="TableContent"/>
                    <w:rPr>
                      <w:b/>
                      <w:iCs/>
                      <w:sz w:val="18"/>
                      <w:szCs w:val="18"/>
                    </w:rPr>
                  </w:pPr>
                  <w:r w:rsidRPr="00433F2C">
                    <w:rPr>
                      <w:iCs/>
                      <w:sz w:val="18"/>
                      <w:szCs w:val="18"/>
                    </w:rPr>
                    <w:t>If AUCINF</w:t>
                  </w:r>
                  <w:r>
                    <w:rPr>
                      <w:iCs/>
                      <w:sz w:val="18"/>
                      <w:szCs w:val="18"/>
                    </w:rPr>
                    <w:t>P</w:t>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C34208">
              <w:tc>
                <w:tcPr>
                  <w:tcW w:w="2644" w:type="dxa"/>
                </w:tcPr>
                <w:p w:rsidR="00C86340" w:rsidRPr="00433F2C" w:rsidRDefault="00C86340">
                  <w:pPr>
                    <w:pStyle w:val="TableContent"/>
                    <w:rPr>
                      <w:bCs w:val="0"/>
                      <w:iCs/>
                      <w:sz w:val="18"/>
                      <w:szCs w:val="18"/>
                    </w:rPr>
                  </w:pPr>
                  <w:r>
                    <w:rPr>
                      <w:bCs w:val="0"/>
                      <w:iCs/>
                      <w:sz w:val="18"/>
                      <w:szCs w:val="18"/>
                    </w:rPr>
                    <w:t>If AUCINFP</w:t>
                  </w:r>
                  <w:r w:rsidRPr="00433F2C">
                    <w:rPr>
                      <w:bCs w:val="0"/>
                      <w:iCs/>
                      <w:sz w:val="18"/>
                      <w:szCs w:val="18"/>
                    </w:rPr>
                    <w:t xml:space="preserve">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C34208">
              <w:tc>
                <w:tcPr>
                  <w:tcW w:w="2644" w:type="dxa"/>
                </w:tcPr>
                <w:p w:rsidR="00C86340" w:rsidRPr="00433F2C" w:rsidRDefault="00C86340">
                  <w:pPr>
                    <w:pStyle w:val="TableContent"/>
                    <w:rPr>
                      <w:iCs/>
                      <w:sz w:val="18"/>
                      <w:szCs w:val="18"/>
                    </w:rPr>
                  </w:pPr>
                  <w:r w:rsidRPr="00433F2C">
                    <w:rPr>
                      <w:bCs w:val="0"/>
                      <w:iCs/>
                      <w:sz w:val="18"/>
                      <w:szCs w:val="18"/>
                    </w:rPr>
                    <w:t>If AUCLAST</w:t>
                  </w:r>
                  <w:r w:rsidR="00E92C2F">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lastRenderedPageBreak/>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252B00" w:rsidRDefault="00C86340">
            <w:pPr>
              <w:pStyle w:val="TableContent"/>
              <w:rPr>
                <w:b/>
                <w:iCs/>
                <w:sz w:val="18"/>
                <w:szCs w:val="18"/>
              </w:rPr>
            </w:pPr>
            <w:bookmarkStart w:id="124" w:name="AUCTAUi"/>
            <w:r w:rsidRPr="00252B00">
              <w:rPr>
                <w:b/>
                <w:iCs/>
                <w:sz w:val="18"/>
                <w:szCs w:val="18"/>
              </w:rPr>
              <w:t>AUCTAU</w:t>
            </w:r>
            <w:r w:rsidRPr="00252B00">
              <w:rPr>
                <w:b/>
                <w:i/>
                <w:sz w:val="18"/>
                <w:szCs w:val="18"/>
              </w:rPr>
              <w:t>i</w:t>
            </w:r>
            <w:bookmarkEnd w:id="124"/>
          </w:p>
        </w:tc>
        <w:tc>
          <w:tcPr>
            <w:tcW w:w="5465" w:type="dxa"/>
          </w:tcPr>
          <w:p w:rsidR="00C86340" w:rsidRPr="00433F2C" w:rsidRDefault="00C86340">
            <w:pPr>
              <w:pStyle w:val="TableContent"/>
              <w:rPr>
                <w:iCs/>
                <w:sz w:val="18"/>
                <w:szCs w:val="18"/>
              </w:rPr>
            </w:pPr>
            <w:r w:rsidRPr="00433F2C">
              <w:rPr>
                <w:b/>
                <w:iCs/>
                <w:sz w:val="18"/>
                <w:szCs w:val="18"/>
              </w:rPr>
              <w:t xml:space="preserve">For steady-state data, the Area under the concentration versus time curve from </w:t>
            </w:r>
            <w:r w:rsidR="00FC0CD4" w:rsidRPr="00C34208">
              <w:rPr>
                <w:iCs/>
                <w:sz w:val="18"/>
                <w:szCs w:val="18"/>
              </w:rPr>
              <w:t xml:space="preserve">from </w:t>
            </w:r>
            <w:r w:rsidR="00FC0CD4" w:rsidRPr="006728D2">
              <w:rPr>
                <w:iCs/>
                <w:sz w:val="18"/>
                <w:szCs w:val="18"/>
              </w:rPr>
              <w:t>start of the dosing interval (TOLDi</w:t>
            </w:r>
            <w:proofErr w:type="gramStart"/>
            <w:r w:rsidR="00FC0CD4" w:rsidRPr="006728D2">
              <w:rPr>
                <w:iCs/>
                <w:sz w:val="18"/>
                <w:szCs w:val="18"/>
              </w:rPr>
              <w:t xml:space="preserve">) </w:t>
            </w:r>
            <w:r w:rsidRPr="00433F2C">
              <w:rPr>
                <w:b/>
                <w:iCs/>
                <w:sz w:val="18"/>
                <w:szCs w:val="18"/>
              </w:rPr>
              <w:t xml:space="preserve"> until</w:t>
            </w:r>
            <w:proofErr w:type="gramEnd"/>
            <w:r w:rsidRPr="00433F2C">
              <w:rPr>
                <w:b/>
                <w:iCs/>
                <w:sz w:val="18"/>
                <w:szCs w:val="18"/>
              </w:rPr>
              <w:t xml:space="preserve"> the end of the dosing interval </w:t>
            </w:r>
            <w:r w:rsidRPr="00433F2C">
              <w:rPr>
                <w:i/>
                <w:iCs/>
                <w:sz w:val="18"/>
                <w:szCs w:val="18"/>
              </w:rPr>
              <w:t>i</w:t>
            </w:r>
            <w:r w:rsidRPr="00433F2C">
              <w:rPr>
                <w:b/>
                <w:iCs/>
                <w:sz w:val="18"/>
                <w:szCs w:val="18"/>
              </w:rPr>
              <w:t>.</w:t>
            </w:r>
            <w:r>
              <w:rPr>
                <w:b/>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pPr>
              <w:pStyle w:val="TableContent"/>
              <w:rPr>
                <w:b/>
                <w:iCs/>
                <w:sz w:val="18"/>
                <w:szCs w:val="18"/>
              </w:rPr>
            </w:pPr>
            <w:r w:rsidRPr="00433F2C">
              <w:rPr>
                <w:b/>
                <w:iCs/>
                <w:sz w:val="18"/>
                <w:szCs w:val="18"/>
              </w:rPr>
              <w:t>Calculation</w:t>
            </w:r>
            <w:r>
              <w:rPr>
                <w:b/>
                <w:iCs/>
                <w:sz w:val="18"/>
                <w:szCs w:val="18"/>
              </w:rPr>
              <w:t>:</w:t>
            </w:r>
          </w:p>
          <w:p w:rsidR="00C86340" w:rsidRPr="00433F2C" w:rsidRDefault="00C86340">
            <w:pPr>
              <w:pStyle w:val="TableContent"/>
              <w:numPr>
                <w:ilvl w:val="0"/>
                <w:numId w:val="6"/>
              </w:numPr>
              <w:rPr>
                <w:iCs/>
                <w:sz w:val="18"/>
                <w:szCs w:val="18"/>
              </w:rPr>
            </w:pPr>
            <w:r w:rsidRPr="00433F2C">
              <w:rPr>
                <w:iCs/>
                <w:sz w:val="18"/>
                <w:szCs w:val="18"/>
              </w:rPr>
              <w:t>Calculate using the appropriate trapezoidal AUC rule for each interval.</w:t>
            </w:r>
          </w:p>
          <w:p w:rsidR="00C86340" w:rsidRPr="00433F2C" w:rsidRDefault="00C86340">
            <w:pPr>
              <w:pStyle w:val="TableContent"/>
              <w:numPr>
                <w:ilvl w:val="0"/>
                <w:numId w:val="6"/>
              </w:numPr>
              <w:rPr>
                <w:iCs/>
                <w:sz w:val="18"/>
                <w:szCs w:val="18"/>
              </w:rPr>
            </w:pPr>
            <w:r w:rsidRPr="00433F2C">
              <w:rPr>
                <w:iCs/>
                <w:sz w:val="18"/>
                <w:szCs w:val="18"/>
              </w:rPr>
              <w:t>Add the AUCs for each interval to calculate total AUCTAU.</w:t>
            </w:r>
          </w:p>
          <w:p w:rsidR="00C86340" w:rsidRPr="00433F2C" w:rsidRDefault="00C86340">
            <w:pPr>
              <w:pStyle w:val="TableContent"/>
              <w:rPr>
                <w:iCs/>
                <w:color w:val="FF000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AUCTAU = 0</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 corresponding to time T is not available (after applying rules for “AUC Calculations and Missing Data”</w:t>
                  </w:r>
                  <w:r>
                    <w:rPr>
                      <w:iCs/>
                      <w:sz w:val="18"/>
                      <w:szCs w:val="18"/>
                    </w:rPr>
                    <w:t xml:space="preserve">; See Appendix </w:t>
                  </w:r>
                  <w:r>
                    <w:rPr>
                      <w:iCs/>
                      <w:sz w:val="18"/>
                      <w:szCs w:val="18"/>
                    </w:rPr>
                    <w:fldChar w:fldCharType="begin"/>
                  </w:r>
                  <w:r>
                    <w:rPr>
                      <w:iCs/>
                      <w:sz w:val="18"/>
                      <w:szCs w:val="18"/>
                    </w:rPr>
                    <w:instrText xml:space="preserve"> REF _Ref506785160 \h </w:instrText>
                  </w:r>
                  <w:r>
                    <w:rPr>
                      <w:iCs/>
                      <w:sz w:val="18"/>
                      <w:szCs w:val="18"/>
                    </w:rPr>
                  </w:r>
                  <w:r>
                    <w:rPr>
                      <w:iCs/>
                      <w:sz w:val="18"/>
                      <w:szCs w:val="18"/>
                    </w:rPr>
                    <w:fldChar w:fldCharType="separate"/>
                  </w:r>
                  <w:r>
                    <w:t>Missing Data</w:t>
                  </w:r>
                  <w:r>
                    <w:rPr>
                      <w:iCs/>
                      <w:sz w:val="18"/>
                      <w:szCs w:val="18"/>
                    </w:rPr>
                    <w:fldChar w:fldCharType="end"/>
                  </w:r>
                  <w:r w:rsidRPr="00433F2C">
                    <w:rPr>
                      <w:iCs/>
                      <w:sz w:val="18"/>
                      <w:szCs w:val="18"/>
                    </w:rPr>
                    <w:t>)</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1.0</w:t>
            </w:r>
          </w:p>
        </w:tc>
        <w:tc>
          <w:tcPr>
            <w:tcW w:w="1375" w:type="dxa"/>
          </w:tcPr>
          <w:p w:rsidR="00C86340" w:rsidRPr="00252B00" w:rsidRDefault="00C86340">
            <w:pPr>
              <w:pStyle w:val="TableContent"/>
              <w:rPr>
                <w:b/>
                <w:iCs/>
                <w:sz w:val="18"/>
                <w:szCs w:val="18"/>
              </w:rPr>
            </w:pPr>
            <w:bookmarkStart w:id="125" w:name="AUMCLAST"/>
            <w:r w:rsidRPr="00252B00">
              <w:rPr>
                <w:b/>
                <w:iCs/>
                <w:sz w:val="18"/>
                <w:szCs w:val="18"/>
              </w:rPr>
              <w:t>AUMCLAST</w:t>
            </w:r>
            <w:bookmarkEnd w:id="125"/>
          </w:p>
        </w:tc>
        <w:tc>
          <w:tcPr>
            <w:tcW w:w="5465" w:type="dxa"/>
          </w:tcPr>
          <w:p w:rsidR="00C86340" w:rsidRPr="00433F2C" w:rsidRDefault="00C86340">
            <w:pPr>
              <w:pStyle w:val="TableContent"/>
              <w:rPr>
                <w:iCs/>
                <w:sz w:val="18"/>
                <w:szCs w:val="18"/>
              </w:rPr>
            </w:pPr>
            <w:r w:rsidRPr="00433F2C">
              <w:rPr>
                <w:sz w:val="18"/>
                <w:szCs w:val="18"/>
              </w:rPr>
              <w:t xml:space="preserve">The </w:t>
            </w:r>
            <w:r w:rsidRPr="00433F2C">
              <w:rPr>
                <w:b/>
                <w:sz w:val="18"/>
                <w:szCs w:val="18"/>
              </w:rPr>
              <w:t xml:space="preserve">area under the first moment curve </w:t>
            </w:r>
            <w:r w:rsidRPr="00433F2C">
              <w:rPr>
                <w:iCs/>
                <w:sz w:val="18"/>
                <w:szCs w:val="18"/>
              </w:rPr>
              <w:t>from zero time until the last measurable concentration is calculated using the trapezoidal rule.</w:t>
            </w:r>
          </w:p>
          <w:p w:rsidR="00C86340" w:rsidRPr="00433F2C" w:rsidRDefault="00C86340">
            <w:pPr>
              <w:pStyle w:val="TableContent"/>
              <w:rPr>
                <w:sz w:val="18"/>
                <w:szCs w:val="18"/>
              </w:rPr>
            </w:pPr>
          </w:p>
          <w:p w:rsidR="00C86340" w:rsidRPr="00433F2C" w:rsidRDefault="00C86340">
            <w:pPr>
              <w:pStyle w:val="TableContent"/>
              <w:rPr>
                <w:b/>
                <w:iCs/>
                <w:sz w:val="18"/>
                <w:szCs w:val="18"/>
              </w:rPr>
            </w:pPr>
            <w:r w:rsidRPr="00433F2C">
              <w:rPr>
                <w:b/>
                <w:iCs/>
                <w:sz w:val="18"/>
                <w:szCs w:val="18"/>
              </w:rPr>
              <w:t>Calculation</w:t>
            </w:r>
            <w:r>
              <w:rPr>
                <w:b/>
                <w:iCs/>
                <w:sz w:val="18"/>
                <w:szCs w:val="18"/>
              </w:rPr>
              <w:t>:</w:t>
            </w:r>
          </w:p>
          <w:p w:rsidR="00C86340" w:rsidRPr="00433F2C" w:rsidRDefault="00C86340">
            <w:pPr>
              <w:pStyle w:val="TableContent"/>
              <w:numPr>
                <w:ilvl w:val="0"/>
                <w:numId w:val="5"/>
              </w:numPr>
              <w:rPr>
                <w:iCs/>
                <w:sz w:val="18"/>
                <w:szCs w:val="18"/>
              </w:rPr>
            </w:pPr>
            <w:r w:rsidRPr="00433F2C">
              <w:rPr>
                <w:iCs/>
                <w:sz w:val="18"/>
                <w:szCs w:val="18"/>
              </w:rPr>
              <w:t>Use the appropriate trapezoidal rule (see section “Calculating AUC and AUMC” for reference) and related equation as selected by the user</w:t>
            </w:r>
          </w:p>
          <w:p w:rsidR="00C86340" w:rsidRPr="00433F2C" w:rsidRDefault="00C86340">
            <w:pPr>
              <w:pStyle w:val="TableContent"/>
              <w:numPr>
                <w:ilvl w:val="0"/>
                <w:numId w:val="5"/>
              </w:numPr>
              <w:rPr>
                <w:iCs/>
                <w:sz w:val="18"/>
                <w:szCs w:val="18"/>
              </w:rPr>
            </w:pPr>
            <w:r w:rsidRPr="00433F2C">
              <w:rPr>
                <w:iCs/>
                <w:sz w:val="18"/>
                <w:szCs w:val="18"/>
              </w:rPr>
              <w:t>Calculate AUMC for each time observed interval and then add each of them to compute total AUMC</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 = 0</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b/>
                <w:iCs/>
                <w:sz w:val="18"/>
                <w:szCs w:val="18"/>
              </w:rPr>
            </w:pPr>
            <w:r>
              <w:rPr>
                <w:rFonts w:cs="Arial"/>
                <w:sz w:val="18"/>
                <w:szCs w:val="18"/>
              </w:rPr>
              <w:t>AUMCU</w:t>
            </w:r>
          </w:p>
        </w:tc>
      </w:tr>
      <w:tr w:rsidR="00284696" w:rsidRPr="00433F2C" w:rsidTr="00702B90">
        <w:trPr>
          <w:jc w:val="center"/>
        </w:trPr>
        <w:tc>
          <w:tcPr>
            <w:tcW w:w="1080" w:type="dxa"/>
          </w:tcPr>
          <w:p w:rsidR="00284696" w:rsidRPr="00433F2C" w:rsidRDefault="00284696" w:rsidP="00702B90">
            <w:pPr>
              <w:pStyle w:val="TableContent"/>
              <w:rPr>
                <w:iCs/>
                <w:sz w:val="18"/>
                <w:szCs w:val="18"/>
              </w:rPr>
            </w:pPr>
            <w:r>
              <w:rPr>
                <w:iCs/>
                <w:sz w:val="18"/>
                <w:szCs w:val="18"/>
              </w:rPr>
              <w:t>1.0</w:t>
            </w:r>
          </w:p>
        </w:tc>
        <w:tc>
          <w:tcPr>
            <w:tcW w:w="1375" w:type="dxa"/>
          </w:tcPr>
          <w:p w:rsidR="00284696" w:rsidRPr="00252B00" w:rsidRDefault="00284696" w:rsidP="00702B90">
            <w:pPr>
              <w:pStyle w:val="TableContent"/>
              <w:rPr>
                <w:b/>
                <w:iCs/>
                <w:sz w:val="18"/>
                <w:szCs w:val="18"/>
              </w:rPr>
            </w:pPr>
            <w:bookmarkStart w:id="126" w:name="AUMCLASTi"/>
            <w:r w:rsidRPr="00252B00">
              <w:rPr>
                <w:b/>
                <w:iCs/>
                <w:sz w:val="18"/>
                <w:szCs w:val="18"/>
              </w:rPr>
              <w:t>AUMCLAST</w:t>
            </w:r>
            <w:r>
              <w:rPr>
                <w:b/>
                <w:iCs/>
                <w:sz w:val="18"/>
                <w:szCs w:val="18"/>
              </w:rPr>
              <w:t>i</w:t>
            </w:r>
            <w:bookmarkEnd w:id="126"/>
          </w:p>
        </w:tc>
        <w:tc>
          <w:tcPr>
            <w:tcW w:w="5465" w:type="dxa"/>
          </w:tcPr>
          <w:p w:rsidR="00284696" w:rsidRPr="00433F2C" w:rsidRDefault="00284696" w:rsidP="00284696">
            <w:pPr>
              <w:pStyle w:val="TableContent"/>
              <w:rPr>
                <w:iCs/>
                <w:sz w:val="18"/>
                <w:szCs w:val="18"/>
              </w:rPr>
            </w:pPr>
            <w:r w:rsidRPr="00433F2C">
              <w:rPr>
                <w:b/>
                <w:iCs/>
                <w:sz w:val="18"/>
                <w:szCs w:val="18"/>
              </w:rPr>
              <w:t xml:space="preserve">For steady-state data, </w:t>
            </w:r>
            <w:r>
              <w:rPr>
                <w:sz w:val="18"/>
                <w:szCs w:val="18"/>
              </w:rPr>
              <w:t>t</w:t>
            </w:r>
            <w:r w:rsidRPr="00433F2C">
              <w:rPr>
                <w:sz w:val="18"/>
                <w:szCs w:val="18"/>
              </w:rPr>
              <w:t xml:space="preserve">he </w:t>
            </w:r>
            <w:r w:rsidRPr="00433F2C">
              <w:rPr>
                <w:b/>
                <w:sz w:val="18"/>
                <w:szCs w:val="18"/>
              </w:rPr>
              <w:t xml:space="preserve">area under the first moment curve </w:t>
            </w:r>
            <w:r w:rsidRPr="00433F2C">
              <w:rPr>
                <w:iCs/>
                <w:sz w:val="18"/>
                <w:szCs w:val="18"/>
              </w:rPr>
              <w:t xml:space="preserve">from </w:t>
            </w:r>
            <w:r>
              <w:rPr>
                <w:iCs/>
                <w:sz w:val="18"/>
                <w:szCs w:val="18"/>
              </w:rPr>
              <w:t xml:space="preserve">the start of the dosing interval (TOLDi) </w:t>
            </w:r>
            <w:r w:rsidRPr="00433F2C">
              <w:rPr>
                <w:iCs/>
                <w:sz w:val="18"/>
                <w:szCs w:val="18"/>
              </w:rPr>
              <w:t xml:space="preserve">until the last measurable concentration </w:t>
            </w:r>
            <w:r>
              <w:rPr>
                <w:iCs/>
                <w:sz w:val="18"/>
                <w:szCs w:val="18"/>
              </w:rPr>
              <w:t xml:space="preserve">within the dosing interval i </w:t>
            </w:r>
            <w:r w:rsidRPr="00433F2C">
              <w:rPr>
                <w:iCs/>
                <w:sz w:val="18"/>
                <w:szCs w:val="18"/>
              </w:rPr>
              <w:t>is calculated using the trapezoidal rule.</w:t>
            </w:r>
            <w:r>
              <w:rPr>
                <w:iCs/>
                <w:sz w:val="18"/>
                <w:szCs w:val="18"/>
              </w:rPr>
              <w:t xml:space="preserve"> </w:t>
            </w: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Pr>
                <w:i/>
                <w:iCs/>
                <w:sz w:val="18"/>
                <w:szCs w:val="18"/>
              </w:rPr>
              <w:t>.</w:t>
            </w:r>
            <w:r>
              <w:rPr>
                <w:iCs/>
                <w:sz w:val="18"/>
                <w:szCs w:val="18"/>
              </w:rPr>
              <w:t xml:space="preserve"> </w:t>
            </w:r>
          </w:p>
          <w:p w:rsidR="00284696" w:rsidRPr="00433F2C" w:rsidRDefault="00284696" w:rsidP="00702B90">
            <w:pPr>
              <w:pStyle w:val="TableContent"/>
              <w:rPr>
                <w:sz w:val="18"/>
                <w:szCs w:val="18"/>
              </w:rPr>
            </w:pPr>
          </w:p>
          <w:p w:rsidR="00284696" w:rsidRPr="00433F2C" w:rsidRDefault="00284696" w:rsidP="00702B90">
            <w:pPr>
              <w:pStyle w:val="TableContent"/>
              <w:rPr>
                <w:b/>
                <w:iCs/>
                <w:sz w:val="18"/>
                <w:szCs w:val="18"/>
              </w:rPr>
            </w:pPr>
            <w:r w:rsidRPr="00433F2C">
              <w:rPr>
                <w:b/>
                <w:iCs/>
                <w:sz w:val="18"/>
                <w:szCs w:val="18"/>
              </w:rPr>
              <w:t>Calculation</w:t>
            </w:r>
            <w:r>
              <w:rPr>
                <w:b/>
                <w:iCs/>
                <w:sz w:val="18"/>
                <w:szCs w:val="18"/>
              </w:rPr>
              <w:t>:</w:t>
            </w:r>
          </w:p>
          <w:p w:rsidR="00284696" w:rsidRPr="00433F2C" w:rsidRDefault="00284696" w:rsidP="00284696">
            <w:pPr>
              <w:pStyle w:val="TableContent"/>
              <w:numPr>
                <w:ilvl w:val="0"/>
                <w:numId w:val="70"/>
              </w:numPr>
              <w:rPr>
                <w:iCs/>
                <w:sz w:val="18"/>
                <w:szCs w:val="18"/>
              </w:rPr>
            </w:pPr>
            <w:r w:rsidRPr="00433F2C">
              <w:rPr>
                <w:iCs/>
                <w:sz w:val="18"/>
                <w:szCs w:val="18"/>
              </w:rPr>
              <w:lastRenderedPageBreak/>
              <w:t>Use the appropriate trapezoidal rule (see section “Calculating AUC and AUMC” for reference) and related equation as selected by the user</w:t>
            </w:r>
          </w:p>
          <w:p w:rsidR="00284696" w:rsidRPr="00433F2C" w:rsidRDefault="00284696" w:rsidP="00284696">
            <w:pPr>
              <w:pStyle w:val="TableContent"/>
              <w:numPr>
                <w:ilvl w:val="0"/>
                <w:numId w:val="70"/>
              </w:numPr>
              <w:rPr>
                <w:iCs/>
                <w:sz w:val="18"/>
                <w:szCs w:val="18"/>
              </w:rPr>
            </w:pPr>
            <w:r w:rsidRPr="00433F2C">
              <w:rPr>
                <w:iCs/>
                <w:sz w:val="18"/>
                <w:szCs w:val="18"/>
              </w:rPr>
              <w:t>Calculate AUMC for each time observed interval and then add each of them to compute total AUMC</w:t>
            </w:r>
          </w:p>
          <w:p w:rsidR="00284696" w:rsidRPr="00433F2C" w:rsidRDefault="00284696" w:rsidP="00702B9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284696" w:rsidRPr="00433F2C" w:rsidTr="00702B90">
              <w:tc>
                <w:tcPr>
                  <w:tcW w:w="2644" w:type="dxa"/>
                </w:tcPr>
                <w:p w:rsidR="00284696" w:rsidRPr="00433F2C" w:rsidRDefault="00284696" w:rsidP="00702B90">
                  <w:pPr>
                    <w:pStyle w:val="TableContent"/>
                    <w:rPr>
                      <w:b/>
                      <w:iCs/>
                      <w:sz w:val="18"/>
                      <w:szCs w:val="18"/>
                    </w:rPr>
                  </w:pPr>
                  <w:r w:rsidRPr="00433F2C">
                    <w:rPr>
                      <w:b/>
                      <w:iCs/>
                      <w:sz w:val="18"/>
                      <w:szCs w:val="18"/>
                    </w:rPr>
                    <w:t>Data Checks</w:t>
                  </w:r>
                </w:p>
              </w:tc>
              <w:tc>
                <w:tcPr>
                  <w:tcW w:w="2644" w:type="dxa"/>
                </w:tcPr>
                <w:p w:rsidR="00284696" w:rsidRPr="00433F2C" w:rsidRDefault="00284696" w:rsidP="00702B90">
                  <w:pPr>
                    <w:pStyle w:val="TableContent"/>
                    <w:rPr>
                      <w:b/>
                      <w:iCs/>
                      <w:sz w:val="18"/>
                      <w:szCs w:val="18"/>
                    </w:rPr>
                  </w:pPr>
                  <w:r w:rsidRPr="00433F2C">
                    <w:rPr>
                      <w:b/>
                      <w:iCs/>
                      <w:sz w:val="18"/>
                      <w:szCs w:val="18"/>
                    </w:rPr>
                    <w:t>Actions</w:t>
                  </w:r>
                </w:p>
              </w:tc>
            </w:tr>
            <w:tr w:rsidR="00284696" w:rsidRPr="00433F2C" w:rsidTr="00702B90">
              <w:tc>
                <w:tcPr>
                  <w:tcW w:w="2644" w:type="dxa"/>
                </w:tcPr>
                <w:p w:rsidR="00284696" w:rsidRPr="00433F2C" w:rsidRDefault="00284696" w:rsidP="00702B90">
                  <w:pPr>
                    <w:pStyle w:val="TableContent"/>
                    <w:rPr>
                      <w:iCs/>
                      <w:sz w:val="18"/>
                      <w:szCs w:val="18"/>
                    </w:rPr>
                  </w:pPr>
                  <w:r w:rsidRPr="00433F2C">
                    <w:rPr>
                      <w:iCs/>
                      <w:sz w:val="18"/>
                      <w:szCs w:val="18"/>
                    </w:rPr>
                    <w:t>If all Cs = 0</w:t>
                  </w:r>
                </w:p>
              </w:tc>
              <w:tc>
                <w:tcPr>
                  <w:tcW w:w="2644" w:type="dxa"/>
                </w:tcPr>
                <w:p w:rsidR="00284696" w:rsidRPr="00433F2C" w:rsidRDefault="00284696" w:rsidP="00702B90">
                  <w:pPr>
                    <w:pStyle w:val="TableContent"/>
                    <w:rPr>
                      <w:iCs/>
                      <w:sz w:val="18"/>
                      <w:szCs w:val="18"/>
                    </w:rPr>
                  </w:pPr>
                  <w:r w:rsidRPr="00433F2C">
                    <w:rPr>
                      <w:iCs/>
                      <w:sz w:val="18"/>
                      <w:szCs w:val="18"/>
                    </w:rPr>
                    <w:t>AUMC = 0</w:t>
                  </w:r>
                </w:p>
              </w:tc>
            </w:tr>
          </w:tbl>
          <w:p w:rsidR="00284696" w:rsidRPr="00433F2C" w:rsidRDefault="00284696" w:rsidP="00702B90">
            <w:pPr>
              <w:pStyle w:val="TableContent"/>
              <w:rPr>
                <w:b/>
                <w:iCs/>
                <w:sz w:val="18"/>
                <w:szCs w:val="18"/>
              </w:rPr>
            </w:pPr>
          </w:p>
        </w:tc>
        <w:tc>
          <w:tcPr>
            <w:tcW w:w="998" w:type="dxa"/>
          </w:tcPr>
          <w:p w:rsidR="00284696" w:rsidRPr="00433F2C" w:rsidRDefault="00284696" w:rsidP="00702B90">
            <w:pPr>
              <w:pStyle w:val="TableContent"/>
              <w:rPr>
                <w:rFonts w:cs="Arial"/>
                <w:sz w:val="18"/>
                <w:szCs w:val="18"/>
              </w:rPr>
            </w:pPr>
            <w:r w:rsidRPr="00433F2C">
              <w:rPr>
                <w:rFonts w:cs="Arial"/>
                <w:sz w:val="18"/>
                <w:szCs w:val="18"/>
              </w:rPr>
              <w:lastRenderedPageBreak/>
              <w:t>2</w:t>
            </w:r>
          </w:p>
        </w:tc>
        <w:tc>
          <w:tcPr>
            <w:tcW w:w="1571" w:type="dxa"/>
          </w:tcPr>
          <w:p w:rsidR="00284696" w:rsidRPr="00433F2C" w:rsidRDefault="00284696" w:rsidP="00702B90">
            <w:pPr>
              <w:pStyle w:val="TableContent"/>
              <w:rPr>
                <w:b/>
                <w:iCs/>
                <w:sz w:val="18"/>
                <w:szCs w:val="18"/>
              </w:rPr>
            </w:pPr>
            <w:r>
              <w:rPr>
                <w:rFonts w:cs="Arial"/>
                <w:sz w:val="18"/>
                <w:szCs w:val="18"/>
              </w:rPr>
              <w:t>AUMCU</w:t>
            </w:r>
          </w:p>
        </w:tc>
      </w:tr>
      <w:tr w:rsidR="00B92DEE" w:rsidRPr="00433F2C" w:rsidTr="00C466A3">
        <w:trPr>
          <w:jc w:val="center"/>
        </w:trPr>
        <w:tc>
          <w:tcPr>
            <w:tcW w:w="1080" w:type="dxa"/>
          </w:tcPr>
          <w:p w:rsidR="00B92DEE" w:rsidRPr="00433F2C" w:rsidRDefault="00B92DEE" w:rsidP="009415D1">
            <w:pPr>
              <w:pStyle w:val="TableContent"/>
              <w:rPr>
                <w:iCs/>
                <w:sz w:val="18"/>
                <w:szCs w:val="18"/>
              </w:rPr>
            </w:pPr>
            <w:r>
              <w:rPr>
                <w:iCs/>
                <w:sz w:val="18"/>
                <w:szCs w:val="18"/>
              </w:rPr>
              <w:lastRenderedPageBreak/>
              <w:t>1.0</w:t>
            </w:r>
          </w:p>
        </w:tc>
        <w:tc>
          <w:tcPr>
            <w:tcW w:w="1375" w:type="dxa"/>
          </w:tcPr>
          <w:p w:rsidR="00B92DEE" w:rsidRPr="00252B00" w:rsidRDefault="00B92DEE" w:rsidP="009415D1">
            <w:pPr>
              <w:pStyle w:val="TableContent"/>
              <w:rPr>
                <w:b/>
                <w:iCs/>
                <w:sz w:val="18"/>
                <w:szCs w:val="18"/>
              </w:rPr>
            </w:pPr>
            <w:bookmarkStart w:id="127" w:name="AUMCINFO"/>
            <w:r w:rsidRPr="00252B00">
              <w:rPr>
                <w:b/>
                <w:iCs/>
                <w:sz w:val="18"/>
                <w:szCs w:val="18"/>
              </w:rPr>
              <w:t>AUMCINFO</w:t>
            </w:r>
            <w:bookmarkEnd w:id="127"/>
          </w:p>
        </w:tc>
        <w:tc>
          <w:tcPr>
            <w:tcW w:w="5465" w:type="dxa"/>
          </w:tcPr>
          <w:p w:rsidR="00B92DEE" w:rsidRPr="00433F2C" w:rsidRDefault="00B92DEE" w:rsidP="009415D1">
            <w:pPr>
              <w:pStyle w:val="TableContent"/>
              <w:rPr>
                <w:b/>
                <w:bCs w:val="0"/>
                <w:sz w:val="18"/>
                <w:szCs w:val="18"/>
              </w:rPr>
            </w:pPr>
            <w:r w:rsidRPr="00FC0CD4">
              <w:rPr>
                <w:b/>
                <w:sz w:val="18"/>
                <w:szCs w:val="18"/>
              </w:rPr>
              <w:t>The</w:t>
            </w:r>
            <w:r w:rsidRPr="00433F2C">
              <w:rPr>
                <w:sz w:val="18"/>
                <w:szCs w:val="18"/>
              </w:rPr>
              <w:t xml:space="preserve"> </w:t>
            </w:r>
            <w:r w:rsidRPr="00433F2C">
              <w:rPr>
                <w:b/>
                <w:sz w:val="18"/>
                <w:szCs w:val="18"/>
              </w:rPr>
              <w:t>area under the first moment curve from zero time to infinity</w:t>
            </w:r>
            <w:r w:rsidRPr="00433F2C">
              <w:rPr>
                <w:sz w:val="18"/>
                <w:szCs w:val="18"/>
              </w:rPr>
              <w:t xml:space="preserve">  </w:t>
            </w:r>
            <w:r w:rsidRPr="00433F2C">
              <w:rPr>
                <w:b/>
                <w:bCs w:val="0"/>
                <w:sz w:val="18"/>
                <w:szCs w:val="18"/>
              </w:rPr>
              <w:t>(Observed)</w:t>
            </w:r>
          </w:p>
          <w:p w:rsidR="00B92DEE" w:rsidRPr="00433F2C" w:rsidRDefault="00B92DEE" w:rsidP="009415D1">
            <w:pPr>
              <w:pStyle w:val="TableContent"/>
              <w:rPr>
                <w:b/>
                <w:bCs w:val="0"/>
                <w:sz w:val="18"/>
                <w:szCs w:val="18"/>
              </w:rPr>
            </w:pPr>
          </w:p>
          <w:p w:rsidR="00B92DEE" w:rsidRPr="00433F2C" w:rsidRDefault="00B92DEE" w:rsidP="009415D1">
            <w:pPr>
              <w:pStyle w:val="TableContent"/>
              <w:rPr>
                <w:b/>
                <w:iCs/>
                <w:sz w:val="18"/>
                <w:szCs w:val="18"/>
              </w:rPr>
            </w:pPr>
            <w:r w:rsidRPr="00433F2C">
              <w:rPr>
                <w:b/>
                <w:iCs/>
                <w:sz w:val="18"/>
                <w:szCs w:val="18"/>
              </w:rPr>
              <w:t>Equations</w:t>
            </w:r>
            <w:r>
              <w:rPr>
                <w:b/>
                <w:iCs/>
                <w:sz w:val="18"/>
                <w:szCs w:val="18"/>
              </w:rPr>
              <w:t>:</w:t>
            </w:r>
          </w:p>
          <w:p w:rsidR="00B92DEE" w:rsidRPr="00433F2C" w:rsidRDefault="00B92DEE" w:rsidP="009415D1">
            <w:pPr>
              <w:pStyle w:val="TableContent"/>
              <w:rPr>
                <w:b/>
                <w:iCs/>
                <w:sz w:val="18"/>
                <w:szCs w:val="18"/>
              </w:rPr>
            </w:pPr>
            <w:r w:rsidRPr="00433F2C">
              <w:rPr>
                <w:b/>
                <w:iCs/>
                <w:sz w:val="18"/>
                <w:szCs w:val="18"/>
              </w:rPr>
              <w:t>1. First calculate extrapolated AUMC</w:t>
            </w:r>
            <w:r>
              <w:rPr>
                <w:b/>
                <w:iCs/>
                <w:sz w:val="18"/>
                <w:szCs w:val="18"/>
              </w:rPr>
              <w:t>:</w:t>
            </w:r>
          </w:p>
          <w:p w:rsidR="00B92DEE" w:rsidRPr="00433F2C" w:rsidRDefault="00B92DEE" w:rsidP="009415D1">
            <w:pPr>
              <w:pStyle w:val="TableContent"/>
              <w:rPr>
                <w:iCs/>
                <w:sz w:val="18"/>
                <w:szCs w:val="18"/>
              </w:rPr>
            </w:pPr>
            <w:r w:rsidRPr="00433F2C">
              <w:rPr>
                <w:iCs/>
                <w:position w:val="-28"/>
                <w:sz w:val="18"/>
                <w:szCs w:val="18"/>
              </w:rPr>
              <w:object w:dxaOrig="3800" w:dyaOrig="680">
                <v:shape id="_x0000_i1047" type="#_x0000_t75" style="width:190.05pt;height:33.5pt" o:ole="">
                  <v:imagedata r:id="rId60" o:title=""/>
                </v:shape>
                <o:OLEObject Type="Embed" ProgID="Equation.3" ShapeID="_x0000_i1047" DrawAspect="Content" ObjectID="_1640609676" r:id="rId61"/>
              </w:object>
            </w:r>
          </w:p>
          <w:p w:rsidR="00B92DEE" w:rsidRPr="00433F2C" w:rsidRDefault="00B92DEE" w:rsidP="009415D1">
            <w:pPr>
              <w:pStyle w:val="TableContent"/>
              <w:rPr>
                <w:iCs/>
                <w:color w:val="FF0000"/>
                <w:sz w:val="18"/>
                <w:szCs w:val="18"/>
              </w:rPr>
            </w:pPr>
          </w:p>
          <w:p w:rsidR="00B92DEE" w:rsidRPr="00433F2C" w:rsidRDefault="00B92DEE" w:rsidP="009415D1">
            <w:pPr>
              <w:pStyle w:val="TableContent"/>
              <w:rPr>
                <w:iCs/>
                <w:sz w:val="18"/>
                <w:szCs w:val="18"/>
              </w:rPr>
            </w:pPr>
            <w:r>
              <w:rPr>
                <w:iCs/>
                <w:sz w:val="18"/>
                <w:szCs w:val="18"/>
              </w:rPr>
              <w:t>TLAST</w:t>
            </w:r>
            <w:r w:rsidRPr="00433F2C">
              <w:rPr>
                <w:iCs/>
                <w:sz w:val="18"/>
                <w:szCs w:val="18"/>
              </w:rPr>
              <w:t xml:space="preserve"> = </w:t>
            </w:r>
            <w:r>
              <w:rPr>
                <w:iCs/>
                <w:sz w:val="18"/>
                <w:szCs w:val="18"/>
              </w:rPr>
              <w:t>T</w:t>
            </w:r>
            <w:r w:rsidRPr="00433F2C">
              <w:rPr>
                <w:iCs/>
                <w:sz w:val="18"/>
                <w:szCs w:val="18"/>
              </w:rPr>
              <w:t>ime of last measurable (non-zero) plasma concentration</w:t>
            </w:r>
          </w:p>
          <w:p w:rsidR="00B92DEE" w:rsidRDefault="00B92DEE" w:rsidP="009415D1">
            <w:pPr>
              <w:pStyle w:val="TableContent"/>
              <w:rPr>
                <w:iCs/>
                <w:sz w:val="18"/>
                <w:szCs w:val="18"/>
              </w:rPr>
            </w:pPr>
            <w:r>
              <w:rPr>
                <w:iCs/>
                <w:sz w:val="18"/>
                <w:szCs w:val="18"/>
              </w:rPr>
              <w:t>CLAST</w:t>
            </w:r>
            <w:r w:rsidRPr="00433F2C">
              <w:rPr>
                <w:iCs/>
                <w:sz w:val="18"/>
                <w:szCs w:val="18"/>
              </w:rPr>
              <w:t xml:space="preserve"> =</w:t>
            </w:r>
            <w:r>
              <w:rPr>
                <w:iCs/>
                <w:sz w:val="18"/>
                <w:szCs w:val="18"/>
              </w:rPr>
              <w:t>,</w:t>
            </w:r>
            <w:r w:rsidRPr="00433F2C">
              <w:rPr>
                <w:iCs/>
                <w:sz w:val="18"/>
                <w:szCs w:val="18"/>
              </w:rPr>
              <w:t>Observed concentration at the time of the last measurable (non-zero) plasma concentrations</w:t>
            </w:r>
          </w:p>
          <w:p w:rsidR="00B92DEE" w:rsidRPr="00433F2C" w:rsidRDefault="00B92DEE" w:rsidP="009415D1">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B92DEE" w:rsidRPr="00433F2C" w:rsidRDefault="00B92DEE" w:rsidP="009415D1">
            <w:pPr>
              <w:pStyle w:val="TableContent"/>
              <w:rPr>
                <w:b/>
                <w:bCs w:val="0"/>
                <w:sz w:val="18"/>
                <w:szCs w:val="18"/>
              </w:rPr>
            </w:pPr>
          </w:p>
          <w:p w:rsidR="00B92DEE" w:rsidRPr="00433F2C" w:rsidRDefault="00B92DEE" w:rsidP="009415D1">
            <w:pPr>
              <w:pStyle w:val="TableContent"/>
              <w:rPr>
                <w:b/>
                <w:bCs w:val="0"/>
                <w:sz w:val="18"/>
                <w:szCs w:val="18"/>
              </w:rPr>
            </w:pPr>
            <w:r w:rsidRPr="00433F2C">
              <w:rPr>
                <w:b/>
                <w:bCs w:val="0"/>
                <w:sz w:val="18"/>
                <w:szCs w:val="18"/>
              </w:rPr>
              <w:t>2.Final Equation</w:t>
            </w:r>
          </w:p>
          <w:p w:rsidR="00B92DEE" w:rsidRPr="00433F2C" w:rsidRDefault="00B92DEE" w:rsidP="009415D1">
            <w:pPr>
              <w:pStyle w:val="TableContent"/>
              <w:rPr>
                <w:b/>
                <w:bCs w:val="0"/>
                <w:sz w:val="18"/>
                <w:szCs w:val="18"/>
              </w:rPr>
            </w:pPr>
            <w:r w:rsidRPr="00433F2C">
              <w:rPr>
                <w:iCs/>
                <w:position w:val="-12"/>
                <w:sz w:val="18"/>
                <w:szCs w:val="18"/>
              </w:rPr>
              <w:object w:dxaOrig="4020" w:dyaOrig="360">
                <v:shape id="_x0000_i1048" type="#_x0000_t75" style="width:202.2pt;height:18.85pt" o:ole="">
                  <v:imagedata r:id="rId62" o:title=""/>
                </v:shape>
                <o:OLEObject Type="Embed" ProgID="Equation.3" ShapeID="_x0000_i1048" DrawAspect="Content" ObjectID="_1640609677" r:id="rId63"/>
              </w:object>
            </w:r>
          </w:p>
          <w:p w:rsidR="00B92DEE" w:rsidRPr="00433F2C" w:rsidRDefault="00B92DEE" w:rsidP="009415D1">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B92DEE" w:rsidRPr="00433F2C" w:rsidRDefault="00B92DEE" w:rsidP="009415D1">
            <w:pPr>
              <w:pStyle w:val="TableContent"/>
              <w:rPr>
                <w:b/>
                <w:bCs w:val="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DEE" w:rsidRPr="00433F2C" w:rsidTr="009415D1">
              <w:tc>
                <w:tcPr>
                  <w:tcW w:w="2412" w:type="dxa"/>
                </w:tcPr>
                <w:p w:rsidR="00B92DEE" w:rsidRPr="00433F2C" w:rsidRDefault="00B92DEE" w:rsidP="009415D1">
                  <w:pPr>
                    <w:pStyle w:val="TableContent"/>
                    <w:rPr>
                      <w:b/>
                      <w:iCs/>
                      <w:sz w:val="18"/>
                      <w:szCs w:val="18"/>
                    </w:rPr>
                  </w:pPr>
                  <w:r w:rsidRPr="00433F2C">
                    <w:rPr>
                      <w:b/>
                      <w:iCs/>
                      <w:sz w:val="18"/>
                      <w:szCs w:val="18"/>
                    </w:rPr>
                    <w:t>Data Checks</w:t>
                  </w:r>
                </w:p>
              </w:tc>
              <w:tc>
                <w:tcPr>
                  <w:tcW w:w="2415" w:type="dxa"/>
                </w:tcPr>
                <w:p w:rsidR="00B92DEE" w:rsidRPr="00433F2C" w:rsidRDefault="00B92DEE" w:rsidP="009415D1">
                  <w:pPr>
                    <w:pStyle w:val="TableContent"/>
                    <w:rPr>
                      <w:b/>
                      <w:iCs/>
                      <w:sz w:val="18"/>
                      <w:szCs w:val="18"/>
                    </w:rPr>
                  </w:pPr>
                  <w:r w:rsidRPr="00433F2C">
                    <w:rPr>
                      <w:b/>
                      <w:iCs/>
                      <w:sz w:val="18"/>
                      <w:szCs w:val="18"/>
                    </w:rPr>
                    <w:t>Actions</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O</w:t>
                  </w:r>
                  <w:r w:rsidRPr="00433F2C">
                    <w:rPr>
                      <w:iCs/>
                      <w:sz w:val="18"/>
                      <w:szCs w:val="18"/>
                    </w:rPr>
                    <w:t xml:space="preserve"> &lt; 0</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THALF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KEL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all Cs = 0</w:t>
                  </w:r>
                </w:p>
              </w:tc>
              <w:tc>
                <w:tcPr>
                  <w:tcW w:w="2415"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O</w:t>
                  </w:r>
                  <w:r w:rsidRPr="00433F2C">
                    <w:rPr>
                      <w:iCs/>
                      <w:sz w:val="18"/>
                      <w:szCs w:val="18"/>
                    </w:rPr>
                    <w:t xml:space="preserve"> = 0</w:t>
                  </w:r>
                </w:p>
              </w:tc>
            </w:tr>
          </w:tbl>
          <w:p w:rsidR="00B92DEE" w:rsidRPr="00433F2C" w:rsidRDefault="00B92DEE" w:rsidP="009415D1">
            <w:pPr>
              <w:pStyle w:val="TableContent"/>
              <w:rPr>
                <w:rFonts w:cs="Arial"/>
                <w:b/>
                <w:iCs/>
                <w:sz w:val="18"/>
                <w:szCs w:val="18"/>
              </w:rPr>
            </w:pPr>
          </w:p>
        </w:tc>
        <w:tc>
          <w:tcPr>
            <w:tcW w:w="998" w:type="dxa"/>
          </w:tcPr>
          <w:p w:rsidR="00B92DEE" w:rsidRPr="00433F2C" w:rsidRDefault="00B92DEE" w:rsidP="009415D1">
            <w:pPr>
              <w:pStyle w:val="TableContent"/>
              <w:rPr>
                <w:rFonts w:cs="Arial"/>
                <w:sz w:val="18"/>
                <w:szCs w:val="18"/>
              </w:rPr>
            </w:pPr>
            <w:r w:rsidRPr="00433F2C">
              <w:rPr>
                <w:rFonts w:cs="Arial"/>
                <w:sz w:val="18"/>
                <w:szCs w:val="18"/>
              </w:rPr>
              <w:t>2</w:t>
            </w:r>
          </w:p>
        </w:tc>
        <w:tc>
          <w:tcPr>
            <w:tcW w:w="1571" w:type="dxa"/>
          </w:tcPr>
          <w:p w:rsidR="00B92DEE" w:rsidRPr="00433F2C" w:rsidRDefault="00B92DEE" w:rsidP="009415D1">
            <w:pPr>
              <w:pStyle w:val="TableContent"/>
              <w:rPr>
                <w:iCs/>
                <w:sz w:val="18"/>
                <w:szCs w:val="18"/>
              </w:rPr>
            </w:pPr>
            <w:r>
              <w:rPr>
                <w:rFonts w:cs="Arial"/>
                <w:sz w:val="18"/>
                <w:szCs w:val="18"/>
              </w:rPr>
              <w:t>AUMCU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1.0</w:t>
            </w:r>
          </w:p>
        </w:tc>
        <w:tc>
          <w:tcPr>
            <w:tcW w:w="1375" w:type="dxa"/>
          </w:tcPr>
          <w:p w:rsidR="00C86340" w:rsidRPr="00FC0CD4" w:rsidRDefault="00C86340">
            <w:pPr>
              <w:pStyle w:val="TableContent"/>
              <w:rPr>
                <w:b/>
                <w:iCs/>
                <w:sz w:val="18"/>
                <w:szCs w:val="18"/>
              </w:rPr>
            </w:pPr>
            <w:bookmarkStart w:id="128" w:name="AUMCINFOi"/>
            <w:r w:rsidRPr="00FC0CD4">
              <w:rPr>
                <w:b/>
                <w:iCs/>
                <w:sz w:val="18"/>
                <w:szCs w:val="18"/>
              </w:rPr>
              <w:t>AUMCINFO</w:t>
            </w:r>
            <w:r w:rsidR="00B92DEE" w:rsidRPr="00FC0CD4">
              <w:rPr>
                <w:b/>
                <w:iCs/>
                <w:sz w:val="18"/>
                <w:szCs w:val="18"/>
              </w:rPr>
              <w:t>i</w:t>
            </w:r>
            <w:bookmarkEnd w:id="128"/>
          </w:p>
        </w:tc>
        <w:tc>
          <w:tcPr>
            <w:tcW w:w="5465" w:type="dxa"/>
          </w:tcPr>
          <w:p w:rsidR="00C86340" w:rsidRPr="00FC0CD4" w:rsidRDefault="00C86340">
            <w:pPr>
              <w:pStyle w:val="TableContent"/>
              <w:rPr>
                <w:b/>
                <w:bCs w:val="0"/>
                <w:sz w:val="18"/>
                <w:szCs w:val="18"/>
              </w:rPr>
            </w:pPr>
            <w:r w:rsidRPr="00FC0CD4">
              <w:rPr>
                <w:b/>
                <w:sz w:val="18"/>
                <w:szCs w:val="18"/>
              </w:rPr>
              <w:t xml:space="preserve">The area under the first moment curve from </w:t>
            </w:r>
            <w:r w:rsidR="00FC0CD4" w:rsidRPr="00FC0CD4">
              <w:rPr>
                <w:b/>
                <w:iCs/>
                <w:sz w:val="18"/>
                <w:szCs w:val="18"/>
              </w:rPr>
              <w:t xml:space="preserve">start of the dosing interval (TOLDi) </w:t>
            </w:r>
            <w:r w:rsidRPr="00FC0CD4">
              <w:rPr>
                <w:b/>
                <w:sz w:val="18"/>
                <w:szCs w:val="18"/>
              </w:rPr>
              <w:t xml:space="preserve">to infinity  </w:t>
            </w:r>
            <w:r w:rsidRPr="00FC0CD4">
              <w:rPr>
                <w:b/>
                <w:bCs w:val="0"/>
                <w:sz w:val="18"/>
                <w:szCs w:val="18"/>
              </w:rPr>
              <w:t>(Observed)</w:t>
            </w:r>
          </w:p>
          <w:p w:rsidR="00C86340" w:rsidRPr="00433F2C" w:rsidRDefault="00C86340">
            <w:pPr>
              <w:pStyle w:val="TableContent"/>
              <w:rPr>
                <w:b/>
                <w:bCs w:val="0"/>
                <w:sz w:val="18"/>
                <w:szCs w:val="18"/>
              </w:rPr>
            </w:pPr>
          </w:p>
          <w:p w:rsidR="00C86340" w:rsidRPr="00433F2C" w:rsidRDefault="00C86340">
            <w:pPr>
              <w:pStyle w:val="TableContent"/>
              <w:rPr>
                <w:b/>
                <w:iCs/>
                <w:sz w:val="18"/>
                <w:szCs w:val="18"/>
              </w:rPr>
            </w:pPr>
            <w:r w:rsidRPr="00433F2C">
              <w:rPr>
                <w:b/>
                <w:iCs/>
                <w:sz w:val="18"/>
                <w:szCs w:val="18"/>
              </w:rPr>
              <w:t>Equations</w:t>
            </w:r>
            <w:r>
              <w:rPr>
                <w:b/>
                <w:iCs/>
                <w:sz w:val="18"/>
                <w:szCs w:val="18"/>
              </w:rPr>
              <w:t>:</w:t>
            </w:r>
          </w:p>
          <w:p w:rsidR="00C86340" w:rsidRPr="00433F2C" w:rsidRDefault="00C86340">
            <w:pPr>
              <w:pStyle w:val="TableContent"/>
              <w:rPr>
                <w:b/>
                <w:iCs/>
                <w:sz w:val="18"/>
                <w:szCs w:val="18"/>
              </w:rPr>
            </w:pPr>
            <w:r w:rsidRPr="00433F2C">
              <w:rPr>
                <w:b/>
                <w:iCs/>
                <w:sz w:val="18"/>
                <w:szCs w:val="18"/>
              </w:rPr>
              <w:t>1. First calculate extrapolated AUMC</w:t>
            </w:r>
            <w:r>
              <w:rPr>
                <w:b/>
                <w:iCs/>
                <w:sz w:val="18"/>
                <w:szCs w:val="18"/>
              </w:rPr>
              <w:t>:</w:t>
            </w:r>
          </w:p>
          <w:p w:rsidR="00C86340" w:rsidRPr="00433F2C" w:rsidRDefault="00C86340">
            <w:pPr>
              <w:pStyle w:val="TableContent"/>
              <w:rPr>
                <w:iCs/>
                <w:sz w:val="18"/>
                <w:szCs w:val="18"/>
              </w:rPr>
            </w:pPr>
            <w:r w:rsidRPr="00433F2C">
              <w:rPr>
                <w:iCs/>
                <w:position w:val="-28"/>
                <w:sz w:val="18"/>
                <w:szCs w:val="18"/>
              </w:rPr>
              <w:object w:dxaOrig="3800" w:dyaOrig="680">
                <v:shape id="_x0000_i1049" type="#_x0000_t75" style="width:190.05pt;height:33.5pt" o:ole="">
                  <v:imagedata r:id="rId60" o:title=""/>
                </v:shape>
                <o:OLEObject Type="Embed" ProgID="Equation.3" ShapeID="_x0000_i1049" DrawAspect="Content" ObjectID="_1640609678" r:id="rId64"/>
              </w:object>
            </w:r>
          </w:p>
          <w:p w:rsidR="00C86340" w:rsidRPr="00433F2C" w:rsidRDefault="00C86340">
            <w:pPr>
              <w:pStyle w:val="TableContent"/>
              <w:rPr>
                <w:iCs/>
                <w:color w:val="FF0000"/>
                <w:sz w:val="18"/>
                <w:szCs w:val="18"/>
              </w:rPr>
            </w:pPr>
          </w:p>
          <w:p w:rsidR="00C86340" w:rsidRPr="00433F2C" w:rsidRDefault="00C86340">
            <w:pPr>
              <w:pStyle w:val="TableContent"/>
              <w:rPr>
                <w:iCs/>
                <w:sz w:val="18"/>
                <w:szCs w:val="18"/>
              </w:rPr>
            </w:pPr>
            <w:r>
              <w:rPr>
                <w:iCs/>
                <w:sz w:val="18"/>
                <w:szCs w:val="18"/>
              </w:rPr>
              <w:t>T</w:t>
            </w:r>
            <w:r w:rsidR="00B92DEE">
              <w:rPr>
                <w:iCs/>
                <w:sz w:val="18"/>
                <w:szCs w:val="18"/>
              </w:rPr>
              <w:t>LASTi</w:t>
            </w:r>
            <w:r w:rsidRPr="00433F2C">
              <w:rPr>
                <w:iCs/>
                <w:sz w:val="18"/>
                <w:szCs w:val="18"/>
              </w:rPr>
              <w:t xml:space="preserve"> = </w:t>
            </w:r>
            <w:r>
              <w:rPr>
                <w:iCs/>
                <w:sz w:val="18"/>
                <w:szCs w:val="18"/>
              </w:rPr>
              <w:t>T</w:t>
            </w:r>
            <w:r w:rsidRPr="00433F2C">
              <w:rPr>
                <w:iCs/>
                <w:sz w:val="18"/>
                <w:szCs w:val="18"/>
              </w:rPr>
              <w:t>ime of last measurable (non-zero) plasma concentration</w:t>
            </w:r>
          </w:p>
          <w:p w:rsidR="00C86340" w:rsidRDefault="00C86340">
            <w:pPr>
              <w:pStyle w:val="TableContent"/>
              <w:rPr>
                <w:iCs/>
                <w:sz w:val="18"/>
                <w:szCs w:val="18"/>
              </w:rPr>
            </w:pPr>
            <w:r w:rsidRPr="00433F2C">
              <w:rPr>
                <w:iCs/>
                <w:sz w:val="18"/>
                <w:szCs w:val="18"/>
              </w:rPr>
              <w:t>C</w:t>
            </w:r>
            <w:r w:rsidR="00B92DEE">
              <w:rPr>
                <w:iCs/>
                <w:sz w:val="18"/>
                <w:szCs w:val="18"/>
              </w:rPr>
              <w:t>LASTi</w:t>
            </w:r>
            <w:r w:rsidRPr="00433F2C">
              <w:rPr>
                <w:iCs/>
                <w:sz w:val="18"/>
                <w:szCs w:val="18"/>
              </w:rPr>
              <w:t xml:space="preserve"> =</w:t>
            </w:r>
            <w:r>
              <w:rPr>
                <w:iCs/>
                <w:sz w:val="18"/>
                <w:szCs w:val="18"/>
              </w:rPr>
              <w:t>,</w:t>
            </w:r>
            <w:r w:rsidRPr="00433F2C">
              <w:rPr>
                <w:iCs/>
                <w:sz w:val="18"/>
                <w:szCs w:val="18"/>
              </w:rPr>
              <w:t>Observed concentration at the time of the last measurable (non-zero) plasma concentrations</w:t>
            </w:r>
          </w:p>
          <w:p w:rsidR="00C86340" w:rsidRPr="00433F2C" w:rsidRDefault="00C86340" w:rsidP="00F55AF0">
            <w:pPr>
              <w:pStyle w:val="TableContent"/>
              <w:rPr>
                <w:sz w:val="18"/>
                <w:szCs w:val="18"/>
              </w:rPr>
            </w:pPr>
            <w:r w:rsidRPr="00433F2C">
              <w:rPr>
                <w:sz w:val="18"/>
                <w:szCs w:val="18"/>
              </w:rPr>
              <w:lastRenderedPageBreak/>
              <w:t>KEL = Terminal</w:t>
            </w:r>
            <w:r>
              <w:rPr>
                <w:sz w:val="18"/>
                <w:szCs w:val="18"/>
              </w:rPr>
              <w:t xml:space="preserve"> or elimination phase rate c</w:t>
            </w:r>
            <w:r w:rsidRPr="00433F2C">
              <w:rPr>
                <w:sz w:val="18"/>
                <w:szCs w:val="18"/>
              </w:rPr>
              <w:t>onstant</w:t>
            </w:r>
          </w:p>
          <w:p w:rsidR="00C86340" w:rsidRPr="00433F2C" w:rsidRDefault="00C86340">
            <w:pPr>
              <w:pStyle w:val="TableContent"/>
              <w:rPr>
                <w:b/>
                <w:bCs w:val="0"/>
                <w:sz w:val="18"/>
                <w:szCs w:val="18"/>
              </w:rPr>
            </w:pPr>
          </w:p>
          <w:p w:rsidR="00C86340" w:rsidRPr="00433F2C" w:rsidRDefault="00C86340">
            <w:pPr>
              <w:pStyle w:val="TableContent"/>
              <w:rPr>
                <w:b/>
                <w:bCs w:val="0"/>
                <w:sz w:val="18"/>
                <w:szCs w:val="18"/>
              </w:rPr>
            </w:pPr>
            <w:r w:rsidRPr="00433F2C">
              <w:rPr>
                <w:b/>
                <w:bCs w:val="0"/>
                <w:sz w:val="18"/>
                <w:szCs w:val="18"/>
              </w:rPr>
              <w:t>2.Final Equation</w:t>
            </w:r>
          </w:p>
          <w:p w:rsidR="00C86340" w:rsidRPr="00433F2C" w:rsidRDefault="00C86340">
            <w:pPr>
              <w:pStyle w:val="TableContent"/>
              <w:rPr>
                <w:b/>
                <w:bCs w:val="0"/>
                <w:sz w:val="18"/>
                <w:szCs w:val="18"/>
              </w:rPr>
            </w:pPr>
            <w:r w:rsidRPr="00433F2C">
              <w:rPr>
                <w:iCs/>
                <w:position w:val="-12"/>
                <w:sz w:val="18"/>
                <w:szCs w:val="18"/>
              </w:rPr>
              <w:object w:dxaOrig="4020" w:dyaOrig="360">
                <v:shape id="_x0000_i1050" type="#_x0000_t75" style="width:202.2pt;height:18.85pt" o:ole="">
                  <v:imagedata r:id="rId62" o:title=""/>
                </v:shape>
                <o:OLEObject Type="Embed" ProgID="Equation.3" ShapeID="_x0000_i1050" DrawAspect="Content" ObjectID="_1640609679" r:id="rId65"/>
              </w:object>
            </w:r>
          </w:p>
          <w:p w:rsidR="00C86340" w:rsidRPr="00433F2C" w:rsidRDefault="00C86340" w:rsidP="00752921">
            <w:pPr>
              <w:pStyle w:val="TableContent"/>
              <w:rPr>
                <w:iCs/>
                <w:sz w:val="18"/>
                <w:szCs w:val="18"/>
              </w:rPr>
            </w:pPr>
            <w:r>
              <w:rPr>
                <w:sz w:val="18"/>
                <w:szCs w:val="18"/>
              </w:rPr>
              <w:t>AUMCLAST</w:t>
            </w:r>
            <w:r w:rsidR="00B92DEE">
              <w:rPr>
                <w:sz w:val="18"/>
                <w:szCs w:val="18"/>
              </w:rPr>
              <w:t>i</w:t>
            </w:r>
            <w:r>
              <w:rPr>
                <w:sz w:val="18"/>
                <w:szCs w:val="18"/>
              </w:rPr>
              <w:t xml:space="preserve">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b/>
                <w:bCs w:val="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C86340" w:rsidRPr="00433F2C" w:rsidTr="00433F2C">
              <w:tc>
                <w:tcPr>
                  <w:tcW w:w="2412" w:type="dxa"/>
                </w:tcPr>
                <w:p w:rsidR="00C86340" w:rsidRPr="00433F2C" w:rsidRDefault="00C86340">
                  <w:pPr>
                    <w:pStyle w:val="TableContent"/>
                    <w:rPr>
                      <w:b/>
                      <w:iCs/>
                      <w:sz w:val="18"/>
                      <w:szCs w:val="18"/>
                    </w:rPr>
                  </w:pPr>
                  <w:r w:rsidRPr="00433F2C">
                    <w:rPr>
                      <w:b/>
                      <w:iCs/>
                      <w:sz w:val="18"/>
                      <w:szCs w:val="18"/>
                    </w:rPr>
                    <w:t>Data Checks</w:t>
                  </w:r>
                </w:p>
              </w:tc>
              <w:tc>
                <w:tcPr>
                  <w:tcW w:w="2415"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AUMCINF</w:t>
                  </w:r>
                  <w:r>
                    <w:rPr>
                      <w:iCs/>
                      <w:sz w:val="18"/>
                      <w:szCs w:val="18"/>
                    </w:rPr>
                    <w:t>O</w:t>
                  </w:r>
                  <w:r w:rsidR="00B92DEE">
                    <w:rPr>
                      <w:iCs/>
                      <w:sz w:val="18"/>
                      <w:szCs w:val="18"/>
                    </w:rPr>
                    <w:t>i</w:t>
                  </w:r>
                  <w:r w:rsidRPr="00433F2C">
                    <w:rPr>
                      <w:iCs/>
                      <w:sz w:val="18"/>
                      <w:szCs w:val="18"/>
                    </w:rPr>
                    <w:t xml:space="preserve"> &lt; 0</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THALF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KEL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all Cs = 0</w:t>
                  </w:r>
                </w:p>
              </w:tc>
              <w:tc>
                <w:tcPr>
                  <w:tcW w:w="2415" w:type="dxa"/>
                </w:tcPr>
                <w:p w:rsidR="00C86340" w:rsidRPr="00433F2C" w:rsidRDefault="00C86340">
                  <w:pPr>
                    <w:pStyle w:val="TableContent"/>
                    <w:rPr>
                      <w:iCs/>
                      <w:sz w:val="18"/>
                      <w:szCs w:val="18"/>
                    </w:rPr>
                  </w:pPr>
                  <w:r w:rsidRPr="00433F2C">
                    <w:rPr>
                      <w:iCs/>
                      <w:sz w:val="18"/>
                      <w:szCs w:val="18"/>
                    </w:rPr>
                    <w:t>AUMCINF</w:t>
                  </w:r>
                  <w:r>
                    <w:rPr>
                      <w:iCs/>
                      <w:sz w:val="18"/>
                      <w:szCs w:val="18"/>
                    </w:rPr>
                    <w:t>O</w:t>
                  </w:r>
                  <w:r w:rsidRPr="00433F2C">
                    <w:rPr>
                      <w:iCs/>
                      <w:sz w:val="18"/>
                      <w:szCs w:val="18"/>
                    </w:rPr>
                    <w:t xml:space="preserve"> = 0</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lastRenderedPageBreak/>
              <w:t>2</w:t>
            </w:r>
          </w:p>
        </w:tc>
        <w:tc>
          <w:tcPr>
            <w:tcW w:w="1571" w:type="dxa"/>
          </w:tcPr>
          <w:p w:rsidR="00C86340" w:rsidRPr="00433F2C" w:rsidRDefault="00C86340">
            <w:pPr>
              <w:pStyle w:val="TableContent"/>
              <w:rPr>
                <w:iCs/>
                <w:sz w:val="18"/>
                <w:szCs w:val="18"/>
              </w:rPr>
            </w:pPr>
            <w:r>
              <w:rPr>
                <w:rFonts w:cs="Arial"/>
                <w:sz w:val="18"/>
                <w:szCs w:val="18"/>
              </w:rPr>
              <w:t>AUMCU</w:t>
            </w:r>
          </w:p>
        </w:tc>
      </w:tr>
      <w:tr w:rsidR="00B92DEE" w:rsidRPr="00433F2C" w:rsidTr="00C466A3">
        <w:trPr>
          <w:trHeight w:val="9935"/>
          <w:jc w:val="center"/>
        </w:trPr>
        <w:tc>
          <w:tcPr>
            <w:tcW w:w="1080" w:type="dxa"/>
          </w:tcPr>
          <w:p w:rsidR="00B92DEE" w:rsidRPr="00433F2C" w:rsidRDefault="00B92DEE" w:rsidP="009415D1">
            <w:pPr>
              <w:pStyle w:val="TableContent"/>
              <w:rPr>
                <w:iCs/>
                <w:sz w:val="18"/>
                <w:szCs w:val="18"/>
              </w:rPr>
            </w:pPr>
            <w:r>
              <w:rPr>
                <w:iCs/>
                <w:sz w:val="18"/>
                <w:szCs w:val="18"/>
              </w:rPr>
              <w:lastRenderedPageBreak/>
              <w:t>1.0</w:t>
            </w:r>
          </w:p>
        </w:tc>
        <w:tc>
          <w:tcPr>
            <w:tcW w:w="1375" w:type="dxa"/>
          </w:tcPr>
          <w:p w:rsidR="00B92DEE" w:rsidRPr="00252B00" w:rsidRDefault="00B92DEE" w:rsidP="009415D1">
            <w:pPr>
              <w:pStyle w:val="TableContent"/>
              <w:rPr>
                <w:b/>
                <w:iCs/>
                <w:sz w:val="18"/>
                <w:szCs w:val="18"/>
              </w:rPr>
            </w:pPr>
            <w:bookmarkStart w:id="129" w:name="AUMCINFP"/>
            <w:r w:rsidRPr="00252B00">
              <w:rPr>
                <w:b/>
                <w:iCs/>
                <w:sz w:val="18"/>
                <w:szCs w:val="18"/>
              </w:rPr>
              <w:t>AUMCINFP</w:t>
            </w:r>
            <w:bookmarkEnd w:id="129"/>
          </w:p>
        </w:tc>
        <w:tc>
          <w:tcPr>
            <w:tcW w:w="5465" w:type="dxa"/>
          </w:tcPr>
          <w:p w:rsidR="00B92DEE" w:rsidRPr="00433F2C" w:rsidRDefault="00B92DEE" w:rsidP="009415D1">
            <w:pPr>
              <w:pStyle w:val="TableContent"/>
              <w:rPr>
                <w:sz w:val="18"/>
                <w:szCs w:val="18"/>
              </w:rPr>
            </w:pPr>
            <w:r w:rsidRPr="00433F2C">
              <w:rPr>
                <w:b/>
                <w:bCs w:val="0"/>
                <w:sz w:val="18"/>
                <w:szCs w:val="18"/>
              </w:rPr>
              <w:t xml:space="preserve">The </w:t>
            </w:r>
            <w:r w:rsidRPr="00433F2C">
              <w:rPr>
                <w:b/>
                <w:sz w:val="18"/>
                <w:szCs w:val="18"/>
              </w:rPr>
              <w:t>area under the first moment curve from zero time to infinity</w:t>
            </w:r>
            <w:r w:rsidRPr="00433F2C">
              <w:rPr>
                <w:sz w:val="18"/>
                <w:szCs w:val="18"/>
              </w:rPr>
              <w:t xml:space="preserve">  </w:t>
            </w:r>
            <w:r w:rsidRPr="00433F2C">
              <w:rPr>
                <w:b/>
                <w:bCs w:val="0"/>
                <w:sz w:val="18"/>
                <w:szCs w:val="18"/>
              </w:rPr>
              <w:t>(Predicted)</w:t>
            </w:r>
          </w:p>
          <w:p w:rsidR="00B92DEE" w:rsidRPr="00433F2C" w:rsidRDefault="00B92DEE" w:rsidP="009415D1">
            <w:pPr>
              <w:pStyle w:val="TableContent"/>
              <w:rPr>
                <w:sz w:val="18"/>
                <w:szCs w:val="18"/>
              </w:rPr>
            </w:pPr>
          </w:p>
          <w:p w:rsidR="00B92DEE" w:rsidRPr="00433F2C" w:rsidRDefault="00B92DEE" w:rsidP="009415D1">
            <w:pPr>
              <w:pStyle w:val="TableContent"/>
              <w:rPr>
                <w:b/>
                <w:iCs/>
                <w:sz w:val="18"/>
                <w:szCs w:val="18"/>
              </w:rPr>
            </w:pPr>
            <w:r w:rsidRPr="00433F2C">
              <w:rPr>
                <w:b/>
                <w:iCs/>
                <w:sz w:val="18"/>
                <w:szCs w:val="18"/>
              </w:rPr>
              <w:t>Equations</w:t>
            </w:r>
          </w:p>
          <w:p w:rsidR="00B92DEE" w:rsidRPr="00433F2C" w:rsidRDefault="00B92DEE" w:rsidP="009415D1">
            <w:pPr>
              <w:pStyle w:val="TableContent"/>
              <w:rPr>
                <w:bCs w:val="0"/>
                <w:iCs/>
                <w:sz w:val="18"/>
                <w:szCs w:val="18"/>
              </w:rPr>
            </w:pPr>
            <w:r w:rsidRPr="00433F2C">
              <w:rPr>
                <w:b/>
                <w:iCs/>
                <w:sz w:val="18"/>
                <w:szCs w:val="18"/>
              </w:rPr>
              <w:t>1.</w:t>
            </w:r>
            <w:r w:rsidRPr="00433F2C">
              <w:rPr>
                <w:bCs w:val="0"/>
                <w:iCs/>
                <w:sz w:val="18"/>
                <w:szCs w:val="18"/>
              </w:rPr>
              <w:t xml:space="preserve">  Calculate the estimated concentration (Cest) at the time of the last measurable concentration:</w:t>
            </w:r>
          </w:p>
          <w:p w:rsidR="00B92DEE" w:rsidRPr="00433F2C" w:rsidRDefault="00B92DEE" w:rsidP="009415D1">
            <w:pPr>
              <w:pStyle w:val="TableContent"/>
              <w:rPr>
                <w:bCs w:val="0"/>
                <w:iCs/>
                <w:sz w:val="18"/>
                <w:szCs w:val="18"/>
              </w:rPr>
            </w:pPr>
            <w:r w:rsidRPr="00433F2C">
              <w:rPr>
                <w:bCs w:val="0"/>
                <w:iCs/>
                <w:sz w:val="18"/>
                <w:szCs w:val="18"/>
              </w:rPr>
              <w:tab/>
            </w:r>
            <w:r w:rsidRPr="00433F2C">
              <w:rPr>
                <w:bCs w:val="0"/>
                <w:iCs/>
                <w:position w:val="-12"/>
                <w:sz w:val="18"/>
                <w:szCs w:val="18"/>
              </w:rPr>
              <w:object w:dxaOrig="2540" w:dyaOrig="380">
                <v:shape id="_x0000_i1051" type="#_x0000_t75" style="width:128.1pt;height:18.85pt" o:ole="">
                  <v:imagedata r:id="rId66" o:title=""/>
                </v:shape>
                <o:OLEObject Type="Embed" ProgID="Equation.3" ShapeID="_x0000_i1051" DrawAspect="Content" ObjectID="_1640609680" r:id="rId67"/>
              </w:object>
            </w:r>
          </w:p>
          <w:p w:rsidR="00B92DEE" w:rsidRDefault="00B92DEE"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 Time of the last measurable </w:t>
            </w:r>
            <w:r>
              <w:rPr>
                <w:iCs/>
                <w:sz w:val="18"/>
                <w:szCs w:val="18"/>
              </w:rPr>
              <w:t xml:space="preserve">(non-zero) plasma </w:t>
            </w:r>
            <w:r w:rsidRPr="00433F2C">
              <w:rPr>
                <w:iCs/>
                <w:sz w:val="18"/>
                <w:szCs w:val="18"/>
              </w:rPr>
              <w:t xml:space="preserve">concentration </w:t>
            </w:r>
          </w:p>
          <w:p w:rsidR="00B92DEE" w:rsidRPr="00433F2C" w:rsidRDefault="00B92DEE"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w:t>
            </w:r>
            <w:r w:rsidRPr="00433F2C">
              <w:rPr>
                <w:iCs/>
                <w:sz w:val="18"/>
                <w:szCs w:val="18"/>
              </w:rPr>
              <w:t xml:space="preserve"> </w:t>
            </w:r>
            <w:r>
              <w:rPr>
                <w:iCs/>
                <w:sz w:val="18"/>
                <w:szCs w:val="18"/>
              </w:rPr>
              <w:t xml:space="preserve">phase </w:t>
            </w:r>
            <w:r w:rsidRPr="00433F2C">
              <w:rPr>
                <w:iCs/>
                <w:sz w:val="18"/>
                <w:szCs w:val="18"/>
              </w:rPr>
              <w:t>rate constant</w:t>
            </w:r>
          </w:p>
          <w:p w:rsidR="00B92DEE" w:rsidRDefault="00B92DEE" w:rsidP="009415D1">
            <w:pPr>
              <w:pStyle w:val="TableContent"/>
              <w:rPr>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xml:space="preserve">= Y-intercept (concentration at time zero) from linear regression for KEL. </w:t>
            </w:r>
          </w:p>
          <w:p w:rsidR="00B92DEE" w:rsidRPr="00433F2C" w:rsidRDefault="00B92DEE" w:rsidP="009415D1">
            <w:pPr>
              <w:pStyle w:val="TableContent"/>
              <w:rPr>
                <w:b/>
                <w:iCs/>
                <w:sz w:val="18"/>
                <w:szCs w:val="18"/>
              </w:rPr>
            </w:pPr>
          </w:p>
          <w:p w:rsidR="00B92DEE" w:rsidRPr="00433F2C" w:rsidRDefault="00B92DEE" w:rsidP="009415D1">
            <w:pPr>
              <w:pStyle w:val="TableContent"/>
              <w:rPr>
                <w:b/>
                <w:iCs/>
                <w:sz w:val="18"/>
                <w:szCs w:val="18"/>
              </w:rPr>
            </w:pPr>
            <w:r w:rsidRPr="00433F2C">
              <w:rPr>
                <w:b/>
                <w:iCs/>
                <w:sz w:val="18"/>
                <w:szCs w:val="18"/>
              </w:rPr>
              <w:t>2. First calculate extrapolated AUMC</w:t>
            </w:r>
          </w:p>
          <w:p w:rsidR="00B92DEE" w:rsidRPr="00433F2C" w:rsidRDefault="00B92DEE" w:rsidP="009415D1">
            <w:pPr>
              <w:pStyle w:val="TableContent"/>
              <w:rPr>
                <w:iCs/>
                <w:sz w:val="18"/>
                <w:szCs w:val="18"/>
              </w:rPr>
            </w:pPr>
            <w:r w:rsidRPr="00752921">
              <w:rPr>
                <w:iCs/>
                <w:position w:val="-28"/>
                <w:sz w:val="18"/>
                <w:szCs w:val="18"/>
              </w:rPr>
              <w:object w:dxaOrig="3600" w:dyaOrig="680">
                <v:shape id="_x0000_i1052" type="#_x0000_t75" style="width:182.5pt;height:33.5pt" o:ole="">
                  <v:imagedata r:id="rId68" o:title=""/>
                </v:shape>
                <o:OLEObject Type="Embed" ProgID="Equation.3" ShapeID="_x0000_i1052" DrawAspect="Content" ObjectID="_1640609681" r:id="rId69"/>
              </w:object>
            </w:r>
          </w:p>
          <w:p w:rsidR="00B92DEE" w:rsidRDefault="00B92DEE" w:rsidP="009415D1">
            <w:pPr>
              <w:pStyle w:val="TableContent"/>
              <w:rPr>
                <w:bCs w:val="0"/>
                <w:iCs/>
                <w:sz w:val="18"/>
                <w:szCs w:val="18"/>
              </w:rPr>
            </w:pPr>
          </w:p>
          <w:p w:rsidR="00B92DEE" w:rsidRPr="00433F2C" w:rsidRDefault="00B92DEE"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 Time of last measurable (non-zero) plasma concentration</w:t>
            </w:r>
          </w:p>
          <w:p w:rsidR="00B92DEE" w:rsidRDefault="00B92DEE" w:rsidP="009415D1">
            <w:pPr>
              <w:pStyle w:val="TableContent"/>
              <w:rPr>
                <w:iCs/>
                <w:sz w:val="18"/>
                <w:szCs w:val="18"/>
              </w:rPr>
            </w:pPr>
            <w:r w:rsidRPr="00433F2C">
              <w:rPr>
                <w:iCs/>
                <w:sz w:val="18"/>
                <w:szCs w:val="18"/>
              </w:rPr>
              <w:t>C</w:t>
            </w:r>
            <w:r>
              <w:rPr>
                <w:iCs/>
                <w:sz w:val="18"/>
                <w:szCs w:val="18"/>
              </w:rPr>
              <w:t>LAST</w:t>
            </w:r>
            <w:r w:rsidRPr="00433F2C">
              <w:rPr>
                <w:iCs/>
                <w:sz w:val="18"/>
                <w:szCs w:val="18"/>
              </w:rPr>
              <w:t xml:space="preserve"> = Predicted concentration at the time of the last measurable (non-zero) plasma concentration</w:t>
            </w:r>
          </w:p>
          <w:p w:rsidR="00B92DEE" w:rsidRDefault="00B92DEE" w:rsidP="009415D1">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B92DEE" w:rsidRPr="00433F2C" w:rsidRDefault="00B92DEE" w:rsidP="009415D1">
            <w:pPr>
              <w:pStyle w:val="TableContent"/>
              <w:rPr>
                <w:iCs/>
                <w:sz w:val="18"/>
                <w:szCs w:val="18"/>
              </w:rPr>
            </w:pPr>
          </w:p>
          <w:p w:rsidR="00B92DEE" w:rsidRPr="00433F2C" w:rsidRDefault="00B92DEE" w:rsidP="009415D1">
            <w:pPr>
              <w:pStyle w:val="TableContent"/>
              <w:rPr>
                <w:iCs/>
                <w:sz w:val="18"/>
                <w:szCs w:val="18"/>
              </w:rPr>
            </w:pPr>
          </w:p>
          <w:p w:rsidR="00B92DEE" w:rsidRPr="00433F2C" w:rsidRDefault="00B92DEE" w:rsidP="009415D1">
            <w:pPr>
              <w:pStyle w:val="TableContent"/>
              <w:rPr>
                <w:b/>
                <w:iCs/>
                <w:sz w:val="18"/>
                <w:szCs w:val="18"/>
              </w:rPr>
            </w:pPr>
            <w:r w:rsidRPr="00433F2C">
              <w:rPr>
                <w:b/>
                <w:iCs/>
                <w:sz w:val="18"/>
                <w:szCs w:val="18"/>
              </w:rPr>
              <w:t>2. Final Equation</w:t>
            </w:r>
          </w:p>
          <w:p w:rsidR="00B92DEE" w:rsidRDefault="00B92DEE" w:rsidP="009415D1">
            <w:pPr>
              <w:pStyle w:val="TableContent"/>
              <w:rPr>
                <w:iCs/>
                <w:sz w:val="18"/>
                <w:szCs w:val="18"/>
              </w:rPr>
            </w:pPr>
            <w:r w:rsidRPr="00433F2C">
              <w:rPr>
                <w:iCs/>
                <w:position w:val="-12"/>
                <w:sz w:val="18"/>
                <w:szCs w:val="18"/>
              </w:rPr>
              <w:object w:dxaOrig="4000" w:dyaOrig="360">
                <v:shape id="_x0000_i1053" type="#_x0000_t75" style="width:202.2pt;height:18.85pt" o:ole="">
                  <v:imagedata r:id="rId70" o:title=""/>
                </v:shape>
                <o:OLEObject Type="Embed" ProgID="Equation.3" ShapeID="_x0000_i1053" DrawAspect="Content" ObjectID="_1640609682" r:id="rId71"/>
              </w:object>
            </w:r>
          </w:p>
          <w:p w:rsidR="00B92DEE" w:rsidRPr="00433F2C" w:rsidRDefault="00B92DEE" w:rsidP="009415D1">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B92DEE" w:rsidRPr="00433F2C" w:rsidRDefault="00B92DEE" w:rsidP="009415D1">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DEE" w:rsidRPr="00433F2C" w:rsidTr="009415D1">
              <w:tc>
                <w:tcPr>
                  <w:tcW w:w="2412" w:type="dxa"/>
                </w:tcPr>
                <w:p w:rsidR="00B92DEE" w:rsidRPr="00433F2C" w:rsidRDefault="00B92DEE" w:rsidP="009415D1">
                  <w:pPr>
                    <w:pStyle w:val="TableContent"/>
                    <w:rPr>
                      <w:b/>
                      <w:iCs/>
                      <w:sz w:val="18"/>
                      <w:szCs w:val="18"/>
                    </w:rPr>
                  </w:pPr>
                  <w:r w:rsidRPr="00433F2C">
                    <w:rPr>
                      <w:b/>
                      <w:iCs/>
                      <w:sz w:val="18"/>
                      <w:szCs w:val="18"/>
                    </w:rPr>
                    <w:t>Data Checks</w:t>
                  </w:r>
                </w:p>
              </w:tc>
              <w:tc>
                <w:tcPr>
                  <w:tcW w:w="2415" w:type="dxa"/>
                </w:tcPr>
                <w:p w:rsidR="00B92DEE" w:rsidRPr="00433F2C" w:rsidRDefault="00B92DEE" w:rsidP="009415D1">
                  <w:pPr>
                    <w:pStyle w:val="TableContent"/>
                    <w:rPr>
                      <w:b/>
                      <w:iCs/>
                      <w:sz w:val="18"/>
                      <w:szCs w:val="18"/>
                    </w:rPr>
                  </w:pPr>
                  <w:r w:rsidRPr="00433F2C">
                    <w:rPr>
                      <w:b/>
                      <w:iCs/>
                      <w:sz w:val="18"/>
                      <w:szCs w:val="18"/>
                    </w:rPr>
                    <w:t>Actions</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P</w:t>
                  </w:r>
                  <w:r w:rsidRPr="00433F2C">
                    <w:rPr>
                      <w:iCs/>
                      <w:sz w:val="18"/>
                      <w:szCs w:val="18"/>
                    </w:rPr>
                    <w:t xml:space="preserve"> &lt; 0</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THALF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KEL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all Cs = 0</w:t>
                  </w:r>
                </w:p>
              </w:tc>
              <w:tc>
                <w:tcPr>
                  <w:tcW w:w="2415"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P</w:t>
                  </w:r>
                  <w:r w:rsidRPr="00433F2C">
                    <w:rPr>
                      <w:iCs/>
                      <w:sz w:val="18"/>
                      <w:szCs w:val="18"/>
                    </w:rPr>
                    <w:t xml:space="preserve"> = 0</w:t>
                  </w:r>
                </w:p>
              </w:tc>
            </w:tr>
          </w:tbl>
          <w:p w:rsidR="00B92DEE" w:rsidRPr="00433F2C" w:rsidRDefault="00B92DEE" w:rsidP="009415D1">
            <w:pPr>
              <w:pStyle w:val="TableContent"/>
              <w:rPr>
                <w:b/>
                <w:iCs/>
                <w:sz w:val="18"/>
                <w:szCs w:val="18"/>
              </w:rPr>
            </w:pPr>
          </w:p>
        </w:tc>
        <w:tc>
          <w:tcPr>
            <w:tcW w:w="998" w:type="dxa"/>
          </w:tcPr>
          <w:p w:rsidR="00B92DEE" w:rsidRPr="00433F2C" w:rsidRDefault="00B92DEE" w:rsidP="009415D1">
            <w:pPr>
              <w:pStyle w:val="TableContent"/>
              <w:rPr>
                <w:rFonts w:cs="Arial"/>
                <w:sz w:val="18"/>
                <w:szCs w:val="18"/>
              </w:rPr>
            </w:pPr>
            <w:r w:rsidRPr="00433F2C">
              <w:rPr>
                <w:rFonts w:cs="Arial"/>
                <w:sz w:val="18"/>
                <w:szCs w:val="18"/>
              </w:rPr>
              <w:t>2</w:t>
            </w:r>
          </w:p>
        </w:tc>
        <w:tc>
          <w:tcPr>
            <w:tcW w:w="1571" w:type="dxa"/>
          </w:tcPr>
          <w:p w:rsidR="00B92DEE" w:rsidRPr="00433F2C" w:rsidRDefault="00B92DEE" w:rsidP="009415D1">
            <w:pPr>
              <w:pStyle w:val="TableContent"/>
              <w:rPr>
                <w:b/>
                <w:iCs/>
                <w:sz w:val="18"/>
                <w:szCs w:val="18"/>
              </w:rPr>
            </w:pPr>
            <w:r>
              <w:rPr>
                <w:rFonts w:cs="Arial"/>
                <w:sz w:val="18"/>
                <w:szCs w:val="18"/>
              </w:rPr>
              <w:t>AUMCU</w:t>
            </w:r>
          </w:p>
        </w:tc>
      </w:tr>
      <w:tr w:rsidR="00C86340" w:rsidRPr="00433F2C" w:rsidTr="00C466A3">
        <w:trPr>
          <w:trHeight w:val="9935"/>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FC0CD4" w:rsidRDefault="00C86340">
            <w:pPr>
              <w:pStyle w:val="TableContent"/>
              <w:rPr>
                <w:b/>
                <w:iCs/>
                <w:sz w:val="18"/>
                <w:szCs w:val="18"/>
              </w:rPr>
            </w:pPr>
            <w:bookmarkStart w:id="130" w:name="AUMCINFPi"/>
            <w:r w:rsidRPr="00FC0CD4">
              <w:rPr>
                <w:b/>
                <w:iCs/>
                <w:sz w:val="18"/>
                <w:szCs w:val="18"/>
              </w:rPr>
              <w:t>AUMCINFP</w:t>
            </w:r>
            <w:r w:rsidR="00B92DEE" w:rsidRPr="00FC0CD4">
              <w:rPr>
                <w:b/>
                <w:iCs/>
                <w:sz w:val="18"/>
                <w:szCs w:val="18"/>
              </w:rPr>
              <w:t>i</w:t>
            </w:r>
            <w:bookmarkEnd w:id="130"/>
          </w:p>
        </w:tc>
        <w:tc>
          <w:tcPr>
            <w:tcW w:w="5465" w:type="dxa"/>
          </w:tcPr>
          <w:p w:rsidR="00C86340" w:rsidRPr="00FC0CD4" w:rsidRDefault="00C86340">
            <w:pPr>
              <w:pStyle w:val="TableContent"/>
              <w:rPr>
                <w:sz w:val="18"/>
                <w:szCs w:val="18"/>
              </w:rPr>
            </w:pPr>
            <w:r w:rsidRPr="00FC0CD4">
              <w:rPr>
                <w:bCs w:val="0"/>
                <w:sz w:val="18"/>
                <w:szCs w:val="18"/>
              </w:rPr>
              <w:t xml:space="preserve">The </w:t>
            </w:r>
            <w:r w:rsidRPr="00FC0CD4">
              <w:rPr>
                <w:sz w:val="18"/>
                <w:szCs w:val="18"/>
              </w:rPr>
              <w:t xml:space="preserve">area under the first moment curve </w:t>
            </w:r>
            <w:r w:rsidR="00FC0CD4" w:rsidRPr="00FC0CD4">
              <w:rPr>
                <w:iCs/>
                <w:sz w:val="18"/>
                <w:szCs w:val="18"/>
              </w:rPr>
              <w:t xml:space="preserve">from start of the dosing interval (TOLDi) </w:t>
            </w:r>
            <w:r w:rsidRPr="00FC0CD4">
              <w:rPr>
                <w:sz w:val="18"/>
                <w:szCs w:val="18"/>
              </w:rPr>
              <w:t xml:space="preserve"> to infinity  </w:t>
            </w:r>
            <w:r w:rsidRPr="00FC0CD4">
              <w:rPr>
                <w:bCs w:val="0"/>
                <w:sz w:val="18"/>
                <w:szCs w:val="18"/>
              </w:rPr>
              <w:t>(Predicted)</w:t>
            </w:r>
          </w:p>
          <w:p w:rsidR="00C86340" w:rsidRPr="00433F2C" w:rsidRDefault="00C86340">
            <w:pPr>
              <w:pStyle w:val="TableContent"/>
              <w:rPr>
                <w:sz w:val="18"/>
                <w:szCs w:val="18"/>
              </w:rPr>
            </w:pPr>
          </w:p>
          <w:p w:rsidR="00C86340" w:rsidRPr="00433F2C" w:rsidRDefault="00C86340">
            <w:pPr>
              <w:pStyle w:val="TableContent"/>
              <w:rPr>
                <w:b/>
                <w:iCs/>
                <w:sz w:val="18"/>
                <w:szCs w:val="18"/>
              </w:rPr>
            </w:pPr>
            <w:r w:rsidRPr="00433F2C">
              <w:rPr>
                <w:b/>
                <w:iCs/>
                <w:sz w:val="18"/>
                <w:szCs w:val="18"/>
              </w:rPr>
              <w:t>Equations</w:t>
            </w:r>
          </w:p>
          <w:p w:rsidR="00C86340" w:rsidRPr="00433F2C" w:rsidRDefault="00C86340">
            <w:pPr>
              <w:pStyle w:val="TableContent"/>
              <w:rPr>
                <w:bCs w:val="0"/>
                <w:iCs/>
                <w:sz w:val="18"/>
                <w:szCs w:val="18"/>
              </w:rPr>
            </w:pPr>
            <w:r w:rsidRPr="00433F2C">
              <w:rPr>
                <w:b/>
                <w:iCs/>
                <w:sz w:val="18"/>
                <w:szCs w:val="18"/>
              </w:rPr>
              <w:t>1.</w:t>
            </w:r>
            <w:r w:rsidRPr="00433F2C">
              <w:rPr>
                <w:bCs w:val="0"/>
                <w:iCs/>
                <w:sz w:val="18"/>
                <w:szCs w:val="18"/>
              </w:rPr>
              <w:t xml:space="preserve">  Calculate the estimated concentration (Cest) at the time of the last measurable concentration:</w:t>
            </w:r>
          </w:p>
          <w:p w:rsidR="00C86340" w:rsidRPr="00433F2C" w:rsidRDefault="00C86340">
            <w:pPr>
              <w:pStyle w:val="TableContent"/>
              <w:rPr>
                <w:bCs w:val="0"/>
                <w:iCs/>
                <w:sz w:val="18"/>
                <w:szCs w:val="18"/>
              </w:rPr>
            </w:pPr>
            <w:r w:rsidRPr="00433F2C">
              <w:rPr>
                <w:bCs w:val="0"/>
                <w:iCs/>
                <w:sz w:val="18"/>
                <w:szCs w:val="18"/>
              </w:rPr>
              <w:tab/>
            </w:r>
            <w:r w:rsidRPr="00433F2C">
              <w:rPr>
                <w:bCs w:val="0"/>
                <w:iCs/>
                <w:position w:val="-12"/>
                <w:sz w:val="18"/>
                <w:szCs w:val="18"/>
              </w:rPr>
              <w:object w:dxaOrig="2540" w:dyaOrig="380">
                <v:shape id="_x0000_i1054" type="#_x0000_t75" style="width:128.1pt;height:18.85pt" o:ole="">
                  <v:imagedata r:id="rId66" o:title=""/>
                </v:shape>
                <o:OLEObject Type="Embed" ProgID="Equation.3" ShapeID="_x0000_i1054" DrawAspect="Content" ObjectID="_1640609683" r:id="rId72"/>
              </w:object>
            </w:r>
          </w:p>
          <w:p w:rsidR="00C86340" w:rsidRDefault="00C86340">
            <w:pPr>
              <w:pStyle w:val="TableContent"/>
              <w:rPr>
                <w:iCs/>
                <w:sz w:val="18"/>
                <w:szCs w:val="18"/>
              </w:rPr>
            </w:pPr>
            <w:r w:rsidRPr="00433F2C">
              <w:rPr>
                <w:iCs/>
                <w:sz w:val="18"/>
                <w:szCs w:val="18"/>
              </w:rPr>
              <w:t>T</w:t>
            </w:r>
            <w:r w:rsidR="00B92DEE">
              <w:rPr>
                <w:iCs/>
                <w:sz w:val="18"/>
                <w:szCs w:val="18"/>
              </w:rPr>
              <w:t>LASTi</w:t>
            </w:r>
            <w:r w:rsidRPr="00433F2C">
              <w:rPr>
                <w:iCs/>
                <w:sz w:val="18"/>
                <w:szCs w:val="18"/>
              </w:rPr>
              <w:t xml:space="preserve">= Time of the last measurable </w:t>
            </w:r>
            <w:r>
              <w:rPr>
                <w:iCs/>
                <w:sz w:val="18"/>
                <w:szCs w:val="18"/>
              </w:rPr>
              <w:t xml:space="preserve">(non-zero) plasma </w:t>
            </w:r>
            <w:r w:rsidRPr="00433F2C">
              <w:rPr>
                <w:iCs/>
                <w:sz w:val="18"/>
                <w:szCs w:val="18"/>
              </w:rPr>
              <w:t xml:space="preserve">concentration </w:t>
            </w:r>
          </w:p>
          <w:p w:rsidR="00C86340" w:rsidRPr="00433F2C" w:rsidRDefault="00C86340">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w:t>
            </w:r>
            <w:r w:rsidRPr="00433F2C">
              <w:rPr>
                <w:iCs/>
                <w:sz w:val="18"/>
                <w:szCs w:val="18"/>
              </w:rPr>
              <w:t xml:space="preserve"> </w:t>
            </w:r>
            <w:r>
              <w:rPr>
                <w:iCs/>
                <w:sz w:val="18"/>
                <w:szCs w:val="18"/>
              </w:rPr>
              <w:t xml:space="preserve">phase </w:t>
            </w:r>
            <w:r w:rsidRPr="00433F2C">
              <w:rPr>
                <w:iCs/>
                <w:sz w:val="18"/>
                <w:szCs w:val="18"/>
              </w:rPr>
              <w:t>rate constant</w:t>
            </w:r>
          </w:p>
          <w:p w:rsidR="00C86340" w:rsidRDefault="00C86340">
            <w:pPr>
              <w:pStyle w:val="TableContent"/>
              <w:rPr>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xml:space="preserve">= Y-intercept (concentration at time zero) from linear regression for KEL. </w:t>
            </w:r>
          </w:p>
          <w:p w:rsidR="00C86340" w:rsidRPr="00433F2C" w:rsidRDefault="00C86340">
            <w:pPr>
              <w:pStyle w:val="TableContent"/>
              <w:rPr>
                <w:b/>
                <w:iCs/>
                <w:sz w:val="18"/>
                <w:szCs w:val="18"/>
              </w:rPr>
            </w:pPr>
          </w:p>
          <w:p w:rsidR="00C86340" w:rsidRPr="00433F2C" w:rsidRDefault="00C86340">
            <w:pPr>
              <w:pStyle w:val="TableContent"/>
              <w:rPr>
                <w:b/>
                <w:iCs/>
                <w:sz w:val="18"/>
                <w:szCs w:val="18"/>
              </w:rPr>
            </w:pPr>
            <w:r w:rsidRPr="00433F2C">
              <w:rPr>
                <w:b/>
                <w:iCs/>
                <w:sz w:val="18"/>
                <w:szCs w:val="18"/>
              </w:rPr>
              <w:t>2. First calculate extrapolated AUMC</w:t>
            </w:r>
          </w:p>
          <w:p w:rsidR="00C86340" w:rsidRPr="00433F2C" w:rsidRDefault="00C86340">
            <w:pPr>
              <w:pStyle w:val="TableContent"/>
              <w:rPr>
                <w:iCs/>
                <w:sz w:val="18"/>
                <w:szCs w:val="18"/>
              </w:rPr>
            </w:pPr>
            <w:r w:rsidRPr="00752921">
              <w:rPr>
                <w:iCs/>
                <w:position w:val="-28"/>
                <w:sz w:val="18"/>
                <w:szCs w:val="18"/>
              </w:rPr>
              <w:object w:dxaOrig="3600" w:dyaOrig="680">
                <v:shape id="_x0000_i1055" type="#_x0000_t75" style="width:182.5pt;height:33.5pt" o:ole="">
                  <v:imagedata r:id="rId68" o:title=""/>
                </v:shape>
                <o:OLEObject Type="Embed" ProgID="Equation.3" ShapeID="_x0000_i1055" DrawAspect="Content" ObjectID="_1640609684" r:id="rId73"/>
              </w:object>
            </w:r>
          </w:p>
          <w:p w:rsidR="00C86340" w:rsidRDefault="00C86340">
            <w:pPr>
              <w:pStyle w:val="TableContent"/>
              <w:rPr>
                <w:bCs w:val="0"/>
                <w:iCs/>
                <w:sz w:val="18"/>
                <w:szCs w:val="18"/>
              </w:rPr>
            </w:pPr>
          </w:p>
          <w:p w:rsidR="00C86340" w:rsidRPr="00433F2C" w:rsidRDefault="00C86340">
            <w:pPr>
              <w:pStyle w:val="TableContent"/>
              <w:rPr>
                <w:iCs/>
                <w:sz w:val="18"/>
                <w:szCs w:val="18"/>
              </w:rPr>
            </w:pPr>
            <w:r w:rsidRPr="00433F2C">
              <w:rPr>
                <w:iCs/>
                <w:sz w:val="18"/>
                <w:szCs w:val="18"/>
              </w:rPr>
              <w:t>T</w:t>
            </w:r>
            <w:r w:rsidR="00B92DEE">
              <w:rPr>
                <w:iCs/>
                <w:sz w:val="18"/>
                <w:szCs w:val="18"/>
              </w:rPr>
              <w:t>LASTi</w:t>
            </w:r>
            <w:r w:rsidRPr="00433F2C">
              <w:rPr>
                <w:iCs/>
                <w:sz w:val="18"/>
                <w:szCs w:val="18"/>
              </w:rPr>
              <w:t xml:space="preserve"> = Time of last measurable (non-zero) plasma concentration</w:t>
            </w:r>
          </w:p>
          <w:p w:rsidR="00C86340" w:rsidRDefault="00C86340">
            <w:pPr>
              <w:pStyle w:val="TableContent"/>
              <w:rPr>
                <w:iCs/>
                <w:sz w:val="18"/>
                <w:szCs w:val="18"/>
              </w:rPr>
            </w:pPr>
            <w:r w:rsidRPr="00433F2C">
              <w:rPr>
                <w:iCs/>
                <w:sz w:val="18"/>
                <w:szCs w:val="18"/>
              </w:rPr>
              <w:t>C</w:t>
            </w:r>
            <w:r w:rsidR="00B92DEE">
              <w:rPr>
                <w:iCs/>
                <w:sz w:val="18"/>
                <w:szCs w:val="18"/>
              </w:rPr>
              <w:t>LASTi</w:t>
            </w:r>
            <w:r w:rsidRPr="00433F2C">
              <w:rPr>
                <w:iCs/>
                <w:sz w:val="18"/>
                <w:szCs w:val="18"/>
              </w:rPr>
              <w:t xml:space="preserve"> = Predicted concentration at the time of the last measurable (non-zero) plasma concentration</w:t>
            </w:r>
          </w:p>
          <w:p w:rsidR="00C86340" w:rsidRDefault="00C86340" w:rsidP="00B65DD0">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C86340" w:rsidRPr="00433F2C" w:rsidRDefault="00C86340">
            <w:pPr>
              <w:pStyle w:val="TableContent"/>
              <w:rPr>
                <w:iCs/>
                <w:sz w:val="18"/>
                <w:szCs w:val="18"/>
              </w:rPr>
            </w:pPr>
          </w:p>
          <w:p w:rsidR="00C86340" w:rsidRPr="00433F2C" w:rsidRDefault="00C86340">
            <w:pPr>
              <w:pStyle w:val="TableContent"/>
              <w:rPr>
                <w:iCs/>
                <w:sz w:val="18"/>
                <w:szCs w:val="18"/>
              </w:rPr>
            </w:pPr>
          </w:p>
          <w:p w:rsidR="00C86340" w:rsidRPr="00433F2C" w:rsidRDefault="00C86340">
            <w:pPr>
              <w:pStyle w:val="TableContent"/>
              <w:rPr>
                <w:b/>
                <w:iCs/>
                <w:sz w:val="18"/>
                <w:szCs w:val="18"/>
              </w:rPr>
            </w:pPr>
            <w:r w:rsidRPr="00433F2C">
              <w:rPr>
                <w:b/>
                <w:iCs/>
                <w:sz w:val="18"/>
                <w:szCs w:val="18"/>
              </w:rPr>
              <w:t>2. Final Equation</w:t>
            </w:r>
          </w:p>
          <w:p w:rsidR="00C86340" w:rsidRDefault="00C86340">
            <w:pPr>
              <w:pStyle w:val="TableContent"/>
              <w:rPr>
                <w:iCs/>
                <w:sz w:val="18"/>
                <w:szCs w:val="18"/>
              </w:rPr>
            </w:pPr>
            <w:r w:rsidRPr="00433F2C">
              <w:rPr>
                <w:iCs/>
                <w:position w:val="-12"/>
                <w:sz w:val="18"/>
                <w:szCs w:val="18"/>
              </w:rPr>
              <w:object w:dxaOrig="4000" w:dyaOrig="360">
                <v:shape id="_x0000_i1056" type="#_x0000_t75" style="width:202.2pt;height:18.85pt" o:ole="">
                  <v:imagedata r:id="rId70" o:title=""/>
                </v:shape>
                <o:OLEObject Type="Embed" ProgID="Equation.3" ShapeID="_x0000_i1056" DrawAspect="Content" ObjectID="_1640609685" r:id="rId74"/>
              </w:object>
            </w:r>
          </w:p>
          <w:p w:rsidR="00C86340" w:rsidRPr="00433F2C" w:rsidRDefault="00C86340" w:rsidP="00D83CB5">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C86340" w:rsidRPr="00433F2C" w:rsidTr="00433F2C">
              <w:tc>
                <w:tcPr>
                  <w:tcW w:w="2412" w:type="dxa"/>
                </w:tcPr>
                <w:p w:rsidR="00C86340" w:rsidRPr="00433F2C" w:rsidRDefault="00C86340">
                  <w:pPr>
                    <w:pStyle w:val="TableContent"/>
                    <w:rPr>
                      <w:b/>
                      <w:iCs/>
                      <w:sz w:val="18"/>
                      <w:szCs w:val="18"/>
                    </w:rPr>
                  </w:pPr>
                  <w:r w:rsidRPr="00433F2C">
                    <w:rPr>
                      <w:b/>
                      <w:iCs/>
                      <w:sz w:val="18"/>
                      <w:szCs w:val="18"/>
                    </w:rPr>
                    <w:t>Data Checks</w:t>
                  </w:r>
                </w:p>
              </w:tc>
              <w:tc>
                <w:tcPr>
                  <w:tcW w:w="2415"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AUMCINF</w:t>
                  </w:r>
                  <w:r>
                    <w:rPr>
                      <w:iCs/>
                      <w:sz w:val="18"/>
                      <w:szCs w:val="18"/>
                    </w:rPr>
                    <w:t>P</w:t>
                  </w:r>
                  <w:r w:rsidRPr="00433F2C">
                    <w:rPr>
                      <w:iCs/>
                      <w:sz w:val="18"/>
                      <w:szCs w:val="18"/>
                    </w:rPr>
                    <w:t xml:space="preserve"> &lt; 0</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THALF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KEL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all Cs = 0</w:t>
                  </w:r>
                </w:p>
              </w:tc>
              <w:tc>
                <w:tcPr>
                  <w:tcW w:w="2415" w:type="dxa"/>
                </w:tcPr>
                <w:p w:rsidR="00C86340" w:rsidRPr="00433F2C" w:rsidRDefault="00C86340">
                  <w:pPr>
                    <w:pStyle w:val="TableContent"/>
                    <w:rPr>
                      <w:iCs/>
                      <w:sz w:val="18"/>
                      <w:szCs w:val="18"/>
                    </w:rPr>
                  </w:pPr>
                  <w:r w:rsidRPr="00433F2C">
                    <w:rPr>
                      <w:iCs/>
                      <w:sz w:val="18"/>
                      <w:szCs w:val="18"/>
                    </w:rPr>
                    <w:t>AUMCINF</w:t>
                  </w:r>
                  <w:r>
                    <w:rPr>
                      <w:iCs/>
                      <w:sz w:val="18"/>
                      <w:szCs w:val="18"/>
                    </w:rPr>
                    <w:t>P</w:t>
                  </w:r>
                  <w:r w:rsidRPr="00433F2C">
                    <w:rPr>
                      <w:iCs/>
                      <w:sz w:val="18"/>
                      <w:szCs w:val="18"/>
                    </w:rPr>
                    <w:t xml:space="preserve"> = 0</w:t>
                  </w:r>
                </w:p>
              </w:tc>
            </w:tr>
          </w:tbl>
          <w:p w:rsidR="00C86340" w:rsidRPr="00433F2C" w:rsidRDefault="00C86340" w:rsidP="00AF1A29">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b/>
                <w:iCs/>
                <w:sz w:val="18"/>
                <w:szCs w:val="18"/>
              </w:rPr>
            </w:pPr>
            <w:r>
              <w:rPr>
                <w:rFonts w:cs="Arial"/>
                <w:sz w:val="18"/>
                <w:szCs w:val="18"/>
              </w:rPr>
              <w:t>AUMCU</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sz w:val="18"/>
                <w:szCs w:val="18"/>
              </w:rPr>
            </w:pPr>
            <w:bookmarkStart w:id="131" w:name="AUMCXPTO"/>
            <w:r w:rsidRPr="00252B00">
              <w:rPr>
                <w:rFonts w:cs="Arial"/>
                <w:b/>
                <w:sz w:val="18"/>
                <w:szCs w:val="18"/>
              </w:rPr>
              <w:t>AUMCXPTO</w:t>
            </w:r>
            <w:bookmarkEnd w:id="131"/>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AUMCINFO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Pr="00433F2C" w:rsidRDefault="00C86340">
            <w:pPr>
              <w:pStyle w:val="TableContent"/>
              <w:rPr>
                <w:iCs/>
                <w:sz w:val="18"/>
                <w:szCs w:val="18"/>
              </w:rPr>
            </w:pPr>
            <w:r w:rsidRPr="00433F2C">
              <w:rPr>
                <w:rFonts w:cs="Arial"/>
                <w:position w:val="-28"/>
                <w:sz w:val="18"/>
                <w:szCs w:val="18"/>
              </w:rPr>
              <w:object w:dxaOrig="5120" w:dyaOrig="680">
                <v:shape id="_x0000_i1057" type="#_x0000_t75" style="width:257pt;height:33.5pt" o:ole="">
                  <v:imagedata r:id="rId75" o:title=""/>
                </v:shape>
                <o:OLEObject Type="Embed" ProgID="Equation.3" ShapeID="_x0000_i1057" DrawAspect="Content" ObjectID="_1640609686" r:id="rId76"/>
              </w:object>
            </w:r>
          </w:p>
          <w:p w:rsidR="00C86340" w:rsidRPr="00411B42" w:rsidRDefault="00C86340">
            <w:pPr>
              <w:pStyle w:val="TableContent"/>
              <w:rPr>
                <w:b/>
                <w:bCs w:val="0"/>
                <w:sz w:val="18"/>
                <w:szCs w:val="18"/>
              </w:rPr>
            </w:pPr>
            <w:r>
              <w:rPr>
                <w:iCs/>
                <w:sz w:val="18"/>
                <w:szCs w:val="18"/>
              </w:rPr>
              <w:t xml:space="preserve">AUMCINFO = </w:t>
            </w:r>
            <w:r w:rsidRPr="00433F2C">
              <w:rPr>
                <w:iCs/>
                <w:sz w:val="18"/>
                <w:szCs w:val="18"/>
              </w:rPr>
              <w:t xml:space="preserve"> </w:t>
            </w:r>
            <w:r w:rsidRPr="00411B42">
              <w:rPr>
                <w:sz w:val="18"/>
                <w:szCs w:val="18"/>
              </w:rPr>
              <w:t xml:space="preserve">Area under the first moment curve from zero time to infinity  </w:t>
            </w:r>
            <w:r w:rsidRPr="00411B42">
              <w:rPr>
                <w:bCs w:val="0"/>
                <w:sz w:val="18"/>
                <w:szCs w:val="18"/>
              </w:rPr>
              <w:t>(Observed)</w:t>
            </w:r>
          </w:p>
          <w:p w:rsidR="00C86340" w:rsidRPr="00433F2C" w:rsidRDefault="00C86340" w:rsidP="00411B42">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 xml:space="preserve">from zero time </w:t>
            </w:r>
            <w:r w:rsidRPr="00752921">
              <w:rPr>
                <w:iCs/>
                <w:sz w:val="18"/>
                <w:szCs w:val="18"/>
              </w:rPr>
              <w:lastRenderedPageBreak/>
              <w:t>until the last measurable concentration.</w:t>
            </w:r>
          </w:p>
          <w:p w:rsidR="00C86340" w:rsidRPr="00433F2C" w:rsidRDefault="00C86340">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AUMCX</w:t>
                  </w:r>
                  <w:r>
                    <w:rPr>
                      <w:iCs/>
                      <w:sz w:val="18"/>
                      <w:szCs w:val="18"/>
                    </w:rPr>
                    <w:t>PT</w:t>
                  </w:r>
                  <w:r w:rsidRPr="00433F2C">
                    <w:rPr>
                      <w:iCs/>
                      <w:sz w:val="18"/>
                      <w:szCs w:val="18"/>
                    </w:rPr>
                    <w:t>O= 0</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AUMCINFO = NA</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AUMCINFO = 0</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bl>
          <w:p w:rsidR="00C86340" w:rsidRPr="00433F2C" w:rsidRDefault="00C86340">
            <w:pPr>
              <w:pStyle w:val="TableContent"/>
              <w:rPr>
                <w:rFonts w:cs="Arial"/>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lastRenderedPageBreak/>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1D5906" w:rsidRPr="00433F2C" w:rsidTr="00C466A3">
        <w:trPr>
          <w:jc w:val="center"/>
        </w:trPr>
        <w:tc>
          <w:tcPr>
            <w:tcW w:w="1080" w:type="dxa"/>
          </w:tcPr>
          <w:p w:rsidR="001D5906" w:rsidRPr="00433F2C" w:rsidRDefault="001D5906" w:rsidP="00207A64">
            <w:pPr>
              <w:pStyle w:val="TableContent"/>
              <w:rPr>
                <w:rFonts w:cs="Arial"/>
                <w:sz w:val="18"/>
                <w:szCs w:val="18"/>
              </w:rPr>
            </w:pPr>
            <w:r>
              <w:rPr>
                <w:iCs/>
                <w:sz w:val="18"/>
                <w:szCs w:val="18"/>
              </w:rPr>
              <w:lastRenderedPageBreak/>
              <w:t>1.0</w:t>
            </w:r>
          </w:p>
        </w:tc>
        <w:tc>
          <w:tcPr>
            <w:tcW w:w="1375" w:type="dxa"/>
          </w:tcPr>
          <w:p w:rsidR="001D5906" w:rsidRPr="00252B00" w:rsidRDefault="001D5906" w:rsidP="00207A64">
            <w:pPr>
              <w:pStyle w:val="TableContent"/>
              <w:rPr>
                <w:rFonts w:cs="Arial"/>
                <w:b/>
                <w:sz w:val="18"/>
                <w:szCs w:val="18"/>
              </w:rPr>
            </w:pPr>
            <w:bookmarkStart w:id="132" w:name="AUMCXPTOi"/>
            <w:r w:rsidRPr="00252B00">
              <w:rPr>
                <w:rFonts w:cs="Arial"/>
                <w:b/>
                <w:sz w:val="18"/>
                <w:szCs w:val="18"/>
              </w:rPr>
              <w:t>AUMCXPTOi</w:t>
            </w:r>
            <w:bookmarkEnd w:id="132"/>
          </w:p>
        </w:tc>
        <w:tc>
          <w:tcPr>
            <w:tcW w:w="5465" w:type="dxa"/>
          </w:tcPr>
          <w:p w:rsidR="001D5906" w:rsidRPr="00433F2C" w:rsidRDefault="001D5906" w:rsidP="00207A64">
            <w:pPr>
              <w:pStyle w:val="TableContent"/>
              <w:rPr>
                <w:rFonts w:cs="Arial"/>
                <w:b/>
                <w:bCs w:val="0"/>
                <w:sz w:val="18"/>
                <w:szCs w:val="18"/>
              </w:rPr>
            </w:pPr>
            <w:r w:rsidRPr="00433F2C">
              <w:rPr>
                <w:rFonts w:cs="Arial"/>
                <w:b/>
                <w:bCs w:val="0"/>
                <w:sz w:val="18"/>
                <w:szCs w:val="18"/>
              </w:rPr>
              <w:t>Percentage of AUMCINFO</w:t>
            </w:r>
            <w:r>
              <w:rPr>
                <w:rFonts w:cs="Arial"/>
                <w:b/>
                <w:bCs w:val="0"/>
                <w:sz w:val="18"/>
                <w:szCs w:val="18"/>
              </w:rPr>
              <w:t>i</w:t>
            </w:r>
            <w:r w:rsidRPr="00433F2C">
              <w:rPr>
                <w:rFonts w:cs="Arial"/>
                <w:b/>
                <w:bCs w:val="0"/>
                <w:sz w:val="18"/>
                <w:szCs w:val="18"/>
              </w:rPr>
              <w:t xml:space="preserve"> obtained by forward extrapolation.</w:t>
            </w:r>
          </w:p>
          <w:p w:rsidR="001D5906" w:rsidRPr="00433F2C" w:rsidRDefault="001D5906" w:rsidP="00207A64">
            <w:pPr>
              <w:pStyle w:val="TableContent"/>
              <w:rPr>
                <w:rFonts w:cs="Arial"/>
                <w:sz w:val="18"/>
                <w:szCs w:val="18"/>
              </w:rPr>
            </w:pPr>
          </w:p>
          <w:p w:rsidR="001D5906" w:rsidRPr="00433F2C" w:rsidRDefault="001D5906" w:rsidP="00207A64">
            <w:pPr>
              <w:pStyle w:val="TableContent"/>
              <w:rPr>
                <w:rFonts w:cs="Arial"/>
                <w:b/>
                <w:sz w:val="18"/>
                <w:szCs w:val="18"/>
              </w:rPr>
            </w:pPr>
            <w:r w:rsidRPr="00433F2C">
              <w:rPr>
                <w:rFonts w:cs="Arial"/>
                <w:b/>
                <w:sz w:val="18"/>
                <w:szCs w:val="18"/>
              </w:rPr>
              <w:t>Calculation</w:t>
            </w:r>
            <w:r>
              <w:rPr>
                <w:rFonts w:cs="Arial"/>
                <w:b/>
                <w:sz w:val="18"/>
                <w:szCs w:val="18"/>
              </w:rPr>
              <w:t>:</w:t>
            </w:r>
          </w:p>
          <w:p w:rsidR="001D5906" w:rsidRPr="00433F2C" w:rsidRDefault="001D5906" w:rsidP="00207A64">
            <w:pPr>
              <w:pStyle w:val="TableContent"/>
              <w:rPr>
                <w:iCs/>
                <w:sz w:val="18"/>
                <w:szCs w:val="18"/>
              </w:rPr>
            </w:pPr>
            <w:r w:rsidRPr="00433F2C">
              <w:rPr>
                <w:rFonts w:cs="Arial"/>
                <w:position w:val="-28"/>
                <w:sz w:val="18"/>
                <w:szCs w:val="18"/>
              </w:rPr>
              <w:object w:dxaOrig="5120" w:dyaOrig="680">
                <v:shape id="_x0000_i1058" type="#_x0000_t75" style="width:257pt;height:33.5pt" o:ole="">
                  <v:imagedata r:id="rId75" o:title=""/>
                </v:shape>
                <o:OLEObject Type="Embed" ProgID="Equation.3" ShapeID="_x0000_i1058" DrawAspect="Content" ObjectID="_1640609687" r:id="rId77"/>
              </w:object>
            </w:r>
          </w:p>
          <w:p w:rsidR="001D5906" w:rsidRPr="00411B42" w:rsidRDefault="001D5906" w:rsidP="00207A64">
            <w:pPr>
              <w:pStyle w:val="TableContent"/>
              <w:rPr>
                <w:b/>
                <w:bCs w:val="0"/>
                <w:sz w:val="18"/>
                <w:szCs w:val="18"/>
              </w:rPr>
            </w:pPr>
            <w:r>
              <w:rPr>
                <w:iCs/>
                <w:sz w:val="18"/>
                <w:szCs w:val="18"/>
              </w:rPr>
              <w:t xml:space="preserve">AUMCINFOi = </w:t>
            </w:r>
            <w:r w:rsidRPr="00433F2C">
              <w:rPr>
                <w:iCs/>
                <w:sz w:val="18"/>
                <w:szCs w:val="18"/>
              </w:rPr>
              <w:t xml:space="preserve"> </w:t>
            </w:r>
            <w:r w:rsidRPr="00411B42">
              <w:rPr>
                <w:sz w:val="18"/>
                <w:szCs w:val="18"/>
              </w:rPr>
              <w:t xml:space="preserve">Area under the first moment curve from zero time to infinity  </w:t>
            </w:r>
            <w:r w:rsidRPr="00411B42">
              <w:rPr>
                <w:bCs w:val="0"/>
                <w:sz w:val="18"/>
                <w:szCs w:val="18"/>
              </w:rPr>
              <w:t>(Observed)</w:t>
            </w:r>
          </w:p>
          <w:p w:rsidR="001D5906" w:rsidRPr="00433F2C" w:rsidRDefault="001D5906" w:rsidP="00207A64">
            <w:pPr>
              <w:pStyle w:val="TableContent"/>
              <w:rPr>
                <w:iCs/>
                <w:sz w:val="18"/>
                <w:szCs w:val="18"/>
              </w:rPr>
            </w:pPr>
            <w:r>
              <w:rPr>
                <w:sz w:val="18"/>
                <w:szCs w:val="18"/>
              </w:rPr>
              <w:t xml:space="preserve">AUMCLASTi = </w:t>
            </w:r>
            <w:r w:rsidRPr="00752921">
              <w:rPr>
                <w:sz w:val="18"/>
                <w:szCs w:val="18"/>
              </w:rPr>
              <w:t xml:space="preserve">Area under the first moment curve </w:t>
            </w:r>
            <w:r w:rsidRPr="00752921">
              <w:rPr>
                <w:iCs/>
                <w:sz w:val="18"/>
                <w:szCs w:val="18"/>
              </w:rPr>
              <w:t>from zero time until the last measurable concentration.</w:t>
            </w:r>
          </w:p>
          <w:p w:rsidR="001D5906" w:rsidRPr="00433F2C" w:rsidRDefault="001D5906" w:rsidP="00207A64">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1D5906" w:rsidRPr="00433F2C" w:rsidTr="00207A64">
              <w:tc>
                <w:tcPr>
                  <w:tcW w:w="2644" w:type="dxa"/>
                </w:tcPr>
                <w:p w:rsidR="001D5906" w:rsidRPr="00433F2C" w:rsidRDefault="001D5906" w:rsidP="00207A64">
                  <w:pPr>
                    <w:pStyle w:val="TableContent"/>
                    <w:rPr>
                      <w:b/>
                      <w:iCs/>
                      <w:sz w:val="18"/>
                      <w:szCs w:val="18"/>
                    </w:rPr>
                  </w:pPr>
                  <w:r w:rsidRPr="00433F2C">
                    <w:rPr>
                      <w:b/>
                      <w:iCs/>
                      <w:sz w:val="18"/>
                      <w:szCs w:val="18"/>
                    </w:rPr>
                    <w:t>Data Checks</w:t>
                  </w:r>
                </w:p>
              </w:tc>
              <w:tc>
                <w:tcPr>
                  <w:tcW w:w="2644" w:type="dxa"/>
                </w:tcPr>
                <w:p w:rsidR="001D5906" w:rsidRPr="00433F2C" w:rsidRDefault="001D5906" w:rsidP="00207A64">
                  <w:pPr>
                    <w:pStyle w:val="TableContent"/>
                    <w:rPr>
                      <w:b/>
                      <w:iCs/>
                      <w:sz w:val="18"/>
                      <w:szCs w:val="18"/>
                    </w:rPr>
                  </w:pPr>
                  <w:r w:rsidRPr="00433F2C">
                    <w:rPr>
                      <w:b/>
                      <w:iCs/>
                      <w:sz w:val="18"/>
                      <w:szCs w:val="18"/>
                    </w:rPr>
                    <w:t>Actions</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all Cs = 0</w:t>
                  </w:r>
                </w:p>
              </w:tc>
              <w:tc>
                <w:tcPr>
                  <w:tcW w:w="2644" w:type="dxa"/>
                </w:tcPr>
                <w:p w:rsidR="001D5906" w:rsidRPr="00433F2C" w:rsidRDefault="001D5906" w:rsidP="00207A64">
                  <w:pPr>
                    <w:pStyle w:val="TableContent"/>
                    <w:rPr>
                      <w:iCs/>
                      <w:sz w:val="18"/>
                      <w:szCs w:val="18"/>
                    </w:rPr>
                  </w:pPr>
                  <w:r w:rsidRPr="00433F2C">
                    <w:rPr>
                      <w:iCs/>
                      <w:sz w:val="18"/>
                      <w:szCs w:val="18"/>
                    </w:rPr>
                    <w:t>AUMCX</w:t>
                  </w:r>
                  <w:r>
                    <w:rPr>
                      <w:iCs/>
                      <w:sz w:val="18"/>
                      <w:szCs w:val="18"/>
                    </w:rPr>
                    <w:t>PT</w:t>
                  </w:r>
                  <w:r w:rsidRPr="00433F2C">
                    <w:rPr>
                      <w:iCs/>
                      <w:sz w:val="18"/>
                      <w:szCs w:val="18"/>
                    </w:rPr>
                    <w:t>O</w:t>
                  </w:r>
                  <w:r>
                    <w:rPr>
                      <w:iCs/>
                      <w:sz w:val="18"/>
                      <w:szCs w:val="18"/>
                    </w:rPr>
                    <w:t>i</w:t>
                  </w:r>
                  <w:r w:rsidRPr="00433F2C">
                    <w:rPr>
                      <w:iCs/>
                      <w:sz w:val="18"/>
                      <w:szCs w:val="18"/>
                    </w:rPr>
                    <w:t>= 0</w:t>
                  </w:r>
                </w:p>
              </w:tc>
            </w:tr>
            <w:tr w:rsidR="001D5906" w:rsidRPr="00433F2C" w:rsidTr="00207A64">
              <w:tc>
                <w:tcPr>
                  <w:tcW w:w="2644" w:type="dxa"/>
                </w:tcPr>
                <w:p w:rsidR="001D5906" w:rsidRPr="00433F2C" w:rsidRDefault="001D5906" w:rsidP="00207A64">
                  <w:pPr>
                    <w:pStyle w:val="TableContent"/>
                    <w:rPr>
                      <w:bCs w:val="0"/>
                      <w:iCs/>
                      <w:sz w:val="18"/>
                      <w:szCs w:val="18"/>
                    </w:rPr>
                  </w:pPr>
                  <w:r w:rsidRPr="00433F2C">
                    <w:rPr>
                      <w:bCs w:val="0"/>
                      <w:iCs/>
                      <w:sz w:val="18"/>
                      <w:szCs w:val="18"/>
                    </w:rPr>
                    <w:t>If AUMCINFO</w:t>
                  </w:r>
                  <w:r>
                    <w:rPr>
                      <w:bCs w:val="0"/>
                      <w:iCs/>
                      <w:sz w:val="18"/>
                      <w:szCs w:val="18"/>
                    </w:rPr>
                    <w:t>i</w:t>
                  </w:r>
                  <w:r w:rsidRPr="00433F2C">
                    <w:rPr>
                      <w:bCs w:val="0"/>
                      <w:iCs/>
                      <w:sz w:val="18"/>
                      <w:szCs w:val="18"/>
                    </w:rPr>
                    <w:t xml:space="preserve"> = NA</w:t>
                  </w:r>
                </w:p>
              </w:tc>
              <w:tc>
                <w:tcPr>
                  <w:tcW w:w="2644" w:type="dxa"/>
                </w:tcPr>
                <w:p w:rsidR="001D5906" w:rsidRPr="00433F2C" w:rsidRDefault="001D5906" w:rsidP="00207A64">
                  <w:pPr>
                    <w:pStyle w:val="TableContent"/>
                    <w:rPr>
                      <w:bCs w:val="0"/>
                      <w:iCs/>
                      <w:sz w:val="18"/>
                      <w:szCs w:val="18"/>
                    </w:rPr>
                  </w:pPr>
                  <w:r w:rsidRPr="00433F2C">
                    <w:rPr>
                      <w:iCs/>
                      <w:sz w:val="18"/>
                      <w:szCs w:val="18"/>
                    </w:rPr>
                    <w:t>Return “NA”</w:t>
                  </w:r>
                </w:p>
              </w:tc>
            </w:tr>
            <w:tr w:rsidR="001D5906" w:rsidRPr="00433F2C" w:rsidTr="00207A64">
              <w:tc>
                <w:tcPr>
                  <w:tcW w:w="2644" w:type="dxa"/>
                </w:tcPr>
                <w:p w:rsidR="001D5906" w:rsidRPr="00433F2C" w:rsidRDefault="001D5906" w:rsidP="00207A64">
                  <w:pPr>
                    <w:pStyle w:val="TableContent"/>
                    <w:rPr>
                      <w:bCs w:val="0"/>
                      <w:iCs/>
                      <w:sz w:val="18"/>
                      <w:szCs w:val="18"/>
                    </w:rPr>
                  </w:pPr>
                  <w:r w:rsidRPr="00433F2C">
                    <w:rPr>
                      <w:bCs w:val="0"/>
                      <w:iCs/>
                      <w:sz w:val="18"/>
                      <w:szCs w:val="18"/>
                    </w:rPr>
                    <w:t>If AUMCINFO</w:t>
                  </w:r>
                  <w:r>
                    <w:rPr>
                      <w:bCs w:val="0"/>
                      <w:iCs/>
                      <w:sz w:val="18"/>
                      <w:szCs w:val="18"/>
                    </w:rPr>
                    <w:t>i</w:t>
                  </w:r>
                  <w:r w:rsidRPr="00433F2C">
                    <w:rPr>
                      <w:bCs w:val="0"/>
                      <w:iCs/>
                      <w:sz w:val="18"/>
                      <w:szCs w:val="18"/>
                    </w:rPr>
                    <w:t xml:space="preserve"> = 0</w:t>
                  </w:r>
                </w:p>
              </w:tc>
              <w:tc>
                <w:tcPr>
                  <w:tcW w:w="2644" w:type="dxa"/>
                </w:tcPr>
                <w:p w:rsidR="001D5906" w:rsidRPr="00433F2C" w:rsidRDefault="001D5906" w:rsidP="00207A64">
                  <w:pPr>
                    <w:pStyle w:val="TableContent"/>
                    <w:rPr>
                      <w:bCs w:val="0"/>
                      <w:iCs/>
                      <w:sz w:val="18"/>
                      <w:szCs w:val="18"/>
                    </w:rPr>
                  </w:pPr>
                  <w:r w:rsidRPr="00433F2C">
                    <w:rPr>
                      <w:iCs/>
                      <w:sz w:val="18"/>
                      <w:szCs w:val="18"/>
                    </w:rPr>
                    <w:t>Return “NA”</w:t>
                  </w:r>
                </w:p>
              </w:tc>
            </w:tr>
          </w:tbl>
          <w:p w:rsidR="001D5906" w:rsidRPr="00433F2C" w:rsidRDefault="001D5906" w:rsidP="00207A64">
            <w:pPr>
              <w:pStyle w:val="TableContent"/>
              <w:rPr>
                <w:rFonts w:cs="Arial"/>
                <w:sz w:val="18"/>
                <w:szCs w:val="18"/>
              </w:rPr>
            </w:pPr>
          </w:p>
        </w:tc>
        <w:tc>
          <w:tcPr>
            <w:tcW w:w="998" w:type="dxa"/>
          </w:tcPr>
          <w:p w:rsidR="001D5906" w:rsidRPr="00433F2C" w:rsidRDefault="001D5906" w:rsidP="00207A64">
            <w:pPr>
              <w:pStyle w:val="TableContent"/>
              <w:rPr>
                <w:rFonts w:cs="Arial"/>
                <w:iCs/>
                <w:sz w:val="18"/>
                <w:szCs w:val="18"/>
              </w:rPr>
            </w:pPr>
            <w:r w:rsidRPr="00433F2C">
              <w:rPr>
                <w:rFonts w:cs="Arial"/>
                <w:iCs/>
                <w:sz w:val="18"/>
                <w:szCs w:val="18"/>
              </w:rPr>
              <w:t>1</w:t>
            </w:r>
          </w:p>
        </w:tc>
        <w:tc>
          <w:tcPr>
            <w:tcW w:w="1571" w:type="dxa"/>
          </w:tcPr>
          <w:p w:rsidR="001D5906" w:rsidRPr="00433F2C" w:rsidRDefault="001D5906" w:rsidP="00207A64">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iCs/>
                <w:sz w:val="18"/>
                <w:szCs w:val="18"/>
              </w:rPr>
            </w:pPr>
            <w:bookmarkStart w:id="133" w:name="AUMCXPTP"/>
            <w:r w:rsidRPr="00252B00">
              <w:rPr>
                <w:rFonts w:cs="Arial"/>
                <w:b/>
                <w:sz w:val="18"/>
                <w:szCs w:val="18"/>
              </w:rPr>
              <w:t>AUMCXPTP</w:t>
            </w:r>
            <w:bookmarkEnd w:id="133"/>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AUMCINF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Default="00C86340">
            <w:pPr>
              <w:pStyle w:val="TableContent"/>
              <w:rPr>
                <w:rFonts w:cs="Arial"/>
                <w:sz w:val="18"/>
                <w:szCs w:val="18"/>
              </w:rPr>
            </w:pPr>
            <w:r w:rsidRPr="00433F2C">
              <w:rPr>
                <w:rFonts w:cs="Arial"/>
                <w:position w:val="-28"/>
                <w:sz w:val="18"/>
                <w:szCs w:val="18"/>
              </w:rPr>
              <w:object w:dxaOrig="4880" w:dyaOrig="680">
                <v:shape id="_x0000_i1059" type="#_x0000_t75" style="width:245.7pt;height:33.5pt" o:ole="">
                  <v:imagedata r:id="rId78" o:title=""/>
                </v:shape>
                <o:OLEObject Type="Embed" ProgID="Equation.3" ShapeID="_x0000_i1059" DrawAspect="Content" ObjectID="_1640609688" r:id="rId79"/>
              </w:object>
            </w:r>
          </w:p>
          <w:p w:rsidR="00C86340" w:rsidRPr="00411B42" w:rsidRDefault="00C86340" w:rsidP="00411B42">
            <w:pPr>
              <w:pStyle w:val="TableContent"/>
              <w:rPr>
                <w:b/>
                <w:bCs w:val="0"/>
                <w:sz w:val="18"/>
                <w:szCs w:val="18"/>
              </w:rPr>
            </w:pPr>
            <w:r>
              <w:rPr>
                <w:iCs/>
                <w:sz w:val="18"/>
                <w:szCs w:val="18"/>
              </w:rPr>
              <w:t xml:space="preserve">AUMCINFP = </w:t>
            </w:r>
            <w:r w:rsidRPr="00433F2C">
              <w:rPr>
                <w:iCs/>
                <w:sz w:val="18"/>
                <w:szCs w:val="18"/>
              </w:rPr>
              <w:t xml:space="preserve"> </w:t>
            </w:r>
            <w:r w:rsidRPr="00411B42">
              <w:rPr>
                <w:sz w:val="18"/>
                <w:szCs w:val="18"/>
              </w:rPr>
              <w:t xml:space="preserve">Area under the first moment curve from zero time to infinity  </w:t>
            </w:r>
            <w:r>
              <w:rPr>
                <w:bCs w:val="0"/>
                <w:sz w:val="18"/>
                <w:szCs w:val="18"/>
              </w:rPr>
              <w:t>(Predicted</w:t>
            </w:r>
            <w:r w:rsidRPr="00411B42">
              <w:rPr>
                <w:bCs w:val="0"/>
                <w:sz w:val="18"/>
                <w:szCs w:val="18"/>
              </w:rPr>
              <w:t>)</w:t>
            </w:r>
          </w:p>
          <w:p w:rsidR="00C86340" w:rsidRPr="00411B42" w:rsidRDefault="00C86340">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AUMCX</w:t>
                  </w:r>
                  <w:r>
                    <w:rPr>
                      <w:iCs/>
                      <w:sz w:val="18"/>
                      <w:szCs w:val="18"/>
                    </w:rPr>
                    <w:t>PT</w:t>
                  </w:r>
                  <w:r w:rsidRPr="00433F2C">
                    <w:rPr>
                      <w:iCs/>
                      <w:sz w:val="18"/>
                      <w:szCs w:val="18"/>
                    </w:rPr>
                    <w:t>P= 0</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AUMCINFP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AUMCINFP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1D5906" w:rsidRPr="00433F2C" w:rsidTr="00C466A3">
        <w:trPr>
          <w:jc w:val="center"/>
        </w:trPr>
        <w:tc>
          <w:tcPr>
            <w:tcW w:w="1080" w:type="dxa"/>
          </w:tcPr>
          <w:p w:rsidR="001D5906" w:rsidRPr="00433F2C" w:rsidRDefault="001D5906" w:rsidP="00207A64">
            <w:pPr>
              <w:pStyle w:val="TableContent"/>
              <w:rPr>
                <w:rFonts w:cs="Arial"/>
                <w:sz w:val="18"/>
                <w:szCs w:val="18"/>
              </w:rPr>
            </w:pPr>
            <w:r>
              <w:rPr>
                <w:iCs/>
                <w:sz w:val="18"/>
                <w:szCs w:val="18"/>
              </w:rPr>
              <w:t>1.0</w:t>
            </w:r>
          </w:p>
        </w:tc>
        <w:tc>
          <w:tcPr>
            <w:tcW w:w="1375" w:type="dxa"/>
          </w:tcPr>
          <w:p w:rsidR="001D5906" w:rsidRPr="00252B00" w:rsidRDefault="001D5906" w:rsidP="00207A64">
            <w:pPr>
              <w:pStyle w:val="TableContent"/>
              <w:rPr>
                <w:rFonts w:cs="Arial"/>
                <w:b/>
                <w:iCs/>
                <w:sz w:val="18"/>
                <w:szCs w:val="18"/>
              </w:rPr>
            </w:pPr>
            <w:bookmarkStart w:id="134" w:name="AUMCXPTPi"/>
            <w:r w:rsidRPr="00252B00">
              <w:rPr>
                <w:rFonts w:cs="Arial"/>
                <w:b/>
                <w:sz w:val="18"/>
                <w:szCs w:val="18"/>
              </w:rPr>
              <w:t>AUMCXPTPi</w:t>
            </w:r>
            <w:bookmarkEnd w:id="134"/>
          </w:p>
        </w:tc>
        <w:tc>
          <w:tcPr>
            <w:tcW w:w="5465" w:type="dxa"/>
          </w:tcPr>
          <w:p w:rsidR="001D5906" w:rsidRPr="00433F2C" w:rsidRDefault="001D5906" w:rsidP="00207A64">
            <w:pPr>
              <w:pStyle w:val="TableContent"/>
              <w:rPr>
                <w:rFonts w:cs="Arial"/>
                <w:b/>
                <w:bCs w:val="0"/>
                <w:sz w:val="18"/>
                <w:szCs w:val="18"/>
              </w:rPr>
            </w:pPr>
            <w:r w:rsidRPr="00433F2C">
              <w:rPr>
                <w:rFonts w:cs="Arial"/>
                <w:b/>
                <w:bCs w:val="0"/>
                <w:sz w:val="18"/>
                <w:szCs w:val="18"/>
              </w:rPr>
              <w:t>Percentage of AUMCINF</w:t>
            </w:r>
            <w:r>
              <w:rPr>
                <w:rFonts w:cs="Arial"/>
                <w:b/>
                <w:bCs w:val="0"/>
                <w:sz w:val="18"/>
                <w:szCs w:val="18"/>
              </w:rPr>
              <w:t>i</w:t>
            </w:r>
            <w:r w:rsidRPr="00433F2C">
              <w:rPr>
                <w:rFonts w:cs="Arial"/>
                <w:b/>
                <w:bCs w:val="0"/>
                <w:sz w:val="18"/>
                <w:szCs w:val="18"/>
              </w:rPr>
              <w:t xml:space="preserve"> obtained by forward extrapolation.</w:t>
            </w:r>
          </w:p>
          <w:p w:rsidR="001D5906" w:rsidRPr="00433F2C" w:rsidRDefault="001D5906" w:rsidP="00207A64">
            <w:pPr>
              <w:pStyle w:val="TableContent"/>
              <w:rPr>
                <w:rFonts w:cs="Arial"/>
                <w:sz w:val="18"/>
                <w:szCs w:val="18"/>
              </w:rPr>
            </w:pPr>
          </w:p>
          <w:p w:rsidR="001D5906" w:rsidRPr="00433F2C" w:rsidRDefault="001D5906" w:rsidP="00207A64">
            <w:pPr>
              <w:pStyle w:val="TableContent"/>
              <w:rPr>
                <w:rFonts w:cs="Arial"/>
                <w:b/>
                <w:sz w:val="18"/>
                <w:szCs w:val="18"/>
              </w:rPr>
            </w:pPr>
            <w:r w:rsidRPr="00433F2C">
              <w:rPr>
                <w:rFonts w:cs="Arial"/>
                <w:b/>
                <w:sz w:val="18"/>
                <w:szCs w:val="18"/>
              </w:rPr>
              <w:t>Calculation</w:t>
            </w:r>
            <w:r>
              <w:rPr>
                <w:rFonts w:cs="Arial"/>
                <w:b/>
                <w:sz w:val="18"/>
                <w:szCs w:val="18"/>
              </w:rPr>
              <w:t>:</w:t>
            </w:r>
          </w:p>
          <w:p w:rsidR="001D5906" w:rsidRDefault="001D5906" w:rsidP="00207A64">
            <w:pPr>
              <w:pStyle w:val="TableContent"/>
              <w:rPr>
                <w:rFonts w:cs="Arial"/>
                <w:sz w:val="18"/>
                <w:szCs w:val="18"/>
              </w:rPr>
            </w:pPr>
            <w:r w:rsidRPr="00433F2C">
              <w:rPr>
                <w:rFonts w:cs="Arial"/>
                <w:position w:val="-28"/>
                <w:sz w:val="18"/>
                <w:szCs w:val="18"/>
              </w:rPr>
              <w:object w:dxaOrig="4880" w:dyaOrig="680">
                <v:shape id="_x0000_i1060" type="#_x0000_t75" style="width:245.7pt;height:33.5pt" o:ole="">
                  <v:imagedata r:id="rId78" o:title=""/>
                </v:shape>
                <o:OLEObject Type="Embed" ProgID="Equation.3" ShapeID="_x0000_i1060" DrawAspect="Content" ObjectID="_1640609689" r:id="rId80"/>
              </w:object>
            </w:r>
          </w:p>
          <w:p w:rsidR="001D5906" w:rsidRPr="00411B42" w:rsidRDefault="001D5906" w:rsidP="00207A64">
            <w:pPr>
              <w:pStyle w:val="TableContent"/>
              <w:rPr>
                <w:b/>
                <w:bCs w:val="0"/>
                <w:sz w:val="18"/>
                <w:szCs w:val="18"/>
              </w:rPr>
            </w:pPr>
            <w:r>
              <w:rPr>
                <w:iCs/>
                <w:sz w:val="18"/>
                <w:szCs w:val="18"/>
              </w:rPr>
              <w:t xml:space="preserve">AUMCINFPi = </w:t>
            </w:r>
            <w:r w:rsidRPr="00433F2C">
              <w:rPr>
                <w:iCs/>
                <w:sz w:val="18"/>
                <w:szCs w:val="18"/>
              </w:rPr>
              <w:t xml:space="preserve"> </w:t>
            </w:r>
            <w:r w:rsidRPr="00411B42">
              <w:rPr>
                <w:sz w:val="18"/>
                <w:szCs w:val="18"/>
              </w:rPr>
              <w:t xml:space="preserve">Area under the first moment curve from zero time </w:t>
            </w:r>
            <w:r w:rsidRPr="00411B42">
              <w:rPr>
                <w:sz w:val="18"/>
                <w:szCs w:val="18"/>
              </w:rPr>
              <w:lastRenderedPageBreak/>
              <w:t xml:space="preserve">to infinity  </w:t>
            </w:r>
            <w:r>
              <w:rPr>
                <w:bCs w:val="0"/>
                <w:sz w:val="18"/>
                <w:szCs w:val="18"/>
              </w:rPr>
              <w:t>(Predicted</w:t>
            </w:r>
            <w:r w:rsidRPr="00411B42">
              <w:rPr>
                <w:bCs w:val="0"/>
                <w:sz w:val="18"/>
                <w:szCs w:val="18"/>
              </w:rPr>
              <w:t>)</w:t>
            </w:r>
          </w:p>
          <w:p w:rsidR="001D5906" w:rsidRPr="00411B42" w:rsidRDefault="001D5906" w:rsidP="00207A64">
            <w:pPr>
              <w:pStyle w:val="TableContent"/>
              <w:rPr>
                <w:iCs/>
                <w:sz w:val="18"/>
                <w:szCs w:val="18"/>
              </w:rPr>
            </w:pPr>
            <w:r>
              <w:rPr>
                <w:sz w:val="18"/>
                <w:szCs w:val="18"/>
              </w:rPr>
              <w:t xml:space="preserve">AUMCLASTi = </w:t>
            </w:r>
            <w:r w:rsidRPr="00752921">
              <w:rPr>
                <w:sz w:val="18"/>
                <w:szCs w:val="18"/>
              </w:rPr>
              <w:t xml:space="preserve">Area under the first moment curve </w:t>
            </w:r>
            <w:r w:rsidRPr="00752921">
              <w:rPr>
                <w:iCs/>
                <w:sz w:val="18"/>
                <w:szCs w:val="18"/>
              </w:rPr>
              <w:t>from zero time until the last measurable concentration.</w:t>
            </w:r>
          </w:p>
          <w:p w:rsidR="001D5906" w:rsidRPr="00433F2C" w:rsidRDefault="001D5906" w:rsidP="00207A64">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1D5906" w:rsidRPr="00433F2C" w:rsidTr="00207A64">
              <w:tc>
                <w:tcPr>
                  <w:tcW w:w="2644" w:type="dxa"/>
                </w:tcPr>
                <w:p w:rsidR="001D5906" w:rsidRPr="00433F2C" w:rsidRDefault="001D5906" w:rsidP="00207A64">
                  <w:pPr>
                    <w:pStyle w:val="TableContent"/>
                    <w:rPr>
                      <w:b/>
                      <w:iCs/>
                      <w:sz w:val="18"/>
                      <w:szCs w:val="18"/>
                    </w:rPr>
                  </w:pPr>
                  <w:r w:rsidRPr="00433F2C">
                    <w:rPr>
                      <w:b/>
                      <w:iCs/>
                      <w:sz w:val="18"/>
                      <w:szCs w:val="18"/>
                    </w:rPr>
                    <w:t>Data Checks</w:t>
                  </w:r>
                </w:p>
              </w:tc>
              <w:tc>
                <w:tcPr>
                  <w:tcW w:w="2644" w:type="dxa"/>
                </w:tcPr>
                <w:p w:rsidR="001D5906" w:rsidRPr="00433F2C" w:rsidRDefault="001D5906" w:rsidP="00207A64">
                  <w:pPr>
                    <w:pStyle w:val="TableContent"/>
                    <w:rPr>
                      <w:b/>
                      <w:iCs/>
                      <w:sz w:val="18"/>
                      <w:szCs w:val="18"/>
                    </w:rPr>
                  </w:pPr>
                  <w:r w:rsidRPr="00433F2C">
                    <w:rPr>
                      <w:b/>
                      <w:iCs/>
                      <w:sz w:val="18"/>
                      <w:szCs w:val="18"/>
                    </w:rPr>
                    <w:t>Actions</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all Cs = 0</w:t>
                  </w:r>
                </w:p>
              </w:tc>
              <w:tc>
                <w:tcPr>
                  <w:tcW w:w="2644" w:type="dxa"/>
                </w:tcPr>
                <w:p w:rsidR="001D5906" w:rsidRPr="00433F2C" w:rsidRDefault="001D5906" w:rsidP="00207A64">
                  <w:pPr>
                    <w:pStyle w:val="TableContent"/>
                    <w:rPr>
                      <w:iCs/>
                      <w:sz w:val="18"/>
                      <w:szCs w:val="18"/>
                    </w:rPr>
                  </w:pPr>
                  <w:r w:rsidRPr="00433F2C">
                    <w:rPr>
                      <w:iCs/>
                      <w:sz w:val="18"/>
                      <w:szCs w:val="18"/>
                    </w:rPr>
                    <w:t>AUMCX</w:t>
                  </w:r>
                  <w:r>
                    <w:rPr>
                      <w:iCs/>
                      <w:sz w:val="18"/>
                      <w:szCs w:val="18"/>
                    </w:rPr>
                    <w:t>PT</w:t>
                  </w:r>
                  <w:r w:rsidRPr="00433F2C">
                    <w:rPr>
                      <w:iCs/>
                      <w:sz w:val="18"/>
                      <w:szCs w:val="18"/>
                    </w:rPr>
                    <w:t>P</w:t>
                  </w:r>
                  <w:r>
                    <w:rPr>
                      <w:iCs/>
                      <w:sz w:val="18"/>
                      <w:szCs w:val="18"/>
                    </w:rPr>
                    <w:t>i</w:t>
                  </w:r>
                  <w:r w:rsidRPr="00433F2C">
                    <w:rPr>
                      <w:iCs/>
                      <w:sz w:val="18"/>
                      <w:szCs w:val="18"/>
                    </w:rPr>
                    <w:t>= 0</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AUMCINFP</w:t>
                  </w:r>
                  <w:r>
                    <w:rPr>
                      <w:iCs/>
                      <w:sz w:val="18"/>
                      <w:szCs w:val="18"/>
                    </w:rPr>
                    <w:t>i</w:t>
                  </w:r>
                  <w:r w:rsidRPr="00433F2C">
                    <w:rPr>
                      <w:iCs/>
                      <w:sz w:val="18"/>
                      <w:szCs w:val="18"/>
                    </w:rPr>
                    <w:t xml:space="preserve"> = NA</w:t>
                  </w:r>
                </w:p>
              </w:tc>
              <w:tc>
                <w:tcPr>
                  <w:tcW w:w="2644" w:type="dxa"/>
                </w:tcPr>
                <w:p w:rsidR="001D5906" w:rsidRPr="00433F2C" w:rsidRDefault="001D5906" w:rsidP="00207A64">
                  <w:pPr>
                    <w:pStyle w:val="TableContent"/>
                    <w:rPr>
                      <w:iCs/>
                      <w:sz w:val="18"/>
                      <w:szCs w:val="18"/>
                    </w:rPr>
                  </w:pPr>
                  <w:r w:rsidRPr="00433F2C">
                    <w:rPr>
                      <w:iCs/>
                      <w:sz w:val="18"/>
                      <w:szCs w:val="18"/>
                    </w:rPr>
                    <w:t>Return “NA”</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AUMCINFP</w:t>
                  </w:r>
                  <w:r>
                    <w:rPr>
                      <w:iCs/>
                      <w:sz w:val="18"/>
                      <w:szCs w:val="18"/>
                    </w:rPr>
                    <w:t>i</w:t>
                  </w:r>
                  <w:r w:rsidRPr="00433F2C">
                    <w:rPr>
                      <w:iCs/>
                      <w:sz w:val="18"/>
                      <w:szCs w:val="18"/>
                    </w:rPr>
                    <w:t xml:space="preserve"> = 0</w:t>
                  </w:r>
                </w:p>
              </w:tc>
              <w:tc>
                <w:tcPr>
                  <w:tcW w:w="2644" w:type="dxa"/>
                </w:tcPr>
                <w:p w:rsidR="001D5906" w:rsidRPr="00433F2C" w:rsidRDefault="001D5906" w:rsidP="00207A64">
                  <w:pPr>
                    <w:pStyle w:val="TableContent"/>
                    <w:rPr>
                      <w:iCs/>
                      <w:sz w:val="18"/>
                      <w:szCs w:val="18"/>
                    </w:rPr>
                  </w:pPr>
                  <w:r w:rsidRPr="00433F2C">
                    <w:rPr>
                      <w:iCs/>
                      <w:sz w:val="18"/>
                      <w:szCs w:val="18"/>
                    </w:rPr>
                    <w:t>Return “NA”</w:t>
                  </w:r>
                </w:p>
              </w:tc>
            </w:tr>
          </w:tbl>
          <w:p w:rsidR="001D5906" w:rsidRPr="00433F2C" w:rsidRDefault="001D5906" w:rsidP="00207A64">
            <w:pPr>
              <w:pStyle w:val="TableContent"/>
              <w:rPr>
                <w:rFonts w:cs="Arial"/>
                <w:iCs/>
                <w:sz w:val="18"/>
                <w:szCs w:val="18"/>
              </w:rPr>
            </w:pPr>
          </w:p>
        </w:tc>
        <w:tc>
          <w:tcPr>
            <w:tcW w:w="998" w:type="dxa"/>
          </w:tcPr>
          <w:p w:rsidR="001D5906" w:rsidRPr="00433F2C" w:rsidRDefault="001D5906" w:rsidP="00207A64">
            <w:pPr>
              <w:pStyle w:val="TableContent"/>
              <w:rPr>
                <w:rFonts w:cs="Arial"/>
                <w:iCs/>
                <w:sz w:val="18"/>
                <w:szCs w:val="18"/>
              </w:rPr>
            </w:pPr>
            <w:r w:rsidRPr="00433F2C">
              <w:rPr>
                <w:rFonts w:cs="Arial"/>
                <w:iCs/>
                <w:sz w:val="18"/>
                <w:szCs w:val="18"/>
              </w:rPr>
              <w:lastRenderedPageBreak/>
              <w:t>1</w:t>
            </w:r>
          </w:p>
        </w:tc>
        <w:tc>
          <w:tcPr>
            <w:tcW w:w="1571" w:type="dxa"/>
          </w:tcPr>
          <w:p w:rsidR="001D5906" w:rsidRPr="00433F2C" w:rsidRDefault="001D5906" w:rsidP="00207A64">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252B00" w:rsidRDefault="00C86340">
            <w:pPr>
              <w:pStyle w:val="TableContent"/>
              <w:rPr>
                <w:b/>
                <w:iCs/>
                <w:sz w:val="18"/>
                <w:szCs w:val="18"/>
              </w:rPr>
            </w:pPr>
            <w:bookmarkStart w:id="135" w:name="AUMCTAUi"/>
            <w:r w:rsidRPr="00252B00">
              <w:rPr>
                <w:b/>
                <w:iCs/>
                <w:sz w:val="18"/>
                <w:szCs w:val="18"/>
              </w:rPr>
              <w:t>AUMCTAU</w:t>
            </w:r>
            <w:r w:rsidRPr="00252B00">
              <w:rPr>
                <w:b/>
                <w:i/>
                <w:sz w:val="18"/>
                <w:szCs w:val="18"/>
              </w:rPr>
              <w:t>i</w:t>
            </w:r>
            <w:bookmarkEnd w:id="135"/>
          </w:p>
        </w:tc>
        <w:tc>
          <w:tcPr>
            <w:tcW w:w="5465" w:type="dxa"/>
          </w:tcPr>
          <w:p w:rsidR="00C86340" w:rsidRPr="00433F2C" w:rsidRDefault="00C86340" w:rsidP="00E30D5C">
            <w:pPr>
              <w:pStyle w:val="TableContent"/>
              <w:rPr>
                <w:iCs/>
                <w:sz w:val="18"/>
                <w:szCs w:val="18"/>
              </w:rPr>
            </w:pPr>
            <w:r w:rsidRPr="00433F2C">
              <w:rPr>
                <w:b/>
                <w:iCs/>
                <w:sz w:val="18"/>
                <w:szCs w:val="18"/>
              </w:rPr>
              <w:t xml:space="preserve">For steady-state data, the Area under the first moment </w:t>
            </w:r>
            <w:proofErr w:type="gramStart"/>
            <w:r w:rsidRPr="00433F2C">
              <w:rPr>
                <w:b/>
                <w:iCs/>
                <w:sz w:val="18"/>
                <w:szCs w:val="18"/>
              </w:rPr>
              <w:t>curve  from</w:t>
            </w:r>
            <w:proofErr w:type="gramEnd"/>
            <w:r w:rsidRPr="00433F2C">
              <w:rPr>
                <w:b/>
                <w:iCs/>
                <w:sz w:val="18"/>
                <w:szCs w:val="18"/>
              </w:rPr>
              <w:t xml:space="preserve"> zero time until the end of the dosing interval</w:t>
            </w:r>
            <w:r w:rsidRPr="00433F2C">
              <w:rPr>
                <w:b/>
                <w:i/>
                <w:sz w:val="18"/>
                <w:szCs w:val="18"/>
              </w:rPr>
              <w:t xml:space="preserve"> i</w:t>
            </w:r>
            <w:r w:rsidRPr="00433F2C">
              <w:rPr>
                <w:b/>
                <w:iCs/>
                <w:sz w:val="18"/>
                <w:szCs w:val="18"/>
              </w:rPr>
              <w:t>.</w:t>
            </w:r>
            <w:r>
              <w:rPr>
                <w:b/>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rsidP="00E30D5C">
            <w:pPr>
              <w:pStyle w:val="TableContent"/>
              <w:rPr>
                <w:b/>
                <w:iCs/>
                <w:sz w:val="18"/>
                <w:szCs w:val="18"/>
              </w:rPr>
            </w:pPr>
            <w:r w:rsidRPr="00433F2C">
              <w:rPr>
                <w:b/>
                <w:iCs/>
                <w:sz w:val="18"/>
                <w:szCs w:val="18"/>
              </w:rPr>
              <w:t>Calculation</w:t>
            </w:r>
            <w:r>
              <w:rPr>
                <w:b/>
                <w:iCs/>
                <w:sz w:val="18"/>
                <w:szCs w:val="18"/>
              </w:rPr>
              <w:t>:</w:t>
            </w:r>
          </w:p>
          <w:p w:rsidR="00C86340" w:rsidRPr="00433F2C" w:rsidRDefault="00C86340" w:rsidP="007A2E0D">
            <w:pPr>
              <w:pStyle w:val="TableContent"/>
              <w:numPr>
                <w:ilvl w:val="0"/>
                <w:numId w:val="15"/>
              </w:numPr>
              <w:rPr>
                <w:iCs/>
                <w:sz w:val="18"/>
                <w:szCs w:val="18"/>
              </w:rPr>
            </w:pPr>
            <w:r w:rsidRPr="00433F2C">
              <w:rPr>
                <w:iCs/>
                <w:sz w:val="18"/>
                <w:szCs w:val="18"/>
              </w:rPr>
              <w:t>Calculate using the appropriate trapezoidal AUMC rule for each interval.</w:t>
            </w:r>
          </w:p>
          <w:p w:rsidR="00C86340" w:rsidRPr="00433F2C" w:rsidRDefault="00C86340" w:rsidP="00E30D5C">
            <w:pPr>
              <w:pStyle w:val="TableContent"/>
              <w:numPr>
                <w:ilvl w:val="0"/>
                <w:numId w:val="6"/>
              </w:numPr>
              <w:rPr>
                <w:iCs/>
                <w:sz w:val="18"/>
                <w:szCs w:val="18"/>
              </w:rPr>
            </w:pPr>
            <w:r w:rsidRPr="00433F2C">
              <w:rPr>
                <w:iCs/>
                <w:sz w:val="18"/>
                <w:szCs w:val="18"/>
              </w:rPr>
              <w:t>Add the AUMCs for each interval to calculate total AUCTAU.</w:t>
            </w:r>
          </w:p>
          <w:p w:rsidR="00C86340" w:rsidRPr="00433F2C" w:rsidRDefault="00C86340" w:rsidP="00E30D5C">
            <w:pPr>
              <w:pStyle w:val="TableContent"/>
              <w:rPr>
                <w:iCs/>
                <w:color w:val="FF000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rsidP="00E30D5C">
                  <w:pPr>
                    <w:pStyle w:val="TableContent"/>
                    <w:rPr>
                      <w:b/>
                      <w:iCs/>
                      <w:sz w:val="18"/>
                      <w:szCs w:val="18"/>
                    </w:rPr>
                  </w:pPr>
                  <w:r w:rsidRPr="00433F2C">
                    <w:rPr>
                      <w:b/>
                      <w:iCs/>
                      <w:sz w:val="18"/>
                      <w:szCs w:val="18"/>
                    </w:rPr>
                    <w:t>Data Checks</w:t>
                  </w:r>
                </w:p>
              </w:tc>
              <w:tc>
                <w:tcPr>
                  <w:tcW w:w="2644" w:type="dxa"/>
                </w:tcPr>
                <w:p w:rsidR="00C86340" w:rsidRPr="00433F2C" w:rsidRDefault="00C86340" w:rsidP="00E30D5C">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rsidP="00E30D5C">
                  <w:pPr>
                    <w:pStyle w:val="TableContent"/>
                    <w:rPr>
                      <w:iCs/>
                      <w:sz w:val="18"/>
                      <w:szCs w:val="18"/>
                    </w:rPr>
                  </w:pPr>
                  <w:r w:rsidRPr="00433F2C">
                    <w:rPr>
                      <w:iCs/>
                      <w:sz w:val="18"/>
                      <w:szCs w:val="18"/>
                    </w:rPr>
                    <w:t>If all Cs = 0</w:t>
                  </w:r>
                </w:p>
              </w:tc>
              <w:tc>
                <w:tcPr>
                  <w:tcW w:w="2644" w:type="dxa"/>
                </w:tcPr>
                <w:p w:rsidR="00C86340" w:rsidRPr="00433F2C" w:rsidRDefault="00C86340" w:rsidP="00E30D5C">
                  <w:pPr>
                    <w:pStyle w:val="TableContent"/>
                    <w:rPr>
                      <w:iCs/>
                      <w:sz w:val="18"/>
                      <w:szCs w:val="18"/>
                    </w:rPr>
                  </w:pPr>
                  <w:r w:rsidRPr="00433F2C">
                    <w:rPr>
                      <w:iCs/>
                      <w:sz w:val="18"/>
                      <w:szCs w:val="18"/>
                    </w:rPr>
                    <w:t>AUMC = 0</w:t>
                  </w:r>
                </w:p>
              </w:tc>
            </w:tr>
            <w:tr w:rsidR="00C86340" w:rsidRPr="00433F2C" w:rsidTr="00433F2C">
              <w:tc>
                <w:tcPr>
                  <w:tcW w:w="2644" w:type="dxa"/>
                </w:tcPr>
                <w:p w:rsidR="00C86340" w:rsidRPr="00433F2C" w:rsidRDefault="00C86340" w:rsidP="00E30D5C">
                  <w:pPr>
                    <w:pStyle w:val="TableContent"/>
                    <w:rPr>
                      <w:iCs/>
                      <w:sz w:val="18"/>
                      <w:szCs w:val="18"/>
                    </w:rPr>
                  </w:pPr>
                  <w:r w:rsidRPr="00433F2C">
                    <w:rPr>
                      <w:iCs/>
                      <w:sz w:val="18"/>
                      <w:szCs w:val="18"/>
                    </w:rPr>
                    <w:t>If C corresponding to time T is not available (after applying rules for “AUMC Calculations and Missing Data”)</w:t>
                  </w:r>
                </w:p>
              </w:tc>
              <w:tc>
                <w:tcPr>
                  <w:tcW w:w="2644" w:type="dxa"/>
                </w:tcPr>
                <w:p w:rsidR="00C86340" w:rsidRPr="00433F2C" w:rsidRDefault="00C86340" w:rsidP="00E30D5C">
                  <w:pPr>
                    <w:pStyle w:val="TableContent"/>
                    <w:rPr>
                      <w:iCs/>
                      <w:sz w:val="18"/>
                      <w:szCs w:val="18"/>
                    </w:rPr>
                  </w:pPr>
                  <w:r w:rsidRPr="00433F2C">
                    <w:rPr>
                      <w:iCs/>
                      <w:sz w:val="18"/>
                      <w:szCs w:val="18"/>
                    </w:rPr>
                    <w:t>Return “NA”</w:t>
                  </w:r>
                </w:p>
              </w:tc>
            </w:tr>
          </w:tbl>
          <w:p w:rsidR="00C86340" w:rsidRPr="00433F2C" w:rsidRDefault="00C86340">
            <w:pPr>
              <w:pStyle w:val="TableContent"/>
              <w:rPr>
                <w:b/>
                <w:sz w:val="18"/>
                <w:szCs w:val="18"/>
              </w:rPr>
            </w:pPr>
          </w:p>
        </w:tc>
        <w:tc>
          <w:tcPr>
            <w:tcW w:w="998" w:type="dxa"/>
          </w:tcPr>
          <w:p w:rsidR="00C86340" w:rsidRPr="00433F2C" w:rsidRDefault="00C86340">
            <w:pPr>
              <w:pStyle w:val="TableContent"/>
              <w:rPr>
                <w:iCs/>
                <w:sz w:val="18"/>
                <w:szCs w:val="18"/>
              </w:rPr>
            </w:pPr>
            <w:r w:rsidRPr="00433F2C">
              <w:rPr>
                <w:rFonts w:cs="Arial"/>
                <w:sz w:val="18"/>
                <w:szCs w:val="18"/>
              </w:rPr>
              <w:t>2</w:t>
            </w:r>
          </w:p>
        </w:tc>
        <w:tc>
          <w:tcPr>
            <w:tcW w:w="1571" w:type="dxa"/>
          </w:tcPr>
          <w:p w:rsidR="00C86340" w:rsidRPr="00433F2C" w:rsidRDefault="00C86340">
            <w:pPr>
              <w:pStyle w:val="TableContent"/>
              <w:rPr>
                <w:iCs/>
                <w:sz w:val="18"/>
                <w:szCs w:val="18"/>
              </w:rPr>
            </w:pPr>
            <w:r>
              <w:rPr>
                <w:rFonts w:cs="Arial"/>
                <w:sz w:val="18"/>
                <w:szCs w:val="18"/>
              </w:rPr>
              <w:t>AUMCU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252B00" w:rsidRDefault="00C86340">
            <w:pPr>
              <w:pStyle w:val="TableContent"/>
              <w:rPr>
                <w:b/>
                <w:iCs/>
                <w:sz w:val="18"/>
                <w:szCs w:val="18"/>
              </w:rPr>
            </w:pPr>
            <w:bookmarkStart w:id="136" w:name="MRTIVIFPi"/>
            <w:r w:rsidRPr="00252B00">
              <w:rPr>
                <w:rFonts w:eastAsia="SimSun" w:cs="Arial" w:hint="eastAsia"/>
                <w:b/>
                <w:sz w:val="18"/>
                <w:szCs w:val="18"/>
                <w:lang w:eastAsia="zh-CN"/>
              </w:rPr>
              <w:t>MRTIVIFP</w:t>
            </w:r>
            <w:r w:rsidRPr="00252B00">
              <w:rPr>
                <w:rFonts w:eastAsia="SimSun" w:cs="Arial"/>
                <w:b/>
                <w:sz w:val="18"/>
                <w:szCs w:val="18"/>
                <w:lang w:eastAsia="zh-CN"/>
              </w:rPr>
              <w:t>(i)</w:t>
            </w:r>
            <w:bookmarkEnd w:id="136"/>
            <w:r w:rsidRPr="00252B00">
              <w:rPr>
                <w:rFonts w:eastAsia="SimSun" w:cs="Arial"/>
                <w:b/>
                <w:sz w:val="18"/>
                <w:szCs w:val="18"/>
                <w:lang w:eastAsia="zh-CN"/>
              </w:rPr>
              <w:tab/>
            </w:r>
          </w:p>
        </w:tc>
        <w:tc>
          <w:tcPr>
            <w:tcW w:w="5465" w:type="dxa"/>
          </w:tcPr>
          <w:p w:rsidR="00C86340" w:rsidRPr="00E63656" w:rsidRDefault="00C86340" w:rsidP="00FB0143">
            <w:pPr>
              <w:rPr>
                <w:rFonts w:cs="Arial"/>
                <w:b/>
                <w:sz w:val="18"/>
                <w:szCs w:val="18"/>
              </w:rPr>
            </w:pPr>
            <w:r w:rsidRPr="00E63656">
              <w:rPr>
                <w:rFonts w:cs="Arial"/>
                <w:b/>
                <w:sz w:val="18"/>
                <w:szCs w:val="18"/>
              </w:rPr>
              <w:t>The mean residence time (MRT) extrapolated to infinity for a substance administered by intravascular dosing, calculated using the predicted value of the last non-zero concentration.</w:t>
            </w:r>
          </w:p>
          <w:p w:rsidR="00C86340" w:rsidRDefault="00C86340" w:rsidP="00FB0143">
            <w:pPr>
              <w:pStyle w:val="TableContent"/>
              <w:rPr>
                <w:rFonts w:eastAsia="SimSun"/>
                <w:b/>
                <w:sz w:val="18"/>
                <w:szCs w:val="18"/>
                <w:lang w:eastAsia="zh-CN"/>
              </w:rPr>
            </w:pPr>
          </w:p>
          <w:p w:rsidR="00C86340" w:rsidRDefault="00C86340" w:rsidP="00FB0143">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MRTIVIFP(</w:t>
            </w:r>
            <w:proofErr w:type="gramEnd"/>
            <w:r>
              <w:rPr>
                <w:rFonts w:eastAsia="SimSun"/>
                <w:b/>
                <w:sz w:val="18"/>
                <w:szCs w:val="18"/>
                <w:lang w:eastAsia="zh-CN"/>
              </w:rPr>
              <w:t xml:space="preserve">i) as MRTPi for intravascular administration. This has been changed to </w:t>
            </w:r>
            <w:proofErr w:type="gramStart"/>
            <w:r>
              <w:rPr>
                <w:rFonts w:eastAsia="SimSun"/>
                <w:b/>
                <w:sz w:val="18"/>
                <w:szCs w:val="18"/>
                <w:lang w:eastAsia="zh-CN"/>
              </w:rPr>
              <w:t>MRTIVIFP(</w:t>
            </w:r>
            <w:proofErr w:type="gramEnd"/>
            <w:r>
              <w:rPr>
                <w:rFonts w:eastAsia="SimSun"/>
                <w:b/>
                <w:sz w:val="18"/>
                <w:szCs w:val="18"/>
                <w:lang w:eastAsia="zh-CN"/>
              </w:rPr>
              <w:t>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00" w:dyaOrig="620">
                <v:shape id="_x0000_i1061" type="#_x0000_t75" style="width:135.2pt;height:31.4pt" o:ole="">
                  <v:imagedata r:id="rId81" o:title=""/>
                </v:shape>
                <o:OLEObject Type="Embed" ProgID="Equation.3" ShapeID="_x0000_i1061" DrawAspect="Content" ObjectID="_1640609690" r:id="rId82"/>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14E2F">
              <w:rPr>
                <w:b/>
                <w:position w:val="-24"/>
                <w:sz w:val="18"/>
                <w:szCs w:val="18"/>
                <w:u w:val="single"/>
              </w:rPr>
              <w:object w:dxaOrig="3480" w:dyaOrig="620">
                <v:shape id="_x0000_i1062" type="#_x0000_t75" style="width:175pt;height:31.4pt" o:ole="">
                  <v:imagedata r:id="rId83" o:title=""/>
                </v:shape>
                <o:OLEObject Type="Embed" ProgID="Equation.3" ShapeID="_x0000_i1062" DrawAspect="Content" ObjectID="_1640609691" r:id="rId84"/>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F619F8">
              <w:rPr>
                <w:b/>
                <w:position w:val="-24"/>
                <w:sz w:val="14"/>
                <w:szCs w:val="18"/>
                <w:u w:val="single"/>
              </w:rPr>
              <w:object w:dxaOrig="6080" w:dyaOrig="620">
                <v:shape id="_x0000_i1063" type="#_x0000_t75" style="width:263.3pt;height:27.65pt" o:ole="">
                  <v:imagedata r:id="rId85" o:title=""/>
                </v:shape>
                <o:OLEObject Type="Embed" ProgID="Equation.3" ShapeID="_x0000_i1063" DrawAspect="Content" ObjectID="_1640609692" r:id="rId86"/>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C1BA8">
              <w:rPr>
                <w:b/>
                <w:position w:val="-24"/>
                <w:sz w:val="18"/>
                <w:szCs w:val="18"/>
                <w:u w:val="single"/>
              </w:rPr>
              <w:object w:dxaOrig="6900" w:dyaOrig="620">
                <v:shape id="_x0000_i1064" type="#_x0000_t75" style="width:263.7pt;height:24.7pt" o:ole="">
                  <v:imagedata r:id="rId87" o:title=""/>
                </v:shape>
                <o:OLEObject Type="Embed" ProgID="Equation.3" ShapeID="_x0000_i1064" DrawAspect="Content" ObjectID="_1640609693" r:id="rId88"/>
              </w:object>
            </w:r>
          </w:p>
          <w:p w:rsidR="00C86340" w:rsidRPr="006709C0" w:rsidRDefault="00C86340" w:rsidP="00FB0143">
            <w:pPr>
              <w:pStyle w:val="TableContent"/>
              <w:rPr>
                <w:rFonts w:eastAsia="SimSun"/>
                <w:b/>
                <w:sz w:val="18"/>
                <w:szCs w:val="18"/>
                <w:u w:val="single"/>
                <w:lang w:eastAsia="zh-CN"/>
              </w:rPr>
            </w:pPr>
          </w:p>
          <w:p w:rsidR="00C86340" w:rsidRPr="009841DE" w:rsidRDefault="00C86340" w:rsidP="00FB0143">
            <w:pPr>
              <w:pStyle w:val="TableContent"/>
              <w:rPr>
                <w:sz w:val="18"/>
                <w:szCs w:val="18"/>
              </w:rPr>
            </w:pPr>
            <w:r>
              <w:rPr>
                <w:sz w:val="18"/>
                <w:szCs w:val="18"/>
              </w:rPr>
              <w:t>AUMCINFP</w:t>
            </w:r>
            <w:r w:rsidRPr="009841DE">
              <w:rPr>
                <w:sz w:val="18"/>
                <w:szCs w:val="18"/>
              </w:rPr>
              <w:t xml:space="preserve"> = Area under the first moment curve from zero time to infinity  </w:t>
            </w:r>
            <w:r>
              <w:rPr>
                <w:bCs w:val="0"/>
                <w:sz w:val="18"/>
                <w:szCs w:val="18"/>
              </w:rPr>
              <w:t>(Predicted</w:t>
            </w:r>
            <w:r w:rsidRPr="009841DE">
              <w:rPr>
                <w:bCs w:val="0"/>
                <w:sz w:val="18"/>
                <w:szCs w:val="18"/>
              </w:rPr>
              <w:t>)</w:t>
            </w:r>
          </w:p>
          <w:p w:rsidR="00C86340" w:rsidRDefault="00C86340" w:rsidP="00FB0143">
            <w:pPr>
              <w:pStyle w:val="TableContent"/>
              <w:rPr>
                <w:sz w:val="18"/>
                <w:szCs w:val="18"/>
              </w:rPr>
            </w:pPr>
            <w:r>
              <w:rPr>
                <w:sz w:val="18"/>
                <w:szCs w:val="18"/>
              </w:rPr>
              <w:t xml:space="preserve">AUCINFP= </w:t>
            </w:r>
            <w:r>
              <w:rPr>
                <w:iCs/>
                <w:sz w:val="18"/>
                <w:szCs w:val="18"/>
              </w:rPr>
              <w:t>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e concentration versus time c</w:t>
            </w:r>
            <w:r>
              <w:rPr>
                <w:iCs/>
                <w:sz w:val="18"/>
                <w:szCs w:val="18"/>
              </w:rPr>
              <w:t xml:space="preserve">urve </w:t>
            </w:r>
            <w:r w:rsidRPr="009841DE">
              <w:rPr>
                <w:iCs/>
                <w:sz w:val="18"/>
                <w:szCs w:val="18"/>
              </w:rPr>
              <w:t>from zero time until the end of the</w:t>
            </w:r>
            <w:r>
              <w:rPr>
                <w:iCs/>
                <w:sz w:val="18"/>
                <w:szCs w:val="18"/>
              </w:rPr>
              <w:t xml:space="preserve"> i</w:t>
            </w:r>
            <w:r w:rsidRPr="00E63656">
              <w:rPr>
                <w:iCs/>
                <w:sz w:val="18"/>
                <w:szCs w:val="18"/>
                <w:vertAlign w:val="superscript"/>
              </w:rPr>
              <w:t>th</w:t>
            </w:r>
            <w:r w:rsidRPr="009841DE">
              <w:rPr>
                <w:iCs/>
                <w:sz w:val="18"/>
                <w:szCs w:val="18"/>
              </w:rPr>
              <w:t xml:space="preserve"> dosing interval</w:t>
            </w:r>
            <w:r w:rsidRPr="006709C0">
              <w:rPr>
                <w:rFonts w:eastAsia="SimSun" w:hint="eastAsia"/>
                <w:iCs/>
                <w:sz w:val="18"/>
                <w:szCs w:val="18"/>
                <w:lang w:eastAsia="zh-CN"/>
              </w:rPr>
              <w:t>.</w:t>
            </w:r>
          </w:p>
          <w:p w:rsidR="00C86340" w:rsidRPr="00433F2C" w:rsidRDefault="0001380E" w:rsidP="00FB0143">
            <w:pPr>
              <w:pStyle w:val="TableContent"/>
              <w:rPr>
                <w:sz w:val="18"/>
                <w:szCs w:val="18"/>
              </w:rPr>
            </w:pPr>
            <w:r>
              <w:rPr>
                <w:sz w:val="18"/>
                <w:szCs w:val="18"/>
              </w:rPr>
              <w:fldChar w:fldCharType="begin"/>
            </w:r>
            <w:r>
              <w:rPr>
                <w:sz w:val="18"/>
                <w:szCs w:val="18"/>
              </w:rPr>
              <w:instrText xml:space="preserve"> REF TAUi \h </w:instrText>
            </w:r>
            <w:r>
              <w:rPr>
                <w:sz w:val="18"/>
                <w:szCs w:val="18"/>
              </w:rPr>
            </w:r>
            <w:r>
              <w:rPr>
                <w:sz w:val="18"/>
                <w:szCs w:val="18"/>
              </w:rPr>
              <w:fldChar w:fldCharType="separate"/>
            </w:r>
            <w:r w:rsidRPr="00846DB7">
              <w:rPr>
                <w:bCs w:val="0"/>
                <w:sz w:val="18"/>
              </w:rPr>
              <w:t>TAU</w:t>
            </w:r>
            <w:r w:rsidRPr="003E7CE7">
              <w:rPr>
                <w:bCs w:val="0"/>
                <w:i/>
                <w:sz w:val="18"/>
              </w:rPr>
              <w:t>i</w:t>
            </w:r>
            <w:r>
              <w:rPr>
                <w:sz w:val="18"/>
                <w:szCs w:val="18"/>
              </w:rPr>
              <w:fldChar w:fldCharType="end"/>
            </w:r>
            <w:r w:rsidR="00C86340">
              <w:rPr>
                <w:sz w:val="18"/>
                <w:szCs w:val="18"/>
              </w:rPr>
              <w:t xml:space="preserve"> = </w:t>
            </w:r>
            <w:r w:rsidR="00DC667B">
              <w:rPr>
                <w:sz w:val="18"/>
                <w:szCs w:val="18"/>
              </w:rPr>
              <w:t xml:space="preserve">Duration of the </w:t>
            </w:r>
            <w:r w:rsidR="00C86340">
              <w:rPr>
                <w:sz w:val="18"/>
                <w:szCs w:val="18"/>
              </w:rPr>
              <w:t>i</w:t>
            </w:r>
            <w:r w:rsidR="00C86340" w:rsidRPr="00E63656">
              <w:rPr>
                <w:sz w:val="18"/>
                <w:szCs w:val="18"/>
                <w:vertAlign w:val="superscript"/>
              </w:rPr>
              <w:t>th</w:t>
            </w:r>
            <w:r w:rsidR="00C86340">
              <w:rPr>
                <w:sz w:val="18"/>
                <w:szCs w:val="18"/>
              </w:rPr>
              <w:t xml:space="preserve"> Dosing interval</w:t>
            </w:r>
          </w:p>
          <w:p w:rsidR="00C86340" w:rsidRDefault="0001380E" w:rsidP="00FB0143">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r w:rsidR="00C86340" w:rsidRPr="00433F2C">
              <w:rPr>
                <w:sz w:val="18"/>
                <w:szCs w:val="18"/>
              </w:rPr>
              <w:t xml:space="preserve"> = duration of infusion, </w:t>
            </w:r>
            <w:r w:rsidR="00C86340" w:rsidRPr="006709C0">
              <w:rPr>
                <w:rFonts w:eastAsia="SimSun" w:hint="eastAsia"/>
                <w:sz w:val="18"/>
                <w:szCs w:val="18"/>
                <w:lang w:eastAsia="zh-CN"/>
              </w:rPr>
              <w:t>U</w:t>
            </w:r>
            <w:r w:rsidR="00C86340" w:rsidRPr="00433F2C">
              <w:rPr>
                <w:sz w:val="18"/>
                <w:szCs w:val="18"/>
              </w:rPr>
              <w:t>sed for constant infusion models</w:t>
            </w:r>
            <w:r w:rsidR="00C86340">
              <w:rPr>
                <w:sz w:val="18"/>
                <w:szCs w:val="18"/>
              </w:rPr>
              <w:t>.</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 xml:space="preserve">INFP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 xml:space="preserve">AUCINFP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37" w:name="MRTIVIFOi"/>
            <w:r w:rsidRPr="00252B00">
              <w:rPr>
                <w:rFonts w:eastAsia="SimSun" w:cs="Arial" w:hint="eastAsia"/>
                <w:b/>
                <w:sz w:val="18"/>
                <w:szCs w:val="18"/>
                <w:lang w:eastAsia="zh-CN"/>
              </w:rPr>
              <w:t>MRTIVIFO</w:t>
            </w:r>
            <w:r w:rsidRPr="00252B00">
              <w:rPr>
                <w:rFonts w:eastAsia="SimSun" w:cs="Arial"/>
                <w:b/>
                <w:sz w:val="18"/>
                <w:szCs w:val="18"/>
                <w:lang w:eastAsia="zh-CN"/>
              </w:rPr>
              <w:t>(i)</w:t>
            </w:r>
            <w:bookmarkEnd w:id="137"/>
          </w:p>
        </w:tc>
        <w:tc>
          <w:tcPr>
            <w:tcW w:w="5465" w:type="dxa"/>
          </w:tcPr>
          <w:p w:rsidR="00C86340" w:rsidRPr="00E63656" w:rsidRDefault="00C86340" w:rsidP="00FB0143">
            <w:pPr>
              <w:rPr>
                <w:rFonts w:cs="Arial"/>
                <w:b/>
                <w:sz w:val="18"/>
                <w:szCs w:val="18"/>
              </w:rPr>
            </w:pPr>
            <w:r w:rsidRPr="00E63656">
              <w:rPr>
                <w:rFonts w:cs="Arial"/>
                <w:b/>
                <w:sz w:val="18"/>
                <w:szCs w:val="18"/>
              </w:rPr>
              <w:t>The mean residence time (MRT) extrapolated to infinity for a substance administered by intravascular dosing, calculated using the observed value of the last non-zero concentration.</w:t>
            </w:r>
          </w:p>
          <w:p w:rsidR="00C86340" w:rsidRDefault="00C86340" w:rsidP="00FB0143">
            <w:pPr>
              <w:pStyle w:val="TableContent"/>
              <w:rPr>
                <w:rFonts w:eastAsia="SimSun"/>
                <w:b/>
                <w:sz w:val="18"/>
                <w:szCs w:val="18"/>
                <w:lang w:eastAsia="zh-CN"/>
              </w:rPr>
            </w:pPr>
          </w:p>
          <w:p w:rsidR="00C86340" w:rsidRDefault="00C86340" w:rsidP="00D50977">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MRTIVIFO(</w:t>
            </w:r>
            <w:proofErr w:type="gramEnd"/>
            <w:r>
              <w:rPr>
                <w:rFonts w:eastAsia="SimSun"/>
                <w:b/>
                <w:sz w:val="18"/>
                <w:szCs w:val="18"/>
                <w:lang w:eastAsia="zh-CN"/>
              </w:rPr>
              <w:t xml:space="preserve">i) as MRTOi for intravascular administration. This has been changed to </w:t>
            </w:r>
            <w:proofErr w:type="gramStart"/>
            <w:r>
              <w:rPr>
                <w:rFonts w:eastAsia="SimSun"/>
                <w:b/>
                <w:sz w:val="18"/>
                <w:szCs w:val="18"/>
                <w:lang w:eastAsia="zh-CN"/>
              </w:rPr>
              <w:t>MRTIVIFO(</w:t>
            </w:r>
            <w:proofErr w:type="gramEnd"/>
            <w:r>
              <w:rPr>
                <w:rFonts w:eastAsia="SimSun"/>
                <w:b/>
                <w:sz w:val="18"/>
                <w:szCs w:val="18"/>
                <w:lang w:eastAsia="zh-CN"/>
              </w:rPr>
              <w:t>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40" w:dyaOrig="620">
                <v:shape id="_x0000_i1065" type="#_x0000_t75" style="width:137.7pt;height:31.4pt" o:ole="">
                  <v:imagedata r:id="rId89" o:title=""/>
                </v:shape>
                <o:OLEObject Type="Embed" ProgID="Equation.3" ShapeID="_x0000_i1065" DrawAspect="Content" ObjectID="_1640609694" r:id="rId90"/>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14E2F">
              <w:rPr>
                <w:b/>
                <w:position w:val="-24"/>
                <w:sz w:val="18"/>
                <w:szCs w:val="18"/>
                <w:u w:val="single"/>
              </w:rPr>
              <w:object w:dxaOrig="3540" w:dyaOrig="620">
                <v:shape id="_x0000_i1066" type="#_x0000_t75" style="width:177.5pt;height:31.4pt" o:ole="">
                  <v:imagedata r:id="rId91" o:title=""/>
                </v:shape>
                <o:OLEObject Type="Embed" ProgID="Equation.3" ShapeID="_x0000_i1066" DrawAspect="Content" ObjectID="_1640609695" r:id="rId92"/>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lastRenderedPageBreak/>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6140" w:dyaOrig="620">
                <v:shape id="_x0000_i1067" type="#_x0000_t75" style="width:264.15pt;height:27.65pt" o:ole="">
                  <v:imagedata r:id="rId93" o:title=""/>
                </v:shape>
                <o:OLEObject Type="Embed" ProgID="Equation.3" ShapeID="_x0000_i1067" DrawAspect="Content" ObjectID="_1640609696" r:id="rId94"/>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C1BA8">
              <w:rPr>
                <w:b/>
                <w:position w:val="-24"/>
                <w:sz w:val="18"/>
                <w:szCs w:val="18"/>
                <w:u w:val="single"/>
              </w:rPr>
              <w:object w:dxaOrig="6960" w:dyaOrig="620">
                <v:shape id="_x0000_i1068" type="#_x0000_t75" style="width:260.35pt;height:21.35pt" o:ole="">
                  <v:imagedata r:id="rId95" o:title=""/>
                </v:shape>
                <o:OLEObject Type="Embed" ProgID="Equation.3" ShapeID="_x0000_i1068" DrawAspect="Content" ObjectID="_1640609697" r:id="rId96"/>
              </w:object>
            </w:r>
          </w:p>
          <w:p w:rsidR="00C86340" w:rsidRPr="006709C0" w:rsidRDefault="00C86340" w:rsidP="00FB0143">
            <w:pPr>
              <w:pStyle w:val="TableContent"/>
              <w:rPr>
                <w:rFonts w:eastAsia="SimSun"/>
                <w:b/>
                <w:sz w:val="18"/>
                <w:szCs w:val="18"/>
                <w:u w:val="single"/>
                <w:lang w:eastAsia="zh-CN"/>
              </w:rPr>
            </w:pPr>
          </w:p>
          <w:p w:rsidR="00C86340" w:rsidRPr="009841DE" w:rsidRDefault="00C86340" w:rsidP="00FB0143">
            <w:pPr>
              <w:pStyle w:val="TableContent"/>
              <w:rPr>
                <w:sz w:val="18"/>
                <w:szCs w:val="18"/>
              </w:rPr>
            </w:pPr>
            <w:r>
              <w:rPr>
                <w:sz w:val="18"/>
                <w:szCs w:val="18"/>
              </w:rPr>
              <w:t>AUMCINF</w:t>
            </w:r>
            <w:r w:rsidRPr="006709C0">
              <w:rPr>
                <w:rFonts w:eastAsia="SimSun" w:hint="eastAsia"/>
                <w:sz w:val="18"/>
                <w:szCs w:val="18"/>
                <w:lang w:eastAsia="zh-CN"/>
              </w:rPr>
              <w:t>O</w:t>
            </w:r>
            <w:r w:rsidRPr="009841DE">
              <w:rPr>
                <w:sz w:val="18"/>
                <w:szCs w:val="18"/>
              </w:rPr>
              <w:t xml:space="preserve"> = Area under the first moment curve from zero time to infinity  </w:t>
            </w:r>
            <w:r>
              <w:rPr>
                <w:bCs w:val="0"/>
                <w:sz w:val="18"/>
                <w:szCs w:val="18"/>
              </w:rPr>
              <w:t>(</w:t>
            </w:r>
            <w:r w:rsidRPr="006709C0">
              <w:rPr>
                <w:rFonts w:eastAsia="SimSun" w:hint="eastAsia"/>
                <w:bCs w:val="0"/>
                <w:sz w:val="18"/>
                <w:szCs w:val="18"/>
                <w:lang w:eastAsia="zh-CN"/>
              </w:rPr>
              <w:t>Observ</w:t>
            </w:r>
            <w:r>
              <w:rPr>
                <w:bCs w:val="0"/>
                <w:sz w:val="18"/>
                <w:szCs w:val="18"/>
              </w:rPr>
              <w:t>ed</w:t>
            </w:r>
            <w:r w:rsidRPr="009841DE">
              <w:rPr>
                <w:bCs w:val="0"/>
                <w:sz w:val="18"/>
                <w:szCs w:val="18"/>
              </w:rPr>
              <w:t>)</w:t>
            </w:r>
          </w:p>
          <w:p w:rsidR="00C86340" w:rsidRDefault="00C86340" w:rsidP="00FB0143">
            <w:pPr>
              <w:pStyle w:val="TableContent"/>
              <w:rPr>
                <w:sz w:val="18"/>
                <w:szCs w:val="18"/>
              </w:rPr>
            </w:pPr>
            <w:r>
              <w:rPr>
                <w:sz w:val="18"/>
                <w:szCs w:val="18"/>
              </w:rPr>
              <w:t>AUCINF</w:t>
            </w:r>
            <w:r w:rsidRPr="006709C0">
              <w:rPr>
                <w:rFonts w:eastAsia="SimSun" w:hint="eastAsia"/>
                <w:sz w:val="18"/>
                <w:szCs w:val="18"/>
                <w:lang w:eastAsia="zh-CN"/>
              </w:rPr>
              <w:t>O</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w:t>
            </w:r>
            <w:r w:rsidRPr="006709C0">
              <w:rPr>
                <w:rFonts w:eastAsia="SimSun" w:hint="eastAsia"/>
                <w:bCs w:val="0"/>
                <w:iCs/>
                <w:sz w:val="18"/>
                <w:szCs w:val="18"/>
                <w:lang w:eastAsia="zh-CN"/>
              </w:rPr>
              <w:t>Observ</w:t>
            </w:r>
            <w:r>
              <w:rPr>
                <w:bCs w:val="0"/>
                <w:iCs/>
                <w:sz w:val="18"/>
                <w:szCs w:val="18"/>
              </w:rPr>
              <w: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 xml:space="preserve">AUCTAU = </w:t>
            </w:r>
            <w:r>
              <w:rPr>
                <w:iCs/>
                <w:sz w:val="18"/>
                <w:szCs w:val="18"/>
              </w:rPr>
              <w:t>Area under th</w:t>
            </w:r>
            <w:r w:rsidRPr="006709C0">
              <w:rPr>
                <w:rFonts w:eastAsia="SimSun" w:hint="eastAsia"/>
                <w:iCs/>
                <w:sz w:val="18"/>
                <w:szCs w:val="18"/>
                <w:lang w:eastAsia="zh-CN"/>
              </w:rPr>
              <w:t>e concentration versus time c</w:t>
            </w:r>
            <w:r>
              <w:rPr>
                <w:iCs/>
                <w:sz w:val="18"/>
                <w:szCs w:val="18"/>
              </w:rPr>
              <w:t xml:space="preserve">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Pr="00433F2C" w:rsidRDefault="0001380E" w:rsidP="00FB0143">
            <w:pPr>
              <w:pStyle w:val="TableContent"/>
              <w:rPr>
                <w:sz w:val="18"/>
                <w:szCs w:val="18"/>
              </w:rPr>
            </w:pPr>
            <w:r>
              <w:rPr>
                <w:sz w:val="18"/>
                <w:szCs w:val="18"/>
              </w:rPr>
              <w:fldChar w:fldCharType="begin"/>
            </w:r>
            <w:r>
              <w:rPr>
                <w:sz w:val="18"/>
                <w:szCs w:val="18"/>
              </w:rPr>
              <w:instrText xml:space="preserve"> REF TAUi \h </w:instrText>
            </w:r>
            <w:r>
              <w:rPr>
                <w:sz w:val="18"/>
                <w:szCs w:val="18"/>
              </w:rPr>
            </w:r>
            <w:r>
              <w:rPr>
                <w:sz w:val="18"/>
                <w:szCs w:val="18"/>
              </w:rPr>
              <w:fldChar w:fldCharType="separate"/>
            </w:r>
            <w:r w:rsidRPr="00846DB7">
              <w:rPr>
                <w:bCs w:val="0"/>
                <w:sz w:val="18"/>
              </w:rPr>
              <w:t>TAU</w:t>
            </w:r>
            <w:r w:rsidRPr="003E7CE7">
              <w:rPr>
                <w:bCs w:val="0"/>
                <w:i/>
                <w:sz w:val="18"/>
              </w:rPr>
              <w:t>i</w:t>
            </w:r>
            <w:r>
              <w:rPr>
                <w:sz w:val="18"/>
                <w:szCs w:val="18"/>
              </w:rPr>
              <w:fldChar w:fldCharType="end"/>
            </w:r>
            <w:r w:rsidR="00C86340">
              <w:rPr>
                <w:sz w:val="18"/>
                <w:szCs w:val="18"/>
              </w:rPr>
              <w:t xml:space="preserve"> =</w:t>
            </w:r>
            <w:r w:rsidR="00DC667B">
              <w:rPr>
                <w:sz w:val="18"/>
                <w:szCs w:val="18"/>
              </w:rPr>
              <w:t xml:space="preserve"> Duration of the</w:t>
            </w:r>
            <w:r w:rsidR="00C86340">
              <w:rPr>
                <w:sz w:val="18"/>
                <w:szCs w:val="18"/>
              </w:rPr>
              <w:t xml:space="preserve"> i</w:t>
            </w:r>
            <w:r w:rsidR="00C86340" w:rsidRPr="00E63656">
              <w:rPr>
                <w:sz w:val="18"/>
                <w:szCs w:val="18"/>
                <w:vertAlign w:val="superscript"/>
              </w:rPr>
              <w:t>th</w:t>
            </w:r>
            <w:r w:rsidR="00C86340">
              <w:rPr>
                <w:sz w:val="18"/>
                <w:szCs w:val="18"/>
              </w:rPr>
              <w:t xml:space="preserve"> Dosing interval</w:t>
            </w:r>
          </w:p>
          <w:p w:rsidR="00C86340" w:rsidRDefault="0001380E" w:rsidP="00FB0143">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r w:rsidR="00C86340" w:rsidRPr="00433F2C">
              <w:rPr>
                <w:sz w:val="18"/>
                <w:szCs w:val="18"/>
              </w:rPr>
              <w:t xml:space="preserve"> = duration of infusion, </w:t>
            </w:r>
            <w:r w:rsidR="00323C5D">
              <w:rPr>
                <w:rFonts w:eastAsia="SimSun"/>
                <w:sz w:val="18"/>
                <w:szCs w:val="18"/>
                <w:lang w:eastAsia="zh-CN"/>
              </w:rPr>
              <w:t>u</w:t>
            </w:r>
            <w:r w:rsidR="00C86340" w:rsidRPr="00433F2C">
              <w:rPr>
                <w:sz w:val="18"/>
                <w:szCs w:val="18"/>
              </w:rPr>
              <w:t>sed for constant infusion models</w:t>
            </w:r>
            <w:r w:rsidR="00C86340">
              <w:rPr>
                <w:sz w:val="18"/>
                <w:szCs w:val="18"/>
              </w:rPr>
              <w:t>.</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INF</w:t>
                  </w:r>
                  <w:r w:rsidRPr="006709C0">
                    <w:rPr>
                      <w:rFonts w:eastAsia="SimSun" w:hint="eastAsia"/>
                      <w:bCs w:val="0"/>
                      <w:iCs/>
                      <w:sz w:val="18"/>
                      <w:szCs w:val="18"/>
                      <w:lang w:eastAsia="zh-CN"/>
                    </w:rPr>
                    <w:t>O</w:t>
                  </w:r>
                  <w:r>
                    <w:rPr>
                      <w:bCs w:val="0"/>
                      <w:iCs/>
                      <w:sz w:val="18"/>
                      <w:szCs w:val="18"/>
                    </w:rPr>
                    <w:t xml:space="preserve">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AUCINF</w:t>
                  </w:r>
                  <w:r w:rsidRPr="006709C0">
                    <w:rPr>
                      <w:rFonts w:eastAsia="SimSun" w:hint="eastAsia"/>
                      <w:iCs/>
                      <w:sz w:val="18"/>
                      <w:szCs w:val="18"/>
                      <w:lang w:eastAsia="zh-CN"/>
                    </w:rPr>
                    <w:t>O</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38" w:name="MRTEVIFPi"/>
            <w:r w:rsidRPr="00252B00">
              <w:rPr>
                <w:rFonts w:eastAsia="SimSun" w:cs="Arial" w:hint="eastAsia"/>
                <w:b/>
                <w:sz w:val="18"/>
                <w:szCs w:val="18"/>
                <w:lang w:eastAsia="zh-CN"/>
              </w:rPr>
              <w:t>MRTEVIFP</w:t>
            </w:r>
            <w:r w:rsidRPr="00252B00">
              <w:rPr>
                <w:rFonts w:eastAsia="SimSun" w:cs="Arial"/>
                <w:b/>
                <w:sz w:val="18"/>
                <w:szCs w:val="18"/>
                <w:lang w:eastAsia="zh-CN"/>
              </w:rPr>
              <w:t>(i)</w:t>
            </w:r>
            <w:bookmarkEnd w:id="138"/>
          </w:p>
        </w:tc>
        <w:tc>
          <w:tcPr>
            <w:tcW w:w="5465" w:type="dxa"/>
          </w:tcPr>
          <w:p w:rsidR="00C86340" w:rsidRDefault="00C86340" w:rsidP="00FB0143">
            <w:pPr>
              <w:rPr>
                <w:rFonts w:cs="Arial"/>
                <w:sz w:val="18"/>
                <w:szCs w:val="18"/>
              </w:rPr>
            </w:pPr>
            <w:r w:rsidRPr="00514E2F">
              <w:rPr>
                <w:rFonts w:cs="Arial"/>
                <w:sz w:val="18"/>
                <w:szCs w:val="18"/>
              </w:rPr>
              <w:t xml:space="preserve">The mean residence time (MRT) extrapolated to infinity for a substance administered by extravascular dosing, calculated using the predicted value of the last non-zero concentration. </w:t>
            </w:r>
          </w:p>
          <w:p w:rsidR="00C86340" w:rsidRDefault="00C86340" w:rsidP="00FB0143">
            <w:pPr>
              <w:pStyle w:val="TableContent"/>
              <w:rPr>
                <w:rFonts w:eastAsia="SimSun"/>
                <w:b/>
                <w:sz w:val="18"/>
                <w:szCs w:val="18"/>
                <w:lang w:eastAsia="zh-CN"/>
              </w:rPr>
            </w:pPr>
          </w:p>
          <w:p w:rsidR="00C86340" w:rsidRDefault="00C86340" w:rsidP="00FB0143">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MRTEVIFP(</w:t>
            </w:r>
            <w:proofErr w:type="gramEnd"/>
            <w:r>
              <w:rPr>
                <w:rFonts w:eastAsia="SimSun"/>
                <w:b/>
                <w:sz w:val="18"/>
                <w:szCs w:val="18"/>
                <w:lang w:eastAsia="zh-CN"/>
              </w:rPr>
              <w:t xml:space="preserve">i) as MRTPi for extravascular administration. This has been changed to </w:t>
            </w:r>
            <w:proofErr w:type="gramStart"/>
            <w:r>
              <w:rPr>
                <w:rFonts w:eastAsia="SimSun"/>
                <w:b/>
                <w:sz w:val="18"/>
                <w:szCs w:val="18"/>
                <w:lang w:eastAsia="zh-CN"/>
              </w:rPr>
              <w:t>MRTEVIFP(</w:t>
            </w:r>
            <w:proofErr w:type="gramEnd"/>
            <w:r>
              <w:rPr>
                <w:rFonts w:eastAsia="SimSun"/>
                <w:b/>
                <w:sz w:val="18"/>
                <w:szCs w:val="18"/>
                <w:lang w:eastAsia="zh-CN"/>
              </w:rPr>
              <w:t>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1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60" w:dyaOrig="620">
                <v:shape id="_x0000_i1069" type="#_x0000_t75" style="width:138.15pt;height:31.4pt" o:ole="">
                  <v:imagedata r:id="rId97" o:title=""/>
                </v:shape>
                <o:OLEObject Type="Embed" ProgID="Equation.3" ShapeID="_x0000_i1069" DrawAspect="Content" ObjectID="_1640609698" r:id="rId98"/>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1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6080" w:dyaOrig="620">
                <v:shape id="_x0000_i1070" type="#_x0000_t75" style="width:260.35pt;height:27.65pt" o:ole="">
                  <v:imagedata r:id="rId99" o:title=""/>
                </v:shape>
                <o:OLEObject Type="Embed" ProgID="Equation.3" ShapeID="_x0000_i1070" DrawAspect="Content" ObjectID="_1640609699" r:id="rId100"/>
              </w:object>
            </w:r>
          </w:p>
          <w:p w:rsidR="00C86340" w:rsidRPr="006709C0" w:rsidRDefault="00C86340" w:rsidP="00FB0143">
            <w:pPr>
              <w:pStyle w:val="TableContent"/>
              <w:rPr>
                <w:rFonts w:eastAsia="SimSun"/>
                <w:sz w:val="18"/>
                <w:szCs w:val="18"/>
                <w:lang w:eastAsia="zh-CN"/>
              </w:rPr>
            </w:pPr>
            <w:r>
              <w:rPr>
                <w:sz w:val="18"/>
                <w:szCs w:val="18"/>
              </w:rPr>
              <w:t>AUMCINFP</w:t>
            </w:r>
            <w:r w:rsidRPr="009841DE">
              <w:rPr>
                <w:sz w:val="18"/>
                <w:szCs w:val="18"/>
              </w:rPr>
              <w:t xml:space="preserve"> = Area under the first moment curve from zero time </w:t>
            </w:r>
            <w:r w:rsidRPr="009841DE">
              <w:rPr>
                <w:sz w:val="18"/>
                <w:szCs w:val="18"/>
              </w:rPr>
              <w:lastRenderedPageBreak/>
              <w:t xml:space="preserve">to infinity  </w:t>
            </w:r>
            <w:r>
              <w:rPr>
                <w:bCs w:val="0"/>
                <w:sz w:val="18"/>
                <w:szCs w:val="18"/>
              </w:rPr>
              <w:t>(Predicted</w:t>
            </w:r>
            <w:r w:rsidRPr="009841DE">
              <w:rPr>
                <w:bCs w:val="0"/>
                <w:sz w:val="18"/>
                <w:szCs w:val="18"/>
              </w:rPr>
              <w:t>)</w:t>
            </w:r>
          </w:p>
          <w:p w:rsidR="00C86340" w:rsidRDefault="00C86340" w:rsidP="00FB0143">
            <w:pPr>
              <w:pStyle w:val="TableContent"/>
              <w:rPr>
                <w:sz w:val="18"/>
                <w:szCs w:val="18"/>
              </w:rPr>
            </w:pPr>
            <w:r>
              <w:rPr>
                <w:sz w:val="18"/>
                <w:szCs w:val="18"/>
              </w:rPr>
              <w:t xml:space="preserve">AUCINFP= </w:t>
            </w:r>
            <w:r>
              <w:rPr>
                <w:iCs/>
                <w:sz w:val="18"/>
                <w:szCs w:val="18"/>
              </w:rPr>
              <w:t>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 xml:space="preserve">Area under the first moment </w:t>
            </w:r>
            <w:proofErr w:type="gramStart"/>
            <w:r w:rsidRPr="009841DE">
              <w:rPr>
                <w:iCs/>
                <w:sz w:val="18"/>
                <w:szCs w:val="18"/>
              </w:rPr>
              <w:t>curve  from</w:t>
            </w:r>
            <w:proofErr w:type="gramEnd"/>
            <w:r w:rsidRPr="009841DE">
              <w:rPr>
                <w:iCs/>
                <w:sz w:val="18"/>
                <w:szCs w:val="18"/>
              </w:rPr>
              <w:t xml:space="preserve">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 xml:space="preserve">e concentration versus time </w:t>
            </w:r>
            <w:proofErr w:type="gramStart"/>
            <w:r w:rsidRPr="006709C0">
              <w:rPr>
                <w:rFonts w:eastAsia="SimSun" w:hint="eastAsia"/>
                <w:iCs/>
                <w:sz w:val="18"/>
                <w:szCs w:val="18"/>
                <w:lang w:eastAsia="zh-CN"/>
              </w:rPr>
              <w:t>c</w:t>
            </w:r>
            <w:r w:rsidRPr="009841DE">
              <w:rPr>
                <w:iCs/>
                <w:sz w:val="18"/>
                <w:szCs w:val="18"/>
              </w:rPr>
              <w:t>urve  from</w:t>
            </w:r>
            <w:proofErr w:type="gramEnd"/>
            <w:r w:rsidRPr="009841DE">
              <w:rPr>
                <w:iCs/>
                <w:sz w:val="18"/>
                <w:szCs w:val="18"/>
              </w:rPr>
              <w:t xml:space="preserve">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Default="00C86340" w:rsidP="00FB0143">
            <w:pPr>
              <w:pStyle w:val="TableContent"/>
              <w:rPr>
                <w:sz w:val="18"/>
                <w:szCs w:val="18"/>
              </w:rPr>
            </w:pPr>
            <w:r>
              <w:rPr>
                <w:sz w:val="18"/>
                <w:szCs w:val="18"/>
              </w:rPr>
              <w:t xml:space="preserve">TAUi = </w:t>
            </w:r>
            <w:r w:rsidR="00DC667B">
              <w:rPr>
                <w:sz w:val="18"/>
                <w:szCs w:val="18"/>
              </w:rPr>
              <w:t xml:space="preserve">Duration of the </w:t>
            </w:r>
            <w:r>
              <w:rPr>
                <w:sz w:val="18"/>
                <w:szCs w:val="18"/>
              </w:rPr>
              <w:t>i</w:t>
            </w:r>
            <w:r w:rsidRPr="00E63656">
              <w:rPr>
                <w:sz w:val="18"/>
                <w:szCs w:val="18"/>
                <w:vertAlign w:val="superscript"/>
              </w:rPr>
              <w:t>th</w:t>
            </w:r>
            <w:r>
              <w:rPr>
                <w:sz w:val="18"/>
                <w:szCs w:val="18"/>
              </w:rPr>
              <w:t xml:space="preserve"> Dosing interval</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 xml:space="preserve">INFP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 xml:space="preserve">AUCINFP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39" w:name="MRTEVIFOi"/>
            <w:r w:rsidRPr="00252B00">
              <w:rPr>
                <w:rFonts w:eastAsia="SimSun" w:cs="Arial" w:hint="eastAsia"/>
                <w:b/>
                <w:sz w:val="18"/>
                <w:szCs w:val="18"/>
                <w:lang w:eastAsia="zh-CN"/>
              </w:rPr>
              <w:t>MRTEVIFO</w:t>
            </w:r>
            <w:r w:rsidRPr="00252B00">
              <w:rPr>
                <w:rFonts w:eastAsia="SimSun" w:cs="Arial"/>
                <w:b/>
                <w:sz w:val="18"/>
                <w:szCs w:val="18"/>
                <w:lang w:eastAsia="zh-CN"/>
              </w:rPr>
              <w:t>(i)</w:t>
            </w:r>
            <w:bookmarkEnd w:id="139"/>
          </w:p>
        </w:tc>
        <w:tc>
          <w:tcPr>
            <w:tcW w:w="5465" w:type="dxa"/>
          </w:tcPr>
          <w:p w:rsidR="00C86340" w:rsidRPr="00E63656" w:rsidRDefault="00C86340" w:rsidP="00FB0143">
            <w:pPr>
              <w:rPr>
                <w:rFonts w:cs="Arial"/>
                <w:b/>
                <w:sz w:val="18"/>
                <w:szCs w:val="18"/>
              </w:rPr>
            </w:pPr>
            <w:r w:rsidRPr="00E63656">
              <w:rPr>
                <w:rFonts w:cs="Arial"/>
                <w:b/>
                <w:sz w:val="18"/>
                <w:szCs w:val="18"/>
              </w:rPr>
              <w:t xml:space="preserve">The mean residence time (MRT) extrapolated to infinity for a substance administered by extravascular dosing, calculated using the observed value of the last non-zero concentration. </w:t>
            </w:r>
          </w:p>
          <w:p w:rsidR="00C86340" w:rsidRDefault="00C86340" w:rsidP="00FB0143">
            <w:pPr>
              <w:pStyle w:val="TableContent"/>
              <w:rPr>
                <w:rFonts w:eastAsia="SimSun"/>
                <w:b/>
                <w:sz w:val="18"/>
                <w:szCs w:val="18"/>
                <w:lang w:eastAsia="zh-CN"/>
              </w:rPr>
            </w:pPr>
          </w:p>
          <w:p w:rsidR="00C86340" w:rsidRDefault="00C86340" w:rsidP="00D50977">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MRTEVIFO(</w:t>
            </w:r>
            <w:proofErr w:type="gramEnd"/>
            <w:r>
              <w:rPr>
                <w:rFonts w:eastAsia="SimSun"/>
                <w:b/>
                <w:sz w:val="18"/>
                <w:szCs w:val="18"/>
                <w:lang w:eastAsia="zh-CN"/>
              </w:rPr>
              <w:t xml:space="preserve">i) as MRTOi for extravascular administration. This has been changed to </w:t>
            </w:r>
            <w:proofErr w:type="gramStart"/>
            <w:r>
              <w:rPr>
                <w:rFonts w:eastAsia="SimSun"/>
                <w:b/>
                <w:sz w:val="18"/>
                <w:szCs w:val="18"/>
                <w:lang w:eastAsia="zh-CN"/>
              </w:rPr>
              <w:t>MRTEVIFO(</w:t>
            </w:r>
            <w:proofErr w:type="gramEnd"/>
            <w:r>
              <w:rPr>
                <w:rFonts w:eastAsia="SimSun"/>
                <w:b/>
                <w:sz w:val="18"/>
                <w:szCs w:val="18"/>
                <w:lang w:eastAsia="zh-CN"/>
              </w:rPr>
              <w:t>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Pr>
                <w:rFonts w:eastAsia="SimSun"/>
                <w:b/>
                <w:sz w:val="18"/>
                <w:szCs w:val="18"/>
                <w:u w:val="single"/>
                <w:lang w:eastAsia="zh-CN"/>
              </w:rPr>
              <w:t>1</w:t>
            </w:r>
            <w:r w:rsidRPr="006709C0">
              <w:rPr>
                <w:rFonts w:eastAsia="SimSun" w:hint="eastAsia"/>
                <w:b/>
                <w:sz w:val="18"/>
                <w:szCs w:val="18"/>
                <w:u w:val="single"/>
                <w:lang w:eastAsia="zh-CN"/>
              </w:rPr>
              <w:t xml:space="preserve">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820" w:dyaOrig="620">
                <v:shape id="_x0000_i1071" type="#_x0000_t75" style="width:140.25pt;height:31.4pt" o:ole="">
                  <v:imagedata r:id="rId101" o:title=""/>
                </v:shape>
                <o:OLEObject Type="Embed" ProgID="Equation.3" ShapeID="_x0000_i1071" DrawAspect="Content" ObjectID="_1640609700" r:id="rId102"/>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Pr>
                <w:rFonts w:eastAsia="SimSun"/>
                <w:b/>
                <w:sz w:val="18"/>
                <w:szCs w:val="18"/>
                <w:u w:val="single"/>
                <w:lang w:eastAsia="zh-CN"/>
              </w:rPr>
              <w:t>1</w:t>
            </w:r>
            <w:r w:rsidRPr="006709C0">
              <w:rPr>
                <w:rFonts w:eastAsia="SimSun" w:hint="eastAsia"/>
                <w:b/>
                <w:sz w:val="18"/>
                <w:szCs w:val="18"/>
                <w:u w:val="single"/>
                <w:lang w:eastAsia="zh-CN"/>
              </w:rPr>
              <w:t xml:space="preserve">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6140" w:dyaOrig="620">
                <v:shape id="_x0000_i1072" type="#_x0000_t75" style="width:259.55pt;height:27.65pt" o:ole="">
                  <v:imagedata r:id="rId103" o:title=""/>
                </v:shape>
                <o:OLEObject Type="Embed" ProgID="Equation.3" ShapeID="_x0000_i1072" DrawAspect="Content" ObjectID="_1640609701" r:id="rId104"/>
              </w:object>
            </w:r>
          </w:p>
          <w:p w:rsidR="00C86340" w:rsidRPr="006709C0" w:rsidRDefault="00C86340" w:rsidP="00FB0143">
            <w:pPr>
              <w:pStyle w:val="TableContent"/>
              <w:rPr>
                <w:rFonts w:eastAsia="SimSun"/>
                <w:b/>
                <w:sz w:val="18"/>
                <w:szCs w:val="18"/>
                <w:u w:val="single"/>
                <w:lang w:eastAsia="zh-CN"/>
              </w:rPr>
            </w:pPr>
          </w:p>
          <w:p w:rsidR="00C86340" w:rsidRPr="009841DE" w:rsidRDefault="00C86340" w:rsidP="00FB0143">
            <w:pPr>
              <w:pStyle w:val="TableContent"/>
              <w:rPr>
                <w:sz w:val="18"/>
                <w:szCs w:val="18"/>
              </w:rPr>
            </w:pPr>
            <w:r>
              <w:rPr>
                <w:sz w:val="18"/>
                <w:szCs w:val="18"/>
              </w:rPr>
              <w:t>AUMCINF</w:t>
            </w:r>
            <w:r w:rsidRPr="006709C0">
              <w:rPr>
                <w:rFonts w:eastAsia="SimSun" w:hint="eastAsia"/>
                <w:sz w:val="18"/>
                <w:szCs w:val="18"/>
                <w:lang w:eastAsia="zh-CN"/>
              </w:rPr>
              <w:t>O</w:t>
            </w:r>
            <w:r w:rsidRPr="009841DE">
              <w:rPr>
                <w:sz w:val="18"/>
                <w:szCs w:val="18"/>
              </w:rPr>
              <w:t xml:space="preserve"> = Area under the first moment curve from zero time to infinity  </w:t>
            </w:r>
            <w:r>
              <w:rPr>
                <w:bCs w:val="0"/>
                <w:sz w:val="18"/>
                <w:szCs w:val="18"/>
              </w:rPr>
              <w:t>(</w:t>
            </w:r>
            <w:r w:rsidRPr="006709C0">
              <w:rPr>
                <w:rFonts w:eastAsia="SimSun" w:hint="eastAsia"/>
                <w:bCs w:val="0"/>
                <w:sz w:val="18"/>
                <w:szCs w:val="18"/>
                <w:lang w:eastAsia="zh-CN"/>
              </w:rPr>
              <w:t>Observ</w:t>
            </w:r>
            <w:r>
              <w:rPr>
                <w:bCs w:val="0"/>
                <w:sz w:val="18"/>
                <w:szCs w:val="18"/>
              </w:rPr>
              <w:t>ed</w:t>
            </w:r>
            <w:r w:rsidRPr="009841DE">
              <w:rPr>
                <w:bCs w:val="0"/>
                <w:sz w:val="18"/>
                <w:szCs w:val="18"/>
              </w:rPr>
              <w:t>)</w:t>
            </w:r>
          </w:p>
          <w:p w:rsidR="00C86340" w:rsidRDefault="00C86340" w:rsidP="00FB0143">
            <w:pPr>
              <w:pStyle w:val="TableContent"/>
              <w:rPr>
                <w:sz w:val="18"/>
                <w:szCs w:val="18"/>
              </w:rPr>
            </w:pPr>
            <w:r>
              <w:rPr>
                <w:sz w:val="18"/>
                <w:szCs w:val="18"/>
              </w:rPr>
              <w:t>AUCINF</w:t>
            </w:r>
            <w:r w:rsidRPr="006709C0">
              <w:rPr>
                <w:rFonts w:eastAsia="SimSun" w:hint="eastAsia"/>
                <w:sz w:val="18"/>
                <w:szCs w:val="18"/>
                <w:lang w:eastAsia="zh-CN"/>
              </w:rPr>
              <w:t>O</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w:t>
            </w:r>
            <w:r w:rsidRPr="006709C0">
              <w:rPr>
                <w:rFonts w:eastAsia="SimSun" w:hint="eastAsia"/>
                <w:bCs w:val="0"/>
                <w:iCs/>
                <w:sz w:val="18"/>
                <w:szCs w:val="18"/>
                <w:lang w:eastAsia="zh-CN"/>
              </w:rPr>
              <w:t>Observ</w:t>
            </w:r>
            <w:r>
              <w:rPr>
                <w:bCs w:val="0"/>
                <w:iCs/>
                <w:sz w:val="18"/>
                <w:szCs w:val="18"/>
              </w:rPr>
              <w: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 xml:space="preserve">e concentration versus time </w:t>
            </w:r>
            <w:proofErr w:type="gramStart"/>
            <w:r w:rsidRPr="006709C0">
              <w:rPr>
                <w:rFonts w:eastAsia="SimSun" w:hint="eastAsia"/>
                <w:iCs/>
                <w:sz w:val="18"/>
                <w:szCs w:val="18"/>
                <w:lang w:eastAsia="zh-CN"/>
              </w:rPr>
              <w:t>c</w:t>
            </w:r>
            <w:r w:rsidRPr="009841DE">
              <w:rPr>
                <w:iCs/>
                <w:sz w:val="18"/>
                <w:szCs w:val="18"/>
              </w:rPr>
              <w:t>urve  from</w:t>
            </w:r>
            <w:proofErr w:type="gramEnd"/>
            <w:r w:rsidRPr="009841DE">
              <w:rPr>
                <w:iCs/>
                <w:sz w:val="18"/>
                <w:szCs w:val="18"/>
              </w:rPr>
              <w:t xml:space="preserve">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Default="00C86340" w:rsidP="00FB0143">
            <w:pPr>
              <w:pStyle w:val="TableContent"/>
              <w:rPr>
                <w:sz w:val="18"/>
                <w:szCs w:val="18"/>
              </w:rPr>
            </w:pPr>
            <w:r>
              <w:rPr>
                <w:sz w:val="18"/>
                <w:szCs w:val="18"/>
              </w:rPr>
              <w:t xml:space="preserve">TAUi = </w:t>
            </w:r>
            <w:r w:rsidR="00DC667B">
              <w:rPr>
                <w:sz w:val="18"/>
                <w:szCs w:val="18"/>
              </w:rPr>
              <w:t xml:space="preserve">Duration of the </w:t>
            </w:r>
            <w:r>
              <w:rPr>
                <w:sz w:val="18"/>
                <w:szCs w:val="18"/>
              </w:rPr>
              <w:t>i</w:t>
            </w:r>
            <w:r w:rsidRPr="00E63656">
              <w:rPr>
                <w:sz w:val="18"/>
                <w:szCs w:val="18"/>
                <w:vertAlign w:val="superscript"/>
              </w:rPr>
              <w:t>th</w:t>
            </w:r>
            <w:r>
              <w:rPr>
                <w:sz w:val="18"/>
                <w:szCs w:val="18"/>
              </w:rPr>
              <w:t xml:space="preserve"> Dosing interval</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lastRenderedPageBreak/>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INF</w:t>
                  </w:r>
                  <w:r w:rsidRPr="006709C0">
                    <w:rPr>
                      <w:rFonts w:eastAsia="SimSun" w:hint="eastAsia"/>
                      <w:bCs w:val="0"/>
                      <w:iCs/>
                      <w:sz w:val="18"/>
                      <w:szCs w:val="18"/>
                      <w:lang w:eastAsia="zh-CN"/>
                    </w:rPr>
                    <w:t>O</w:t>
                  </w:r>
                  <w:r>
                    <w:rPr>
                      <w:bCs w:val="0"/>
                      <w:iCs/>
                      <w:sz w:val="18"/>
                      <w:szCs w:val="18"/>
                    </w:rPr>
                    <w:t xml:space="preserve">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AUCINF</w:t>
                  </w:r>
                  <w:r w:rsidRPr="006709C0">
                    <w:rPr>
                      <w:rFonts w:eastAsia="SimSun" w:hint="eastAsia"/>
                      <w:iCs/>
                      <w:sz w:val="18"/>
                      <w:szCs w:val="18"/>
                      <w:lang w:eastAsia="zh-CN"/>
                    </w:rPr>
                    <w:t>O</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40" w:name="MRTLAST"/>
            <w:r w:rsidRPr="00252B00">
              <w:rPr>
                <w:b/>
                <w:iCs/>
                <w:sz w:val="18"/>
                <w:szCs w:val="18"/>
              </w:rPr>
              <w:t>MRTLAST</w:t>
            </w:r>
            <w:bookmarkEnd w:id="140"/>
          </w:p>
        </w:tc>
        <w:tc>
          <w:tcPr>
            <w:tcW w:w="5465" w:type="dxa"/>
          </w:tcPr>
          <w:p w:rsidR="00C86340" w:rsidRPr="00433F2C" w:rsidRDefault="00C86340">
            <w:pPr>
              <w:pStyle w:val="TableContent"/>
              <w:rPr>
                <w:b/>
                <w:bCs w:val="0"/>
                <w:iCs/>
                <w:sz w:val="18"/>
                <w:szCs w:val="18"/>
              </w:rPr>
            </w:pPr>
            <w:r w:rsidRPr="00433F2C">
              <w:rPr>
                <w:b/>
                <w:bCs w:val="0"/>
                <w:sz w:val="18"/>
                <w:szCs w:val="18"/>
              </w:rPr>
              <w:t xml:space="preserve">Mean residence time </w:t>
            </w:r>
            <w:r w:rsidRPr="00433F2C">
              <w:rPr>
                <w:b/>
                <w:bCs w:val="0"/>
                <w:iCs/>
                <w:sz w:val="18"/>
                <w:szCs w:val="18"/>
              </w:rPr>
              <w:t>from the time of dosing to the last measurable concentration.</w:t>
            </w:r>
          </w:p>
          <w:p w:rsidR="00C86340" w:rsidRPr="00433F2C" w:rsidRDefault="00C86340">
            <w:pPr>
              <w:pStyle w:val="TableContent"/>
              <w:rPr>
                <w:b/>
                <w:bCs w:val="0"/>
                <w:iCs/>
                <w:sz w:val="18"/>
                <w:szCs w:val="18"/>
              </w:rPr>
            </w:pPr>
          </w:p>
          <w:p w:rsidR="00C86340" w:rsidRPr="00433F2C" w:rsidRDefault="00C86340">
            <w:pPr>
              <w:pStyle w:val="TableContent"/>
              <w:rPr>
                <w:b/>
                <w:bCs w:val="0"/>
                <w:sz w:val="18"/>
                <w:szCs w:val="18"/>
                <w:u w:val="single"/>
              </w:rPr>
            </w:pPr>
            <w:r w:rsidRPr="00433F2C">
              <w:rPr>
                <w:b/>
                <w:bCs w:val="0"/>
                <w:iCs/>
                <w:sz w:val="18"/>
                <w:szCs w:val="18"/>
                <w:u w:val="single"/>
              </w:rPr>
              <w:t>For Models M1 and M2</w:t>
            </w:r>
          </w:p>
          <w:p w:rsidR="00C86340" w:rsidRPr="00433F2C" w:rsidRDefault="00C86340">
            <w:pPr>
              <w:pStyle w:val="TableContent"/>
              <w:rPr>
                <w:sz w:val="18"/>
                <w:szCs w:val="18"/>
              </w:rPr>
            </w:pPr>
            <w:r w:rsidRPr="00433F2C">
              <w:rPr>
                <w:position w:val="-32"/>
                <w:sz w:val="18"/>
                <w:szCs w:val="18"/>
              </w:rPr>
              <w:object w:dxaOrig="2240" w:dyaOrig="760">
                <v:shape id="_x0000_i1073" type="#_x0000_t75" style="width:113.85pt;height:38.5pt" o:ole="">
                  <v:imagedata r:id="rId105" o:title=""/>
                </v:shape>
                <o:OLEObject Type="Embed" ProgID="Equation.3" ShapeID="_x0000_i1073" DrawAspect="Content" ObjectID="_1640609702" r:id="rId106"/>
              </w:object>
            </w:r>
          </w:p>
          <w:p w:rsidR="00C86340" w:rsidRPr="00433F2C" w:rsidRDefault="00C86340">
            <w:pPr>
              <w:pStyle w:val="TableContent"/>
              <w:rPr>
                <w:sz w:val="18"/>
                <w:szCs w:val="18"/>
              </w:rPr>
            </w:pPr>
          </w:p>
          <w:p w:rsidR="00C86340" w:rsidRPr="00433F2C" w:rsidRDefault="00C86340">
            <w:pPr>
              <w:pStyle w:val="TableContent"/>
              <w:rPr>
                <w:b/>
                <w:sz w:val="18"/>
                <w:szCs w:val="18"/>
                <w:u w:val="single"/>
              </w:rPr>
            </w:pPr>
            <w:r w:rsidRPr="00433F2C">
              <w:rPr>
                <w:b/>
                <w:sz w:val="18"/>
                <w:szCs w:val="18"/>
                <w:u w:val="single"/>
              </w:rPr>
              <w:t>For Model M3</w:t>
            </w:r>
          </w:p>
          <w:p w:rsidR="00C86340" w:rsidRPr="00433F2C" w:rsidRDefault="00C86340">
            <w:pPr>
              <w:pStyle w:val="TableContent"/>
              <w:rPr>
                <w:sz w:val="18"/>
                <w:szCs w:val="18"/>
              </w:rPr>
            </w:pPr>
            <w:r w:rsidRPr="00433F2C">
              <w:rPr>
                <w:position w:val="-32"/>
                <w:sz w:val="18"/>
                <w:szCs w:val="18"/>
              </w:rPr>
              <w:object w:dxaOrig="3040" w:dyaOrig="760">
                <v:shape id="_x0000_i1074" type="#_x0000_t75" style="width:151.95pt;height:38.5pt" o:ole="">
                  <v:imagedata r:id="rId107" o:title=""/>
                </v:shape>
                <o:OLEObject Type="Embed" ProgID="Equation.3" ShapeID="_x0000_i1074" DrawAspect="Content" ObjectID="_1640609703" r:id="rId108"/>
              </w:object>
            </w:r>
          </w:p>
          <w:p w:rsidR="00C86340" w:rsidRDefault="00C86340">
            <w:pPr>
              <w:pStyle w:val="TableContent"/>
              <w:rPr>
                <w:sz w:val="18"/>
                <w:szCs w:val="18"/>
              </w:rPr>
            </w:pPr>
          </w:p>
          <w:p w:rsidR="00C86340" w:rsidRPr="00ED03BB" w:rsidRDefault="00C86340">
            <w:pPr>
              <w:pStyle w:val="TableContent"/>
              <w:rPr>
                <w:iCs/>
                <w:sz w:val="18"/>
                <w:szCs w:val="18"/>
              </w:rPr>
            </w:pPr>
            <w:r>
              <w:rPr>
                <w:sz w:val="18"/>
                <w:szCs w:val="18"/>
              </w:rPr>
              <w:t xml:space="preserve">AUMClast </w:t>
            </w:r>
            <w:proofErr w:type="gramStart"/>
            <w:r>
              <w:rPr>
                <w:sz w:val="18"/>
                <w:szCs w:val="18"/>
              </w:rPr>
              <w:t xml:space="preserve">=  </w:t>
            </w:r>
            <w:r w:rsidRPr="00ED03BB">
              <w:rPr>
                <w:sz w:val="18"/>
                <w:szCs w:val="18"/>
              </w:rPr>
              <w:t>A</w:t>
            </w:r>
            <w:r w:rsidR="00391D31">
              <w:rPr>
                <w:sz w:val="18"/>
                <w:szCs w:val="18"/>
              </w:rPr>
              <w:t>rea</w:t>
            </w:r>
            <w:proofErr w:type="gramEnd"/>
            <w:r w:rsidRPr="00ED03BB">
              <w:rPr>
                <w:sz w:val="18"/>
                <w:szCs w:val="18"/>
              </w:rPr>
              <w:t xml:space="preserve"> under the first moment curve </w:t>
            </w:r>
            <w:r w:rsidRPr="00ED03BB">
              <w:rPr>
                <w:iCs/>
                <w:sz w:val="18"/>
                <w:szCs w:val="18"/>
              </w:rPr>
              <w:t>from zero time until the last measurable concentration</w:t>
            </w:r>
            <w:r>
              <w:rPr>
                <w:iCs/>
                <w:sz w:val="18"/>
                <w:szCs w:val="18"/>
              </w:rPr>
              <w:t>.</w:t>
            </w:r>
          </w:p>
          <w:p w:rsidR="00C86340" w:rsidRPr="00ED03BB" w:rsidRDefault="00C86340">
            <w:pPr>
              <w:pStyle w:val="TableContent"/>
              <w:rPr>
                <w:iCs/>
                <w:sz w:val="18"/>
                <w:szCs w:val="18"/>
              </w:rPr>
            </w:pPr>
            <w:r>
              <w:rPr>
                <w:sz w:val="18"/>
                <w:szCs w:val="18"/>
              </w:rPr>
              <w:t xml:space="preserve">AUClast = </w:t>
            </w:r>
            <w:r w:rsidRPr="00ED03BB">
              <w:rPr>
                <w:iCs/>
                <w:sz w:val="18"/>
                <w:szCs w:val="18"/>
              </w:rPr>
              <w:t xml:space="preserve">Area under the concentration versus time curve </w:t>
            </w:r>
            <w:r w:rsidRPr="00ED03BB">
              <w:rPr>
                <w:bCs w:val="0"/>
                <w:iCs/>
                <w:sz w:val="18"/>
                <w:szCs w:val="18"/>
              </w:rPr>
              <w:t>from zero time until the time (T</w:t>
            </w:r>
            <w:r w:rsidR="00B922E8">
              <w:rPr>
                <w:bCs w:val="0"/>
                <w:iCs/>
                <w:sz w:val="18"/>
                <w:szCs w:val="18"/>
              </w:rPr>
              <w:t>LAST</w:t>
            </w:r>
            <w:r w:rsidRPr="00ED03BB">
              <w:rPr>
                <w:bCs w:val="0"/>
                <w:iCs/>
                <w:sz w:val="18"/>
                <w:szCs w:val="18"/>
              </w:rPr>
              <w:t xml:space="preserve"> of the last measurable concentration (</w:t>
            </w:r>
            <w:r>
              <w:rPr>
                <w:bCs w:val="0"/>
                <w:iCs/>
                <w:sz w:val="18"/>
                <w:szCs w:val="18"/>
              </w:rPr>
              <w:t>CLAST</w:t>
            </w:r>
            <w:r w:rsidRPr="00ED03BB">
              <w:rPr>
                <w:bCs w:val="0"/>
                <w:iCs/>
                <w:sz w:val="18"/>
                <w:szCs w:val="18"/>
              </w:rPr>
              <w:t>).</w:t>
            </w:r>
          </w:p>
          <w:p w:rsidR="00C86340" w:rsidRPr="00433F2C" w:rsidRDefault="0001380E" w:rsidP="00D778E9">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r w:rsidR="00C86340" w:rsidRPr="00433F2C">
              <w:rPr>
                <w:sz w:val="18"/>
                <w:szCs w:val="18"/>
              </w:rPr>
              <w:t xml:space="preserve"> = duration of infusion,  used for constant infusion models</w:t>
            </w:r>
          </w:p>
          <w:p w:rsidR="00C86340" w:rsidRPr="00433F2C" w:rsidRDefault="00C86340">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AUMCLAST &lt;0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AUCLAST &lt;=0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TIMEU</w:t>
            </w:r>
          </w:p>
        </w:tc>
      </w:tr>
      <w:tr w:rsidR="00CA5175" w:rsidRPr="00433F2C" w:rsidTr="00CA5175">
        <w:trPr>
          <w:jc w:val="center"/>
        </w:trPr>
        <w:tc>
          <w:tcPr>
            <w:tcW w:w="1080" w:type="dxa"/>
          </w:tcPr>
          <w:p w:rsidR="00CA5175" w:rsidRPr="00433F2C" w:rsidRDefault="00CA5175" w:rsidP="00CA5175">
            <w:pPr>
              <w:pStyle w:val="TableContent"/>
              <w:rPr>
                <w:iCs/>
                <w:sz w:val="18"/>
                <w:szCs w:val="18"/>
              </w:rPr>
            </w:pPr>
            <w:r>
              <w:rPr>
                <w:iCs/>
                <w:sz w:val="18"/>
                <w:szCs w:val="18"/>
              </w:rPr>
              <w:t>2.0</w:t>
            </w:r>
          </w:p>
        </w:tc>
        <w:tc>
          <w:tcPr>
            <w:tcW w:w="1375" w:type="dxa"/>
          </w:tcPr>
          <w:p w:rsidR="00CA5175" w:rsidRPr="00252B00" w:rsidRDefault="00CA5175" w:rsidP="00CA5175">
            <w:pPr>
              <w:pStyle w:val="TableContent"/>
              <w:rPr>
                <w:b/>
                <w:iCs/>
                <w:sz w:val="18"/>
                <w:szCs w:val="18"/>
              </w:rPr>
            </w:pPr>
            <w:bookmarkStart w:id="141" w:name="MRTLASTi"/>
            <w:r w:rsidRPr="00252B00">
              <w:rPr>
                <w:b/>
                <w:iCs/>
                <w:sz w:val="18"/>
                <w:szCs w:val="18"/>
              </w:rPr>
              <w:t>MRTLAST</w:t>
            </w:r>
            <w:r>
              <w:rPr>
                <w:b/>
                <w:iCs/>
                <w:sz w:val="18"/>
                <w:szCs w:val="18"/>
              </w:rPr>
              <w:t>i</w:t>
            </w:r>
            <w:bookmarkEnd w:id="141"/>
          </w:p>
        </w:tc>
        <w:tc>
          <w:tcPr>
            <w:tcW w:w="5465" w:type="dxa"/>
          </w:tcPr>
          <w:p w:rsidR="00CA5175" w:rsidRPr="00433F2C" w:rsidRDefault="00CA5175" w:rsidP="00CA5175">
            <w:pPr>
              <w:pStyle w:val="TableContent"/>
              <w:rPr>
                <w:b/>
                <w:bCs w:val="0"/>
                <w:iCs/>
                <w:sz w:val="18"/>
                <w:szCs w:val="18"/>
              </w:rPr>
            </w:pPr>
            <w:r w:rsidRPr="00433F2C">
              <w:rPr>
                <w:b/>
                <w:bCs w:val="0"/>
                <w:sz w:val="18"/>
                <w:szCs w:val="18"/>
              </w:rPr>
              <w:t xml:space="preserve">Mean residence time </w:t>
            </w:r>
            <w:r w:rsidRPr="00433F2C">
              <w:rPr>
                <w:b/>
                <w:bCs w:val="0"/>
                <w:iCs/>
                <w:sz w:val="18"/>
                <w:szCs w:val="18"/>
              </w:rPr>
              <w:t>from the time of dosing to th</w:t>
            </w:r>
            <w:r>
              <w:rPr>
                <w:b/>
                <w:bCs w:val="0"/>
                <w:iCs/>
                <w:sz w:val="18"/>
                <w:szCs w:val="18"/>
              </w:rPr>
              <w:t>e last measurable concentration within a dosing interval</w:t>
            </w:r>
          </w:p>
          <w:p w:rsidR="00CA5175" w:rsidRPr="00433F2C" w:rsidRDefault="00CA5175" w:rsidP="00CA5175">
            <w:pPr>
              <w:pStyle w:val="TableContent"/>
              <w:rPr>
                <w:b/>
                <w:bCs w:val="0"/>
                <w:iCs/>
                <w:sz w:val="18"/>
                <w:szCs w:val="18"/>
              </w:rPr>
            </w:pPr>
          </w:p>
          <w:p w:rsidR="00CA5175" w:rsidRPr="00433F2C" w:rsidRDefault="00CA5175" w:rsidP="00CA5175">
            <w:pPr>
              <w:pStyle w:val="TableContent"/>
              <w:rPr>
                <w:b/>
                <w:bCs w:val="0"/>
                <w:sz w:val="18"/>
                <w:szCs w:val="18"/>
                <w:u w:val="single"/>
              </w:rPr>
            </w:pPr>
            <w:r w:rsidRPr="00433F2C">
              <w:rPr>
                <w:b/>
                <w:bCs w:val="0"/>
                <w:iCs/>
                <w:sz w:val="18"/>
                <w:szCs w:val="18"/>
                <w:u w:val="single"/>
              </w:rPr>
              <w:t>For Models M1</w:t>
            </w:r>
            <w:r>
              <w:rPr>
                <w:b/>
                <w:bCs w:val="0"/>
                <w:iCs/>
                <w:sz w:val="18"/>
                <w:szCs w:val="18"/>
                <w:u w:val="single"/>
              </w:rPr>
              <w:t>(ss)</w:t>
            </w:r>
            <w:r w:rsidRPr="00433F2C">
              <w:rPr>
                <w:b/>
                <w:bCs w:val="0"/>
                <w:iCs/>
                <w:sz w:val="18"/>
                <w:szCs w:val="18"/>
                <w:u w:val="single"/>
              </w:rPr>
              <w:t xml:space="preserve"> and M2</w:t>
            </w:r>
            <w:r>
              <w:rPr>
                <w:b/>
                <w:bCs w:val="0"/>
                <w:iCs/>
                <w:sz w:val="18"/>
                <w:szCs w:val="18"/>
                <w:u w:val="single"/>
              </w:rPr>
              <w:t>(ss)</w:t>
            </w:r>
          </w:p>
          <w:p w:rsidR="00CA5175" w:rsidRDefault="00CA5175" w:rsidP="00CA5175">
            <w:pPr>
              <w:pStyle w:val="TableContent"/>
              <w:rPr>
                <w:sz w:val="18"/>
                <w:szCs w:val="18"/>
              </w:rPr>
            </w:pPr>
          </w:p>
          <w:p w:rsidR="00CA5175" w:rsidRPr="00433F2C" w:rsidRDefault="00CA5175" w:rsidP="00CA5175">
            <w:pPr>
              <w:pStyle w:val="TableContent"/>
              <w:rPr>
                <w:sz w:val="18"/>
                <w:szCs w:val="18"/>
              </w:rPr>
            </w:pPr>
            <m:oMathPara>
              <m:oMath>
                <m:r>
                  <w:rPr>
                    <w:rFonts w:ascii="Cambria Math" w:hAnsi="Cambria Math"/>
                    <w:sz w:val="18"/>
                    <w:szCs w:val="18"/>
                  </w:rPr>
                  <m:t>MRTLASTi=</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AUMCLASTi</m:t>
                        </m:r>
                      </m:num>
                      <m:den>
                        <m:r>
                          <w:rPr>
                            <w:rFonts w:ascii="Cambria Math" w:hAnsi="Cambria Math"/>
                            <w:sz w:val="18"/>
                            <w:szCs w:val="18"/>
                          </w:rPr>
                          <m:t>AUCLASTi</m:t>
                        </m:r>
                      </m:den>
                    </m:f>
                  </m:e>
                </m:d>
              </m:oMath>
            </m:oMathPara>
          </w:p>
          <w:p w:rsidR="00CA5175" w:rsidRPr="00433F2C" w:rsidRDefault="00CA5175" w:rsidP="00CA5175">
            <w:pPr>
              <w:pStyle w:val="TableContent"/>
              <w:rPr>
                <w:sz w:val="18"/>
                <w:szCs w:val="18"/>
              </w:rPr>
            </w:pPr>
          </w:p>
          <w:p w:rsidR="00CA5175" w:rsidRPr="00433F2C" w:rsidRDefault="00CA5175" w:rsidP="00CA5175">
            <w:pPr>
              <w:pStyle w:val="TableContent"/>
              <w:rPr>
                <w:b/>
                <w:sz w:val="18"/>
                <w:szCs w:val="18"/>
                <w:u w:val="single"/>
              </w:rPr>
            </w:pPr>
            <w:r w:rsidRPr="00433F2C">
              <w:rPr>
                <w:b/>
                <w:sz w:val="18"/>
                <w:szCs w:val="18"/>
                <w:u w:val="single"/>
              </w:rPr>
              <w:t>For Model M3</w:t>
            </w:r>
            <w:r w:rsidR="00497122">
              <w:rPr>
                <w:b/>
                <w:sz w:val="18"/>
                <w:szCs w:val="18"/>
                <w:u w:val="single"/>
              </w:rPr>
              <w:t>(ss)</w:t>
            </w:r>
          </w:p>
          <w:p w:rsidR="00CA5175" w:rsidRDefault="00CA5175" w:rsidP="00CA5175">
            <w:pPr>
              <w:pStyle w:val="TableContent"/>
              <w:rPr>
                <w:sz w:val="18"/>
                <w:szCs w:val="18"/>
              </w:rPr>
            </w:pPr>
          </w:p>
          <w:p w:rsidR="00CA5175" w:rsidRPr="00433F2C" w:rsidRDefault="00CA5175" w:rsidP="00CA5175">
            <w:pPr>
              <w:pStyle w:val="TableContent"/>
              <w:rPr>
                <w:sz w:val="18"/>
                <w:szCs w:val="18"/>
              </w:rPr>
            </w:pPr>
            <m:oMathPara>
              <m:oMath>
                <m:r>
                  <w:rPr>
                    <w:rFonts w:ascii="Cambria Math" w:hAnsi="Cambria Math"/>
                    <w:sz w:val="18"/>
                    <w:szCs w:val="18"/>
                  </w:rPr>
                  <m:t>MRTLASTi=</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AUMCLASTi</m:t>
                        </m:r>
                      </m:num>
                      <m:den>
                        <m:r>
                          <w:rPr>
                            <w:rFonts w:ascii="Cambria Math" w:hAnsi="Cambria Math"/>
                            <w:sz w:val="18"/>
                            <w:szCs w:val="18"/>
                          </w:rPr>
                          <m:t>AUCLASTi</m:t>
                        </m:r>
                      </m:den>
                    </m:f>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DOFi</m:t>
                    </m:r>
                  </m:num>
                  <m:den>
                    <m:r>
                      <w:rPr>
                        <w:rFonts w:ascii="Cambria Math" w:hAnsi="Cambria Math"/>
                        <w:sz w:val="18"/>
                        <w:szCs w:val="18"/>
                      </w:rPr>
                      <m:t>2</m:t>
                    </m:r>
                  </m:den>
                </m:f>
              </m:oMath>
            </m:oMathPara>
          </w:p>
          <w:p w:rsidR="00CA5175" w:rsidRDefault="00CA5175" w:rsidP="00CA5175">
            <w:pPr>
              <w:pStyle w:val="TableContent"/>
              <w:rPr>
                <w:sz w:val="18"/>
                <w:szCs w:val="18"/>
              </w:rPr>
            </w:pPr>
          </w:p>
          <w:p w:rsidR="00CA5175" w:rsidRPr="00ED03BB" w:rsidRDefault="00497122" w:rsidP="00CA5175">
            <w:pPr>
              <w:pStyle w:val="TableContent"/>
              <w:rPr>
                <w:iCs/>
                <w:sz w:val="18"/>
                <w:szCs w:val="18"/>
              </w:rPr>
            </w:pPr>
            <w:r>
              <w:rPr>
                <w:sz w:val="18"/>
                <w:szCs w:val="18"/>
              </w:rPr>
              <w:fldChar w:fldCharType="begin"/>
            </w:r>
            <w:r>
              <w:rPr>
                <w:sz w:val="18"/>
                <w:szCs w:val="18"/>
              </w:rPr>
              <w:instrText xml:space="preserve"> REF AUMCLASTi \h </w:instrText>
            </w:r>
            <w:r>
              <w:rPr>
                <w:sz w:val="18"/>
                <w:szCs w:val="18"/>
              </w:rPr>
            </w:r>
            <w:r>
              <w:rPr>
                <w:sz w:val="18"/>
                <w:szCs w:val="18"/>
              </w:rPr>
              <w:fldChar w:fldCharType="separate"/>
            </w:r>
            <w:r w:rsidRPr="00252B00">
              <w:rPr>
                <w:b/>
                <w:iCs/>
                <w:sz w:val="18"/>
                <w:szCs w:val="18"/>
              </w:rPr>
              <w:t>AUMCLAST</w:t>
            </w:r>
            <w:r>
              <w:rPr>
                <w:b/>
                <w:iCs/>
                <w:sz w:val="18"/>
                <w:szCs w:val="18"/>
              </w:rPr>
              <w:t>i</w:t>
            </w:r>
            <w:r>
              <w:rPr>
                <w:sz w:val="18"/>
                <w:szCs w:val="18"/>
              </w:rPr>
              <w:fldChar w:fldCharType="end"/>
            </w:r>
            <w:r w:rsidR="00CA5175">
              <w:rPr>
                <w:sz w:val="18"/>
                <w:szCs w:val="18"/>
              </w:rPr>
              <w:t xml:space="preserve"> </w:t>
            </w:r>
            <w:proofErr w:type="gramStart"/>
            <w:r w:rsidR="00CA5175">
              <w:rPr>
                <w:sz w:val="18"/>
                <w:szCs w:val="18"/>
              </w:rPr>
              <w:t xml:space="preserve">=  </w:t>
            </w:r>
            <w:r w:rsidR="00CA5175" w:rsidRPr="00ED03BB">
              <w:rPr>
                <w:sz w:val="18"/>
                <w:szCs w:val="18"/>
              </w:rPr>
              <w:t>A</w:t>
            </w:r>
            <w:r w:rsidR="00CA5175">
              <w:rPr>
                <w:sz w:val="18"/>
                <w:szCs w:val="18"/>
              </w:rPr>
              <w:t>rea</w:t>
            </w:r>
            <w:proofErr w:type="gramEnd"/>
            <w:r w:rsidR="00CA5175" w:rsidRPr="00ED03BB">
              <w:rPr>
                <w:sz w:val="18"/>
                <w:szCs w:val="18"/>
              </w:rPr>
              <w:t xml:space="preserve"> under the first moment curve </w:t>
            </w:r>
            <w:r w:rsidR="00CA5175" w:rsidRPr="00ED03BB">
              <w:rPr>
                <w:iCs/>
                <w:sz w:val="18"/>
                <w:szCs w:val="18"/>
              </w:rPr>
              <w:t>from zero time until the last measurable concentration</w:t>
            </w:r>
            <w:r w:rsidR="00CA5175">
              <w:rPr>
                <w:iCs/>
                <w:sz w:val="18"/>
                <w:szCs w:val="18"/>
              </w:rPr>
              <w:t>.</w:t>
            </w:r>
          </w:p>
          <w:p w:rsidR="00CA5175" w:rsidRPr="00ED03BB" w:rsidRDefault="00497122" w:rsidP="00CA5175">
            <w:pPr>
              <w:pStyle w:val="TableContent"/>
              <w:rPr>
                <w:iCs/>
                <w:sz w:val="18"/>
                <w:szCs w:val="18"/>
              </w:rPr>
            </w:pPr>
            <w:r>
              <w:rPr>
                <w:sz w:val="18"/>
                <w:szCs w:val="18"/>
              </w:rPr>
              <w:fldChar w:fldCharType="begin"/>
            </w:r>
            <w:r>
              <w:rPr>
                <w:sz w:val="18"/>
                <w:szCs w:val="18"/>
              </w:rPr>
              <w:instrText xml:space="preserve"> REF AUCLASTi \h </w:instrText>
            </w:r>
            <w:r>
              <w:rPr>
                <w:sz w:val="18"/>
                <w:szCs w:val="18"/>
              </w:rPr>
            </w:r>
            <w:r>
              <w:rPr>
                <w:sz w:val="18"/>
                <w:szCs w:val="18"/>
              </w:rPr>
              <w:fldChar w:fldCharType="separate"/>
            </w:r>
            <w:r w:rsidRPr="00252B00">
              <w:rPr>
                <w:b/>
                <w:iCs/>
                <w:sz w:val="18"/>
                <w:szCs w:val="18"/>
              </w:rPr>
              <w:t>AUCLASTi</w:t>
            </w:r>
            <w:r>
              <w:rPr>
                <w:sz w:val="18"/>
                <w:szCs w:val="18"/>
              </w:rPr>
              <w:fldChar w:fldCharType="end"/>
            </w:r>
            <w:r w:rsidR="00CA5175">
              <w:rPr>
                <w:sz w:val="18"/>
                <w:szCs w:val="18"/>
              </w:rPr>
              <w:t xml:space="preserve"> = </w:t>
            </w:r>
            <w:r w:rsidR="00CA5175" w:rsidRPr="00ED03BB">
              <w:rPr>
                <w:iCs/>
                <w:sz w:val="18"/>
                <w:szCs w:val="18"/>
              </w:rPr>
              <w:t xml:space="preserve">Area under the concentration versus time curve </w:t>
            </w:r>
            <w:r w:rsidR="00CA5175" w:rsidRPr="00ED03BB">
              <w:rPr>
                <w:bCs w:val="0"/>
                <w:iCs/>
                <w:sz w:val="18"/>
                <w:szCs w:val="18"/>
              </w:rPr>
              <w:t>from zero time until the time (T</w:t>
            </w:r>
            <w:r w:rsidR="00CA5175">
              <w:rPr>
                <w:bCs w:val="0"/>
                <w:iCs/>
                <w:sz w:val="18"/>
                <w:szCs w:val="18"/>
              </w:rPr>
              <w:t>LAST</w:t>
            </w:r>
            <w:r w:rsidR="00CA5175" w:rsidRPr="00ED03BB">
              <w:rPr>
                <w:bCs w:val="0"/>
                <w:iCs/>
                <w:sz w:val="18"/>
                <w:szCs w:val="18"/>
              </w:rPr>
              <w:t xml:space="preserve"> of the last measurable concentration (</w:t>
            </w:r>
            <w:r w:rsidR="00CA5175">
              <w:rPr>
                <w:bCs w:val="0"/>
                <w:iCs/>
                <w:sz w:val="18"/>
                <w:szCs w:val="18"/>
              </w:rPr>
              <w:t>CLAST</w:t>
            </w:r>
            <w:r w:rsidR="00CA5175" w:rsidRPr="00ED03BB">
              <w:rPr>
                <w:bCs w:val="0"/>
                <w:iCs/>
                <w:sz w:val="18"/>
                <w:szCs w:val="18"/>
              </w:rPr>
              <w:t>).</w:t>
            </w:r>
          </w:p>
          <w:p w:rsidR="00CA5175" w:rsidRPr="00433F2C" w:rsidRDefault="00CA5175" w:rsidP="00CA5175">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r w:rsidRPr="00433F2C">
              <w:rPr>
                <w:sz w:val="18"/>
                <w:szCs w:val="18"/>
              </w:rPr>
              <w:t xml:space="preserve"> = duration of infusion,  used for constant infusion models</w:t>
            </w:r>
          </w:p>
          <w:p w:rsidR="00CA5175" w:rsidRPr="00433F2C" w:rsidRDefault="00CA5175" w:rsidP="00CA5175">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A5175" w:rsidRPr="00433F2C" w:rsidTr="00CA5175">
              <w:tc>
                <w:tcPr>
                  <w:tcW w:w="2644" w:type="dxa"/>
                </w:tcPr>
                <w:p w:rsidR="00CA5175" w:rsidRPr="00433F2C" w:rsidRDefault="00CA5175" w:rsidP="00CA5175">
                  <w:pPr>
                    <w:pStyle w:val="TableContent"/>
                    <w:rPr>
                      <w:b/>
                      <w:iCs/>
                      <w:sz w:val="18"/>
                      <w:szCs w:val="18"/>
                    </w:rPr>
                  </w:pPr>
                  <w:r w:rsidRPr="00433F2C">
                    <w:rPr>
                      <w:b/>
                      <w:iCs/>
                      <w:sz w:val="18"/>
                      <w:szCs w:val="18"/>
                    </w:rPr>
                    <w:t>Data Checks</w:t>
                  </w:r>
                </w:p>
              </w:tc>
              <w:tc>
                <w:tcPr>
                  <w:tcW w:w="2644" w:type="dxa"/>
                </w:tcPr>
                <w:p w:rsidR="00CA5175" w:rsidRPr="00433F2C" w:rsidRDefault="00CA5175" w:rsidP="00CA5175">
                  <w:pPr>
                    <w:pStyle w:val="TableContent"/>
                    <w:rPr>
                      <w:b/>
                      <w:iCs/>
                      <w:sz w:val="18"/>
                      <w:szCs w:val="18"/>
                    </w:rPr>
                  </w:pPr>
                  <w:r w:rsidRPr="00433F2C">
                    <w:rPr>
                      <w:b/>
                      <w:iCs/>
                      <w:sz w:val="18"/>
                      <w:szCs w:val="18"/>
                    </w:rPr>
                    <w:t>Actions</w:t>
                  </w:r>
                </w:p>
              </w:tc>
            </w:tr>
            <w:tr w:rsidR="00CA5175" w:rsidRPr="00433F2C" w:rsidTr="00CA5175">
              <w:tc>
                <w:tcPr>
                  <w:tcW w:w="2644" w:type="dxa"/>
                </w:tcPr>
                <w:p w:rsidR="00CA5175" w:rsidRPr="00433F2C" w:rsidRDefault="00497122" w:rsidP="00CA5175">
                  <w:pPr>
                    <w:pStyle w:val="TableContent"/>
                    <w:rPr>
                      <w:bCs w:val="0"/>
                      <w:iCs/>
                      <w:sz w:val="18"/>
                      <w:szCs w:val="18"/>
                    </w:rPr>
                  </w:pPr>
                  <w:r>
                    <w:rPr>
                      <w:bCs w:val="0"/>
                      <w:iCs/>
                      <w:sz w:val="18"/>
                      <w:szCs w:val="18"/>
                    </w:rPr>
                    <w:fldChar w:fldCharType="begin"/>
                  </w:r>
                  <w:r>
                    <w:rPr>
                      <w:bCs w:val="0"/>
                      <w:iCs/>
                      <w:sz w:val="18"/>
                      <w:szCs w:val="18"/>
                    </w:rPr>
                    <w:instrText xml:space="preserve"> REF AUMCLASTi \h </w:instrText>
                  </w:r>
                  <w:r>
                    <w:rPr>
                      <w:bCs w:val="0"/>
                      <w:iCs/>
                      <w:sz w:val="18"/>
                      <w:szCs w:val="18"/>
                    </w:rPr>
                  </w:r>
                  <w:r>
                    <w:rPr>
                      <w:bCs w:val="0"/>
                      <w:iCs/>
                      <w:sz w:val="18"/>
                      <w:szCs w:val="18"/>
                    </w:rPr>
                    <w:fldChar w:fldCharType="separate"/>
                  </w:r>
                  <w:r w:rsidRPr="00252B00">
                    <w:rPr>
                      <w:b/>
                      <w:iCs/>
                      <w:sz w:val="18"/>
                      <w:szCs w:val="18"/>
                    </w:rPr>
                    <w:t>AUMCLAST</w:t>
                  </w:r>
                  <w:r>
                    <w:rPr>
                      <w:b/>
                      <w:iCs/>
                      <w:sz w:val="18"/>
                      <w:szCs w:val="18"/>
                    </w:rPr>
                    <w:t>i</w:t>
                  </w:r>
                  <w:r>
                    <w:rPr>
                      <w:bCs w:val="0"/>
                      <w:iCs/>
                      <w:sz w:val="18"/>
                      <w:szCs w:val="18"/>
                    </w:rPr>
                    <w:fldChar w:fldCharType="end"/>
                  </w:r>
                  <w:r w:rsidR="00CA5175" w:rsidRPr="00433F2C">
                    <w:rPr>
                      <w:bCs w:val="0"/>
                      <w:iCs/>
                      <w:sz w:val="18"/>
                      <w:szCs w:val="18"/>
                    </w:rPr>
                    <w:t xml:space="preserve"> &lt;0</w:t>
                  </w:r>
                </w:p>
              </w:tc>
              <w:tc>
                <w:tcPr>
                  <w:tcW w:w="2644" w:type="dxa"/>
                </w:tcPr>
                <w:p w:rsidR="00CA5175" w:rsidRPr="00433F2C" w:rsidRDefault="00CA5175" w:rsidP="00CA5175">
                  <w:pPr>
                    <w:pStyle w:val="TableContent"/>
                    <w:rPr>
                      <w:iCs/>
                      <w:sz w:val="18"/>
                      <w:szCs w:val="18"/>
                    </w:rPr>
                  </w:pPr>
                  <w:r w:rsidRPr="00433F2C">
                    <w:rPr>
                      <w:iCs/>
                      <w:sz w:val="18"/>
                      <w:szCs w:val="18"/>
                    </w:rPr>
                    <w:t>Return “NA”</w:t>
                  </w:r>
                </w:p>
              </w:tc>
            </w:tr>
            <w:tr w:rsidR="00CA5175" w:rsidRPr="00433F2C" w:rsidTr="00CA5175">
              <w:tc>
                <w:tcPr>
                  <w:tcW w:w="2644" w:type="dxa"/>
                </w:tcPr>
                <w:p w:rsidR="00CA5175" w:rsidRPr="00433F2C" w:rsidRDefault="00497122" w:rsidP="00CA5175">
                  <w:pPr>
                    <w:pStyle w:val="TableContent"/>
                    <w:rPr>
                      <w:iCs/>
                      <w:sz w:val="18"/>
                      <w:szCs w:val="18"/>
                    </w:rPr>
                  </w:pPr>
                  <w:r>
                    <w:rPr>
                      <w:iCs/>
                      <w:sz w:val="18"/>
                      <w:szCs w:val="18"/>
                    </w:rPr>
                    <w:fldChar w:fldCharType="begin"/>
                  </w:r>
                  <w:r>
                    <w:rPr>
                      <w:iCs/>
                      <w:sz w:val="18"/>
                      <w:szCs w:val="18"/>
                    </w:rPr>
                    <w:instrText xml:space="preserve"> REF AUCLASTi \h </w:instrText>
                  </w:r>
                  <w:r>
                    <w:rPr>
                      <w:iCs/>
                      <w:sz w:val="18"/>
                      <w:szCs w:val="18"/>
                    </w:rPr>
                  </w:r>
                  <w:r>
                    <w:rPr>
                      <w:iCs/>
                      <w:sz w:val="18"/>
                      <w:szCs w:val="18"/>
                    </w:rPr>
                    <w:fldChar w:fldCharType="separate"/>
                  </w:r>
                  <w:r w:rsidRPr="00252B00">
                    <w:rPr>
                      <w:b/>
                      <w:iCs/>
                      <w:sz w:val="18"/>
                      <w:szCs w:val="18"/>
                    </w:rPr>
                    <w:t>AUCLASTi</w:t>
                  </w:r>
                  <w:r>
                    <w:rPr>
                      <w:iCs/>
                      <w:sz w:val="18"/>
                      <w:szCs w:val="18"/>
                    </w:rPr>
                    <w:fldChar w:fldCharType="end"/>
                  </w:r>
                  <w:r w:rsidR="00CA5175" w:rsidRPr="00433F2C">
                    <w:rPr>
                      <w:iCs/>
                      <w:sz w:val="18"/>
                      <w:szCs w:val="18"/>
                    </w:rPr>
                    <w:t xml:space="preserve"> &lt;=0</w:t>
                  </w:r>
                </w:p>
              </w:tc>
              <w:tc>
                <w:tcPr>
                  <w:tcW w:w="2644" w:type="dxa"/>
                </w:tcPr>
                <w:p w:rsidR="00CA5175" w:rsidRPr="00433F2C" w:rsidRDefault="00CA5175" w:rsidP="00CA5175">
                  <w:pPr>
                    <w:pStyle w:val="TableContent"/>
                    <w:rPr>
                      <w:iCs/>
                      <w:sz w:val="18"/>
                      <w:szCs w:val="18"/>
                    </w:rPr>
                  </w:pPr>
                  <w:r w:rsidRPr="00433F2C">
                    <w:rPr>
                      <w:iCs/>
                      <w:sz w:val="18"/>
                      <w:szCs w:val="18"/>
                    </w:rPr>
                    <w:t>Return “NA”</w:t>
                  </w:r>
                </w:p>
              </w:tc>
            </w:tr>
          </w:tbl>
          <w:p w:rsidR="00CA5175" w:rsidRPr="00433F2C" w:rsidRDefault="00CA5175" w:rsidP="00CA5175">
            <w:pPr>
              <w:pStyle w:val="TableContent"/>
              <w:rPr>
                <w:rFonts w:cs="Arial"/>
                <w:iCs/>
                <w:sz w:val="18"/>
                <w:szCs w:val="18"/>
              </w:rPr>
            </w:pPr>
          </w:p>
        </w:tc>
        <w:tc>
          <w:tcPr>
            <w:tcW w:w="998" w:type="dxa"/>
          </w:tcPr>
          <w:p w:rsidR="00CA5175" w:rsidRPr="00433F2C" w:rsidRDefault="00CA5175" w:rsidP="00CA5175">
            <w:pPr>
              <w:pStyle w:val="TableContent"/>
              <w:rPr>
                <w:iCs/>
                <w:sz w:val="18"/>
                <w:szCs w:val="18"/>
              </w:rPr>
            </w:pPr>
            <w:r w:rsidRPr="00433F2C">
              <w:rPr>
                <w:iCs/>
                <w:sz w:val="18"/>
                <w:szCs w:val="18"/>
              </w:rPr>
              <w:lastRenderedPageBreak/>
              <w:t>1</w:t>
            </w:r>
          </w:p>
        </w:tc>
        <w:tc>
          <w:tcPr>
            <w:tcW w:w="1571" w:type="dxa"/>
          </w:tcPr>
          <w:p w:rsidR="00CA5175" w:rsidRPr="00433F2C" w:rsidRDefault="00CA5175" w:rsidP="00CA5175">
            <w:pPr>
              <w:pStyle w:val="TableContent"/>
              <w:rPr>
                <w:iCs/>
                <w:sz w:val="18"/>
                <w:szCs w:val="18"/>
              </w:rPr>
            </w:pPr>
            <w:r>
              <w:rPr>
                <w:iCs/>
                <w:sz w:val="18"/>
                <w:szCs w:val="18"/>
              </w:rPr>
              <w:t>TIMEU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42" w:name="CLFO"/>
            <w:r w:rsidRPr="00252B00">
              <w:rPr>
                <w:b/>
                <w:iCs/>
                <w:sz w:val="18"/>
                <w:szCs w:val="18"/>
              </w:rPr>
              <w:t>CLFO</w:t>
            </w:r>
            <w:bookmarkEnd w:id="142"/>
          </w:p>
        </w:tc>
        <w:tc>
          <w:tcPr>
            <w:tcW w:w="5465" w:type="dxa"/>
          </w:tcPr>
          <w:p w:rsidR="00C86340" w:rsidRPr="00433F2C" w:rsidRDefault="00C86340">
            <w:pPr>
              <w:pStyle w:val="TableContent"/>
              <w:rPr>
                <w:rFonts w:cs="Arial"/>
                <w:sz w:val="18"/>
                <w:szCs w:val="18"/>
              </w:rPr>
            </w:pPr>
            <w:r w:rsidRPr="00433F2C">
              <w:rPr>
                <w:rFonts w:cs="Arial"/>
                <w:b/>
                <w:iCs/>
                <w:sz w:val="18"/>
                <w:szCs w:val="18"/>
              </w:rPr>
              <w:t xml:space="preserve">Apparent clearance (observed) </w:t>
            </w:r>
            <w:r w:rsidRPr="00433F2C">
              <w:rPr>
                <w:rFonts w:cs="Arial"/>
                <w:sz w:val="18"/>
                <w:szCs w:val="18"/>
              </w:rPr>
              <w:t xml:space="preserve">of drug from e.g. plasma, for </w:t>
            </w:r>
            <w:r w:rsidRPr="00433F2C">
              <w:rPr>
                <w:rFonts w:cs="Arial"/>
                <w:b/>
                <w:sz w:val="18"/>
                <w:szCs w:val="18"/>
              </w:rPr>
              <w:t>extravascular</w:t>
            </w:r>
            <w:r w:rsidRPr="00433F2C">
              <w:rPr>
                <w:rFonts w:cs="Arial"/>
                <w:sz w:val="18"/>
                <w:szCs w:val="18"/>
              </w:rPr>
              <w:t xml:space="preserve"> routes of administration. </w:t>
            </w:r>
          </w:p>
          <w:p w:rsidR="00C86340" w:rsidRDefault="00C86340">
            <w:pPr>
              <w:pStyle w:val="TableContent"/>
              <w:rPr>
                <w:b/>
                <w:iCs/>
                <w:sz w:val="18"/>
                <w:szCs w:val="18"/>
                <w:u w:val="single"/>
              </w:rPr>
            </w:pPr>
          </w:p>
          <w:p w:rsidR="00C86340" w:rsidRPr="00433F2C" w:rsidRDefault="00C86340">
            <w:pPr>
              <w:pStyle w:val="TableContent"/>
              <w:rPr>
                <w:b/>
                <w:iCs/>
                <w:sz w:val="18"/>
                <w:szCs w:val="18"/>
                <w:u w:val="single"/>
              </w:rPr>
            </w:pPr>
            <w:r w:rsidRPr="00433F2C">
              <w:rPr>
                <w:b/>
                <w:iCs/>
                <w:sz w:val="18"/>
                <w:szCs w:val="18"/>
                <w:u w:val="single"/>
              </w:rPr>
              <w:t>Model M1</w:t>
            </w:r>
          </w:p>
          <w:p w:rsidR="00C86340" w:rsidRPr="00433F2C" w:rsidRDefault="00C86340">
            <w:pPr>
              <w:pStyle w:val="TableContent"/>
              <w:rPr>
                <w:b/>
                <w:iCs/>
                <w:sz w:val="18"/>
                <w:szCs w:val="18"/>
                <w:u w:val="single"/>
              </w:rPr>
            </w:pPr>
          </w:p>
          <w:p w:rsidR="00C86340" w:rsidRDefault="00C86340">
            <w:pPr>
              <w:pStyle w:val="TableContent"/>
              <w:rPr>
                <w:iCs/>
                <w:sz w:val="18"/>
                <w:szCs w:val="18"/>
                <w:u w:val="single"/>
              </w:rPr>
            </w:pPr>
            <w:r w:rsidRPr="00433F2C">
              <w:rPr>
                <w:iCs/>
                <w:sz w:val="18"/>
                <w:szCs w:val="18"/>
                <w:u w:val="single"/>
              </w:rPr>
              <w:t>Single Dose Equation</w:t>
            </w:r>
            <w:r>
              <w:rPr>
                <w:iCs/>
                <w:sz w:val="18"/>
                <w:szCs w:val="18"/>
                <w:u w:val="single"/>
              </w:rPr>
              <w:t xml:space="preserve"> only; not calculated at steady-state.</w:t>
            </w:r>
          </w:p>
          <w:p w:rsidR="00C86340" w:rsidRPr="00433F2C" w:rsidRDefault="00C86340">
            <w:pPr>
              <w:pStyle w:val="TableContent"/>
              <w:rPr>
                <w:iCs/>
                <w:sz w:val="18"/>
                <w:szCs w:val="18"/>
                <w:u w:val="single"/>
              </w:rPr>
            </w:pPr>
            <w:r>
              <w:rPr>
                <w:iCs/>
                <w:sz w:val="18"/>
                <w:szCs w:val="18"/>
                <w:u w:val="single"/>
              </w:rPr>
              <w:t>Note: For steady-state CLFTAUi is calculated using AUCTAUi:</w:t>
            </w:r>
          </w:p>
          <w:p w:rsidR="00C86340" w:rsidRPr="00433F2C" w:rsidRDefault="00C86340">
            <w:pPr>
              <w:pStyle w:val="TableContent"/>
              <w:rPr>
                <w:iCs/>
                <w:sz w:val="18"/>
                <w:szCs w:val="18"/>
              </w:rPr>
            </w:pPr>
            <w:r w:rsidRPr="00433F2C">
              <w:rPr>
                <w:b/>
                <w:iCs/>
                <w:position w:val="-24"/>
                <w:sz w:val="18"/>
                <w:szCs w:val="18"/>
              </w:rPr>
              <w:object w:dxaOrig="2200" w:dyaOrig="620">
                <v:shape id="_x0000_i1075" type="#_x0000_t75" style="width:128.95pt;height:35.15pt" o:ole="">
                  <v:imagedata r:id="rId109" o:title=""/>
                </v:shape>
                <o:OLEObject Type="Embed" ProgID="Equation.3" ShapeID="_x0000_i1075" DrawAspect="Content" ObjectID="_1640609704" r:id="rId110"/>
              </w:object>
            </w:r>
          </w:p>
          <w:p w:rsidR="00C86340" w:rsidRPr="00433F2C" w:rsidRDefault="00C86340">
            <w:pPr>
              <w:pStyle w:val="TableContent"/>
              <w:rPr>
                <w:iCs/>
                <w:sz w:val="18"/>
                <w:szCs w:val="18"/>
              </w:rPr>
            </w:pPr>
          </w:p>
          <w:p w:rsidR="00C86340" w:rsidRPr="00433F2C" w:rsidRDefault="00C86340">
            <w:pPr>
              <w:pStyle w:val="TableContent"/>
              <w:rPr>
                <w:iCs/>
                <w:sz w:val="18"/>
                <w:szCs w:val="18"/>
              </w:rPr>
            </w:pPr>
            <w:r w:rsidRPr="00433F2C">
              <w:rPr>
                <w:iCs/>
                <w:sz w:val="18"/>
                <w:szCs w:val="18"/>
              </w:rPr>
              <w:t xml:space="preserve">F = fraction of dose absorbed [value is </w:t>
            </w:r>
            <w:r>
              <w:rPr>
                <w:iCs/>
                <w:sz w:val="18"/>
                <w:szCs w:val="18"/>
              </w:rPr>
              <w:t>unknown for extravascular model</w:t>
            </w:r>
          </w:p>
          <w:p w:rsidR="00C86340" w:rsidRPr="00433F2C" w:rsidRDefault="00C86340">
            <w:pPr>
              <w:pStyle w:val="TableContent"/>
              <w:rPr>
                <w:iCs/>
                <w:sz w:val="18"/>
                <w:szCs w:val="18"/>
              </w:rPr>
            </w:pPr>
          </w:p>
          <w:p w:rsidR="00C86340" w:rsidRPr="00433F2C" w:rsidRDefault="00C86340">
            <w:pPr>
              <w:pStyle w:val="TableContent"/>
              <w:rPr>
                <w:iCs/>
                <w:color w:val="FF0000"/>
                <w:sz w:val="18"/>
                <w:szCs w:val="18"/>
              </w:rPr>
            </w:pPr>
            <w:r w:rsidRPr="00433F2C">
              <w:rPr>
                <w:iCs/>
                <w:sz w:val="18"/>
                <w:szCs w:val="18"/>
              </w:rPr>
              <w:t xml:space="preserve">Dose = sum of dosei to dosen </w:t>
            </w:r>
          </w:p>
          <w:p w:rsidR="00C86340" w:rsidRPr="00433F2C" w:rsidRDefault="00C86340">
            <w:pPr>
              <w:pStyle w:val="TableContent"/>
              <w:rPr>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r w:rsidRPr="009841DE">
              <w:rPr>
                <w:bCs w:val="0"/>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AUCINFO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252B00" w:rsidRDefault="00C86340">
            <w:pPr>
              <w:pStyle w:val="TableContent"/>
              <w:rPr>
                <w:b/>
                <w:iCs/>
                <w:sz w:val="18"/>
                <w:szCs w:val="18"/>
              </w:rPr>
            </w:pPr>
            <w:bookmarkStart w:id="143" w:name="CLO"/>
            <w:r w:rsidRPr="00252B00">
              <w:rPr>
                <w:b/>
                <w:iCs/>
                <w:sz w:val="18"/>
                <w:szCs w:val="18"/>
              </w:rPr>
              <w:t>CLO</w:t>
            </w:r>
            <w:bookmarkEnd w:id="143"/>
          </w:p>
        </w:tc>
        <w:tc>
          <w:tcPr>
            <w:tcW w:w="5465" w:type="dxa"/>
          </w:tcPr>
          <w:p w:rsidR="00C86340" w:rsidRPr="00433F2C" w:rsidRDefault="00C86340">
            <w:pPr>
              <w:pStyle w:val="TableContent"/>
              <w:rPr>
                <w:rFonts w:cs="Arial"/>
                <w:b/>
                <w:iCs/>
                <w:sz w:val="18"/>
                <w:szCs w:val="18"/>
              </w:rPr>
            </w:pPr>
            <w:r w:rsidRPr="00433F2C">
              <w:rPr>
                <w:rFonts w:cs="Arial"/>
                <w:b/>
                <w:iCs/>
                <w:sz w:val="18"/>
                <w:szCs w:val="18"/>
              </w:rPr>
              <w:t xml:space="preserve">Total clearance of drug (observed) </w:t>
            </w:r>
          </w:p>
          <w:p w:rsidR="00C86340" w:rsidRDefault="00C86340">
            <w:pPr>
              <w:pStyle w:val="TableContent"/>
              <w:rPr>
                <w:rFonts w:cs="Arial"/>
                <w:b/>
                <w:iCs/>
                <w:sz w:val="18"/>
                <w:szCs w:val="18"/>
              </w:rPr>
            </w:pPr>
          </w:p>
          <w:p w:rsidR="00C86340" w:rsidRPr="00433F2C" w:rsidRDefault="00C86340">
            <w:pPr>
              <w:pStyle w:val="TableContent"/>
              <w:rPr>
                <w:rFonts w:cs="Arial"/>
                <w:b/>
                <w:iCs/>
                <w:sz w:val="18"/>
                <w:szCs w:val="18"/>
              </w:rPr>
            </w:pPr>
            <w:r w:rsidRPr="00433F2C">
              <w:rPr>
                <w:rFonts w:cs="Arial"/>
                <w:b/>
                <w:iCs/>
                <w:sz w:val="18"/>
                <w:szCs w:val="18"/>
              </w:rPr>
              <w:t>Models M2 and M3</w:t>
            </w:r>
          </w:p>
          <w:p w:rsidR="00C86340" w:rsidRPr="00433F2C" w:rsidRDefault="00C86340">
            <w:pPr>
              <w:pStyle w:val="TableContent"/>
              <w:rPr>
                <w:rFonts w:cs="Arial"/>
                <w:b/>
                <w:iCs/>
                <w:sz w:val="18"/>
                <w:szCs w:val="18"/>
              </w:rPr>
            </w:pPr>
          </w:p>
          <w:p w:rsidR="00C86340" w:rsidRPr="00433F2C" w:rsidRDefault="00C86340" w:rsidP="00EE6F51">
            <w:pPr>
              <w:pStyle w:val="TableContent"/>
              <w:rPr>
                <w:iCs/>
                <w:sz w:val="18"/>
                <w:szCs w:val="18"/>
                <w:u w:val="single"/>
              </w:rPr>
            </w:pPr>
            <w:r w:rsidRPr="00433F2C">
              <w:rPr>
                <w:iCs/>
                <w:sz w:val="18"/>
                <w:szCs w:val="18"/>
                <w:u w:val="single"/>
              </w:rPr>
              <w:t>Single Dose Equation</w:t>
            </w:r>
            <w:r>
              <w:rPr>
                <w:iCs/>
                <w:sz w:val="18"/>
                <w:szCs w:val="18"/>
                <w:u w:val="single"/>
              </w:rPr>
              <w:t xml:space="preserve"> only; not calculated at steady-state. For steady-state CLTAUi is calculated using AUCTAUi</w:t>
            </w:r>
            <w:r w:rsidRPr="00433F2C">
              <w:rPr>
                <w:iCs/>
                <w:sz w:val="18"/>
                <w:szCs w:val="18"/>
                <w:u w:val="single"/>
              </w:rPr>
              <w:t>:</w:t>
            </w:r>
          </w:p>
          <w:p w:rsidR="00C86340" w:rsidRPr="00433F2C" w:rsidRDefault="00C86340">
            <w:pPr>
              <w:pStyle w:val="TableContent"/>
              <w:rPr>
                <w:rFonts w:cs="Arial"/>
                <w:b/>
                <w:iCs/>
                <w:sz w:val="18"/>
                <w:szCs w:val="18"/>
              </w:rPr>
            </w:pPr>
          </w:p>
          <w:p w:rsidR="00C86340" w:rsidRPr="00433F2C" w:rsidRDefault="00C86340">
            <w:pPr>
              <w:pStyle w:val="TableContent"/>
              <w:rPr>
                <w:b/>
                <w:iCs/>
                <w:sz w:val="18"/>
                <w:szCs w:val="18"/>
              </w:rPr>
            </w:pPr>
            <w:r w:rsidRPr="00433F2C">
              <w:rPr>
                <w:b/>
                <w:iCs/>
                <w:position w:val="-24"/>
                <w:sz w:val="18"/>
                <w:szCs w:val="18"/>
              </w:rPr>
              <w:object w:dxaOrig="1939" w:dyaOrig="620">
                <v:shape id="_x0000_i1076" type="#_x0000_t75" style="width:112.2pt;height:35.15pt" o:ole="">
                  <v:imagedata r:id="rId111" o:title=""/>
                </v:shape>
                <o:OLEObject Type="Embed" ProgID="Equation.3" ShapeID="_x0000_i1076" DrawAspect="Content" ObjectID="_1640609705" r:id="rId112"/>
              </w:object>
            </w:r>
          </w:p>
          <w:p w:rsidR="00C86340" w:rsidRDefault="00C86340" w:rsidP="00385A7C">
            <w:pPr>
              <w:pStyle w:val="TableContent"/>
              <w:rPr>
                <w:iCs/>
                <w:sz w:val="18"/>
                <w:szCs w:val="18"/>
              </w:rPr>
            </w:pPr>
          </w:p>
          <w:p w:rsidR="00C86340" w:rsidRDefault="00C86340" w:rsidP="00385A7C">
            <w:pPr>
              <w:pStyle w:val="TableContent"/>
              <w:rPr>
                <w:iCs/>
                <w:sz w:val="18"/>
                <w:szCs w:val="18"/>
              </w:rPr>
            </w:pPr>
            <w:r w:rsidRPr="00433F2C">
              <w:rPr>
                <w:iCs/>
                <w:sz w:val="18"/>
                <w:szCs w:val="18"/>
              </w:rPr>
              <w:t xml:space="preserve">Dose = sum of dosei to dosen </w:t>
            </w:r>
          </w:p>
          <w:p w:rsidR="00C86340" w:rsidRDefault="00C86340" w:rsidP="00385A7C">
            <w:pPr>
              <w:pStyle w:val="TableContent"/>
              <w:rPr>
                <w:bCs w:val="0"/>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p>
          <w:p w:rsidR="00C86340" w:rsidRPr="00D423EF" w:rsidRDefault="00C86340" w:rsidP="00385A7C">
            <w:pPr>
              <w:pStyle w:val="TableContent"/>
              <w:rPr>
                <w:iCs/>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423EF">
              <w:tc>
                <w:tcPr>
                  <w:tcW w:w="2644" w:type="dxa"/>
                </w:tcPr>
                <w:p w:rsidR="00F3604D" w:rsidRDefault="00C86340" w:rsidP="003A06B8">
                  <w:pPr>
                    <w:pStyle w:val="TableContent"/>
                    <w:rPr>
                      <w:bCs w:val="0"/>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r w:rsidRPr="009841DE">
                    <w:rPr>
                      <w:bCs w:val="0"/>
                      <w:sz w:val="18"/>
                      <w:szCs w:val="18"/>
                    </w:rPr>
                    <w:t>)</w:t>
                  </w:r>
                </w:p>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423EF">
              <w:tc>
                <w:tcPr>
                  <w:tcW w:w="2644" w:type="dxa"/>
                </w:tcPr>
                <w:p w:rsidR="00C86340" w:rsidRPr="00433F2C" w:rsidRDefault="00C86340" w:rsidP="003A06B8">
                  <w:pPr>
                    <w:pStyle w:val="TableContent"/>
                    <w:rPr>
                      <w:iCs/>
                      <w:sz w:val="18"/>
                      <w:szCs w:val="18"/>
                    </w:rPr>
                  </w:pPr>
                  <w:r w:rsidRPr="00433F2C">
                    <w:rPr>
                      <w:iCs/>
                      <w:sz w:val="18"/>
                      <w:szCs w:val="18"/>
                    </w:rPr>
                    <w:t>AUCINFO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423EF">
              <w:tc>
                <w:tcPr>
                  <w:tcW w:w="2644" w:type="dxa"/>
                </w:tcPr>
                <w:p w:rsidR="00C86340" w:rsidRPr="00433F2C" w:rsidRDefault="00C86340" w:rsidP="003A06B8">
                  <w:pPr>
                    <w:pStyle w:val="TableContent"/>
                    <w:rPr>
                      <w:iCs/>
                      <w:sz w:val="18"/>
                      <w:szCs w:val="18"/>
                    </w:rPr>
                  </w:pPr>
                  <w:r>
                    <w:rPr>
                      <w:iCs/>
                      <w:sz w:val="18"/>
                      <w:szCs w:val="18"/>
                    </w:rPr>
                    <w:t>Dose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44" w:name="CLFP"/>
            <w:r w:rsidRPr="00252B00">
              <w:rPr>
                <w:b/>
                <w:iCs/>
                <w:sz w:val="18"/>
                <w:szCs w:val="18"/>
              </w:rPr>
              <w:t>CLFP</w:t>
            </w:r>
            <w:bookmarkEnd w:id="144"/>
          </w:p>
        </w:tc>
        <w:tc>
          <w:tcPr>
            <w:tcW w:w="5465" w:type="dxa"/>
          </w:tcPr>
          <w:p w:rsidR="00C86340" w:rsidRPr="00433F2C" w:rsidRDefault="00C86340">
            <w:pPr>
              <w:pStyle w:val="TableContent"/>
              <w:rPr>
                <w:rFonts w:cs="Arial"/>
                <w:color w:val="FF0000"/>
                <w:sz w:val="18"/>
                <w:szCs w:val="18"/>
              </w:rPr>
            </w:pPr>
            <w:r w:rsidRPr="00433F2C">
              <w:rPr>
                <w:rFonts w:cs="Arial"/>
                <w:b/>
                <w:iCs/>
                <w:sz w:val="18"/>
                <w:szCs w:val="18"/>
              </w:rPr>
              <w:t xml:space="preserve">Apparent clearance (predicted) </w:t>
            </w:r>
            <w:r w:rsidRPr="00433F2C">
              <w:rPr>
                <w:rFonts w:cs="Arial"/>
                <w:sz w:val="18"/>
                <w:szCs w:val="18"/>
              </w:rPr>
              <w:t>of drug from e.g. plasma, for extravascular routes of administration</w:t>
            </w:r>
            <w:r w:rsidRPr="00433F2C">
              <w:rPr>
                <w:rFonts w:cs="Arial"/>
                <w:color w:val="FF0000"/>
                <w:sz w:val="18"/>
                <w:szCs w:val="18"/>
              </w:rPr>
              <w:t xml:space="preserve">. </w:t>
            </w:r>
          </w:p>
          <w:p w:rsidR="00C86340" w:rsidRPr="00433F2C" w:rsidRDefault="00C86340">
            <w:pPr>
              <w:pStyle w:val="TableContent"/>
              <w:rPr>
                <w:rFonts w:cs="Arial"/>
                <w:sz w:val="18"/>
                <w:szCs w:val="18"/>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iCs/>
                <w:sz w:val="18"/>
                <w:szCs w:val="18"/>
              </w:rPr>
            </w:pPr>
          </w:p>
          <w:p w:rsidR="00C86340" w:rsidRPr="00433F2C" w:rsidRDefault="00C86340">
            <w:pPr>
              <w:pStyle w:val="TableContent"/>
              <w:rPr>
                <w:rFonts w:cs="Arial"/>
                <w:b/>
                <w:iCs/>
                <w:sz w:val="18"/>
                <w:szCs w:val="18"/>
              </w:rPr>
            </w:pPr>
            <w:r w:rsidRPr="00433F2C">
              <w:rPr>
                <w:rFonts w:cs="Arial"/>
                <w:iCs/>
                <w:sz w:val="18"/>
                <w:szCs w:val="18"/>
              </w:rPr>
              <w:t>Single Dose Equation</w:t>
            </w:r>
            <w:r w:rsidRPr="00433F2C">
              <w:rPr>
                <w:rFonts w:cs="Arial"/>
                <w:b/>
                <w:iCs/>
                <w:sz w:val="18"/>
                <w:szCs w:val="18"/>
              </w:rPr>
              <w:t>:</w:t>
            </w:r>
          </w:p>
          <w:p w:rsidR="00C86340" w:rsidRPr="00433F2C" w:rsidRDefault="00C86340">
            <w:pPr>
              <w:pStyle w:val="TableContent"/>
              <w:rPr>
                <w:rFonts w:cs="Arial"/>
                <w:bCs w:val="0"/>
                <w:iCs/>
                <w:sz w:val="18"/>
                <w:szCs w:val="18"/>
              </w:rPr>
            </w:pPr>
            <w:r w:rsidRPr="00433F2C">
              <w:rPr>
                <w:rFonts w:cs="Arial"/>
                <w:bCs w:val="0"/>
                <w:iCs/>
                <w:position w:val="-24"/>
                <w:sz w:val="18"/>
                <w:szCs w:val="18"/>
              </w:rPr>
              <w:object w:dxaOrig="2000" w:dyaOrig="620">
                <v:shape id="_x0000_i1077" type="#_x0000_t75" style="width:128.95pt;height:31.4pt" o:ole="">
                  <v:imagedata r:id="rId113" o:title=""/>
                </v:shape>
                <o:OLEObject Type="Embed" ProgID="Equation.3" ShapeID="_x0000_i1077" DrawAspect="Content" ObjectID="_1640609706" r:id="rId114"/>
              </w:object>
            </w:r>
          </w:p>
          <w:p w:rsidR="00C86340" w:rsidRPr="00433F2C" w:rsidRDefault="00C86340">
            <w:pPr>
              <w:pStyle w:val="TableContent"/>
              <w:rPr>
                <w:rFonts w:cs="Arial"/>
                <w:bCs w:val="0"/>
                <w:iCs/>
                <w:sz w:val="18"/>
                <w:szCs w:val="18"/>
              </w:rPr>
            </w:pPr>
          </w:p>
          <w:p w:rsidR="00C86340" w:rsidRDefault="00C86340" w:rsidP="005F0476">
            <w:pPr>
              <w:pStyle w:val="TableContent"/>
              <w:rPr>
                <w:iCs/>
                <w:sz w:val="18"/>
                <w:szCs w:val="18"/>
              </w:rPr>
            </w:pPr>
            <w:r w:rsidRPr="00433F2C">
              <w:rPr>
                <w:iCs/>
                <w:sz w:val="18"/>
                <w:szCs w:val="18"/>
              </w:rPr>
              <w:t>F = fraction of dose absorbed</w:t>
            </w:r>
            <w:r>
              <w:rPr>
                <w:iCs/>
                <w:sz w:val="18"/>
                <w:szCs w:val="18"/>
              </w:rPr>
              <w:t xml:space="preserve"> </w:t>
            </w:r>
            <w:r>
              <w:rPr>
                <w:rFonts w:cs="Arial"/>
                <w:bCs w:val="0"/>
                <w:iCs/>
                <w:sz w:val="18"/>
                <w:szCs w:val="18"/>
              </w:rPr>
              <w:t xml:space="preserve">assumed to be since </w:t>
            </w:r>
            <w:r w:rsidRPr="00433F2C">
              <w:rPr>
                <w:iCs/>
                <w:sz w:val="18"/>
                <w:szCs w:val="18"/>
              </w:rPr>
              <w:t xml:space="preserve">value is </w:t>
            </w:r>
            <w:r>
              <w:rPr>
                <w:iCs/>
                <w:sz w:val="18"/>
                <w:szCs w:val="18"/>
              </w:rPr>
              <w:t>unknown for extravascular model</w:t>
            </w:r>
          </w:p>
          <w:p w:rsidR="00C86340" w:rsidRDefault="00C86340" w:rsidP="007F3DD3">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Predicted</w:t>
            </w:r>
            <w:r w:rsidRPr="009841DE">
              <w:rPr>
                <w:bCs w:val="0"/>
                <w:sz w:val="18"/>
                <w:szCs w:val="18"/>
              </w:rPr>
              <w:t>)</w:t>
            </w:r>
            <w:r>
              <w:rPr>
                <w:bCs w:val="0"/>
                <w:sz w:val="18"/>
                <w:szCs w:val="18"/>
              </w:rPr>
              <w:t>.</w:t>
            </w:r>
          </w:p>
          <w:p w:rsidR="00C86340" w:rsidRPr="00433F2C" w:rsidRDefault="00C86340">
            <w:pPr>
              <w:pStyle w:val="TableContent"/>
              <w:rPr>
                <w:rFonts w:cs="Arial"/>
                <w:iCs/>
                <w:sz w:val="18"/>
                <w:szCs w:val="18"/>
              </w:rPr>
            </w:pPr>
            <w:r w:rsidRPr="00433F2C">
              <w:rPr>
                <w:iCs/>
                <w:sz w:val="18"/>
                <w:szCs w:val="18"/>
              </w:rPr>
              <w:t>D</w:t>
            </w:r>
            <w:r>
              <w:rPr>
                <w:iCs/>
                <w:sz w:val="18"/>
                <w:szCs w:val="18"/>
              </w:rPr>
              <w:t>OSE</w:t>
            </w:r>
            <w:r w:rsidRPr="00433F2C">
              <w:rPr>
                <w:iCs/>
                <w:sz w:val="18"/>
                <w:szCs w:val="18"/>
              </w:rPr>
              <w:t xml:space="preserve"> = dose unit value for drug dosing interval.</w:t>
            </w:r>
          </w:p>
          <w:p w:rsidR="00C86340" w:rsidRPr="00433F2C" w:rsidRDefault="00C86340">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6E29F7">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6E29F7">
              <w:tc>
                <w:tcPr>
                  <w:tcW w:w="2644" w:type="dxa"/>
                </w:tcPr>
                <w:p w:rsidR="00C86340" w:rsidRPr="00433F2C" w:rsidRDefault="00C86340">
                  <w:pPr>
                    <w:pStyle w:val="TableContent"/>
                    <w:rPr>
                      <w:iCs/>
                      <w:sz w:val="18"/>
                      <w:szCs w:val="18"/>
                    </w:rPr>
                  </w:pPr>
                  <w:r w:rsidRPr="00433F2C">
                    <w:rPr>
                      <w:iCs/>
                      <w:sz w:val="18"/>
                      <w:szCs w:val="18"/>
                    </w:rPr>
                    <w:t>AUCINFP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6E29F7">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252B00" w:rsidRDefault="00C86340">
            <w:pPr>
              <w:pStyle w:val="TableContent"/>
              <w:rPr>
                <w:b/>
                <w:iCs/>
                <w:sz w:val="18"/>
                <w:szCs w:val="18"/>
              </w:rPr>
            </w:pPr>
            <w:bookmarkStart w:id="145" w:name="CLFTAUi"/>
            <w:r w:rsidRPr="00252B00">
              <w:rPr>
                <w:rFonts w:eastAsia="SimSun" w:cs="Arial" w:hint="eastAsia"/>
                <w:b/>
                <w:sz w:val="18"/>
                <w:szCs w:val="18"/>
                <w:lang w:eastAsia="zh-CN"/>
              </w:rPr>
              <w:t>CLFTAU</w:t>
            </w:r>
            <w:r w:rsidRPr="00252B00">
              <w:rPr>
                <w:rFonts w:eastAsia="SimSun" w:cs="Arial"/>
                <w:b/>
                <w:sz w:val="18"/>
                <w:szCs w:val="18"/>
                <w:lang w:eastAsia="zh-CN"/>
              </w:rPr>
              <w:t>i</w:t>
            </w:r>
            <w:bookmarkEnd w:id="145"/>
            <w:r w:rsidRPr="00252B00">
              <w:rPr>
                <w:rFonts w:eastAsia="SimSun" w:cs="Arial"/>
                <w:b/>
                <w:sz w:val="18"/>
                <w:szCs w:val="18"/>
                <w:lang w:eastAsia="zh-CN"/>
              </w:rPr>
              <w:tab/>
            </w:r>
          </w:p>
        </w:tc>
        <w:tc>
          <w:tcPr>
            <w:tcW w:w="5465" w:type="dxa"/>
          </w:tcPr>
          <w:p w:rsidR="00C86340" w:rsidRPr="00AB4B19" w:rsidRDefault="00C86340" w:rsidP="007D1590">
            <w:pPr>
              <w:pStyle w:val="TableContent"/>
              <w:rPr>
                <w:iCs/>
                <w:sz w:val="18"/>
                <w:szCs w:val="18"/>
              </w:rPr>
            </w:pPr>
            <w:r w:rsidRPr="00F64167">
              <w:rPr>
                <w:rFonts w:cs="Arial"/>
                <w:sz w:val="18"/>
                <w:szCs w:val="18"/>
              </w:rPr>
              <w:t>The total body clearance for extravascular administration divided by the fraction of dose ab</w:t>
            </w:r>
            <w:r>
              <w:rPr>
                <w:rFonts w:cs="Arial"/>
                <w:sz w:val="18"/>
                <w:szCs w:val="18"/>
              </w:rPr>
              <w:t>sorbed, calculated using AUCTAUi</w:t>
            </w:r>
            <w:r w:rsidRPr="00F64167">
              <w:rPr>
                <w:rFonts w:cs="Arial"/>
                <w:sz w:val="18"/>
                <w:szCs w:val="18"/>
              </w:rPr>
              <w:t>.</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Default="00C86340" w:rsidP="00FB0143">
            <w:pPr>
              <w:pStyle w:val="TableContent"/>
              <w:rPr>
                <w:b/>
                <w:sz w:val="18"/>
                <w:szCs w:val="18"/>
                <w:u w:val="single"/>
              </w:rPr>
            </w:pPr>
          </w:p>
          <w:p w:rsidR="00C86340" w:rsidRPr="00C85B82" w:rsidRDefault="00C86340" w:rsidP="00D40650">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CLFTAUi as CLFiP for steady-state data. This has been changed to CLFTAUi with Release 3 to distinguish between the single dose and steady-state parameters.</w:t>
            </w:r>
          </w:p>
          <w:p w:rsidR="00C86340" w:rsidRDefault="00C86340" w:rsidP="00FB0143">
            <w:pPr>
              <w:pStyle w:val="TableContent"/>
              <w:rPr>
                <w:b/>
                <w:sz w:val="18"/>
                <w:szCs w:val="18"/>
                <w:u w:val="single"/>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 xml:space="preserve">1(SS) </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340" w:dyaOrig="620">
                <v:shape id="_x0000_i1078" type="#_x0000_t75" style="width:118.05pt;height:31.4pt" o:ole="">
                  <v:imagedata r:id="rId115" o:title=""/>
                </v:shape>
                <o:OLEObject Type="Embed" ProgID="Equation.3" ShapeID="_x0000_i1078" DrawAspect="Content" ObjectID="_1640609707" r:id="rId116"/>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DB16FC">
              <w:rPr>
                <w:iCs/>
                <w:sz w:val="18"/>
                <w:szCs w:val="18"/>
                <w:vertAlign w:val="superscript"/>
              </w:rPr>
              <w:t>th</w:t>
            </w:r>
            <w:r>
              <w:rPr>
                <w:iCs/>
                <w:sz w:val="18"/>
                <w:szCs w:val="18"/>
                <w:vertAlign w:val="superscript"/>
              </w:rPr>
              <w:t xml:space="preserve"> </w:t>
            </w:r>
            <w:r>
              <w:rPr>
                <w:iCs/>
                <w:sz w:val="18"/>
                <w:szCs w:val="18"/>
              </w:rPr>
              <w:t>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cs="Arial"/>
                <w:iCs/>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the i</w:t>
            </w:r>
            <w:r w:rsidRPr="006E29F7">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Pr="006709C0" w:rsidRDefault="00C86340" w:rsidP="00FB0143">
            <w:pPr>
              <w:pStyle w:val="TableContent"/>
              <w:rPr>
                <w:rFonts w:eastAsia="SimSun"/>
                <w:bCs w:val="0"/>
                <w:sz w:val="18"/>
                <w:szCs w:val="18"/>
                <w:lang w:eastAsia="zh-CN"/>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AUCTAUi</w:t>
                  </w:r>
                  <w:r w:rsidRPr="00433F2C">
                    <w:rPr>
                      <w:iCs/>
                      <w:sz w:val="18"/>
                      <w:szCs w:val="18"/>
                    </w:rPr>
                    <w:t xml:space="preserve">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w:t>
                  </w:r>
                  <w:r w:rsidRPr="006709C0">
                    <w:rPr>
                      <w:rFonts w:eastAsia="SimSun" w:hint="eastAsia"/>
                      <w:iCs/>
                      <w:sz w:val="18"/>
                      <w:szCs w:val="18"/>
                      <w:lang w:eastAsia="zh-CN"/>
                    </w:rPr>
                    <w:t xml:space="preserve"> </w:t>
                  </w:r>
                  <w:r>
                    <w:rPr>
                      <w:iCs/>
                      <w:sz w:val="18"/>
                      <w:szCs w:val="18"/>
                    </w:rPr>
                    <w:t>=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rsidP="003A06B8">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CL</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252B00" w:rsidRDefault="00C86340">
            <w:pPr>
              <w:pStyle w:val="TableContent"/>
              <w:rPr>
                <w:b/>
                <w:iCs/>
                <w:sz w:val="18"/>
                <w:szCs w:val="18"/>
              </w:rPr>
            </w:pPr>
            <w:bookmarkStart w:id="146" w:name="CLP"/>
            <w:r w:rsidRPr="00252B00">
              <w:rPr>
                <w:b/>
                <w:iCs/>
                <w:sz w:val="18"/>
                <w:szCs w:val="18"/>
              </w:rPr>
              <w:t>CLP</w:t>
            </w:r>
            <w:bookmarkEnd w:id="146"/>
          </w:p>
        </w:tc>
        <w:tc>
          <w:tcPr>
            <w:tcW w:w="5465" w:type="dxa"/>
          </w:tcPr>
          <w:p w:rsidR="00C86340" w:rsidRPr="00433F2C" w:rsidRDefault="00C86340" w:rsidP="003A06B8">
            <w:pPr>
              <w:pStyle w:val="TableContent"/>
              <w:rPr>
                <w:rFonts w:cs="Arial"/>
                <w:sz w:val="18"/>
                <w:szCs w:val="18"/>
              </w:rPr>
            </w:pPr>
            <w:r w:rsidRPr="00433F2C">
              <w:rPr>
                <w:rFonts w:cs="Arial"/>
                <w:b/>
                <w:iCs/>
                <w:sz w:val="18"/>
                <w:szCs w:val="18"/>
              </w:rPr>
              <w:t xml:space="preserve">Total clearance (predicted) </w:t>
            </w:r>
            <w:r w:rsidRPr="00433F2C">
              <w:rPr>
                <w:rFonts w:cs="Arial"/>
                <w:sz w:val="18"/>
                <w:szCs w:val="18"/>
              </w:rPr>
              <w:t>of drug from e.g. plasma.</w:t>
            </w:r>
          </w:p>
          <w:p w:rsidR="00C86340" w:rsidRPr="00433F2C" w:rsidRDefault="00C86340" w:rsidP="003A06B8">
            <w:pPr>
              <w:pStyle w:val="TableContent"/>
              <w:rPr>
                <w:rFonts w:cs="Arial"/>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Pr>
                <w:rFonts w:cs="Arial"/>
                <w:b/>
                <w:iCs/>
                <w:sz w:val="18"/>
                <w:szCs w:val="18"/>
                <w:u w:val="single"/>
              </w:rPr>
              <w:t>(SD)</w:t>
            </w:r>
            <w:r w:rsidRPr="00433F2C">
              <w:rPr>
                <w:rFonts w:cs="Arial"/>
                <w:b/>
                <w:iCs/>
                <w:sz w:val="18"/>
                <w:szCs w:val="18"/>
                <w:u w:val="single"/>
              </w:rPr>
              <w:t xml:space="preserve"> and M3</w:t>
            </w:r>
            <w:r>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rFonts w:cs="Arial"/>
                <w:iCs/>
                <w:sz w:val="18"/>
                <w:szCs w:val="18"/>
              </w:rPr>
            </w:pPr>
            <w:r w:rsidRPr="00433F2C">
              <w:rPr>
                <w:rFonts w:cs="Arial"/>
                <w:iCs/>
                <w:sz w:val="18"/>
                <w:szCs w:val="18"/>
              </w:rPr>
              <w:lastRenderedPageBreak/>
              <w:t>Single Dose Equation:</w:t>
            </w:r>
          </w:p>
          <w:p w:rsidR="00C86340" w:rsidRDefault="00C86340" w:rsidP="003A06B8">
            <w:pPr>
              <w:pStyle w:val="TableContent"/>
              <w:rPr>
                <w:rFonts w:cs="Arial"/>
                <w:bCs w:val="0"/>
                <w:iCs/>
                <w:sz w:val="18"/>
                <w:szCs w:val="18"/>
              </w:rPr>
            </w:pPr>
            <w:r w:rsidRPr="00433F2C">
              <w:rPr>
                <w:rFonts w:cs="Arial"/>
                <w:bCs w:val="0"/>
                <w:iCs/>
                <w:position w:val="-24"/>
                <w:sz w:val="18"/>
                <w:szCs w:val="18"/>
              </w:rPr>
              <w:object w:dxaOrig="2000" w:dyaOrig="620">
                <v:shape id="_x0000_i1079" type="#_x0000_t75" style="width:128.95pt;height:31.4pt" o:ole="">
                  <v:imagedata r:id="rId117" o:title=""/>
                </v:shape>
                <o:OLEObject Type="Embed" ProgID="Equation.3" ShapeID="_x0000_i1079" DrawAspect="Content" ObjectID="_1640609708" r:id="rId118"/>
              </w:object>
            </w:r>
          </w:p>
          <w:p w:rsidR="00C86340" w:rsidRDefault="00C86340" w:rsidP="003A06B8">
            <w:pPr>
              <w:pStyle w:val="TableContent"/>
              <w:rPr>
                <w:rFonts w:cs="Arial"/>
                <w:bCs w:val="0"/>
                <w:iCs/>
                <w:sz w:val="18"/>
                <w:szCs w:val="18"/>
              </w:rPr>
            </w:pPr>
          </w:p>
          <w:p w:rsidR="00C86340" w:rsidRDefault="00C86340" w:rsidP="00B930CA">
            <w:pPr>
              <w:pStyle w:val="TableContent"/>
              <w:rPr>
                <w:rFonts w:cs="Arial"/>
                <w:bCs w:val="0"/>
                <w:iCs/>
                <w:sz w:val="18"/>
                <w:szCs w:val="18"/>
              </w:rPr>
            </w:pPr>
            <w:r>
              <w:rPr>
                <w:rFonts w:cs="Arial"/>
                <w:bCs w:val="0"/>
                <w:iCs/>
                <w:sz w:val="18"/>
                <w:szCs w:val="18"/>
              </w:rPr>
              <w:t>Where F (fraction of dose absorbed) is assumed to be 1</w:t>
            </w:r>
          </w:p>
          <w:p w:rsidR="00C86340" w:rsidRDefault="00C86340" w:rsidP="003A06B8">
            <w:pPr>
              <w:pStyle w:val="TableContent"/>
              <w:rPr>
                <w:rFonts w:cs="Arial"/>
                <w:bCs w:val="0"/>
                <w:iCs/>
                <w:sz w:val="18"/>
                <w:szCs w:val="18"/>
              </w:rPr>
            </w:pPr>
          </w:p>
          <w:p w:rsidR="00C86340" w:rsidRDefault="00C86340" w:rsidP="00D0657B">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infinity </w:t>
            </w:r>
            <w:r>
              <w:rPr>
                <w:bCs w:val="0"/>
                <w:sz w:val="18"/>
                <w:szCs w:val="18"/>
              </w:rPr>
              <w:t>(Predicted</w:t>
            </w:r>
            <w:r w:rsidRPr="009841DE">
              <w:rPr>
                <w:bCs w:val="0"/>
                <w:sz w:val="18"/>
                <w:szCs w:val="18"/>
              </w:rPr>
              <w:t>)</w:t>
            </w:r>
            <w:r>
              <w:rPr>
                <w:bCs w:val="0"/>
                <w:sz w:val="18"/>
                <w:szCs w:val="18"/>
              </w:rPr>
              <w:t>.</w:t>
            </w:r>
          </w:p>
          <w:p w:rsidR="00C86340" w:rsidRDefault="00C86340" w:rsidP="003A06B8">
            <w:pPr>
              <w:pStyle w:val="TableContent"/>
              <w:rPr>
                <w:iCs/>
                <w:sz w:val="18"/>
                <w:szCs w:val="18"/>
              </w:rPr>
            </w:pPr>
            <w:r>
              <w:rPr>
                <w:bCs w:val="0"/>
                <w:sz w:val="18"/>
                <w:szCs w:val="18"/>
              </w:rPr>
              <w:t>DOSE</w:t>
            </w:r>
            <w:r w:rsidRPr="00433F2C">
              <w:rPr>
                <w:iCs/>
                <w:sz w:val="18"/>
                <w:szCs w:val="18"/>
              </w:rPr>
              <w:t xml:space="preserve"> = dose </w:t>
            </w:r>
            <w:r>
              <w:rPr>
                <w:iCs/>
                <w:sz w:val="18"/>
                <w:szCs w:val="18"/>
              </w:rPr>
              <w:t xml:space="preserve">amount </w:t>
            </w:r>
            <w:r w:rsidRPr="00433F2C">
              <w:rPr>
                <w:iCs/>
                <w:sz w:val="18"/>
                <w:szCs w:val="18"/>
              </w:rPr>
              <w:t>for drug.</w:t>
            </w:r>
          </w:p>
          <w:p w:rsidR="00C86340" w:rsidRPr="00433F2C" w:rsidRDefault="00C86340" w:rsidP="003A06B8">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AUCINFP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E63656" w:rsidRDefault="00C86340" w:rsidP="003A06B8">
                  <w:pPr>
                    <w:pStyle w:val="TableContent"/>
                    <w:rPr>
                      <w:rFonts w:eastAsia="SimSun"/>
                      <w:iCs/>
                      <w:sz w:val="18"/>
                      <w:szCs w:val="18"/>
                      <w:lang w:eastAsia="zh-CN"/>
                    </w:rPr>
                  </w:pPr>
                  <w:r>
                    <w:rPr>
                      <w:iCs/>
                      <w:sz w:val="18"/>
                      <w:szCs w:val="18"/>
                    </w:rPr>
                    <w:t>DOSEi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iCs/>
                <w:sz w:val="18"/>
                <w:szCs w:val="18"/>
              </w:rPr>
            </w:pP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47" w:name="CLTAUi"/>
            <w:r w:rsidRPr="00252B00">
              <w:rPr>
                <w:rFonts w:eastAsia="SimSun" w:cs="Arial" w:hint="eastAsia"/>
                <w:b/>
                <w:sz w:val="18"/>
                <w:szCs w:val="18"/>
                <w:lang w:eastAsia="zh-CN"/>
              </w:rPr>
              <w:t>CLTAU</w:t>
            </w:r>
            <w:r w:rsidRPr="00252B00">
              <w:rPr>
                <w:rFonts w:eastAsia="SimSun" w:cs="Arial"/>
                <w:b/>
                <w:sz w:val="18"/>
                <w:szCs w:val="18"/>
                <w:lang w:eastAsia="zh-CN"/>
              </w:rPr>
              <w:t>i</w:t>
            </w:r>
            <w:bookmarkEnd w:id="147"/>
          </w:p>
        </w:tc>
        <w:tc>
          <w:tcPr>
            <w:tcW w:w="5465" w:type="dxa"/>
          </w:tcPr>
          <w:p w:rsidR="00C86340" w:rsidRPr="00AB4B19" w:rsidRDefault="00C86340" w:rsidP="007D1590">
            <w:pPr>
              <w:pStyle w:val="TableContent"/>
              <w:rPr>
                <w:iCs/>
                <w:sz w:val="18"/>
                <w:szCs w:val="18"/>
              </w:rPr>
            </w:pPr>
            <w:r w:rsidRPr="00F64167">
              <w:rPr>
                <w:rFonts w:cs="Arial"/>
                <w:sz w:val="18"/>
                <w:szCs w:val="18"/>
              </w:rPr>
              <w:t>The total body clearance for intravascular administration, calculated using AUCTAU.</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rPr>
                <w:rFonts w:cs="Arial"/>
                <w:sz w:val="18"/>
                <w:szCs w:val="18"/>
              </w:rPr>
            </w:pPr>
          </w:p>
          <w:p w:rsidR="00C86340" w:rsidRPr="00C85B82" w:rsidRDefault="00C86340" w:rsidP="00D40650">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CLTAUi as CLiP for steady-state data. This has been changed to CLTAUi with Release 3 to distinguish between the single dose and steady-state parameters.</w:t>
            </w:r>
          </w:p>
          <w:p w:rsidR="00C86340" w:rsidRDefault="00C86340" w:rsidP="00FB0143">
            <w:pPr>
              <w:rPr>
                <w:rFonts w:cs="Arial"/>
                <w:sz w:val="18"/>
                <w:szCs w:val="18"/>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2 (SS) and M3 (SS)</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200" w:dyaOrig="620">
                <v:shape id="_x0000_i1080" type="#_x0000_t75" style="width:110.5pt;height:31.4pt" o:ole="">
                  <v:imagedata r:id="rId119" o:title=""/>
                </v:shape>
                <o:OLEObject Type="Embed" ProgID="Equation.3" ShapeID="_x0000_i1080" DrawAspect="Content" ObjectID="_1640609709" r:id="rId120"/>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6E29F7">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cs="Arial"/>
                <w:iCs/>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drug </w:t>
            </w:r>
            <w:r>
              <w:rPr>
                <w:iCs/>
                <w:sz w:val="18"/>
                <w:szCs w:val="18"/>
              </w:rPr>
              <w:t>i</w:t>
            </w:r>
            <w:r w:rsidRPr="006E29F7">
              <w:rPr>
                <w:iCs/>
                <w:sz w:val="18"/>
                <w:szCs w:val="18"/>
                <w:vertAlign w:val="superscript"/>
              </w:rPr>
              <w:t>th</w:t>
            </w:r>
            <w:r>
              <w:rPr>
                <w:iCs/>
                <w:sz w:val="18"/>
                <w:szCs w:val="18"/>
              </w:rPr>
              <w:t xml:space="preserve"> </w:t>
            </w:r>
            <w:r w:rsidRPr="00433F2C">
              <w:rPr>
                <w:iCs/>
                <w:sz w:val="18"/>
                <w:szCs w:val="18"/>
              </w:rPr>
              <w:t>dosing interval</w:t>
            </w:r>
            <w:r w:rsidRPr="006709C0">
              <w:rPr>
                <w:rFonts w:eastAsia="SimSun" w:cs="Arial" w:hint="eastAsia"/>
                <w:iCs/>
                <w:sz w:val="18"/>
                <w:szCs w:val="18"/>
                <w:lang w:eastAsia="zh-CN"/>
              </w:rPr>
              <w:t>.</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AUCTAUi</w:t>
                  </w:r>
                  <w:r w:rsidRPr="00433F2C">
                    <w:rPr>
                      <w:iCs/>
                      <w:sz w:val="18"/>
                      <w:szCs w:val="18"/>
                    </w:rPr>
                    <w:t xml:space="preserve">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w:t>
                  </w:r>
                  <w:r w:rsidRPr="006709C0">
                    <w:rPr>
                      <w:rFonts w:eastAsia="SimSun" w:hint="eastAsia"/>
                      <w:iCs/>
                      <w:sz w:val="18"/>
                      <w:szCs w:val="18"/>
                      <w:lang w:eastAsia="zh-CN"/>
                    </w:rPr>
                    <w:t xml:space="preserve"> </w:t>
                  </w:r>
                  <w:r>
                    <w:rPr>
                      <w:iCs/>
                      <w:sz w:val="18"/>
                      <w:szCs w:val="18"/>
                    </w:rPr>
                    <w:t>=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CL</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252B00" w:rsidRDefault="00C86340">
            <w:pPr>
              <w:pStyle w:val="TableContent"/>
              <w:rPr>
                <w:b/>
                <w:iCs/>
                <w:sz w:val="18"/>
                <w:szCs w:val="18"/>
              </w:rPr>
            </w:pPr>
            <w:bookmarkStart w:id="148" w:name="VZFO"/>
            <w:r w:rsidRPr="00252B00">
              <w:rPr>
                <w:b/>
                <w:iCs/>
                <w:sz w:val="18"/>
                <w:szCs w:val="18"/>
              </w:rPr>
              <w:t>VZFO</w:t>
            </w:r>
            <w:bookmarkEnd w:id="148"/>
          </w:p>
        </w:tc>
        <w:tc>
          <w:tcPr>
            <w:tcW w:w="5465" w:type="dxa"/>
          </w:tcPr>
          <w:p w:rsidR="00C86340" w:rsidRPr="00433F2C" w:rsidRDefault="00C86340">
            <w:pPr>
              <w:pStyle w:val="TableContent"/>
              <w:rPr>
                <w:rFonts w:cs="Arial"/>
                <w:iCs/>
                <w:sz w:val="18"/>
                <w:szCs w:val="18"/>
              </w:rPr>
            </w:pPr>
            <w:r w:rsidRPr="00433F2C">
              <w:rPr>
                <w:rFonts w:cs="Arial"/>
                <w:b/>
                <w:iCs/>
                <w:sz w:val="18"/>
                <w:szCs w:val="18"/>
              </w:rPr>
              <w:t>Apparent volume of distribution (observed)</w:t>
            </w:r>
            <w:r w:rsidRPr="00433F2C">
              <w:rPr>
                <w:rFonts w:cs="Arial"/>
                <w:iCs/>
                <w:sz w:val="18"/>
                <w:szCs w:val="18"/>
              </w:rPr>
              <w:t xml:space="preserve"> based on the terminal phase for </w:t>
            </w:r>
            <w:r w:rsidRPr="00433F2C">
              <w:rPr>
                <w:rFonts w:cs="Arial"/>
                <w:b/>
                <w:iCs/>
                <w:sz w:val="18"/>
                <w:szCs w:val="18"/>
              </w:rPr>
              <w:t>extravascular</w:t>
            </w:r>
            <w:r w:rsidRPr="00433F2C">
              <w:rPr>
                <w:rFonts w:cs="Arial"/>
                <w:iCs/>
                <w:sz w:val="18"/>
                <w:szCs w:val="18"/>
              </w:rPr>
              <w:t xml:space="preserve"> routes of administration. </w:t>
            </w:r>
          </w:p>
          <w:p w:rsidR="00C86340" w:rsidRPr="00433F2C" w:rsidRDefault="00C86340">
            <w:pPr>
              <w:pStyle w:val="TableContent"/>
              <w:rPr>
                <w:rFonts w:cs="Arial"/>
                <w:b/>
                <w:iCs/>
                <w:sz w:val="18"/>
                <w:szCs w:val="18"/>
                <w:u w:val="single"/>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b/>
                <w:iCs/>
                <w:sz w:val="18"/>
                <w:szCs w:val="18"/>
                <w:u w:val="single"/>
              </w:rPr>
            </w:pPr>
          </w:p>
          <w:p w:rsidR="00C86340" w:rsidRPr="00433F2C" w:rsidRDefault="00C86340">
            <w:pPr>
              <w:pStyle w:val="TableContent"/>
              <w:rPr>
                <w:iCs/>
                <w:sz w:val="18"/>
                <w:szCs w:val="18"/>
              </w:rPr>
            </w:pPr>
            <w:r w:rsidRPr="00433F2C">
              <w:rPr>
                <w:rFonts w:cs="Arial"/>
                <w:iCs/>
                <w:sz w:val="18"/>
                <w:szCs w:val="18"/>
                <w:u w:val="single"/>
              </w:rPr>
              <w:t>Single Dose Equation</w:t>
            </w:r>
            <w:r>
              <w:rPr>
                <w:rFonts w:cs="Arial"/>
                <w:iCs/>
                <w:sz w:val="18"/>
                <w:szCs w:val="18"/>
                <w:u w:val="single"/>
              </w:rPr>
              <w:t xml:space="preserve"> </w:t>
            </w:r>
            <w:r>
              <w:rPr>
                <w:iCs/>
                <w:sz w:val="18"/>
                <w:szCs w:val="18"/>
                <w:u w:val="single"/>
              </w:rPr>
              <w:t xml:space="preserve">only; not calculated at steady-state </w:t>
            </w:r>
          </w:p>
          <w:p w:rsidR="00C86340" w:rsidRPr="00433F2C" w:rsidRDefault="00C86340">
            <w:pPr>
              <w:pStyle w:val="TableContent"/>
              <w:rPr>
                <w:b/>
                <w:iCs/>
                <w:sz w:val="18"/>
                <w:szCs w:val="18"/>
              </w:rPr>
            </w:pPr>
            <w:r w:rsidRPr="00433F2C">
              <w:rPr>
                <w:b/>
                <w:iCs/>
                <w:position w:val="-24"/>
                <w:sz w:val="18"/>
                <w:szCs w:val="18"/>
              </w:rPr>
              <w:object w:dxaOrig="2620" w:dyaOrig="620">
                <v:shape id="_x0000_i1081" type="#_x0000_t75" style="width:151.55pt;height:35.15pt" o:ole="">
                  <v:imagedata r:id="rId121" o:title=""/>
                </v:shape>
                <o:OLEObject Type="Embed" ProgID="Equation.3" ShapeID="_x0000_i1081" DrawAspect="Content" ObjectID="_1640609710" r:id="rId122"/>
              </w:object>
            </w:r>
          </w:p>
          <w:p w:rsidR="00C86340" w:rsidRPr="00433F2C" w:rsidRDefault="00C86340">
            <w:pPr>
              <w:pStyle w:val="TableContent"/>
              <w:rPr>
                <w:b/>
                <w:iCs/>
                <w:sz w:val="18"/>
                <w:szCs w:val="18"/>
              </w:rPr>
            </w:pPr>
          </w:p>
          <w:p w:rsidR="00C86340" w:rsidRDefault="00C86340" w:rsidP="00903A54">
            <w:pPr>
              <w:pStyle w:val="TableContent"/>
              <w:rPr>
                <w:iCs/>
                <w:sz w:val="18"/>
                <w:szCs w:val="18"/>
              </w:rPr>
            </w:pPr>
            <w:r w:rsidRPr="00433F2C">
              <w:rPr>
                <w:iCs/>
                <w:sz w:val="18"/>
                <w:szCs w:val="18"/>
              </w:rPr>
              <w:t xml:space="preserve">F = fraction of dose absorbed [value is </w:t>
            </w:r>
            <w:r>
              <w:rPr>
                <w:iCs/>
                <w:sz w:val="18"/>
                <w:szCs w:val="18"/>
              </w:rPr>
              <w:t xml:space="preserve">unknown for extravascular </w:t>
            </w:r>
            <w:r>
              <w:rPr>
                <w:iCs/>
                <w:sz w:val="18"/>
                <w:szCs w:val="18"/>
              </w:rPr>
              <w:lastRenderedPageBreak/>
              <w:t>model</w:t>
            </w:r>
            <w:r w:rsidR="00EE71CA">
              <w:rPr>
                <w:iCs/>
                <w:sz w:val="18"/>
                <w:szCs w:val="18"/>
              </w:rPr>
              <w:t>]</w:t>
            </w:r>
            <w:r>
              <w:rPr>
                <w:iCs/>
                <w:sz w:val="18"/>
                <w:szCs w:val="18"/>
              </w:rPr>
              <w:t>.</w:t>
            </w:r>
          </w:p>
          <w:p w:rsidR="00C86340" w:rsidRDefault="00C86340" w:rsidP="00903A54">
            <w:pPr>
              <w:pStyle w:val="TableContent"/>
              <w:rPr>
                <w:iCs/>
                <w:sz w:val="18"/>
                <w:szCs w:val="18"/>
              </w:rPr>
            </w:pPr>
            <w:r>
              <w:rPr>
                <w:iCs/>
                <w:sz w:val="18"/>
                <w:szCs w:val="18"/>
              </w:rPr>
              <w:t>KEL = Terminal or elimination phase rate constant.</w:t>
            </w:r>
          </w:p>
          <w:p w:rsidR="00C86340" w:rsidRPr="00433F2C" w:rsidRDefault="00C86340" w:rsidP="00903A54">
            <w:pPr>
              <w:pStyle w:val="TableContent"/>
              <w:rPr>
                <w:iCs/>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Observed).</w:t>
            </w:r>
          </w:p>
          <w:p w:rsidR="00C86340" w:rsidRPr="00433F2C" w:rsidRDefault="009368A2" w:rsidP="00903A54">
            <w:pPr>
              <w:pStyle w:val="TableContent"/>
              <w:rPr>
                <w:rFonts w:cs="Arial"/>
                <w:iCs/>
                <w:sz w:val="18"/>
                <w:szCs w:val="18"/>
              </w:rPr>
            </w:pPr>
            <w:r>
              <w:rPr>
                <w:iCs/>
                <w:sz w:val="18"/>
                <w:szCs w:val="18"/>
              </w:rPr>
              <w:t>DOSE</w:t>
            </w:r>
            <w:r w:rsidR="00C86340" w:rsidRPr="00433F2C">
              <w:rPr>
                <w:iCs/>
                <w:sz w:val="18"/>
                <w:szCs w:val="18"/>
              </w:rPr>
              <w:t xml:space="preserve"> = dose value for </w:t>
            </w:r>
            <w:r w:rsidR="00E563A9">
              <w:rPr>
                <w:iCs/>
                <w:sz w:val="18"/>
                <w:szCs w:val="18"/>
              </w:rPr>
              <w:t>the profile</w:t>
            </w:r>
            <w:r w:rsidR="00C86340" w:rsidRPr="00433F2C">
              <w:rPr>
                <w:iCs/>
                <w:sz w:val="18"/>
                <w:szCs w:val="18"/>
              </w:rPr>
              <w:t>.</w:t>
            </w:r>
          </w:p>
          <w:p w:rsidR="00C86340" w:rsidRPr="00433F2C" w:rsidRDefault="00C86340">
            <w:pPr>
              <w:pStyle w:val="TableContent"/>
              <w:rPr>
                <w:b/>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AUCINFO&lt;0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KEL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iCs/>
                <w:sz w:val="18"/>
                <w:szCs w:val="18"/>
              </w:rPr>
            </w:pPr>
            <w:r w:rsidRPr="00433F2C">
              <w:rPr>
                <w:iCs/>
                <w:sz w:val="18"/>
                <w:szCs w:val="18"/>
              </w:rPr>
              <w:lastRenderedPageBreak/>
              <w:t>0</w:t>
            </w:r>
          </w:p>
        </w:tc>
        <w:tc>
          <w:tcPr>
            <w:tcW w:w="1571" w:type="dxa"/>
          </w:tcPr>
          <w:p w:rsidR="00C86340" w:rsidRPr="00433F2C" w:rsidRDefault="00C86340">
            <w:pPr>
              <w:pStyle w:val="TableContent"/>
              <w:rPr>
                <w:b/>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E563A9" w:rsidRDefault="00C86340">
            <w:pPr>
              <w:pStyle w:val="TableContent"/>
              <w:rPr>
                <w:b/>
                <w:iCs/>
                <w:sz w:val="18"/>
                <w:szCs w:val="18"/>
              </w:rPr>
            </w:pPr>
            <w:bookmarkStart w:id="149" w:name="VZFP"/>
            <w:r w:rsidRPr="00E563A9">
              <w:rPr>
                <w:b/>
                <w:iCs/>
                <w:sz w:val="18"/>
                <w:szCs w:val="18"/>
              </w:rPr>
              <w:t>VZFP</w:t>
            </w:r>
            <w:bookmarkEnd w:id="149"/>
          </w:p>
        </w:tc>
        <w:tc>
          <w:tcPr>
            <w:tcW w:w="5465" w:type="dxa"/>
          </w:tcPr>
          <w:p w:rsidR="00C86340" w:rsidRPr="00433F2C" w:rsidRDefault="00C86340">
            <w:pPr>
              <w:pStyle w:val="TableContent"/>
              <w:rPr>
                <w:rFonts w:cs="Arial"/>
                <w:iCs/>
                <w:sz w:val="18"/>
                <w:szCs w:val="18"/>
              </w:rPr>
            </w:pPr>
            <w:r w:rsidRPr="00433F2C">
              <w:rPr>
                <w:rFonts w:cs="Arial"/>
                <w:b/>
                <w:iCs/>
                <w:sz w:val="18"/>
                <w:szCs w:val="18"/>
              </w:rPr>
              <w:t>Apparent volume of distribution (predicted)</w:t>
            </w:r>
            <w:r w:rsidRPr="00433F2C">
              <w:rPr>
                <w:rFonts w:cs="Arial"/>
                <w:iCs/>
                <w:sz w:val="18"/>
                <w:szCs w:val="18"/>
              </w:rPr>
              <w:t xml:space="preserve"> based on the terminal phase for extravascular</w:t>
            </w:r>
            <w:r>
              <w:rPr>
                <w:rFonts w:cs="Arial"/>
                <w:iCs/>
                <w:sz w:val="18"/>
                <w:szCs w:val="18"/>
              </w:rPr>
              <w:t xml:space="preserve"> </w:t>
            </w:r>
            <w:r w:rsidRPr="00433F2C">
              <w:rPr>
                <w:rFonts w:cs="Arial"/>
                <w:iCs/>
                <w:sz w:val="18"/>
                <w:szCs w:val="18"/>
              </w:rPr>
              <w:t xml:space="preserve">routes of administration. </w:t>
            </w:r>
          </w:p>
          <w:p w:rsidR="00C86340" w:rsidRPr="00433F2C" w:rsidRDefault="00C86340">
            <w:pPr>
              <w:pStyle w:val="TableContent"/>
              <w:rPr>
                <w:rFonts w:cs="Arial"/>
                <w:iCs/>
                <w:sz w:val="18"/>
                <w:szCs w:val="18"/>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b/>
                <w:iCs/>
                <w:sz w:val="18"/>
                <w:szCs w:val="18"/>
                <w:u w:val="single"/>
              </w:rPr>
            </w:pPr>
          </w:p>
          <w:p w:rsidR="00C86340" w:rsidRPr="00433F2C" w:rsidRDefault="00C86340">
            <w:pPr>
              <w:pStyle w:val="TableContent"/>
              <w:rPr>
                <w:rFonts w:cs="Arial"/>
                <w:iCs/>
                <w:sz w:val="18"/>
                <w:szCs w:val="18"/>
                <w:u w:val="single"/>
              </w:rPr>
            </w:pPr>
            <w:r w:rsidRPr="00433F2C">
              <w:rPr>
                <w:rFonts w:cs="Arial"/>
                <w:iCs/>
                <w:sz w:val="18"/>
                <w:szCs w:val="18"/>
                <w:u w:val="single"/>
              </w:rPr>
              <w:t>Single Dose Equation:</w:t>
            </w:r>
          </w:p>
          <w:p w:rsidR="00C86340" w:rsidRPr="00433F2C" w:rsidRDefault="00C86340">
            <w:pPr>
              <w:pStyle w:val="TableContent"/>
              <w:rPr>
                <w:b/>
                <w:iCs/>
                <w:sz w:val="18"/>
                <w:szCs w:val="18"/>
              </w:rPr>
            </w:pPr>
            <w:r w:rsidRPr="00433F2C">
              <w:rPr>
                <w:b/>
                <w:iCs/>
                <w:position w:val="-24"/>
                <w:sz w:val="18"/>
                <w:szCs w:val="18"/>
              </w:rPr>
              <w:object w:dxaOrig="2560" w:dyaOrig="620">
                <v:shape id="_x0000_i1082" type="#_x0000_t75" style="width:149pt;height:35.15pt" o:ole="">
                  <v:imagedata r:id="rId123" o:title=""/>
                </v:shape>
                <o:OLEObject Type="Embed" ProgID="Equation.3" ShapeID="_x0000_i1082" DrawAspect="Content" ObjectID="_1640609711" r:id="rId124"/>
              </w:object>
            </w:r>
            <w:r w:rsidRPr="00433F2C" w:rsidDel="00903A54">
              <w:rPr>
                <w:rFonts w:cs="Arial"/>
                <w:b/>
                <w:bCs w:val="0"/>
                <w:iCs/>
                <w:sz w:val="18"/>
                <w:szCs w:val="18"/>
              </w:rPr>
              <w:t xml:space="preserve"> </w:t>
            </w:r>
          </w:p>
          <w:p w:rsidR="00C86340" w:rsidRPr="00433F2C" w:rsidRDefault="00C86340" w:rsidP="002F7F9A">
            <w:pPr>
              <w:pStyle w:val="TableContent"/>
              <w:rPr>
                <w:iCs/>
                <w:sz w:val="18"/>
                <w:szCs w:val="18"/>
              </w:rPr>
            </w:pPr>
          </w:p>
          <w:p w:rsidR="00C86340" w:rsidRDefault="00C86340" w:rsidP="002F7F9A">
            <w:pPr>
              <w:pStyle w:val="TableContent"/>
              <w:rPr>
                <w:iCs/>
                <w:sz w:val="18"/>
                <w:szCs w:val="18"/>
              </w:rPr>
            </w:pPr>
            <w:r w:rsidRPr="00433F2C">
              <w:rPr>
                <w:iCs/>
                <w:sz w:val="18"/>
                <w:szCs w:val="18"/>
              </w:rPr>
              <w:t>F = fraction of dose absorbed [value is unknown for extra vascular model</w:t>
            </w:r>
            <w:r w:rsidR="00EE71CA">
              <w:rPr>
                <w:iCs/>
                <w:sz w:val="18"/>
                <w:szCs w:val="18"/>
              </w:rPr>
              <w:t>].</w:t>
            </w:r>
          </w:p>
          <w:p w:rsidR="00C86340" w:rsidRDefault="00C86340" w:rsidP="00D0657B">
            <w:pPr>
              <w:pStyle w:val="TableContent"/>
              <w:rPr>
                <w:iCs/>
                <w:sz w:val="18"/>
                <w:szCs w:val="18"/>
              </w:rPr>
            </w:pPr>
            <w:r>
              <w:rPr>
                <w:iCs/>
                <w:sz w:val="18"/>
                <w:szCs w:val="18"/>
              </w:rPr>
              <w:t>KEL = Terminal or elimination phase rate constant.</w:t>
            </w:r>
          </w:p>
          <w:p w:rsidR="00C86340" w:rsidRPr="00433F2C" w:rsidRDefault="00C86340" w:rsidP="002F7F9A">
            <w:pPr>
              <w:pStyle w:val="TableContent"/>
              <w:rPr>
                <w:iCs/>
                <w:sz w:val="18"/>
                <w:szCs w:val="18"/>
              </w:rPr>
            </w:pPr>
            <w:r w:rsidRPr="00433F2C">
              <w:rPr>
                <w:iCs/>
                <w:sz w:val="18"/>
                <w:szCs w:val="18"/>
              </w:rPr>
              <w:t>AUCIN</w:t>
            </w:r>
            <w:r>
              <w:rPr>
                <w:iCs/>
                <w:sz w:val="18"/>
                <w:szCs w:val="18"/>
              </w:rPr>
              <w:t>FP</w:t>
            </w:r>
            <w:r w:rsidRPr="00433F2C">
              <w:rPr>
                <w:sz w:val="18"/>
                <w:szCs w:val="18"/>
              </w:rPr>
              <w:t xml:space="preserve"> = </w:t>
            </w:r>
            <w:r w:rsidRPr="009841DE">
              <w:rPr>
                <w:sz w:val="18"/>
                <w:szCs w:val="18"/>
              </w:rPr>
              <w:t xml:space="preserve">Area under the first moment curve from zero time to infinity </w:t>
            </w:r>
            <w:r>
              <w:rPr>
                <w:bCs w:val="0"/>
                <w:sz w:val="18"/>
                <w:szCs w:val="18"/>
              </w:rPr>
              <w:t>(Predicted).</w:t>
            </w:r>
          </w:p>
          <w:p w:rsidR="00C86340" w:rsidRPr="00433F2C" w:rsidRDefault="009368A2">
            <w:pPr>
              <w:pStyle w:val="TableContent"/>
              <w:rPr>
                <w:rFonts w:cs="Arial"/>
                <w:iCs/>
                <w:sz w:val="18"/>
                <w:szCs w:val="18"/>
              </w:rPr>
            </w:pPr>
            <w:r>
              <w:rPr>
                <w:iCs/>
                <w:sz w:val="18"/>
                <w:szCs w:val="18"/>
              </w:rPr>
              <w:t>DOSE</w:t>
            </w:r>
            <w:r w:rsidR="00C86340" w:rsidRPr="00433F2C">
              <w:rPr>
                <w:iCs/>
                <w:sz w:val="18"/>
                <w:szCs w:val="18"/>
              </w:rPr>
              <w:t xml:space="preserve"> = dose value for </w:t>
            </w:r>
            <w:r w:rsidR="00E563A9">
              <w:rPr>
                <w:iCs/>
                <w:sz w:val="18"/>
                <w:szCs w:val="18"/>
              </w:rPr>
              <w:t>the profile</w:t>
            </w:r>
            <w:r w:rsidR="00C86340" w:rsidRPr="00433F2C">
              <w:rPr>
                <w:iCs/>
                <w:sz w:val="18"/>
                <w:szCs w:val="18"/>
              </w:rPr>
              <w:t>.</w:t>
            </w:r>
          </w:p>
          <w:p w:rsidR="00C86340" w:rsidRPr="00433F2C" w:rsidRDefault="00C86340">
            <w:pPr>
              <w:pStyle w:val="TableContent"/>
              <w:rPr>
                <w:bCs w:val="0"/>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AUCTAUi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KEL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433F2C">
              <w:rPr>
                <w:iCs/>
                <w:sz w:val="18"/>
                <w:szCs w:val="18"/>
              </w:rPr>
              <w:t>0</w:t>
            </w:r>
          </w:p>
        </w:tc>
        <w:tc>
          <w:tcPr>
            <w:tcW w:w="1571" w:type="dxa"/>
          </w:tcPr>
          <w:p w:rsidR="00C86340" w:rsidRPr="00433F2C" w:rsidRDefault="00C86340">
            <w:pPr>
              <w:pStyle w:val="TableContent"/>
              <w:rPr>
                <w:iCs/>
                <w:sz w:val="18"/>
                <w:szCs w:val="18"/>
              </w:rPr>
            </w:pPr>
            <w:r>
              <w:rPr>
                <w:iCs/>
                <w:sz w:val="18"/>
                <w:szCs w:val="18"/>
              </w:rPr>
              <w:t>VOLUMEU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E563A9" w:rsidRDefault="00C86340">
            <w:pPr>
              <w:pStyle w:val="TableContent"/>
              <w:rPr>
                <w:b/>
                <w:iCs/>
                <w:sz w:val="18"/>
                <w:szCs w:val="18"/>
              </w:rPr>
            </w:pPr>
            <w:bookmarkStart w:id="150" w:name="VZFTAUi"/>
            <w:r w:rsidRPr="00E563A9">
              <w:rPr>
                <w:rFonts w:eastAsia="SimSun" w:cs="Arial" w:hint="eastAsia"/>
                <w:b/>
                <w:sz w:val="18"/>
                <w:szCs w:val="18"/>
                <w:lang w:eastAsia="zh-CN"/>
              </w:rPr>
              <w:t>VZFTAU</w:t>
            </w:r>
            <w:r w:rsidRPr="00E563A9">
              <w:rPr>
                <w:rFonts w:eastAsia="SimSun" w:cs="Arial"/>
                <w:b/>
                <w:sz w:val="18"/>
                <w:szCs w:val="18"/>
                <w:lang w:eastAsia="zh-CN"/>
              </w:rPr>
              <w:t>i</w:t>
            </w:r>
            <w:bookmarkEnd w:id="150"/>
            <w:r w:rsidRPr="00E563A9">
              <w:rPr>
                <w:rFonts w:eastAsia="SimSun" w:cs="Arial"/>
                <w:b/>
                <w:sz w:val="18"/>
                <w:szCs w:val="18"/>
                <w:lang w:eastAsia="zh-CN"/>
              </w:rPr>
              <w:tab/>
            </w:r>
          </w:p>
        </w:tc>
        <w:tc>
          <w:tcPr>
            <w:tcW w:w="5465" w:type="dxa"/>
          </w:tcPr>
          <w:p w:rsidR="00C86340" w:rsidRPr="00AB4B19" w:rsidRDefault="00C86340" w:rsidP="007D1590">
            <w:pPr>
              <w:pStyle w:val="TableContent"/>
              <w:rPr>
                <w:iCs/>
                <w:sz w:val="18"/>
                <w:szCs w:val="18"/>
              </w:rPr>
            </w:pPr>
            <w:r w:rsidRPr="00117CF6">
              <w:rPr>
                <w:rFonts w:cs="Arial"/>
                <w:sz w:val="18"/>
                <w:szCs w:val="18"/>
              </w:rPr>
              <w:t>The volume of distribution associated with the terminal slope following extravascular administration divided by the fraction of dose absorbed, calculated using AUCTAU</w:t>
            </w:r>
            <w:r>
              <w:rPr>
                <w:rFonts w:cs="Arial"/>
                <w:sz w:val="18"/>
                <w:szCs w:val="18"/>
              </w:rPr>
              <w:t>i</w:t>
            </w:r>
            <w:r w:rsidRPr="00117CF6">
              <w:rPr>
                <w:rFonts w:cs="Arial"/>
                <w:sz w:val="18"/>
                <w:szCs w:val="18"/>
              </w:rPr>
              <w:t>.</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pStyle w:val="TableContent"/>
              <w:rPr>
                <w:b/>
                <w:sz w:val="18"/>
                <w:szCs w:val="18"/>
                <w:u w:val="single"/>
              </w:rPr>
            </w:pPr>
          </w:p>
          <w:p w:rsidR="00C86340" w:rsidRPr="00C85B82" w:rsidRDefault="00C86340" w:rsidP="002002DB">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VZFTAUi as VZFiP for steady-state data. This has been changed to VZFTAUi with Release 3 to distinguish between the single dose and steady-state parameters.</w:t>
            </w:r>
          </w:p>
          <w:p w:rsidR="00C86340" w:rsidRDefault="00C86340" w:rsidP="00FB0143">
            <w:pPr>
              <w:pStyle w:val="TableContent"/>
              <w:rPr>
                <w:b/>
                <w:sz w:val="18"/>
                <w:szCs w:val="18"/>
                <w:u w:val="single"/>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 xml:space="preserve">1(SS) </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lastRenderedPageBreak/>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940" w:dyaOrig="620">
                <v:shape id="_x0000_i1083" type="#_x0000_t75" style="width:147.35pt;height:31.4pt" o:ole="">
                  <v:imagedata r:id="rId125" o:title=""/>
                </v:shape>
                <o:OLEObject Type="Embed" ProgID="Equation.3" ShapeID="_x0000_i1083" DrawAspect="Content" ObjectID="_1640609712" r:id="rId126"/>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6E29F7">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bCs w:val="0"/>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i</w:t>
            </w:r>
            <w:r w:rsidRPr="006E29F7">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Default="00C86340" w:rsidP="00FB0143">
            <w:pPr>
              <w:pStyle w:val="TableContent"/>
              <w:rPr>
                <w:iCs/>
                <w:sz w:val="18"/>
                <w:szCs w:val="18"/>
              </w:rPr>
            </w:pPr>
            <w:r>
              <w:rPr>
                <w:iCs/>
                <w:sz w:val="18"/>
                <w:szCs w:val="18"/>
              </w:rPr>
              <w:t>KEL = Terminal or elimination phase rate constant.</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iCs/>
                      <w:sz w:val="18"/>
                      <w:szCs w:val="18"/>
                      <w:lang w:eastAsia="zh-CN"/>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 xml:space="preserve">i </w:t>
                  </w:r>
                  <w:r w:rsidRPr="006709C0">
                    <w:rPr>
                      <w:rFonts w:eastAsia="SimSun" w:hint="eastAsia"/>
                      <w:iCs/>
                      <w:sz w:val="18"/>
                      <w:szCs w:val="18"/>
                      <w:lang w:eastAsia="zh-CN"/>
                    </w:rPr>
                    <w:t>=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sidRPr="00433F2C">
                    <w:rPr>
                      <w:iCs/>
                      <w:sz w:val="18"/>
                      <w:szCs w:val="18"/>
                    </w:rPr>
                    <w:t>KEL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rsidP="003A06B8">
            <w:pPr>
              <w:pStyle w:val="TableContent"/>
              <w:rPr>
                <w:rFonts w:cs="Arial"/>
                <w:b/>
                <w:iCs/>
                <w:sz w:val="18"/>
                <w:szCs w:val="18"/>
              </w:rPr>
            </w:pPr>
          </w:p>
        </w:tc>
        <w:tc>
          <w:tcPr>
            <w:tcW w:w="998" w:type="dxa"/>
          </w:tcPr>
          <w:p w:rsidR="00C86340" w:rsidRPr="00433F2C" w:rsidRDefault="00C86340">
            <w:pPr>
              <w:pStyle w:val="TableContent"/>
              <w:rPr>
                <w:bCs w:val="0"/>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VOLUME</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E563A9" w:rsidRDefault="00C86340">
            <w:pPr>
              <w:pStyle w:val="TableContent"/>
              <w:rPr>
                <w:b/>
                <w:iCs/>
                <w:sz w:val="18"/>
                <w:szCs w:val="18"/>
              </w:rPr>
            </w:pPr>
            <w:bookmarkStart w:id="151" w:name="VZO"/>
            <w:r w:rsidRPr="00E563A9">
              <w:rPr>
                <w:b/>
                <w:iCs/>
                <w:sz w:val="18"/>
                <w:szCs w:val="18"/>
              </w:rPr>
              <w:t>VZO</w:t>
            </w:r>
            <w:bookmarkEnd w:id="151"/>
          </w:p>
        </w:tc>
        <w:tc>
          <w:tcPr>
            <w:tcW w:w="5465" w:type="dxa"/>
          </w:tcPr>
          <w:p w:rsidR="00C86340" w:rsidRPr="00433F2C" w:rsidRDefault="00C86340" w:rsidP="003A06B8">
            <w:pPr>
              <w:pStyle w:val="TableContent"/>
              <w:rPr>
                <w:rFonts w:cs="Arial"/>
                <w:iCs/>
                <w:sz w:val="18"/>
                <w:szCs w:val="18"/>
              </w:rPr>
            </w:pPr>
            <w:r w:rsidRPr="00433F2C">
              <w:rPr>
                <w:rFonts w:cs="Arial"/>
                <w:b/>
                <w:iCs/>
                <w:sz w:val="18"/>
                <w:szCs w:val="18"/>
              </w:rPr>
              <w:t>Volume of distribution (observed)</w:t>
            </w:r>
            <w:r w:rsidRPr="00433F2C">
              <w:rPr>
                <w:rFonts w:cs="Arial"/>
                <w:iCs/>
                <w:sz w:val="18"/>
                <w:szCs w:val="18"/>
              </w:rPr>
              <w:t xml:space="preserve"> based on the terminal phase. </w:t>
            </w:r>
          </w:p>
          <w:p w:rsidR="00C86340" w:rsidRPr="00433F2C" w:rsidRDefault="00C86340" w:rsidP="003A06B8">
            <w:pPr>
              <w:pStyle w:val="TableContent"/>
              <w:rPr>
                <w:rFonts w:cs="Arial"/>
                <w:iCs/>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sidR="00FD3AB2">
              <w:rPr>
                <w:rFonts w:cs="Arial"/>
                <w:b/>
                <w:iCs/>
                <w:sz w:val="18"/>
                <w:szCs w:val="18"/>
                <w:u w:val="single"/>
              </w:rPr>
              <w:t>(SD)</w:t>
            </w:r>
            <w:r w:rsidRPr="00433F2C">
              <w:rPr>
                <w:rFonts w:cs="Arial"/>
                <w:b/>
                <w:iCs/>
                <w:sz w:val="18"/>
                <w:szCs w:val="18"/>
                <w:u w:val="single"/>
              </w:rPr>
              <w:t xml:space="preserve"> and M3</w:t>
            </w:r>
            <w:r w:rsidR="00FD3AB2">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iCs/>
                <w:sz w:val="18"/>
                <w:szCs w:val="18"/>
              </w:rPr>
            </w:pPr>
            <w:r w:rsidRPr="00433F2C">
              <w:rPr>
                <w:rFonts w:cs="Arial"/>
                <w:iCs/>
                <w:sz w:val="18"/>
                <w:szCs w:val="18"/>
                <w:u w:val="single"/>
              </w:rPr>
              <w:t>Single Dose Equation</w:t>
            </w:r>
            <w:r>
              <w:rPr>
                <w:rFonts w:cs="Arial"/>
                <w:iCs/>
                <w:sz w:val="18"/>
                <w:szCs w:val="18"/>
                <w:u w:val="single"/>
              </w:rPr>
              <w:t xml:space="preserve"> </w:t>
            </w:r>
            <w:r>
              <w:rPr>
                <w:iCs/>
                <w:sz w:val="18"/>
                <w:szCs w:val="18"/>
                <w:u w:val="single"/>
              </w:rPr>
              <w:t>only not calculated at steady-state (only VZ</w:t>
            </w:r>
            <w:r w:rsidR="00C36D1A">
              <w:rPr>
                <w:iCs/>
                <w:sz w:val="18"/>
                <w:szCs w:val="18"/>
                <w:u w:val="single"/>
              </w:rPr>
              <w:t>TAU</w:t>
            </w:r>
            <w:r>
              <w:rPr>
                <w:iCs/>
                <w:sz w:val="18"/>
                <w:szCs w:val="18"/>
                <w:u w:val="single"/>
              </w:rPr>
              <w:t xml:space="preserve"> is calculated using AUCTAU as the correct PK variable)</w:t>
            </w:r>
            <w:r w:rsidRPr="00433F2C">
              <w:rPr>
                <w:rFonts w:cs="Arial"/>
                <w:iCs/>
                <w:sz w:val="18"/>
                <w:szCs w:val="18"/>
                <w:u w:val="single"/>
              </w:rPr>
              <w:t>:</w:t>
            </w:r>
          </w:p>
          <w:p w:rsidR="00C86340" w:rsidRDefault="00C86340" w:rsidP="003A06B8">
            <w:pPr>
              <w:pStyle w:val="TableContent"/>
              <w:rPr>
                <w:b/>
                <w:iCs/>
                <w:sz w:val="18"/>
                <w:szCs w:val="18"/>
              </w:rPr>
            </w:pPr>
            <w:r w:rsidRPr="00433F2C">
              <w:rPr>
                <w:b/>
                <w:iCs/>
                <w:position w:val="-24"/>
                <w:sz w:val="18"/>
                <w:szCs w:val="18"/>
              </w:rPr>
              <w:object w:dxaOrig="2820" w:dyaOrig="620">
                <v:shape id="_x0000_i1084" type="#_x0000_t75" style="width:164.1pt;height:35.15pt" o:ole="">
                  <v:imagedata r:id="rId127" o:title=""/>
                </v:shape>
                <o:OLEObject Type="Embed" ProgID="Equation.3" ShapeID="_x0000_i1084" DrawAspect="Content" ObjectID="_1640609713" r:id="rId128"/>
              </w:object>
            </w:r>
          </w:p>
          <w:p w:rsidR="00C86340" w:rsidRPr="00B930CA" w:rsidRDefault="00C86340" w:rsidP="003A06B8">
            <w:pPr>
              <w:pStyle w:val="TableContent"/>
              <w:rPr>
                <w:iCs/>
                <w:sz w:val="18"/>
                <w:szCs w:val="18"/>
              </w:rPr>
            </w:pPr>
            <w:r w:rsidRPr="00B930CA">
              <w:rPr>
                <w:iCs/>
                <w:sz w:val="18"/>
                <w:szCs w:val="18"/>
              </w:rPr>
              <w:t xml:space="preserve">where F </w:t>
            </w:r>
            <w:r>
              <w:rPr>
                <w:rFonts w:cs="Arial"/>
                <w:bCs w:val="0"/>
                <w:iCs/>
                <w:sz w:val="18"/>
                <w:szCs w:val="18"/>
              </w:rPr>
              <w:t xml:space="preserve">(fraction of dose absorbed) </w:t>
            </w:r>
            <w:r w:rsidRPr="00B930CA">
              <w:rPr>
                <w:iCs/>
                <w:sz w:val="18"/>
                <w:szCs w:val="18"/>
              </w:rPr>
              <w:t>is assumed to be 1</w:t>
            </w:r>
          </w:p>
          <w:p w:rsidR="00C86340" w:rsidRDefault="00C86340" w:rsidP="00D0657B">
            <w:pPr>
              <w:pStyle w:val="TableContent"/>
              <w:rPr>
                <w:iCs/>
                <w:sz w:val="18"/>
                <w:szCs w:val="18"/>
              </w:rPr>
            </w:pPr>
            <w:r>
              <w:rPr>
                <w:iCs/>
                <w:sz w:val="18"/>
                <w:szCs w:val="18"/>
              </w:rPr>
              <w:t>KEL = Terminal or elimination phase rate constant.</w:t>
            </w:r>
          </w:p>
          <w:p w:rsidR="00C86340" w:rsidRPr="00D0657B" w:rsidRDefault="00C86340" w:rsidP="003A06B8">
            <w:pPr>
              <w:pStyle w:val="TableContent"/>
              <w:rPr>
                <w:iCs/>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Observed).</w:t>
            </w:r>
          </w:p>
          <w:p w:rsidR="00C86340" w:rsidRPr="00433F2C" w:rsidRDefault="009368A2" w:rsidP="003A06B8">
            <w:pPr>
              <w:pStyle w:val="TableContent"/>
              <w:rPr>
                <w:rFonts w:cs="Arial"/>
                <w:iCs/>
                <w:sz w:val="18"/>
                <w:szCs w:val="18"/>
              </w:rPr>
            </w:pPr>
            <w:r>
              <w:rPr>
                <w:iCs/>
                <w:sz w:val="18"/>
                <w:szCs w:val="18"/>
              </w:rPr>
              <w:t>DOSEi</w:t>
            </w:r>
            <w:r w:rsidR="00C86340" w:rsidRPr="00433F2C">
              <w:rPr>
                <w:iCs/>
                <w:sz w:val="18"/>
                <w:szCs w:val="18"/>
              </w:rPr>
              <w:t xml:space="preserve"> = dose value for drug dosing interval </w:t>
            </w:r>
            <w:r w:rsidR="00C86340" w:rsidRPr="00433F2C">
              <w:rPr>
                <w:i/>
                <w:sz w:val="18"/>
                <w:szCs w:val="18"/>
              </w:rPr>
              <w:t>i</w:t>
            </w:r>
            <w:r w:rsidR="00C86340" w:rsidRPr="00433F2C">
              <w:rPr>
                <w:iCs/>
                <w:sz w:val="18"/>
                <w:szCs w:val="18"/>
              </w:rPr>
              <w:t>.</w:t>
            </w:r>
          </w:p>
          <w:p w:rsidR="00C86340" w:rsidRPr="00433F2C" w:rsidRDefault="00C86340" w:rsidP="003A06B8">
            <w:pPr>
              <w:pStyle w:val="TableContent"/>
              <w:rPr>
                <w:b/>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AUCINFO&lt;0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KEL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9368A2" w:rsidP="003A06B8">
                  <w:pPr>
                    <w:pStyle w:val="TableContent"/>
                    <w:rPr>
                      <w:iCs/>
                      <w:sz w:val="18"/>
                      <w:szCs w:val="18"/>
                    </w:rPr>
                  </w:pPr>
                  <w:r>
                    <w:rPr>
                      <w:iCs/>
                      <w:sz w:val="18"/>
                      <w:szCs w:val="18"/>
                    </w:rPr>
                    <w:t>DOSEi</w:t>
                  </w:r>
                  <w:r w:rsidR="00C86340">
                    <w:rPr>
                      <w:iCs/>
                      <w:sz w:val="18"/>
                      <w:szCs w:val="18"/>
                    </w:rPr>
                    <w:t xml:space="preserv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52" w:name="VZP"/>
            <w:r w:rsidRPr="00F71A6D">
              <w:rPr>
                <w:b/>
                <w:iCs/>
                <w:sz w:val="18"/>
                <w:szCs w:val="18"/>
              </w:rPr>
              <w:t>VZP</w:t>
            </w:r>
            <w:bookmarkEnd w:id="152"/>
          </w:p>
        </w:tc>
        <w:tc>
          <w:tcPr>
            <w:tcW w:w="5465" w:type="dxa"/>
          </w:tcPr>
          <w:p w:rsidR="00C86340" w:rsidRPr="00433F2C" w:rsidRDefault="00C86340" w:rsidP="003A06B8">
            <w:pPr>
              <w:pStyle w:val="TableContent"/>
              <w:rPr>
                <w:rFonts w:cs="Arial"/>
                <w:iCs/>
                <w:sz w:val="18"/>
                <w:szCs w:val="18"/>
              </w:rPr>
            </w:pPr>
            <w:r w:rsidRPr="00433F2C">
              <w:rPr>
                <w:rFonts w:cs="Arial"/>
                <w:b/>
                <w:iCs/>
                <w:sz w:val="18"/>
                <w:szCs w:val="18"/>
              </w:rPr>
              <w:t>Volume of distribution (predicted)</w:t>
            </w:r>
            <w:r w:rsidRPr="00433F2C">
              <w:rPr>
                <w:rFonts w:cs="Arial"/>
                <w:iCs/>
                <w:sz w:val="18"/>
                <w:szCs w:val="18"/>
              </w:rPr>
              <w:t xml:space="preserve"> based on the terminal phase. </w:t>
            </w:r>
          </w:p>
          <w:p w:rsidR="00C86340" w:rsidRPr="00433F2C" w:rsidRDefault="00C86340" w:rsidP="003A06B8">
            <w:pPr>
              <w:pStyle w:val="TableContent"/>
              <w:rPr>
                <w:rFonts w:cs="Arial"/>
                <w:iCs/>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Pr>
                <w:rFonts w:cs="Arial"/>
                <w:b/>
                <w:iCs/>
                <w:sz w:val="18"/>
                <w:szCs w:val="18"/>
                <w:u w:val="single"/>
              </w:rPr>
              <w:t>(SD)</w:t>
            </w:r>
            <w:r w:rsidRPr="00433F2C">
              <w:rPr>
                <w:rFonts w:cs="Arial"/>
                <w:b/>
                <w:iCs/>
                <w:sz w:val="18"/>
                <w:szCs w:val="18"/>
                <w:u w:val="single"/>
              </w:rPr>
              <w:t xml:space="preserve"> and M3</w:t>
            </w:r>
            <w:r>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rFonts w:cs="Arial"/>
                <w:iCs/>
                <w:sz w:val="18"/>
                <w:szCs w:val="18"/>
                <w:u w:val="single"/>
              </w:rPr>
            </w:pPr>
            <w:r w:rsidRPr="00433F2C">
              <w:rPr>
                <w:rFonts w:cs="Arial"/>
                <w:iCs/>
                <w:sz w:val="18"/>
                <w:szCs w:val="18"/>
                <w:u w:val="single"/>
              </w:rPr>
              <w:t>Single Dose Equation:</w:t>
            </w:r>
          </w:p>
          <w:p w:rsidR="00C86340" w:rsidRDefault="00C86340" w:rsidP="003A06B8">
            <w:pPr>
              <w:pStyle w:val="TableContent"/>
              <w:rPr>
                <w:rFonts w:cs="Arial"/>
                <w:b/>
                <w:bCs w:val="0"/>
                <w:iCs/>
                <w:sz w:val="18"/>
                <w:szCs w:val="18"/>
              </w:rPr>
            </w:pPr>
            <w:r w:rsidRPr="00433F2C">
              <w:rPr>
                <w:b/>
                <w:iCs/>
                <w:position w:val="-24"/>
                <w:sz w:val="18"/>
                <w:szCs w:val="18"/>
              </w:rPr>
              <w:object w:dxaOrig="2420" w:dyaOrig="620">
                <v:shape id="_x0000_i1085" type="#_x0000_t75" style="width:140.25pt;height:35.15pt" o:ole="">
                  <v:imagedata r:id="rId129" o:title=""/>
                </v:shape>
                <o:OLEObject Type="Embed" ProgID="Equation.3" ShapeID="_x0000_i1085" DrawAspect="Content" ObjectID="_1640609714" r:id="rId130"/>
              </w:object>
            </w:r>
            <w:r w:rsidRPr="00433F2C" w:rsidDel="00903A54">
              <w:rPr>
                <w:rFonts w:cs="Arial"/>
                <w:b/>
                <w:bCs w:val="0"/>
                <w:iCs/>
                <w:sz w:val="18"/>
                <w:szCs w:val="18"/>
              </w:rPr>
              <w:t xml:space="preserve"> </w:t>
            </w:r>
          </w:p>
          <w:p w:rsidR="00C86340" w:rsidRPr="00433F2C" w:rsidRDefault="00C86340" w:rsidP="003A06B8">
            <w:pPr>
              <w:pStyle w:val="TableContent"/>
              <w:rPr>
                <w:rFonts w:cs="Arial"/>
                <w:bCs w:val="0"/>
                <w:iCs/>
                <w:sz w:val="18"/>
                <w:szCs w:val="18"/>
              </w:rPr>
            </w:pPr>
          </w:p>
          <w:p w:rsidR="00C86340" w:rsidRDefault="00C86340" w:rsidP="00D0657B">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Predicted</w:t>
            </w:r>
            <w:r w:rsidRPr="009841DE">
              <w:rPr>
                <w:bCs w:val="0"/>
                <w:sz w:val="18"/>
                <w:szCs w:val="18"/>
              </w:rPr>
              <w:t>)</w:t>
            </w:r>
            <w:r>
              <w:rPr>
                <w:bCs w:val="0"/>
                <w:sz w:val="18"/>
                <w:szCs w:val="18"/>
              </w:rPr>
              <w:t>.</w:t>
            </w:r>
          </w:p>
          <w:p w:rsidR="00C86340" w:rsidRPr="00433F2C" w:rsidRDefault="009368A2" w:rsidP="003A06B8">
            <w:pPr>
              <w:pStyle w:val="TableContent"/>
              <w:rPr>
                <w:rFonts w:cs="Arial"/>
                <w:iCs/>
                <w:sz w:val="18"/>
                <w:szCs w:val="18"/>
              </w:rPr>
            </w:pPr>
            <w:r>
              <w:rPr>
                <w:iCs/>
                <w:sz w:val="18"/>
                <w:szCs w:val="18"/>
              </w:rPr>
              <w:t>DOSEi</w:t>
            </w:r>
            <w:r w:rsidR="00C86340" w:rsidRPr="00433F2C">
              <w:rPr>
                <w:iCs/>
                <w:sz w:val="18"/>
                <w:szCs w:val="18"/>
              </w:rPr>
              <w:t xml:space="preserve"> = dose value for drug dosing interval </w:t>
            </w:r>
            <w:r w:rsidR="00C86340" w:rsidRPr="00433F2C">
              <w:rPr>
                <w:i/>
                <w:sz w:val="18"/>
                <w:szCs w:val="18"/>
              </w:rPr>
              <w:t>i</w:t>
            </w:r>
            <w:r w:rsidR="00C86340" w:rsidRPr="00433F2C">
              <w:rPr>
                <w:iCs/>
                <w:sz w:val="18"/>
                <w:szCs w:val="18"/>
              </w:rPr>
              <w:t>.</w:t>
            </w:r>
          </w:p>
          <w:p w:rsidR="00C86340" w:rsidRPr="00433F2C" w:rsidRDefault="00C86340" w:rsidP="003A06B8">
            <w:pPr>
              <w:pStyle w:val="TableContent"/>
              <w:rPr>
                <w:bCs w:val="0"/>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AUCINFP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KEL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9368A2" w:rsidP="003A06B8">
                  <w:pPr>
                    <w:pStyle w:val="TableContent"/>
                    <w:rPr>
                      <w:iCs/>
                      <w:sz w:val="18"/>
                      <w:szCs w:val="18"/>
                    </w:rPr>
                  </w:pPr>
                  <w:r>
                    <w:rPr>
                      <w:iCs/>
                      <w:sz w:val="18"/>
                      <w:szCs w:val="18"/>
                    </w:rPr>
                    <w:t>DOSEi</w:t>
                  </w:r>
                  <w:r w:rsidR="00C86340">
                    <w:rPr>
                      <w:iCs/>
                      <w:sz w:val="18"/>
                      <w:szCs w:val="18"/>
                    </w:rPr>
                    <w:t xml:space="preserv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F71A6D" w:rsidRDefault="00C86340">
            <w:pPr>
              <w:pStyle w:val="TableContent"/>
              <w:rPr>
                <w:b/>
                <w:iCs/>
                <w:sz w:val="18"/>
                <w:szCs w:val="18"/>
              </w:rPr>
            </w:pPr>
            <w:bookmarkStart w:id="153" w:name="VZTAUi"/>
            <w:r w:rsidRPr="00F71A6D">
              <w:rPr>
                <w:rFonts w:eastAsia="SimSun" w:cs="Arial" w:hint="eastAsia"/>
                <w:b/>
                <w:sz w:val="18"/>
                <w:szCs w:val="18"/>
                <w:lang w:eastAsia="zh-CN"/>
              </w:rPr>
              <w:t>VZTAU</w:t>
            </w:r>
            <w:r w:rsidRPr="00F71A6D">
              <w:rPr>
                <w:rFonts w:eastAsia="SimSun" w:cs="Arial"/>
                <w:b/>
                <w:sz w:val="18"/>
                <w:szCs w:val="18"/>
                <w:lang w:eastAsia="zh-CN"/>
              </w:rPr>
              <w:t>i</w:t>
            </w:r>
            <w:bookmarkEnd w:id="153"/>
          </w:p>
        </w:tc>
        <w:tc>
          <w:tcPr>
            <w:tcW w:w="5465" w:type="dxa"/>
          </w:tcPr>
          <w:p w:rsidR="00C86340" w:rsidRDefault="00C86340" w:rsidP="00FB0143">
            <w:pPr>
              <w:rPr>
                <w:rFonts w:cs="Arial"/>
                <w:sz w:val="18"/>
                <w:szCs w:val="18"/>
              </w:rPr>
            </w:pPr>
            <w:r w:rsidRPr="00F64167">
              <w:rPr>
                <w:rFonts w:cs="Arial"/>
                <w:sz w:val="18"/>
                <w:szCs w:val="18"/>
              </w:rPr>
              <w:t>The volume of distribution associated with the terminal slope following intravascular administration, calculated using AUCTAU.</w:t>
            </w:r>
          </w:p>
          <w:p w:rsidR="00C86340" w:rsidRDefault="00C86340" w:rsidP="002002DB">
            <w:pPr>
              <w:pStyle w:val="TableContent"/>
              <w:rPr>
                <w:rFonts w:eastAsia="SimSun"/>
                <w:b/>
                <w:sz w:val="18"/>
                <w:szCs w:val="18"/>
                <w:lang w:eastAsia="zh-CN"/>
              </w:rPr>
            </w:pPr>
          </w:p>
          <w:p w:rsidR="00C86340" w:rsidRPr="00C85B82" w:rsidRDefault="00C86340" w:rsidP="002002DB">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VZTAUi as VZiP for steady-state data. This has been changed to VZTAUi with Release 3 to distinguish between the single dose and steady-state parameters.</w:t>
            </w:r>
          </w:p>
          <w:p w:rsidR="00C86340" w:rsidRDefault="00C86340" w:rsidP="00FB0143">
            <w:pPr>
              <w:rPr>
                <w:rFonts w:cs="Arial"/>
                <w:sz w:val="18"/>
                <w:szCs w:val="18"/>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2(SS) and M3 (SS)</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99" w:dyaOrig="620">
                <v:shape id="_x0000_i1086" type="#_x0000_t75" style="width:141.9pt;height:31.4pt" o:ole="">
                  <v:imagedata r:id="rId131" o:title=""/>
                </v:shape>
                <o:OLEObject Type="Embed" ProgID="Equation.3" ShapeID="_x0000_i1086" DrawAspect="Content" ObjectID="_1640609715" r:id="rId132"/>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EB144D">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bCs w:val="0"/>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i</w:t>
            </w:r>
            <w:r w:rsidRPr="00EB144D">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Default="00C86340" w:rsidP="00FB0143">
            <w:pPr>
              <w:pStyle w:val="TableContent"/>
              <w:rPr>
                <w:iCs/>
                <w:sz w:val="18"/>
                <w:szCs w:val="18"/>
              </w:rPr>
            </w:pPr>
            <w:r>
              <w:rPr>
                <w:iCs/>
                <w:sz w:val="18"/>
                <w:szCs w:val="18"/>
              </w:rPr>
              <w:t>KEL = Terminal or elimination phase rate constant.</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iCs/>
                      <w:sz w:val="18"/>
                      <w:szCs w:val="18"/>
                      <w:lang w:eastAsia="zh-CN"/>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sidRPr="006709C0">
                    <w:rPr>
                      <w:rFonts w:eastAsia="SimSun" w:hint="eastAsia"/>
                      <w:iCs/>
                      <w:sz w:val="18"/>
                      <w:szCs w:val="18"/>
                      <w:lang w:eastAsia="zh-CN"/>
                    </w:rPr>
                    <w:t>=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sidRPr="00433F2C">
                    <w:rPr>
                      <w:iCs/>
                      <w:sz w:val="18"/>
                      <w:szCs w:val="18"/>
                    </w:rPr>
                    <w:t>KEL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r w:rsidRPr="009F09B4">
              <w:rPr>
                <w:rFonts w:cs="Arial"/>
                <w:iCs/>
                <w:sz w:val="18"/>
                <w:szCs w:val="18"/>
              </w:rPr>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VOLUME</w:t>
            </w:r>
            <w:r>
              <w:rPr>
                <w:rFonts w:cs="Arial"/>
                <w:iCs/>
                <w:sz w:val="18"/>
                <w:szCs w:val="18"/>
              </w:rPr>
              <w:t>U</w:t>
            </w:r>
          </w:p>
        </w:tc>
      </w:tr>
      <w:tr w:rsidR="00F214ED" w:rsidRPr="00433F2C" w:rsidTr="005733CA">
        <w:trPr>
          <w:jc w:val="center"/>
        </w:trPr>
        <w:tc>
          <w:tcPr>
            <w:tcW w:w="1080" w:type="dxa"/>
          </w:tcPr>
          <w:p w:rsidR="00F214ED" w:rsidRPr="00433F2C" w:rsidRDefault="00F214ED" w:rsidP="005733CA">
            <w:pPr>
              <w:pStyle w:val="TableContent"/>
              <w:rPr>
                <w:iCs/>
                <w:sz w:val="18"/>
                <w:szCs w:val="18"/>
              </w:rPr>
            </w:pPr>
            <w:r>
              <w:rPr>
                <w:iCs/>
                <w:sz w:val="18"/>
                <w:szCs w:val="18"/>
              </w:rPr>
              <w:t>2.0</w:t>
            </w:r>
          </w:p>
        </w:tc>
        <w:tc>
          <w:tcPr>
            <w:tcW w:w="1375" w:type="dxa"/>
          </w:tcPr>
          <w:p w:rsidR="00F214ED" w:rsidRPr="00F71A6D" w:rsidRDefault="00F214ED" w:rsidP="005733CA">
            <w:pPr>
              <w:pStyle w:val="TableContent"/>
              <w:rPr>
                <w:b/>
                <w:iCs/>
                <w:sz w:val="18"/>
                <w:szCs w:val="18"/>
              </w:rPr>
            </w:pPr>
            <w:bookmarkStart w:id="154" w:name="VSSO"/>
            <w:r w:rsidRPr="00F71A6D">
              <w:rPr>
                <w:b/>
                <w:iCs/>
                <w:sz w:val="18"/>
                <w:szCs w:val="18"/>
              </w:rPr>
              <w:t>VSSO</w:t>
            </w:r>
            <w:bookmarkEnd w:id="154"/>
          </w:p>
        </w:tc>
        <w:tc>
          <w:tcPr>
            <w:tcW w:w="5465" w:type="dxa"/>
          </w:tcPr>
          <w:p w:rsidR="00F214ED" w:rsidRPr="00433F2C" w:rsidRDefault="00F214ED" w:rsidP="005733CA">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F214ED" w:rsidRPr="00433F2C" w:rsidRDefault="00F214ED" w:rsidP="005733CA">
            <w:pPr>
              <w:pStyle w:val="TableContent"/>
              <w:rPr>
                <w:sz w:val="18"/>
                <w:szCs w:val="18"/>
              </w:rPr>
            </w:pPr>
          </w:p>
          <w:p w:rsidR="00F214ED" w:rsidRPr="00433F2C" w:rsidRDefault="00F214ED" w:rsidP="005733CA">
            <w:pPr>
              <w:pStyle w:val="TableContent"/>
              <w:rPr>
                <w:b/>
                <w:sz w:val="18"/>
                <w:szCs w:val="18"/>
                <w:u w:val="single"/>
              </w:rPr>
            </w:pPr>
            <w:r w:rsidRPr="00433F2C">
              <w:rPr>
                <w:b/>
                <w:sz w:val="18"/>
                <w:szCs w:val="18"/>
                <w:u w:val="single"/>
              </w:rPr>
              <w:t>Models M2</w:t>
            </w:r>
            <w:r>
              <w:rPr>
                <w:b/>
                <w:sz w:val="18"/>
                <w:szCs w:val="18"/>
                <w:u w:val="single"/>
              </w:rPr>
              <w:t>(SD)</w:t>
            </w:r>
            <w:r w:rsidRPr="00433F2C">
              <w:rPr>
                <w:b/>
                <w:sz w:val="18"/>
                <w:szCs w:val="18"/>
                <w:u w:val="single"/>
              </w:rPr>
              <w:t xml:space="preserve"> and M3</w:t>
            </w:r>
            <w:r>
              <w:rPr>
                <w:b/>
                <w:sz w:val="18"/>
                <w:szCs w:val="18"/>
                <w:u w:val="single"/>
              </w:rPr>
              <w:t>(SD)</w:t>
            </w:r>
          </w:p>
          <w:p w:rsidR="00F214ED" w:rsidRDefault="00F214ED" w:rsidP="005733CA">
            <w:pPr>
              <w:pStyle w:val="TableContent"/>
              <w:rPr>
                <w:b/>
                <w:iCs/>
                <w:sz w:val="18"/>
                <w:szCs w:val="18"/>
              </w:rPr>
            </w:pPr>
          </w:p>
          <w:p w:rsidR="00F214ED" w:rsidRPr="0080349B" w:rsidRDefault="00F214ED" w:rsidP="005733CA">
            <w:pPr>
              <w:pStyle w:val="TableContent"/>
              <w:rPr>
                <w:b/>
                <w:iCs/>
                <w:sz w:val="18"/>
                <w:szCs w:val="18"/>
              </w:rPr>
            </w:pPr>
            <m:oMathPara>
              <m:oMath>
                <m:r>
                  <m:rPr>
                    <m:sty m:val="bi"/>
                  </m:rPr>
                  <w:rPr>
                    <w:rFonts w:ascii="Cambria Math" w:hAnsi="Cambria Math"/>
                    <w:sz w:val="18"/>
                    <w:szCs w:val="18"/>
                  </w:rPr>
                  <m:t>VSSO=MRTO*CLO</m:t>
                </m:r>
              </m:oMath>
            </m:oMathPara>
          </w:p>
          <w:p w:rsidR="00F214ED" w:rsidRPr="00094A5A" w:rsidRDefault="00F214ED" w:rsidP="005733CA">
            <w:pPr>
              <w:pStyle w:val="TableContent"/>
              <w:rPr>
                <w:b/>
                <w:iCs/>
                <w:sz w:val="18"/>
                <w:szCs w:val="18"/>
              </w:rPr>
            </w:pPr>
          </w:p>
          <w:p w:rsidR="00F214ED" w:rsidRPr="00D0657B" w:rsidRDefault="00F214ED" w:rsidP="005733CA">
            <w:pPr>
              <w:pStyle w:val="TableContent"/>
              <w:rPr>
                <w:sz w:val="18"/>
                <w:szCs w:val="18"/>
              </w:rPr>
            </w:pPr>
            <w:r w:rsidRPr="00D0657B">
              <w:rPr>
                <w:iCs/>
                <w:sz w:val="18"/>
                <w:szCs w:val="18"/>
              </w:rPr>
              <w:t>MRTO</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proofErr w:type="gramStart"/>
            <w:r w:rsidRPr="00252B00">
              <w:rPr>
                <w:rFonts w:eastAsia="SimSun" w:cs="Arial" w:hint="eastAsia"/>
                <w:b/>
                <w:sz w:val="18"/>
                <w:szCs w:val="18"/>
                <w:lang w:eastAsia="zh-CN"/>
              </w:rPr>
              <w:t>MRTIVIFO</w:t>
            </w:r>
            <w:r w:rsidRPr="00252B00">
              <w:rPr>
                <w:rFonts w:eastAsia="SimSun" w:cs="Arial"/>
                <w:b/>
                <w:sz w:val="18"/>
                <w:szCs w:val="18"/>
                <w:lang w:eastAsia="zh-CN"/>
              </w:rPr>
              <w:t>(</w:t>
            </w:r>
            <w:proofErr w:type="gramEnd"/>
            <w:r w:rsidRPr="00252B00">
              <w:rPr>
                <w:rFonts w:eastAsia="SimSun" w:cs="Arial"/>
                <w:b/>
                <w:sz w:val="18"/>
                <w:szCs w:val="18"/>
                <w:lang w:eastAsia="zh-CN"/>
              </w:rPr>
              <w:t>i)</w:t>
            </w:r>
            <w:r>
              <w:rPr>
                <w:iCs/>
                <w:sz w:val="18"/>
                <w:szCs w:val="18"/>
              </w:rPr>
              <w:fldChar w:fldCharType="end"/>
            </w:r>
            <w:r w:rsidRPr="00D0657B">
              <w:rPr>
                <w:iCs/>
                <w:sz w:val="18"/>
                <w:szCs w:val="18"/>
              </w:rPr>
              <w:t xml:space="preserve"> = </w:t>
            </w:r>
            <w:r w:rsidRPr="00D0657B">
              <w:rPr>
                <w:sz w:val="18"/>
                <w:szCs w:val="18"/>
              </w:rPr>
              <w:t>Mean residence time (observed) extrapolated to infinity.</w:t>
            </w:r>
          </w:p>
          <w:p w:rsidR="00F214ED" w:rsidRDefault="00F214ED" w:rsidP="005733CA">
            <w:pPr>
              <w:pStyle w:val="TableContent"/>
              <w:rPr>
                <w:b/>
                <w:iCs/>
                <w:sz w:val="18"/>
                <w:szCs w:val="18"/>
              </w:rPr>
            </w:pPr>
          </w:p>
          <w:p w:rsidR="00F214ED" w:rsidRPr="00D0657B" w:rsidRDefault="00F214ED" w:rsidP="005733CA">
            <w:pPr>
              <w:pStyle w:val="TableContent"/>
              <w:rPr>
                <w:rFonts w:cs="Arial"/>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Pr="00252B00">
              <w:rPr>
                <w:b/>
                <w:iCs/>
                <w:sz w:val="18"/>
                <w:szCs w:val="18"/>
              </w:rPr>
              <w:t>CLO</w:t>
            </w:r>
            <w:r>
              <w:rPr>
                <w:iCs/>
                <w:sz w:val="18"/>
                <w:szCs w:val="18"/>
              </w:rPr>
              <w:fldChar w:fldCharType="end"/>
            </w:r>
            <w:r w:rsidRPr="00D0657B">
              <w:rPr>
                <w:iCs/>
                <w:sz w:val="18"/>
                <w:szCs w:val="18"/>
              </w:rPr>
              <w:t xml:space="preserve"> = </w:t>
            </w:r>
            <w:r w:rsidRPr="00D0657B">
              <w:rPr>
                <w:rFonts w:cs="Arial"/>
                <w:iCs/>
                <w:sz w:val="18"/>
                <w:szCs w:val="18"/>
              </w:rPr>
              <w:t xml:space="preserve">Total clearance of drug (observed) </w:t>
            </w:r>
          </w:p>
          <w:p w:rsidR="00F214ED" w:rsidRPr="00433F2C" w:rsidRDefault="00F214ED" w:rsidP="005733CA">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F214ED" w:rsidRPr="00433F2C" w:rsidTr="005733CA">
              <w:tc>
                <w:tcPr>
                  <w:tcW w:w="2644" w:type="dxa"/>
                </w:tcPr>
                <w:p w:rsidR="00F214ED" w:rsidRPr="00433F2C" w:rsidRDefault="00F214ED" w:rsidP="005733CA">
                  <w:pPr>
                    <w:pStyle w:val="TableContent"/>
                    <w:rPr>
                      <w:b/>
                      <w:iCs/>
                      <w:sz w:val="18"/>
                      <w:szCs w:val="18"/>
                    </w:rPr>
                  </w:pPr>
                  <w:r w:rsidRPr="00433F2C">
                    <w:rPr>
                      <w:b/>
                      <w:iCs/>
                      <w:sz w:val="18"/>
                      <w:szCs w:val="18"/>
                    </w:rPr>
                    <w:t>Data Checks</w:t>
                  </w:r>
                </w:p>
              </w:tc>
              <w:tc>
                <w:tcPr>
                  <w:tcW w:w="2644" w:type="dxa"/>
                </w:tcPr>
                <w:p w:rsidR="00F214ED" w:rsidRPr="00433F2C" w:rsidRDefault="00F214ED" w:rsidP="005733CA">
                  <w:pPr>
                    <w:pStyle w:val="TableContent"/>
                    <w:rPr>
                      <w:b/>
                      <w:iCs/>
                      <w:sz w:val="18"/>
                      <w:szCs w:val="18"/>
                    </w:rPr>
                  </w:pPr>
                  <w:r w:rsidRPr="00433F2C">
                    <w:rPr>
                      <w:b/>
                      <w:iCs/>
                      <w:sz w:val="18"/>
                      <w:szCs w:val="18"/>
                    </w:rPr>
                    <w:t>Actions</w:t>
                  </w:r>
                </w:p>
              </w:tc>
            </w:tr>
            <w:tr w:rsidR="00F214ED" w:rsidRPr="00433F2C" w:rsidTr="005733CA">
              <w:tc>
                <w:tcPr>
                  <w:tcW w:w="2644" w:type="dxa"/>
                </w:tcPr>
                <w:p w:rsidR="00F214ED" w:rsidRPr="00433F2C" w:rsidRDefault="00F214ED" w:rsidP="005733CA">
                  <w:pPr>
                    <w:pStyle w:val="TableContent"/>
                    <w:rPr>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Pr="00252B00">
                    <w:rPr>
                      <w:b/>
                      <w:iCs/>
                      <w:sz w:val="18"/>
                      <w:szCs w:val="18"/>
                    </w:rPr>
                    <w:t>CLO</w:t>
                  </w:r>
                  <w:r>
                    <w:rPr>
                      <w:iCs/>
                      <w:sz w:val="18"/>
                      <w:szCs w:val="18"/>
                    </w:rPr>
                    <w:fldChar w:fldCharType="end"/>
                  </w:r>
                  <w:r w:rsidRPr="00433F2C">
                    <w:rPr>
                      <w:iCs/>
                      <w:sz w:val="18"/>
                      <w:szCs w:val="18"/>
                    </w:rPr>
                    <w:t xml:space="preserve"> = NA</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r w:rsidR="00F214ED" w:rsidRPr="00433F2C" w:rsidTr="005733CA">
              <w:tc>
                <w:tcPr>
                  <w:tcW w:w="2644" w:type="dxa"/>
                </w:tcPr>
                <w:p w:rsidR="00F214ED" w:rsidRPr="00433F2C" w:rsidRDefault="00F214ED" w:rsidP="005733CA">
                  <w:pPr>
                    <w:pStyle w:val="TableContent"/>
                    <w:rPr>
                      <w:iCs/>
                      <w:sz w:val="18"/>
                      <w:szCs w:val="18"/>
                    </w:rPr>
                  </w:pPr>
                  <w:r>
                    <w:rPr>
                      <w:iCs/>
                      <w:sz w:val="18"/>
                      <w:szCs w:val="18"/>
                    </w:rPr>
                    <w:t>MRTO/</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iCs/>
                      <w:sz w:val="18"/>
                      <w:szCs w:val="18"/>
                    </w:rPr>
                    <w:fldChar w:fldCharType="end"/>
                  </w:r>
                  <w:r w:rsidRPr="00433F2C">
                    <w:rPr>
                      <w:iCs/>
                      <w:sz w:val="18"/>
                      <w:szCs w:val="18"/>
                    </w:rPr>
                    <w:t xml:space="preserve"> = NA</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r w:rsidR="00F214ED" w:rsidRPr="00433F2C" w:rsidTr="005733CA">
              <w:tc>
                <w:tcPr>
                  <w:tcW w:w="2644" w:type="dxa"/>
                </w:tcPr>
                <w:p w:rsidR="00F214ED" w:rsidRPr="00433F2C" w:rsidRDefault="00F214ED" w:rsidP="005733CA">
                  <w:pPr>
                    <w:pStyle w:val="TableContent"/>
                    <w:rPr>
                      <w:iCs/>
                      <w:sz w:val="18"/>
                      <w:szCs w:val="18"/>
                    </w:rPr>
                  </w:pPr>
                  <w:r w:rsidRPr="00433F2C">
                    <w:rPr>
                      <w:iCs/>
                      <w:sz w:val="18"/>
                      <w:szCs w:val="18"/>
                    </w:rPr>
                    <w:t>MRTO</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iCs/>
                      <w:sz w:val="18"/>
                      <w:szCs w:val="18"/>
                    </w:rPr>
                    <w:fldChar w:fldCharType="end"/>
                  </w:r>
                  <w:r w:rsidRPr="00433F2C">
                    <w:rPr>
                      <w:iCs/>
                      <w:sz w:val="18"/>
                      <w:szCs w:val="18"/>
                    </w:rPr>
                    <w:t xml:space="preserve"> = 0</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bl>
          <w:p w:rsidR="00F214ED" w:rsidRPr="00433F2C" w:rsidRDefault="00F214ED" w:rsidP="005733CA">
            <w:pPr>
              <w:pStyle w:val="TableContent"/>
              <w:rPr>
                <w:b/>
                <w:iCs/>
                <w:sz w:val="18"/>
                <w:szCs w:val="18"/>
              </w:rPr>
            </w:pPr>
          </w:p>
        </w:tc>
        <w:tc>
          <w:tcPr>
            <w:tcW w:w="998" w:type="dxa"/>
          </w:tcPr>
          <w:p w:rsidR="00F214ED" w:rsidRPr="00433F2C" w:rsidRDefault="00F214ED" w:rsidP="005733CA">
            <w:pPr>
              <w:pStyle w:val="TableContent"/>
              <w:rPr>
                <w:bCs w:val="0"/>
                <w:iCs/>
                <w:sz w:val="18"/>
                <w:szCs w:val="18"/>
              </w:rPr>
            </w:pPr>
            <w:r w:rsidRPr="00433F2C">
              <w:rPr>
                <w:bCs w:val="0"/>
                <w:iCs/>
                <w:sz w:val="18"/>
                <w:szCs w:val="18"/>
              </w:rPr>
              <w:t>0</w:t>
            </w:r>
          </w:p>
        </w:tc>
        <w:tc>
          <w:tcPr>
            <w:tcW w:w="1571" w:type="dxa"/>
          </w:tcPr>
          <w:p w:rsidR="00F214ED" w:rsidRPr="00433F2C" w:rsidRDefault="00F214ED" w:rsidP="005733CA">
            <w:pPr>
              <w:pStyle w:val="TableContent"/>
              <w:rPr>
                <w:bCs w:val="0"/>
                <w:iCs/>
                <w:sz w:val="18"/>
                <w:szCs w:val="18"/>
              </w:rPr>
            </w:pPr>
            <w:r>
              <w:rPr>
                <w:iCs/>
                <w:sz w:val="18"/>
                <w:szCs w:val="18"/>
              </w:rPr>
              <w:t>VOLUMEU</w:t>
            </w:r>
          </w:p>
        </w:tc>
      </w:tr>
      <w:tr w:rsidR="00094A5A" w:rsidRPr="00433F2C" w:rsidTr="005733CA">
        <w:trPr>
          <w:jc w:val="center"/>
        </w:trPr>
        <w:tc>
          <w:tcPr>
            <w:tcW w:w="1080" w:type="dxa"/>
          </w:tcPr>
          <w:p w:rsidR="00094A5A" w:rsidRPr="00433F2C" w:rsidRDefault="00094A5A" w:rsidP="005733CA">
            <w:pPr>
              <w:pStyle w:val="TableContent"/>
              <w:rPr>
                <w:iCs/>
                <w:sz w:val="18"/>
                <w:szCs w:val="18"/>
              </w:rPr>
            </w:pPr>
            <w:r>
              <w:rPr>
                <w:iCs/>
                <w:sz w:val="18"/>
                <w:szCs w:val="18"/>
              </w:rPr>
              <w:lastRenderedPageBreak/>
              <w:t>2.0</w:t>
            </w:r>
          </w:p>
        </w:tc>
        <w:tc>
          <w:tcPr>
            <w:tcW w:w="1375" w:type="dxa"/>
          </w:tcPr>
          <w:p w:rsidR="00094A5A" w:rsidRPr="00F71A6D" w:rsidRDefault="00094A5A" w:rsidP="005733CA">
            <w:pPr>
              <w:pStyle w:val="TableContent"/>
              <w:rPr>
                <w:b/>
                <w:iCs/>
                <w:sz w:val="18"/>
                <w:szCs w:val="18"/>
              </w:rPr>
            </w:pPr>
            <w:bookmarkStart w:id="155" w:name="VSSOi"/>
            <w:r w:rsidRPr="00F71A6D">
              <w:rPr>
                <w:b/>
                <w:iCs/>
                <w:sz w:val="18"/>
                <w:szCs w:val="18"/>
              </w:rPr>
              <w:t>VSSO</w:t>
            </w:r>
            <w:r w:rsidR="00F214ED">
              <w:rPr>
                <w:b/>
                <w:iCs/>
                <w:sz w:val="18"/>
                <w:szCs w:val="18"/>
              </w:rPr>
              <w:t>i</w:t>
            </w:r>
            <w:bookmarkEnd w:id="155"/>
          </w:p>
        </w:tc>
        <w:tc>
          <w:tcPr>
            <w:tcW w:w="5465" w:type="dxa"/>
          </w:tcPr>
          <w:p w:rsidR="00094A5A" w:rsidRPr="00433F2C" w:rsidRDefault="00094A5A" w:rsidP="005733CA">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094A5A" w:rsidRPr="00433F2C" w:rsidRDefault="00094A5A" w:rsidP="005733CA">
            <w:pPr>
              <w:pStyle w:val="TableContent"/>
              <w:rPr>
                <w:sz w:val="18"/>
                <w:szCs w:val="18"/>
              </w:rPr>
            </w:pPr>
          </w:p>
          <w:p w:rsidR="00094A5A" w:rsidRPr="00433F2C" w:rsidRDefault="00094A5A" w:rsidP="005733CA">
            <w:pPr>
              <w:pStyle w:val="TableContent"/>
              <w:rPr>
                <w:b/>
                <w:sz w:val="18"/>
                <w:szCs w:val="18"/>
                <w:u w:val="single"/>
              </w:rPr>
            </w:pPr>
            <w:r w:rsidRPr="00433F2C">
              <w:rPr>
                <w:b/>
                <w:sz w:val="18"/>
                <w:szCs w:val="18"/>
                <w:u w:val="single"/>
              </w:rPr>
              <w:t>Models M2</w:t>
            </w:r>
            <w:r w:rsidR="0080349B">
              <w:rPr>
                <w:b/>
                <w:sz w:val="18"/>
                <w:szCs w:val="18"/>
                <w:u w:val="single"/>
              </w:rPr>
              <w:t>(</w:t>
            </w:r>
            <w:r w:rsidR="00F214ED">
              <w:rPr>
                <w:b/>
                <w:sz w:val="18"/>
                <w:szCs w:val="18"/>
                <w:u w:val="single"/>
              </w:rPr>
              <w:t>SS</w:t>
            </w:r>
            <w:r>
              <w:rPr>
                <w:b/>
                <w:sz w:val="18"/>
                <w:szCs w:val="18"/>
                <w:u w:val="single"/>
              </w:rPr>
              <w:t>)</w:t>
            </w:r>
            <w:r w:rsidRPr="00433F2C">
              <w:rPr>
                <w:b/>
                <w:sz w:val="18"/>
                <w:szCs w:val="18"/>
                <w:u w:val="single"/>
              </w:rPr>
              <w:t xml:space="preserve"> and M3</w:t>
            </w:r>
            <w:r w:rsidR="00F214ED">
              <w:rPr>
                <w:b/>
                <w:sz w:val="18"/>
                <w:szCs w:val="18"/>
                <w:u w:val="single"/>
              </w:rPr>
              <w:t>(SS</w:t>
            </w:r>
            <w:r>
              <w:rPr>
                <w:b/>
                <w:sz w:val="18"/>
                <w:szCs w:val="18"/>
                <w:u w:val="single"/>
              </w:rPr>
              <w:t>)</w:t>
            </w:r>
          </w:p>
          <w:p w:rsidR="00094A5A" w:rsidRDefault="00094A5A" w:rsidP="005733CA">
            <w:pPr>
              <w:pStyle w:val="TableContent"/>
              <w:rPr>
                <w:b/>
                <w:iCs/>
                <w:sz w:val="18"/>
                <w:szCs w:val="18"/>
              </w:rPr>
            </w:pPr>
          </w:p>
          <w:p w:rsidR="00094A5A" w:rsidRPr="0080349B" w:rsidRDefault="006D0FA9" w:rsidP="005733CA">
            <w:pPr>
              <w:pStyle w:val="TableContent"/>
              <w:rPr>
                <w:b/>
                <w:iCs/>
                <w:sz w:val="18"/>
                <w:szCs w:val="18"/>
              </w:rPr>
            </w:pPr>
            <m:oMathPara>
              <m:oMath>
                <m:sSub>
                  <m:sSubPr>
                    <m:ctrlPr>
                      <w:rPr>
                        <w:rFonts w:ascii="Cambria Math" w:hAnsi="Cambria Math"/>
                        <w:b/>
                        <w:i/>
                        <w:iCs/>
                        <w:sz w:val="18"/>
                        <w:szCs w:val="18"/>
                      </w:rPr>
                    </m:ctrlPr>
                  </m:sSubPr>
                  <m:e>
                    <m:r>
                      <m:rPr>
                        <m:sty m:val="bi"/>
                      </m:rPr>
                      <w:rPr>
                        <w:rFonts w:ascii="Cambria Math" w:hAnsi="Cambria Math"/>
                        <w:sz w:val="18"/>
                        <w:szCs w:val="18"/>
                      </w:rPr>
                      <m:t>VSSO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MRTO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CLTAU</m:t>
                    </m:r>
                  </m:e>
                  <m:sub>
                    <m:r>
                      <m:rPr>
                        <m:sty m:val="bi"/>
                      </m:rPr>
                      <w:rPr>
                        <w:rFonts w:ascii="Cambria Math" w:hAnsi="Cambria Math"/>
                        <w:sz w:val="18"/>
                        <w:szCs w:val="18"/>
                      </w:rPr>
                      <m:t>i</m:t>
                    </m:r>
                  </m:sub>
                </m:sSub>
              </m:oMath>
            </m:oMathPara>
          </w:p>
          <w:p w:rsidR="00094A5A" w:rsidRPr="00094A5A" w:rsidRDefault="00094A5A" w:rsidP="005733CA">
            <w:pPr>
              <w:pStyle w:val="TableContent"/>
              <w:rPr>
                <w:b/>
                <w:iCs/>
                <w:sz w:val="18"/>
                <w:szCs w:val="18"/>
              </w:rPr>
            </w:pPr>
          </w:p>
          <w:p w:rsidR="00094A5A" w:rsidRPr="00D0657B" w:rsidRDefault="00094A5A" w:rsidP="005733CA">
            <w:pPr>
              <w:pStyle w:val="TableContent"/>
              <w:rPr>
                <w:sz w:val="18"/>
                <w:szCs w:val="18"/>
              </w:rPr>
            </w:pPr>
            <w:r w:rsidRPr="00D0657B">
              <w:rPr>
                <w:iCs/>
                <w:sz w:val="18"/>
                <w:szCs w:val="18"/>
              </w:rPr>
              <w:t>MRTO</w:t>
            </w:r>
            <w:r w:rsidR="0080349B">
              <w:rPr>
                <w:iCs/>
                <w:sz w:val="18"/>
                <w:szCs w:val="18"/>
              </w:rPr>
              <w:t>/</w:t>
            </w:r>
            <w:r w:rsidR="0080349B">
              <w:rPr>
                <w:iCs/>
                <w:sz w:val="18"/>
                <w:szCs w:val="18"/>
              </w:rPr>
              <w:fldChar w:fldCharType="begin"/>
            </w:r>
            <w:r w:rsidR="0080349B">
              <w:rPr>
                <w:iCs/>
                <w:sz w:val="18"/>
                <w:szCs w:val="18"/>
              </w:rPr>
              <w:instrText xml:space="preserve"> REF MRTIVIFOi \h </w:instrText>
            </w:r>
            <w:r w:rsidR="0080349B">
              <w:rPr>
                <w:iCs/>
                <w:sz w:val="18"/>
                <w:szCs w:val="18"/>
              </w:rPr>
            </w:r>
            <w:r w:rsidR="0080349B">
              <w:rPr>
                <w:iCs/>
                <w:sz w:val="18"/>
                <w:szCs w:val="18"/>
              </w:rPr>
              <w:fldChar w:fldCharType="separate"/>
            </w:r>
            <w:proofErr w:type="gramStart"/>
            <w:r w:rsidR="0080349B" w:rsidRPr="00252B00">
              <w:rPr>
                <w:rFonts w:eastAsia="SimSun" w:cs="Arial" w:hint="eastAsia"/>
                <w:b/>
                <w:sz w:val="18"/>
                <w:szCs w:val="18"/>
                <w:lang w:eastAsia="zh-CN"/>
              </w:rPr>
              <w:t>MRTIVIFO</w:t>
            </w:r>
            <w:r w:rsidR="0080349B" w:rsidRPr="00252B00">
              <w:rPr>
                <w:rFonts w:eastAsia="SimSun" w:cs="Arial"/>
                <w:b/>
                <w:sz w:val="18"/>
                <w:szCs w:val="18"/>
                <w:lang w:eastAsia="zh-CN"/>
              </w:rPr>
              <w:t>(</w:t>
            </w:r>
            <w:proofErr w:type="gramEnd"/>
            <w:r w:rsidR="0080349B" w:rsidRPr="00252B00">
              <w:rPr>
                <w:rFonts w:eastAsia="SimSun" w:cs="Arial"/>
                <w:b/>
                <w:sz w:val="18"/>
                <w:szCs w:val="18"/>
                <w:lang w:eastAsia="zh-CN"/>
              </w:rPr>
              <w:t>i)</w:t>
            </w:r>
            <w:r w:rsidR="0080349B">
              <w:rPr>
                <w:iCs/>
                <w:sz w:val="18"/>
                <w:szCs w:val="18"/>
              </w:rPr>
              <w:fldChar w:fldCharType="end"/>
            </w:r>
            <w:r w:rsidRPr="00D0657B">
              <w:rPr>
                <w:iCs/>
                <w:sz w:val="18"/>
                <w:szCs w:val="18"/>
              </w:rPr>
              <w:t xml:space="preserve"> = </w:t>
            </w:r>
            <w:r w:rsidRPr="00D0657B">
              <w:rPr>
                <w:sz w:val="18"/>
                <w:szCs w:val="18"/>
              </w:rPr>
              <w:t>Mean residence time (observed) extrapolated to infinity.</w:t>
            </w:r>
          </w:p>
          <w:p w:rsidR="00094A5A" w:rsidRDefault="00094A5A" w:rsidP="005733CA">
            <w:pPr>
              <w:pStyle w:val="TableContent"/>
              <w:rPr>
                <w:b/>
                <w:iCs/>
                <w:sz w:val="18"/>
                <w:szCs w:val="18"/>
              </w:rPr>
            </w:pPr>
          </w:p>
          <w:p w:rsidR="00094A5A" w:rsidRPr="00D0657B" w:rsidRDefault="00094A5A" w:rsidP="005733CA">
            <w:pPr>
              <w:pStyle w:val="TableContent"/>
              <w:rPr>
                <w:rFonts w:cs="Arial"/>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Pr="00252B00">
              <w:rPr>
                <w:b/>
                <w:iCs/>
                <w:sz w:val="18"/>
                <w:szCs w:val="18"/>
              </w:rPr>
              <w:t>CLO</w:t>
            </w:r>
            <w:r>
              <w:rPr>
                <w:iCs/>
                <w:sz w:val="18"/>
                <w:szCs w:val="18"/>
              </w:rPr>
              <w:fldChar w:fldCharType="end"/>
            </w:r>
            <w:r w:rsidRPr="00D0657B">
              <w:rPr>
                <w:iCs/>
                <w:sz w:val="18"/>
                <w:szCs w:val="18"/>
              </w:rPr>
              <w:t xml:space="preserve"> = </w:t>
            </w:r>
            <w:r w:rsidRPr="00D0657B">
              <w:rPr>
                <w:rFonts w:cs="Arial"/>
                <w:iCs/>
                <w:sz w:val="18"/>
                <w:szCs w:val="18"/>
              </w:rPr>
              <w:t xml:space="preserve">Total clearance of drug (observed) </w:t>
            </w:r>
          </w:p>
          <w:p w:rsidR="00094A5A" w:rsidRPr="00433F2C" w:rsidRDefault="00094A5A" w:rsidP="005733CA">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094A5A" w:rsidRPr="00433F2C" w:rsidTr="005733CA">
              <w:tc>
                <w:tcPr>
                  <w:tcW w:w="2644" w:type="dxa"/>
                </w:tcPr>
                <w:p w:rsidR="00094A5A" w:rsidRPr="00433F2C" w:rsidRDefault="00094A5A" w:rsidP="005733CA">
                  <w:pPr>
                    <w:pStyle w:val="TableContent"/>
                    <w:rPr>
                      <w:b/>
                      <w:iCs/>
                      <w:sz w:val="18"/>
                      <w:szCs w:val="18"/>
                    </w:rPr>
                  </w:pPr>
                  <w:r w:rsidRPr="00433F2C">
                    <w:rPr>
                      <w:b/>
                      <w:iCs/>
                      <w:sz w:val="18"/>
                      <w:szCs w:val="18"/>
                    </w:rPr>
                    <w:t>Data Checks</w:t>
                  </w:r>
                </w:p>
              </w:tc>
              <w:tc>
                <w:tcPr>
                  <w:tcW w:w="2644" w:type="dxa"/>
                </w:tcPr>
                <w:p w:rsidR="00094A5A" w:rsidRPr="00433F2C" w:rsidRDefault="00094A5A" w:rsidP="005733CA">
                  <w:pPr>
                    <w:pStyle w:val="TableContent"/>
                    <w:rPr>
                      <w:b/>
                      <w:iCs/>
                      <w:sz w:val="18"/>
                      <w:szCs w:val="18"/>
                    </w:rPr>
                  </w:pPr>
                  <w:r w:rsidRPr="00433F2C">
                    <w:rPr>
                      <w:b/>
                      <w:iCs/>
                      <w:sz w:val="18"/>
                      <w:szCs w:val="18"/>
                    </w:rPr>
                    <w:t>Actions</w:t>
                  </w:r>
                </w:p>
              </w:tc>
            </w:tr>
            <w:tr w:rsidR="00094A5A" w:rsidRPr="00433F2C" w:rsidTr="005733CA">
              <w:tc>
                <w:tcPr>
                  <w:tcW w:w="2644" w:type="dxa"/>
                </w:tcPr>
                <w:p w:rsidR="00094A5A" w:rsidRPr="00433F2C" w:rsidRDefault="0006242F" w:rsidP="005733CA">
                  <w:pPr>
                    <w:pStyle w:val="TableContent"/>
                    <w:rPr>
                      <w:iCs/>
                      <w:sz w:val="18"/>
                      <w:szCs w:val="18"/>
                    </w:rPr>
                  </w:pPr>
                  <w:r>
                    <w:rPr>
                      <w:iCs/>
                      <w:sz w:val="18"/>
                      <w:szCs w:val="18"/>
                    </w:rPr>
                    <w:fldChar w:fldCharType="begin"/>
                  </w:r>
                  <w:r>
                    <w:rPr>
                      <w:iCs/>
                      <w:sz w:val="18"/>
                      <w:szCs w:val="18"/>
                    </w:rPr>
                    <w:instrText xml:space="preserve"> REF CLTAUi \h </w:instrText>
                  </w:r>
                  <w:r>
                    <w:rPr>
                      <w:iCs/>
                      <w:sz w:val="18"/>
                      <w:szCs w:val="18"/>
                    </w:rPr>
                  </w:r>
                  <w:r>
                    <w:rPr>
                      <w:iCs/>
                      <w:sz w:val="18"/>
                      <w:szCs w:val="18"/>
                    </w:rPr>
                    <w:fldChar w:fldCharType="separate"/>
                  </w:r>
                  <w:r w:rsidRPr="00252B00">
                    <w:rPr>
                      <w:rFonts w:eastAsia="SimSun" w:cs="Arial" w:hint="eastAsia"/>
                      <w:b/>
                      <w:sz w:val="18"/>
                      <w:szCs w:val="18"/>
                      <w:lang w:eastAsia="zh-CN"/>
                    </w:rPr>
                    <w:t>CLTAU</w:t>
                  </w:r>
                  <w:r w:rsidRPr="00252B00">
                    <w:rPr>
                      <w:rFonts w:eastAsia="SimSun" w:cs="Arial"/>
                      <w:b/>
                      <w:sz w:val="18"/>
                      <w:szCs w:val="18"/>
                      <w:lang w:eastAsia="zh-CN"/>
                    </w:rPr>
                    <w:t>i</w:t>
                  </w:r>
                  <w:r>
                    <w:rPr>
                      <w:iCs/>
                      <w:sz w:val="18"/>
                      <w:szCs w:val="18"/>
                    </w:rPr>
                    <w:fldChar w:fldCharType="end"/>
                  </w:r>
                  <w:r w:rsidR="00094A5A" w:rsidRPr="00433F2C">
                    <w:rPr>
                      <w:iCs/>
                      <w:sz w:val="18"/>
                      <w:szCs w:val="18"/>
                    </w:rPr>
                    <w:t xml:space="preserve"> = NA</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r w:rsidR="00094A5A" w:rsidRPr="00433F2C" w:rsidTr="005733CA">
              <w:tc>
                <w:tcPr>
                  <w:tcW w:w="2644" w:type="dxa"/>
                </w:tcPr>
                <w:p w:rsidR="00094A5A" w:rsidRPr="00433F2C" w:rsidRDefault="0080349B" w:rsidP="005733CA">
                  <w:pPr>
                    <w:pStyle w:val="TableContent"/>
                    <w:rPr>
                      <w:iCs/>
                      <w:sz w:val="18"/>
                      <w:szCs w:val="18"/>
                    </w:rPr>
                  </w:pPr>
                  <w:r>
                    <w:rPr>
                      <w:iCs/>
                      <w:sz w:val="18"/>
                      <w:szCs w:val="18"/>
                    </w:rPr>
                    <w:t>MRTO</w:t>
                  </w:r>
                  <w:r w:rsidR="0006242F">
                    <w:rPr>
                      <w:iCs/>
                      <w:sz w:val="18"/>
                      <w:szCs w:val="18"/>
                    </w:rPr>
                    <w:t>i</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iCs/>
                      <w:sz w:val="18"/>
                      <w:szCs w:val="18"/>
                    </w:rPr>
                    <w:fldChar w:fldCharType="end"/>
                  </w:r>
                  <w:r w:rsidR="00094A5A" w:rsidRPr="00433F2C">
                    <w:rPr>
                      <w:iCs/>
                      <w:sz w:val="18"/>
                      <w:szCs w:val="18"/>
                    </w:rPr>
                    <w:t xml:space="preserve"> = NA</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r w:rsidR="00094A5A" w:rsidRPr="00433F2C" w:rsidTr="005733CA">
              <w:tc>
                <w:tcPr>
                  <w:tcW w:w="2644" w:type="dxa"/>
                </w:tcPr>
                <w:p w:rsidR="00094A5A" w:rsidRPr="00433F2C" w:rsidRDefault="00094A5A" w:rsidP="005733CA">
                  <w:pPr>
                    <w:pStyle w:val="TableContent"/>
                    <w:rPr>
                      <w:iCs/>
                      <w:sz w:val="18"/>
                      <w:szCs w:val="18"/>
                    </w:rPr>
                  </w:pPr>
                  <w:r w:rsidRPr="00433F2C">
                    <w:rPr>
                      <w:iCs/>
                      <w:sz w:val="18"/>
                      <w:szCs w:val="18"/>
                    </w:rPr>
                    <w:t>MRTO</w:t>
                  </w:r>
                  <w:r w:rsidR="0006242F">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MRTIVIFOi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MRTIVIFO</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0</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bl>
          <w:p w:rsidR="00094A5A" w:rsidRPr="00433F2C" w:rsidRDefault="00094A5A" w:rsidP="005733CA">
            <w:pPr>
              <w:pStyle w:val="TableContent"/>
              <w:rPr>
                <w:b/>
                <w:iCs/>
                <w:sz w:val="18"/>
                <w:szCs w:val="18"/>
              </w:rPr>
            </w:pPr>
          </w:p>
        </w:tc>
        <w:tc>
          <w:tcPr>
            <w:tcW w:w="998" w:type="dxa"/>
          </w:tcPr>
          <w:p w:rsidR="00094A5A" w:rsidRPr="00433F2C" w:rsidRDefault="00094A5A" w:rsidP="005733CA">
            <w:pPr>
              <w:pStyle w:val="TableContent"/>
              <w:rPr>
                <w:bCs w:val="0"/>
                <w:iCs/>
                <w:sz w:val="18"/>
                <w:szCs w:val="18"/>
              </w:rPr>
            </w:pPr>
            <w:r w:rsidRPr="00433F2C">
              <w:rPr>
                <w:bCs w:val="0"/>
                <w:iCs/>
                <w:sz w:val="18"/>
                <w:szCs w:val="18"/>
              </w:rPr>
              <w:t>0</w:t>
            </w:r>
          </w:p>
        </w:tc>
        <w:tc>
          <w:tcPr>
            <w:tcW w:w="1571" w:type="dxa"/>
          </w:tcPr>
          <w:p w:rsidR="00094A5A" w:rsidRPr="00433F2C" w:rsidRDefault="00094A5A" w:rsidP="005733CA">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56" w:name="VSSP"/>
            <w:r w:rsidRPr="00F71A6D">
              <w:rPr>
                <w:b/>
                <w:iCs/>
                <w:sz w:val="18"/>
                <w:szCs w:val="18"/>
              </w:rPr>
              <w:t>VSS</w:t>
            </w:r>
            <w:r w:rsidR="00094A5A">
              <w:rPr>
                <w:b/>
                <w:iCs/>
                <w:sz w:val="18"/>
                <w:szCs w:val="18"/>
              </w:rPr>
              <w:t>P</w:t>
            </w:r>
            <w:bookmarkEnd w:id="156"/>
          </w:p>
        </w:tc>
        <w:tc>
          <w:tcPr>
            <w:tcW w:w="5465" w:type="dxa"/>
          </w:tcPr>
          <w:p w:rsidR="00C86340" w:rsidRPr="00433F2C" w:rsidRDefault="00C86340">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C86340" w:rsidRPr="00433F2C" w:rsidRDefault="00C86340">
            <w:pPr>
              <w:pStyle w:val="TableContent"/>
              <w:rPr>
                <w:sz w:val="18"/>
                <w:szCs w:val="18"/>
              </w:rPr>
            </w:pPr>
          </w:p>
          <w:p w:rsidR="00C86340" w:rsidRPr="00433F2C" w:rsidRDefault="00C86340">
            <w:pPr>
              <w:pStyle w:val="TableContent"/>
              <w:rPr>
                <w:b/>
                <w:sz w:val="18"/>
                <w:szCs w:val="18"/>
                <w:u w:val="single"/>
              </w:rPr>
            </w:pPr>
            <w:r w:rsidRPr="00433F2C">
              <w:rPr>
                <w:b/>
                <w:sz w:val="18"/>
                <w:szCs w:val="18"/>
                <w:u w:val="single"/>
              </w:rPr>
              <w:t>Models M2</w:t>
            </w:r>
            <w:r>
              <w:rPr>
                <w:b/>
                <w:sz w:val="18"/>
                <w:szCs w:val="18"/>
                <w:u w:val="single"/>
              </w:rPr>
              <w:t>(SD)</w:t>
            </w:r>
            <w:r w:rsidRPr="00433F2C">
              <w:rPr>
                <w:b/>
                <w:sz w:val="18"/>
                <w:szCs w:val="18"/>
                <w:u w:val="single"/>
              </w:rPr>
              <w:t xml:space="preserve"> and M3</w:t>
            </w:r>
            <w:r>
              <w:rPr>
                <w:b/>
                <w:sz w:val="18"/>
                <w:szCs w:val="18"/>
                <w:u w:val="single"/>
              </w:rPr>
              <w:t>(SD)</w:t>
            </w:r>
          </w:p>
          <w:p w:rsidR="00094A5A" w:rsidRDefault="00094A5A" w:rsidP="00094A5A">
            <w:pPr>
              <w:pStyle w:val="TableContent"/>
              <w:rPr>
                <w:b/>
                <w:iCs/>
                <w:sz w:val="18"/>
                <w:szCs w:val="18"/>
              </w:rPr>
            </w:pPr>
          </w:p>
          <w:p w:rsidR="00094A5A" w:rsidRPr="008821ED" w:rsidRDefault="00094A5A" w:rsidP="00094A5A">
            <w:pPr>
              <w:pStyle w:val="TableContent"/>
              <w:rPr>
                <w:b/>
                <w:iCs/>
                <w:sz w:val="18"/>
                <w:szCs w:val="18"/>
              </w:rPr>
            </w:pPr>
            <m:oMathPara>
              <m:oMath>
                <m:r>
                  <m:rPr>
                    <m:sty m:val="bi"/>
                  </m:rPr>
                  <w:rPr>
                    <w:rFonts w:ascii="Cambria Math" w:hAnsi="Cambria Math"/>
                    <w:sz w:val="18"/>
                    <w:szCs w:val="18"/>
                  </w:rPr>
                  <m:t>VSSP=MRTP*CLP</m:t>
                </m:r>
              </m:oMath>
            </m:oMathPara>
          </w:p>
          <w:p w:rsidR="00C86340" w:rsidRDefault="00C86340">
            <w:pPr>
              <w:pStyle w:val="TableContent"/>
              <w:rPr>
                <w:b/>
                <w:iCs/>
                <w:sz w:val="18"/>
                <w:szCs w:val="18"/>
              </w:rPr>
            </w:pPr>
          </w:p>
          <w:p w:rsidR="00C86340" w:rsidRPr="00D0657B" w:rsidRDefault="0080349B" w:rsidP="00D0657B">
            <w:pPr>
              <w:pStyle w:val="TableContent"/>
              <w:rPr>
                <w:sz w:val="18"/>
                <w:szCs w:val="18"/>
              </w:rPr>
            </w:pPr>
            <w:r>
              <w:rPr>
                <w:iCs/>
                <w:sz w:val="18"/>
                <w:szCs w:val="18"/>
              </w:rPr>
              <w:t>MRTP/</w:t>
            </w:r>
            <w:r w:rsidR="008D078D">
              <w:rPr>
                <w:iCs/>
                <w:sz w:val="18"/>
                <w:szCs w:val="18"/>
              </w:rPr>
              <w:fldChar w:fldCharType="begin"/>
            </w:r>
            <w:r w:rsidR="008D078D">
              <w:rPr>
                <w:iCs/>
                <w:sz w:val="18"/>
                <w:szCs w:val="18"/>
              </w:rPr>
              <w:instrText xml:space="preserve"> REF MRTIVIFPi \h </w:instrText>
            </w:r>
            <w:r w:rsidR="008D078D">
              <w:rPr>
                <w:iCs/>
                <w:sz w:val="18"/>
                <w:szCs w:val="18"/>
              </w:rPr>
            </w:r>
            <w:r w:rsidR="008D078D">
              <w:rPr>
                <w:iCs/>
                <w:sz w:val="18"/>
                <w:szCs w:val="18"/>
              </w:rPr>
              <w:fldChar w:fldCharType="separate"/>
            </w:r>
            <w:proofErr w:type="gramStart"/>
            <w:r w:rsidR="008D078D" w:rsidRPr="00252B00">
              <w:rPr>
                <w:rFonts w:eastAsia="SimSun" w:cs="Arial" w:hint="eastAsia"/>
                <w:b/>
                <w:sz w:val="18"/>
                <w:szCs w:val="18"/>
                <w:lang w:eastAsia="zh-CN"/>
              </w:rPr>
              <w:t>MRTIVIFP</w:t>
            </w:r>
            <w:r w:rsidR="008D078D" w:rsidRPr="00252B00">
              <w:rPr>
                <w:rFonts w:eastAsia="SimSun" w:cs="Arial"/>
                <w:b/>
                <w:sz w:val="18"/>
                <w:szCs w:val="18"/>
                <w:lang w:eastAsia="zh-CN"/>
              </w:rPr>
              <w:t>(</w:t>
            </w:r>
            <w:proofErr w:type="gramEnd"/>
            <w:r w:rsidR="008D078D" w:rsidRPr="00252B00">
              <w:rPr>
                <w:rFonts w:eastAsia="SimSun" w:cs="Arial"/>
                <w:b/>
                <w:sz w:val="18"/>
                <w:szCs w:val="18"/>
                <w:lang w:eastAsia="zh-CN"/>
              </w:rPr>
              <w:t>i)</w:t>
            </w:r>
            <w:r w:rsidR="008D078D">
              <w:rPr>
                <w:iCs/>
                <w:sz w:val="18"/>
                <w:szCs w:val="18"/>
              </w:rPr>
              <w:fldChar w:fldCharType="end"/>
            </w:r>
            <w:r w:rsidR="00C86340" w:rsidRPr="00D0657B">
              <w:rPr>
                <w:iCs/>
                <w:sz w:val="18"/>
                <w:szCs w:val="18"/>
              </w:rPr>
              <w:t xml:space="preserve"> = </w:t>
            </w:r>
            <w:r w:rsidR="00C86340" w:rsidRPr="00D0657B">
              <w:rPr>
                <w:sz w:val="18"/>
                <w:szCs w:val="18"/>
              </w:rPr>
              <w:t>Mean residence time (</w:t>
            </w:r>
            <w:r>
              <w:rPr>
                <w:sz w:val="18"/>
                <w:szCs w:val="18"/>
              </w:rPr>
              <w:t>predicted</w:t>
            </w:r>
            <w:r w:rsidR="00C86340" w:rsidRPr="00D0657B">
              <w:rPr>
                <w:sz w:val="18"/>
                <w:szCs w:val="18"/>
              </w:rPr>
              <w:t>) extrapolated to infinity.</w:t>
            </w:r>
          </w:p>
          <w:p w:rsidR="00C86340" w:rsidRDefault="00C86340">
            <w:pPr>
              <w:pStyle w:val="TableContent"/>
              <w:rPr>
                <w:b/>
                <w:iCs/>
                <w:sz w:val="18"/>
                <w:szCs w:val="18"/>
              </w:rPr>
            </w:pPr>
          </w:p>
          <w:p w:rsidR="00C86340" w:rsidRPr="00D0657B" w:rsidRDefault="0080349B" w:rsidP="00D0657B">
            <w:pPr>
              <w:pStyle w:val="TableContent"/>
              <w:rPr>
                <w:rFonts w:cs="Arial"/>
                <w:iCs/>
                <w:sz w:val="18"/>
                <w:szCs w:val="18"/>
              </w:rPr>
            </w:pPr>
            <w:r>
              <w:rPr>
                <w:iCs/>
                <w:sz w:val="18"/>
                <w:szCs w:val="18"/>
              </w:rPr>
              <w:fldChar w:fldCharType="begin"/>
            </w:r>
            <w:r>
              <w:rPr>
                <w:iCs/>
                <w:sz w:val="18"/>
                <w:szCs w:val="18"/>
              </w:rPr>
              <w:instrText xml:space="preserve"> REF CLP \h </w:instrText>
            </w:r>
            <w:r>
              <w:rPr>
                <w:iCs/>
                <w:sz w:val="18"/>
                <w:szCs w:val="18"/>
              </w:rPr>
            </w:r>
            <w:r>
              <w:rPr>
                <w:iCs/>
                <w:sz w:val="18"/>
                <w:szCs w:val="18"/>
              </w:rPr>
              <w:fldChar w:fldCharType="separate"/>
            </w:r>
            <w:r w:rsidRPr="00252B00">
              <w:rPr>
                <w:b/>
                <w:iCs/>
                <w:sz w:val="18"/>
                <w:szCs w:val="18"/>
              </w:rPr>
              <w:t>CLP</w:t>
            </w:r>
            <w:r>
              <w:rPr>
                <w:iCs/>
                <w:sz w:val="18"/>
                <w:szCs w:val="18"/>
              </w:rPr>
              <w:fldChar w:fldCharType="end"/>
            </w:r>
            <w:r w:rsidR="00C86340" w:rsidRPr="00D0657B">
              <w:rPr>
                <w:iCs/>
                <w:sz w:val="18"/>
                <w:szCs w:val="18"/>
              </w:rPr>
              <w:t xml:space="preserve"> = </w:t>
            </w:r>
            <w:r w:rsidR="00C86340" w:rsidRPr="00D0657B">
              <w:rPr>
                <w:rFonts w:cs="Arial"/>
                <w:iCs/>
                <w:sz w:val="18"/>
                <w:szCs w:val="18"/>
              </w:rPr>
              <w:t xml:space="preserve">Total clearance of drug (observed) </w:t>
            </w:r>
          </w:p>
          <w:p w:rsidR="00C86340" w:rsidRPr="00433F2C" w:rsidRDefault="00C86340">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80349B">
                  <w:pPr>
                    <w:pStyle w:val="TableContent"/>
                    <w:rPr>
                      <w:iCs/>
                      <w:sz w:val="18"/>
                      <w:szCs w:val="18"/>
                    </w:rPr>
                  </w:pPr>
                  <w:r>
                    <w:rPr>
                      <w:iCs/>
                      <w:sz w:val="18"/>
                      <w:szCs w:val="18"/>
                    </w:rPr>
                    <w:fldChar w:fldCharType="begin"/>
                  </w:r>
                  <w:r>
                    <w:rPr>
                      <w:iCs/>
                      <w:sz w:val="18"/>
                      <w:szCs w:val="18"/>
                    </w:rPr>
                    <w:instrText xml:space="preserve"> REF CLP \h </w:instrText>
                  </w:r>
                  <w:r>
                    <w:rPr>
                      <w:iCs/>
                      <w:sz w:val="18"/>
                      <w:szCs w:val="18"/>
                    </w:rPr>
                  </w:r>
                  <w:r>
                    <w:rPr>
                      <w:iCs/>
                      <w:sz w:val="18"/>
                      <w:szCs w:val="18"/>
                    </w:rPr>
                    <w:fldChar w:fldCharType="separate"/>
                  </w:r>
                  <w:r w:rsidRPr="00252B00">
                    <w:rPr>
                      <w:b/>
                      <w:iCs/>
                      <w:sz w:val="18"/>
                      <w:szCs w:val="18"/>
                    </w:rPr>
                    <w:t>CLP</w:t>
                  </w:r>
                  <w:r>
                    <w:rPr>
                      <w:iCs/>
                      <w:sz w:val="18"/>
                      <w:szCs w:val="18"/>
                    </w:rPr>
                    <w:fldChar w:fldCharType="end"/>
                  </w:r>
                  <w:r w:rsidR="00C86340"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Pr>
                      <w:iCs/>
                      <w:sz w:val="18"/>
                      <w:szCs w:val="18"/>
                    </w:rPr>
                    <w:t>MRT</w:t>
                  </w:r>
                  <w:r w:rsidR="0080349B">
                    <w:rPr>
                      <w:iCs/>
                      <w:sz w:val="18"/>
                      <w:szCs w:val="18"/>
                    </w:rPr>
                    <w:t>P/</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MRTIVIFP</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MRT</w:t>
                  </w:r>
                  <w:r w:rsidR="0080349B">
                    <w:rPr>
                      <w:iCs/>
                      <w:sz w:val="18"/>
                      <w:szCs w:val="18"/>
                    </w:rPr>
                    <w:t>P/</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MRTIVIFP</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bCs w:val="0"/>
                <w:iCs/>
                <w:sz w:val="18"/>
                <w:szCs w:val="18"/>
              </w:rPr>
            </w:pPr>
            <w:r w:rsidRPr="00433F2C">
              <w:rPr>
                <w:bCs w:val="0"/>
                <w:iCs/>
                <w:sz w:val="18"/>
                <w:szCs w:val="18"/>
              </w:rPr>
              <w:t>0</w:t>
            </w: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57" w:name="VSSPi"/>
            <w:r w:rsidRPr="00F71A6D">
              <w:rPr>
                <w:b/>
                <w:iCs/>
                <w:sz w:val="18"/>
                <w:szCs w:val="18"/>
              </w:rPr>
              <w:t>VSSPi</w:t>
            </w:r>
            <w:bookmarkEnd w:id="157"/>
          </w:p>
        </w:tc>
        <w:tc>
          <w:tcPr>
            <w:tcW w:w="5465" w:type="dxa"/>
          </w:tcPr>
          <w:p w:rsidR="00C86340" w:rsidRPr="00AB4B19" w:rsidRDefault="00C86340" w:rsidP="003F526D">
            <w:pPr>
              <w:pStyle w:val="TableContent"/>
              <w:rPr>
                <w:iCs/>
                <w:sz w:val="18"/>
                <w:szCs w:val="18"/>
              </w:rPr>
            </w:pPr>
            <w:r w:rsidRPr="00433F2C">
              <w:rPr>
                <w:bCs w:val="0"/>
                <w:sz w:val="18"/>
                <w:szCs w:val="18"/>
              </w:rPr>
              <w:t>Steady-state (predicted) volume of distribution for non-steady state or steady state data.</w:t>
            </w:r>
            <w:r w:rsidRPr="00433F2C">
              <w:rPr>
                <w:b/>
                <w:sz w:val="18"/>
                <w:szCs w:val="18"/>
              </w:rPr>
              <w:t xml:space="preserve"> </w:t>
            </w:r>
            <w:r>
              <w:rPr>
                <w:b/>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Pr="00433F2C" w:rsidRDefault="00C86340">
            <w:pPr>
              <w:pStyle w:val="TableContent"/>
              <w:rPr>
                <w:bCs w:val="0"/>
                <w:sz w:val="18"/>
                <w:szCs w:val="18"/>
              </w:rPr>
            </w:pPr>
          </w:p>
          <w:p w:rsidR="00C86340" w:rsidRPr="00433F2C" w:rsidRDefault="00C86340" w:rsidP="003F526D">
            <w:pPr>
              <w:pStyle w:val="TableContent"/>
              <w:rPr>
                <w:b/>
                <w:sz w:val="18"/>
                <w:szCs w:val="18"/>
                <w:u w:val="single"/>
              </w:rPr>
            </w:pPr>
            <w:r w:rsidRPr="00433F2C">
              <w:rPr>
                <w:b/>
                <w:sz w:val="18"/>
                <w:szCs w:val="18"/>
                <w:u w:val="single"/>
              </w:rPr>
              <w:t>Models M2</w:t>
            </w:r>
            <w:r>
              <w:rPr>
                <w:b/>
                <w:sz w:val="18"/>
                <w:szCs w:val="18"/>
                <w:u w:val="single"/>
              </w:rPr>
              <w:t>(SS)</w:t>
            </w:r>
            <w:r w:rsidRPr="00433F2C">
              <w:rPr>
                <w:b/>
                <w:sz w:val="18"/>
                <w:szCs w:val="18"/>
                <w:u w:val="single"/>
              </w:rPr>
              <w:t xml:space="preserve"> and M3</w:t>
            </w:r>
            <w:r>
              <w:rPr>
                <w:b/>
                <w:sz w:val="18"/>
                <w:szCs w:val="18"/>
                <w:u w:val="single"/>
              </w:rPr>
              <w:t>(SD)</w:t>
            </w:r>
          </w:p>
          <w:p w:rsidR="00C86340" w:rsidRDefault="00C86340">
            <w:pPr>
              <w:pStyle w:val="TableContent"/>
              <w:rPr>
                <w:b/>
                <w:iCs/>
                <w:sz w:val="18"/>
                <w:szCs w:val="18"/>
              </w:rPr>
            </w:pPr>
          </w:p>
          <w:p w:rsidR="0080349B" w:rsidRPr="008821ED" w:rsidRDefault="006D0FA9" w:rsidP="0080349B">
            <w:pPr>
              <w:pStyle w:val="TableContent"/>
              <w:rPr>
                <w:b/>
                <w:iCs/>
                <w:sz w:val="18"/>
                <w:szCs w:val="18"/>
              </w:rPr>
            </w:pPr>
            <m:oMathPara>
              <m:oMath>
                <m:sSub>
                  <m:sSubPr>
                    <m:ctrlPr>
                      <w:rPr>
                        <w:rFonts w:ascii="Cambria Math" w:hAnsi="Cambria Math"/>
                        <w:b/>
                        <w:i/>
                        <w:iCs/>
                        <w:sz w:val="18"/>
                        <w:szCs w:val="18"/>
                      </w:rPr>
                    </m:ctrlPr>
                  </m:sSubPr>
                  <m:e>
                    <m:r>
                      <m:rPr>
                        <m:sty m:val="bi"/>
                      </m:rPr>
                      <w:rPr>
                        <w:rFonts w:ascii="Cambria Math" w:hAnsi="Cambria Math"/>
                        <w:sz w:val="18"/>
                        <w:szCs w:val="18"/>
                      </w:rPr>
                      <m:t>VSSP</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MRTP</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CLTAU</m:t>
                    </m:r>
                  </m:e>
                  <m:sub>
                    <m:r>
                      <m:rPr>
                        <m:sty m:val="bi"/>
                      </m:rPr>
                      <w:rPr>
                        <w:rFonts w:ascii="Cambria Math" w:hAnsi="Cambria Math"/>
                        <w:sz w:val="18"/>
                        <w:szCs w:val="18"/>
                      </w:rPr>
                      <m:t>i</m:t>
                    </m:r>
                  </m:sub>
                </m:sSub>
              </m:oMath>
            </m:oMathPara>
          </w:p>
          <w:p w:rsidR="00C86340" w:rsidRDefault="00C86340" w:rsidP="00D0657B">
            <w:pPr>
              <w:pStyle w:val="TableContent"/>
              <w:rPr>
                <w:iCs/>
                <w:sz w:val="18"/>
                <w:szCs w:val="18"/>
              </w:rPr>
            </w:pPr>
          </w:p>
          <w:p w:rsidR="00C86340" w:rsidRPr="00D0657B" w:rsidRDefault="00C86340" w:rsidP="00D0657B">
            <w:pPr>
              <w:pStyle w:val="TableContent"/>
              <w:rPr>
                <w:sz w:val="18"/>
                <w:szCs w:val="18"/>
              </w:rPr>
            </w:pPr>
            <w:r>
              <w:rPr>
                <w:iCs/>
                <w:sz w:val="18"/>
                <w:szCs w:val="18"/>
              </w:rPr>
              <w:t>MRTP</w:t>
            </w:r>
            <w:r w:rsidRPr="00D0657B">
              <w:rPr>
                <w:iCs/>
                <w:sz w:val="18"/>
                <w:szCs w:val="18"/>
              </w:rPr>
              <w:t xml:space="preserve"> = </w:t>
            </w:r>
            <w:r>
              <w:rPr>
                <w:sz w:val="18"/>
                <w:szCs w:val="18"/>
              </w:rPr>
              <w:t>Mean residence time (predicted</w:t>
            </w:r>
            <w:r w:rsidRPr="00D0657B">
              <w:rPr>
                <w:sz w:val="18"/>
                <w:szCs w:val="18"/>
              </w:rPr>
              <w:t>) extrapolated to infinity.</w:t>
            </w:r>
          </w:p>
          <w:p w:rsidR="00C86340" w:rsidRPr="00D0657B" w:rsidRDefault="00057DA4" w:rsidP="00D0657B">
            <w:pPr>
              <w:pStyle w:val="TableContent"/>
              <w:rPr>
                <w:rFonts w:cs="Arial"/>
                <w:iCs/>
                <w:sz w:val="18"/>
                <w:szCs w:val="18"/>
              </w:rPr>
            </w:pPr>
            <w:r>
              <w:rPr>
                <w:iCs/>
                <w:sz w:val="18"/>
                <w:szCs w:val="18"/>
              </w:rPr>
              <w:fldChar w:fldCharType="begin"/>
            </w:r>
            <w:r>
              <w:rPr>
                <w:iCs/>
                <w:sz w:val="18"/>
                <w:szCs w:val="18"/>
              </w:rPr>
              <w:instrText xml:space="preserve"> REF CLTAUi \h </w:instrText>
            </w:r>
            <w:r>
              <w:rPr>
                <w:iCs/>
                <w:sz w:val="18"/>
                <w:szCs w:val="18"/>
              </w:rPr>
            </w:r>
            <w:r>
              <w:rPr>
                <w:iCs/>
                <w:sz w:val="18"/>
                <w:szCs w:val="18"/>
              </w:rPr>
              <w:fldChar w:fldCharType="separate"/>
            </w:r>
            <w:r w:rsidRPr="00252B00">
              <w:rPr>
                <w:rFonts w:eastAsia="SimSun" w:cs="Arial" w:hint="eastAsia"/>
                <w:b/>
                <w:sz w:val="18"/>
                <w:szCs w:val="18"/>
                <w:lang w:eastAsia="zh-CN"/>
              </w:rPr>
              <w:t>CLTAU</w:t>
            </w:r>
            <w:r w:rsidRPr="00252B00">
              <w:rPr>
                <w:rFonts w:eastAsia="SimSun" w:cs="Arial"/>
                <w:b/>
                <w:sz w:val="18"/>
                <w:szCs w:val="18"/>
                <w:lang w:eastAsia="zh-CN"/>
              </w:rPr>
              <w:t>i</w:t>
            </w:r>
            <w:r>
              <w:rPr>
                <w:iCs/>
                <w:sz w:val="18"/>
                <w:szCs w:val="18"/>
              </w:rPr>
              <w:fldChar w:fldCharType="end"/>
            </w:r>
            <w:r w:rsidR="00C86340">
              <w:rPr>
                <w:iCs/>
                <w:sz w:val="18"/>
                <w:szCs w:val="18"/>
              </w:rPr>
              <w:t xml:space="preserve"> </w:t>
            </w:r>
            <w:r w:rsidR="00C86340" w:rsidRPr="00D0657B">
              <w:rPr>
                <w:iCs/>
                <w:sz w:val="18"/>
                <w:szCs w:val="18"/>
              </w:rPr>
              <w:t xml:space="preserve">= </w:t>
            </w:r>
            <w:r w:rsidR="00C86340">
              <w:rPr>
                <w:rFonts w:cs="Arial"/>
                <w:iCs/>
                <w:sz w:val="18"/>
                <w:szCs w:val="18"/>
              </w:rPr>
              <w:t>Total clearance of drug (predict</w:t>
            </w:r>
            <w:r w:rsidR="00C86340" w:rsidRPr="00D0657B">
              <w:rPr>
                <w:rFonts w:cs="Arial"/>
                <w:iCs/>
                <w:sz w:val="18"/>
                <w:szCs w:val="18"/>
              </w:rPr>
              <w:t xml:space="preserve">ed) </w:t>
            </w:r>
            <w:r w:rsidR="00C86340">
              <w:rPr>
                <w:rFonts w:cs="Arial"/>
                <w:iCs/>
                <w:sz w:val="18"/>
                <w:szCs w:val="18"/>
              </w:rPr>
              <w:t>for i</w:t>
            </w:r>
            <w:r w:rsidR="00C86340" w:rsidRPr="00EB144D">
              <w:rPr>
                <w:rFonts w:cs="Arial"/>
                <w:iCs/>
                <w:sz w:val="18"/>
                <w:szCs w:val="18"/>
                <w:vertAlign w:val="superscript"/>
              </w:rPr>
              <w:t>th</w:t>
            </w:r>
            <w:r w:rsidR="00C86340">
              <w:rPr>
                <w:rFonts w:cs="Arial"/>
                <w:iCs/>
                <w:sz w:val="18"/>
                <w:szCs w:val="18"/>
              </w:rPr>
              <w:t xml:space="preserve"> dosing interval</w:t>
            </w:r>
          </w:p>
          <w:p w:rsidR="00C86340" w:rsidRPr="00433F2C" w:rsidRDefault="00C86340">
            <w:pPr>
              <w:pStyle w:val="TableContent"/>
              <w:rPr>
                <w:b/>
                <w:iCs/>
                <w:sz w:val="18"/>
                <w:szCs w:val="18"/>
              </w:rPr>
            </w:pPr>
            <w:r>
              <w:rPr>
                <w:b/>
                <w:iCs/>
                <w:sz w:val="18"/>
                <w:szCs w:val="18"/>
              </w:rPr>
              <w:t>Note this parameter was named “VSSiP” in Computation Engine Release 2.0.</w:t>
            </w:r>
          </w:p>
          <w:p w:rsidR="00C86340" w:rsidRPr="00433F2C" w:rsidRDefault="00C86340">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CL</w:t>
                  </w:r>
                  <w:r>
                    <w:rPr>
                      <w:iCs/>
                      <w:sz w:val="18"/>
                      <w:szCs w:val="18"/>
                    </w:rPr>
                    <w:t>TAUi</w:t>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rsidP="0080349B">
                  <w:pPr>
                    <w:pStyle w:val="TableContent"/>
                    <w:rPr>
                      <w:iCs/>
                      <w:sz w:val="18"/>
                      <w:szCs w:val="18"/>
                    </w:rPr>
                  </w:pPr>
                  <w:r w:rsidRPr="00433F2C">
                    <w:rPr>
                      <w:iCs/>
                      <w:sz w:val="18"/>
                      <w:szCs w:val="18"/>
                    </w:rPr>
                    <w:t>MRTP</w:t>
                  </w:r>
                  <w:r>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MRTIVIFP</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MRTP</w:t>
                  </w:r>
                  <w:r>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MRTIVIFP</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iCs/>
                <w:sz w:val="18"/>
                <w:szCs w:val="18"/>
              </w:rPr>
            </w:pPr>
            <w:r w:rsidRPr="00433F2C">
              <w:rPr>
                <w:iCs/>
                <w:sz w:val="18"/>
                <w:szCs w:val="18"/>
              </w:rPr>
              <w:lastRenderedPageBreak/>
              <w:t>0</w:t>
            </w:r>
          </w:p>
        </w:tc>
        <w:tc>
          <w:tcPr>
            <w:tcW w:w="1571" w:type="dxa"/>
          </w:tcPr>
          <w:p w:rsidR="00C86340" w:rsidRPr="00433F2C" w:rsidRDefault="00C86340">
            <w:pPr>
              <w:pStyle w:val="TableContent"/>
              <w:rPr>
                <w:b/>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NormalWeb"/>
              <w:spacing w:beforeLines="50" w:before="120" w:beforeAutospacing="0" w:afterLines="50" w:after="120" w:afterAutospacing="0"/>
              <w:rPr>
                <w:rFonts w:ascii="Arial" w:hAnsi="Arial" w:cs="Arial"/>
                <w:sz w:val="18"/>
                <w:szCs w:val="18"/>
              </w:rPr>
            </w:pPr>
            <w:r>
              <w:rPr>
                <w:rFonts w:ascii="Arial" w:hAnsi="Arial" w:cs="Arial"/>
                <w:sz w:val="18"/>
                <w:szCs w:val="18"/>
              </w:rPr>
              <w:lastRenderedPageBreak/>
              <w:t>1.0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58" w:name="PTRi"/>
            <w:r w:rsidRPr="00F71A6D">
              <w:rPr>
                <w:rFonts w:ascii="Arial" w:hAnsi="Arial" w:cs="Arial"/>
                <w:b/>
                <w:sz w:val="18"/>
                <w:szCs w:val="18"/>
              </w:rPr>
              <w:t>PTR</w:t>
            </w:r>
            <w:r w:rsidRPr="00F71A6D">
              <w:rPr>
                <w:rFonts w:ascii="Arial" w:hAnsi="Arial" w:cs="Arial"/>
                <w:b/>
                <w:i/>
                <w:iCs/>
                <w:sz w:val="18"/>
                <w:szCs w:val="18"/>
              </w:rPr>
              <w:t>i</w:t>
            </w:r>
            <w:bookmarkEnd w:id="158"/>
          </w:p>
        </w:tc>
        <w:tc>
          <w:tcPr>
            <w:tcW w:w="5465" w:type="dxa"/>
          </w:tcPr>
          <w:p w:rsidR="00C86340" w:rsidRPr="007D1590" w:rsidRDefault="00C86340">
            <w:pPr>
              <w:pStyle w:val="TableContent"/>
              <w:rPr>
                <w:iCs/>
                <w:sz w:val="18"/>
                <w:szCs w:val="18"/>
              </w:rPr>
            </w:pPr>
            <w:r w:rsidRPr="00433F2C">
              <w:rPr>
                <w:rFonts w:cs="Arial"/>
                <w:b/>
                <w:bCs w:val="0"/>
                <w:sz w:val="18"/>
                <w:szCs w:val="18"/>
              </w:rPr>
              <w:t xml:space="preserve">Peak/Trough </w:t>
            </w:r>
            <w:r w:rsidRPr="00433F2C">
              <w:rPr>
                <w:b/>
                <w:iCs/>
                <w:sz w:val="18"/>
                <w:szCs w:val="18"/>
              </w:rPr>
              <w:t>(CMAX</w:t>
            </w:r>
            <w:r w:rsidRPr="00433F2C">
              <w:rPr>
                <w:b/>
                <w:i/>
                <w:sz w:val="18"/>
                <w:szCs w:val="18"/>
              </w:rPr>
              <w:t>i</w:t>
            </w:r>
            <w:r w:rsidRPr="00433F2C">
              <w:rPr>
                <w:b/>
                <w:iCs/>
                <w:sz w:val="18"/>
                <w:szCs w:val="18"/>
              </w:rPr>
              <w:t xml:space="preserve"> to CMIN</w:t>
            </w:r>
            <w:r w:rsidRPr="00433F2C">
              <w:rPr>
                <w:b/>
                <w:i/>
                <w:sz w:val="18"/>
                <w:szCs w:val="18"/>
              </w:rPr>
              <w:t>i</w:t>
            </w:r>
            <w:r w:rsidRPr="00433F2C">
              <w:rPr>
                <w:b/>
                <w:iCs/>
                <w:sz w:val="18"/>
                <w:szCs w:val="18"/>
              </w:rPr>
              <w:t xml:space="preserve">) Ratio over the dosing interval </w:t>
            </w:r>
            <w:r w:rsidRPr="00433F2C">
              <w:rPr>
                <w:b/>
                <w:i/>
                <w:sz w:val="18"/>
                <w:szCs w:val="18"/>
              </w:rPr>
              <w:t>i</w:t>
            </w:r>
            <w:r>
              <w:rPr>
                <w:b/>
                <w:i/>
                <w:sz w:val="18"/>
                <w:szCs w:val="18"/>
              </w:rPr>
              <w:t xml:space="preserve">. </w:t>
            </w:r>
            <w:r w:rsidR="00DC667B" w:rsidRPr="00DC667B">
              <w:rPr>
                <w:i/>
                <w:iCs/>
                <w:sz w:val="18"/>
                <w:szCs w:val="18"/>
              </w:rPr>
              <w:t xml:space="preserve">i </w:t>
            </w:r>
            <w:proofErr w:type="gramStart"/>
            <w:r w:rsidR="00DC667B" w:rsidRPr="00DC667B">
              <w:rPr>
                <w:i/>
                <w:iCs/>
                <w:sz w:val="18"/>
                <w:szCs w:val="18"/>
              </w:rPr>
              <w:t>refers</w:t>
            </w:r>
            <w:proofErr w:type="gramEnd"/>
            <w:r w:rsidR="00DC667B" w:rsidRPr="00DC667B">
              <w:rPr>
                <w:i/>
                <w:iCs/>
                <w:sz w:val="18"/>
                <w:szCs w:val="18"/>
              </w:rPr>
              <w:t xml:space="preserve">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Pr="00433F2C" w:rsidRDefault="00C86340">
            <w:pPr>
              <w:pStyle w:val="TableContent"/>
              <w:rPr>
                <w:b/>
                <w:iCs/>
                <w:sz w:val="18"/>
                <w:szCs w:val="18"/>
              </w:rPr>
            </w:pPr>
          </w:p>
          <w:p w:rsidR="00C86340" w:rsidRPr="00433F2C" w:rsidRDefault="00C86340">
            <w:pPr>
              <w:pStyle w:val="TableContent"/>
              <w:rPr>
                <w:iCs/>
                <w:sz w:val="18"/>
                <w:szCs w:val="18"/>
              </w:rPr>
            </w:pPr>
            <w:r w:rsidRPr="00433F2C">
              <w:rPr>
                <w:iCs/>
                <w:sz w:val="18"/>
                <w:szCs w:val="18"/>
              </w:rPr>
              <w:t>Steady-State Equation:</w:t>
            </w:r>
          </w:p>
          <w:p w:rsidR="00C86340" w:rsidRPr="00433F2C" w:rsidRDefault="00C86340">
            <w:pPr>
              <w:pStyle w:val="TableContent"/>
              <w:rPr>
                <w:sz w:val="18"/>
                <w:szCs w:val="18"/>
              </w:rPr>
            </w:pPr>
          </w:p>
          <w:p w:rsidR="00C86340" w:rsidRPr="00433F2C" w:rsidRDefault="00C86340">
            <w:pPr>
              <w:pStyle w:val="TableContent"/>
              <w:rPr>
                <w:sz w:val="18"/>
                <w:szCs w:val="18"/>
              </w:rPr>
            </w:pPr>
            <w:r w:rsidRPr="00433F2C">
              <w:rPr>
                <w:position w:val="-10"/>
                <w:sz w:val="18"/>
                <w:szCs w:val="18"/>
              </w:rPr>
              <w:object w:dxaOrig="180" w:dyaOrig="340">
                <v:shape id="_x0000_i1087" type="#_x0000_t75" style="width:8.8pt;height:16.35pt" o:ole="">
                  <v:imagedata r:id="rId133" o:title=""/>
                </v:shape>
                <o:OLEObject Type="Embed" ProgID="Equation.3" ShapeID="_x0000_i1087" DrawAspect="Content" ObjectID="_1640609716" r:id="rId134"/>
              </w:object>
            </w:r>
            <w:r w:rsidRPr="00433F2C">
              <w:rPr>
                <w:position w:val="-24"/>
                <w:sz w:val="18"/>
                <w:szCs w:val="18"/>
              </w:rPr>
              <w:object w:dxaOrig="1600" w:dyaOrig="620">
                <v:shape id="_x0000_i1088" type="#_x0000_t75" style="width:80.8pt;height:31.4pt" o:ole="">
                  <v:imagedata r:id="rId135" o:title=""/>
                </v:shape>
                <o:OLEObject Type="Embed" ProgID="Equation.3" ShapeID="_x0000_i1088" DrawAspect="Content" ObjectID="_1640609717" r:id="rId136"/>
              </w:object>
            </w:r>
          </w:p>
          <w:p w:rsidR="00C86340" w:rsidRPr="00433F2C" w:rsidRDefault="00C86340" w:rsidP="00462845">
            <w:pPr>
              <w:pStyle w:val="TableContent"/>
              <w:rPr>
                <w:sz w:val="18"/>
                <w:szCs w:val="18"/>
              </w:rPr>
            </w:pPr>
            <w:r w:rsidRPr="00433F2C">
              <w:rPr>
                <w:sz w:val="18"/>
                <w:szCs w:val="18"/>
              </w:rPr>
              <w:t xml:space="preserve">CMAXi = </w:t>
            </w:r>
            <w:r>
              <w:rPr>
                <w:sz w:val="18"/>
                <w:szCs w:val="18"/>
              </w:rPr>
              <w:t>M</w:t>
            </w:r>
            <w:r w:rsidRPr="00433F2C">
              <w:rPr>
                <w:sz w:val="18"/>
                <w:szCs w:val="18"/>
              </w:rPr>
              <w:t>aximum observed concentration</w:t>
            </w:r>
          </w:p>
          <w:p w:rsidR="00C86340" w:rsidRPr="00433F2C" w:rsidRDefault="00C86340" w:rsidP="00462845">
            <w:pPr>
              <w:pStyle w:val="TableContent"/>
              <w:rPr>
                <w:sz w:val="18"/>
                <w:szCs w:val="18"/>
              </w:rPr>
            </w:pPr>
            <w:r w:rsidRPr="00433F2C">
              <w:rPr>
                <w:sz w:val="18"/>
                <w:szCs w:val="18"/>
              </w:rPr>
              <w:t xml:space="preserve">CMINi = </w:t>
            </w:r>
            <w:r>
              <w:rPr>
                <w:sz w:val="18"/>
                <w:szCs w:val="18"/>
              </w:rPr>
              <w:t>M</w:t>
            </w:r>
            <w:r w:rsidRPr="00433F2C">
              <w:rPr>
                <w:sz w:val="18"/>
                <w:szCs w:val="18"/>
              </w:rPr>
              <w:t>inimum observed concentration</w:t>
            </w:r>
          </w:p>
          <w:p w:rsidR="00C86340" w:rsidRPr="00433F2C" w:rsidRDefault="00C86340">
            <w:pPr>
              <w:pStyle w:val="TableContent"/>
              <w:rPr>
                <w:sz w:val="18"/>
                <w:szCs w:val="18"/>
              </w:rPr>
            </w:pPr>
          </w:p>
          <w:p w:rsidR="00C86340" w:rsidRPr="00433F2C" w:rsidRDefault="00C86340">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b/>
                      <w:sz w:val="18"/>
                      <w:szCs w:val="18"/>
                    </w:rPr>
                  </w:pPr>
                  <w:r w:rsidRPr="00433F2C">
                    <w:rPr>
                      <w:b/>
                      <w:sz w:val="18"/>
                      <w:szCs w:val="18"/>
                    </w:rPr>
                    <w:t>Time</w:t>
                  </w:r>
                </w:p>
              </w:tc>
              <w:tc>
                <w:tcPr>
                  <w:tcW w:w="772" w:type="dxa"/>
                </w:tcPr>
                <w:p w:rsidR="00C86340" w:rsidRPr="00433F2C" w:rsidRDefault="00C86340">
                  <w:pPr>
                    <w:pStyle w:val="TableContent"/>
                    <w:rPr>
                      <w:b/>
                      <w:sz w:val="18"/>
                      <w:szCs w:val="18"/>
                    </w:rPr>
                  </w:pPr>
                  <w:r w:rsidRPr="00433F2C">
                    <w:rPr>
                      <w:b/>
                      <w:sz w:val="18"/>
                      <w:szCs w:val="18"/>
                    </w:rPr>
                    <w:t>Conc.</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sz w:val="18"/>
                <w:szCs w:val="18"/>
              </w:rPr>
            </w:pPr>
            <w:r w:rsidRPr="00433F2C">
              <w:rPr>
                <w:sz w:val="18"/>
                <w:szCs w:val="18"/>
              </w:rPr>
              <w:t>TAU=24 hrs</w:t>
            </w:r>
          </w:p>
          <w:p w:rsidR="00C86340" w:rsidRPr="00433F2C" w:rsidRDefault="00C86340">
            <w:pPr>
              <w:pStyle w:val="TableContent"/>
              <w:rPr>
                <w:sz w:val="18"/>
                <w:szCs w:val="18"/>
              </w:rPr>
            </w:pPr>
            <w:r w:rsidRPr="00433F2C">
              <w:rPr>
                <w:sz w:val="18"/>
                <w:szCs w:val="18"/>
              </w:rPr>
              <w:t xml:space="preserve">PTR = 1.26/0.23 = 5.48 at steady-state. </w:t>
            </w:r>
          </w:p>
          <w:p w:rsidR="00C86340" w:rsidRPr="00433F2C" w:rsidRDefault="00C86340">
            <w:pPr>
              <w:pStyle w:val="TableContent"/>
              <w:rPr>
                <w:sz w:val="18"/>
                <w:szCs w:val="18"/>
              </w:rPr>
            </w:pPr>
            <w:r w:rsidRPr="00433F2C">
              <w:rPr>
                <w:sz w:val="18"/>
                <w:szCs w:val="18"/>
              </w:rPr>
              <w:t>Not calculated for single dose.</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CMAXi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CMINi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sz w:val="18"/>
                <w:szCs w:val="18"/>
              </w:rPr>
            </w:pPr>
          </w:p>
        </w:tc>
        <w:tc>
          <w:tcPr>
            <w:tcW w:w="998" w:type="dxa"/>
          </w:tcPr>
          <w:p w:rsidR="00C86340" w:rsidRPr="00433F2C" w:rsidRDefault="00C86340">
            <w:pPr>
              <w:pStyle w:val="NormalWeb"/>
              <w:rPr>
                <w:sz w:val="18"/>
                <w:szCs w:val="18"/>
              </w:rPr>
            </w:pPr>
            <w:r w:rsidRPr="00433F2C">
              <w:rPr>
                <w:sz w:val="18"/>
                <w:szCs w:val="18"/>
              </w:rPr>
              <w:t>1</w:t>
            </w:r>
          </w:p>
        </w:tc>
        <w:tc>
          <w:tcPr>
            <w:tcW w:w="1571" w:type="dxa"/>
          </w:tcPr>
          <w:p w:rsidR="00C86340" w:rsidRPr="00433F2C" w:rsidRDefault="00C86340">
            <w:pPr>
              <w:pStyle w:val="NormalWeb"/>
              <w:rPr>
                <w:sz w:val="18"/>
                <w:szCs w:val="18"/>
              </w:rPr>
            </w:pPr>
            <w:r>
              <w:rPr>
                <w:sz w:val="18"/>
                <w:szCs w:val="18"/>
              </w:rPr>
              <w:t>None</w:t>
            </w:r>
          </w:p>
        </w:tc>
      </w:tr>
      <w:tr w:rsidR="00C86340" w:rsidRPr="00433F2C" w:rsidTr="00C466A3">
        <w:trPr>
          <w:jc w:val="center"/>
        </w:trPr>
        <w:tc>
          <w:tcPr>
            <w:tcW w:w="1080" w:type="dxa"/>
          </w:tcPr>
          <w:p w:rsidR="00C86340" w:rsidRDefault="00C86340">
            <w:pPr>
              <w:pStyle w:val="NormalWeb"/>
              <w:spacing w:beforeLines="50" w:before="120" w:beforeAutospacing="0" w:afterLines="50" w:after="120" w:afterAutospacing="0"/>
              <w:rPr>
                <w:rFonts w:ascii="Arial" w:hAnsi="Arial" w:cs="Arial"/>
                <w:sz w:val="18"/>
                <w:szCs w:val="18"/>
              </w:rPr>
            </w:pPr>
            <w:r>
              <w:rPr>
                <w:rFonts w:eastAsia="SimSun" w:cs="Arial"/>
                <w:sz w:val="18"/>
                <w:szCs w:val="18"/>
                <w:lang w:eastAsia="zh-CN"/>
              </w:rPr>
              <w:t>3.0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59" w:name="PTROUGHRi"/>
            <w:r w:rsidRPr="00F71A6D">
              <w:rPr>
                <w:rFonts w:eastAsia="SimSun" w:cs="Arial" w:hint="eastAsia"/>
                <w:b/>
                <w:sz w:val="18"/>
                <w:szCs w:val="18"/>
                <w:lang w:eastAsia="zh-CN"/>
              </w:rPr>
              <w:t>PTROUGHR</w:t>
            </w:r>
            <w:r w:rsidRPr="00F71A6D">
              <w:rPr>
                <w:rFonts w:eastAsia="SimSun" w:cs="Arial"/>
                <w:b/>
                <w:sz w:val="18"/>
                <w:szCs w:val="18"/>
                <w:lang w:eastAsia="zh-CN"/>
              </w:rPr>
              <w:t>i</w:t>
            </w:r>
            <w:bookmarkEnd w:id="159"/>
          </w:p>
        </w:tc>
        <w:tc>
          <w:tcPr>
            <w:tcW w:w="5465" w:type="dxa"/>
          </w:tcPr>
          <w:p w:rsidR="00C86340" w:rsidRPr="007D1590" w:rsidRDefault="00C86340" w:rsidP="00FB0143">
            <w:pPr>
              <w:pStyle w:val="TableContent"/>
              <w:rPr>
                <w:iCs/>
                <w:sz w:val="18"/>
                <w:szCs w:val="18"/>
              </w:rPr>
            </w:pPr>
            <w:r w:rsidRPr="006709C0">
              <w:rPr>
                <w:rFonts w:eastAsia="SimSun" w:cs="Arial"/>
                <w:bCs w:val="0"/>
                <w:sz w:val="18"/>
                <w:szCs w:val="18"/>
                <w:lang w:eastAsia="zh-CN"/>
              </w:rPr>
              <w:t xml:space="preserve">The maximum concentration during </w:t>
            </w:r>
            <w:r>
              <w:rPr>
                <w:rFonts w:eastAsia="SimSun" w:cs="Arial"/>
                <w:bCs w:val="0"/>
                <w:sz w:val="18"/>
                <w:szCs w:val="18"/>
                <w:lang w:eastAsia="zh-CN"/>
              </w:rPr>
              <w:t>the i</w:t>
            </w:r>
            <w:r w:rsidRPr="00EB144D">
              <w:rPr>
                <w:rFonts w:eastAsia="SimSun" w:cs="Arial"/>
                <w:bCs w:val="0"/>
                <w:sz w:val="18"/>
                <w:szCs w:val="18"/>
                <w:vertAlign w:val="superscript"/>
                <w:lang w:eastAsia="zh-CN"/>
              </w:rPr>
              <w:t>th</w:t>
            </w:r>
            <w:r w:rsidRPr="006709C0">
              <w:rPr>
                <w:rFonts w:eastAsia="SimSun" w:cs="Arial"/>
                <w:bCs w:val="0"/>
                <w:sz w:val="18"/>
                <w:szCs w:val="18"/>
                <w:lang w:eastAsia="zh-CN"/>
              </w:rPr>
              <w:t xml:space="preserve"> dosing interval divided by the </w:t>
            </w:r>
            <w:r w:rsidRPr="006709C0">
              <w:rPr>
                <w:rFonts w:eastAsia="SimSun" w:cs="Arial" w:hint="eastAsia"/>
                <w:bCs w:val="0"/>
                <w:sz w:val="18"/>
                <w:szCs w:val="18"/>
                <w:lang w:eastAsia="zh-CN"/>
              </w:rPr>
              <w:t xml:space="preserve">pre-dose </w:t>
            </w:r>
            <w:r w:rsidRPr="006709C0">
              <w:rPr>
                <w:rFonts w:eastAsia="SimSun" w:cs="Arial"/>
                <w:bCs w:val="0"/>
                <w:sz w:val="18"/>
                <w:szCs w:val="18"/>
                <w:lang w:eastAsia="zh-CN"/>
              </w:rPr>
              <w:t>concentration</w:t>
            </w:r>
            <w:r w:rsidRPr="006709C0">
              <w:rPr>
                <w:rFonts w:eastAsia="SimSun" w:cs="Arial" w:hint="eastAsia"/>
                <w:bCs w:val="0"/>
                <w:sz w:val="18"/>
                <w:szCs w:val="18"/>
                <w:lang w:eastAsia="zh-CN"/>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Default="00C86340" w:rsidP="00FB0143">
            <w:pPr>
              <w:pStyle w:val="TableContent"/>
              <w:rPr>
                <w:rFonts w:eastAsia="SimSun" w:cs="Arial"/>
                <w:bCs w:val="0"/>
                <w:sz w:val="18"/>
                <w:szCs w:val="18"/>
                <w:lang w:eastAsia="zh-CN"/>
              </w:rPr>
            </w:pPr>
          </w:p>
          <w:p w:rsidR="00C86340" w:rsidRPr="00E63656" w:rsidRDefault="00C86340" w:rsidP="00FB0143">
            <w:pPr>
              <w:pStyle w:val="TableContent"/>
              <w:rPr>
                <w:rFonts w:eastAsia="SimSun" w:cs="Arial"/>
                <w:b/>
                <w:bCs w:val="0"/>
                <w:sz w:val="18"/>
                <w:szCs w:val="18"/>
                <w:lang w:eastAsia="zh-CN"/>
              </w:rPr>
            </w:pPr>
            <w:r w:rsidRPr="00E63656">
              <w:rPr>
                <w:rFonts w:eastAsia="SimSun" w:cs="Arial"/>
                <w:b/>
                <w:bCs w:val="0"/>
                <w:sz w:val="18"/>
                <w:szCs w:val="18"/>
                <w:lang w:eastAsia="zh-CN"/>
              </w:rPr>
              <w:t>Models M1(SS), M2(SS), M3(SS)</w:t>
            </w:r>
          </w:p>
          <w:p w:rsidR="00C86340" w:rsidRPr="006709C0" w:rsidRDefault="00C86340" w:rsidP="00FB0143">
            <w:pPr>
              <w:pStyle w:val="TableContent"/>
              <w:rPr>
                <w:rFonts w:eastAsia="SimSun" w:cs="Arial"/>
                <w:bCs w:val="0"/>
                <w:sz w:val="18"/>
                <w:szCs w:val="18"/>
                <w:lang w:eastAsia="zh-CN"/>
              </w:rPr>
            </w:pPr>
          </w:p>
          <w:p w:rsidR="00C86340" w:rsidRPr="00433F2C" w:rsidRDefault="00C86340" w:rsidP="00FB0143">
            <w:pPr>
              <w:pStyle w:val="TableContent"/>
              <w:rPr>
                <w:iCs/>
                <w:sz w:val="18"/>
                <w:szCs w:val="18"/>
              </w:rPr>
            </w:pPr>
            <w:r w:rsidRPr="00433F2C">
              <w:rPr>
                <w:iCs/>
                <w:sz w:val="18"/>
                <w:szCs w:val="18"/>
              </w:rPr>
              <w:t>Steady-State Equation:</w:t>
            </w:r>
          </w:p>
          <w:p w:rsidR="00C86340" w:rsidRPr="00433F2C" w:rsidRDefault="00C86340" w:rsidP="00FB0143">
            <w:pPr>
              <w:pStyle w:val="TableContent"/>
              <w:rPr>
                <w:sz w:val="18"/>
                <w:szCs w:val="18"/>
              </w:rPr>
            </w:pPr>
          </w:p>
          <w:p w:rsidR="00C86340" w:rsidRPr="00433F2C" w:rsidRDefault="00C86340" w:rsidP="00FB0143">
            <w:pPr>
              <w:pStyle w:val="TableContent"/>
              <w:rPr>
                <w:sz w:val="18"/>
                <w:szCs w:val="18"/>
              </w:rPr>
            </w:pPr>
            <w:r w:rsidRPr="00433F2C">
              <w:rPr>
                <w:position w:val="-10"/>
                <w:sz w:val="18"/>
                <w:szCs w:val="18"/>
              </w:rPr>
              <w:object w:dxaOrig="180" w:dyaOrig="340">
                <v:shape id="_x0000_i1089" type="#_x0000_t75" style="width:8.8pt;height:16.35pt" o:ole="">
                  <v:imagedata r:id="rId133" o:title=""/>
                </v:shape>
                <o:OLEObject Type="Embed" ProgID="Equation.3" ShapeID="_x0000_i1089" DrawAspect="Content" ObjectID="_1640609718" r:id="rId137"/>
              </w:object>
            </w:r>
            <w:r w:rsidRPr="00433F2C">
              <w:rPr>
                <w:position w:val="-24"/>
                <w:sz w:val="18"/>
                <w:szCs w:val="18"/>
              </w:rPr>
              <w:object w:dxaOrig="2900" w:dyaOrig="620">
                <v:shape id="_x0000_i1090" type="#_x0000_t75" style="width:144.85pt;height:31.4pt" o:ole="">
                  <v:imagedata r:id="rId138" o:title=""/>
                </v:shape>
                <o:OLEObject Type="Embed" ProgID="Equation.3" ShapeID="_x0000_i1090" DrawAspect="Content" ObjectID="_1640609719" r:id="rId139"/>
              </w:object>
            </w:r>
          </w:p>
          <w:p w:rsidR="00C86340" w:rsidRPr="00433F2C" w:rsidRDefault="00C86340" w:rsidP="00FB0143">
            <w:pPr>
              <w:pStyle w:val="TableContent"/>
              <w:rPr>
                <w:sz w:val="18"/>
                <w:szCs w:val="18"/>
              </w:rPr>
            </w:pPr>
            <w:r>
              <w:rPr>
                <w:sz w:val="18"/>
                <w:szCs w:val="18"/>
              </w:rPr>
              <w:t>CMAXi</w:t>
            </w:r>
            <w:r w:rsidRPr="00433F2C">
              <w:rPr>
                <w:sz w:val="18"/>
                <w:szCs w:val="18"/>
              </w:rPr>
              <w:t xml:space="preserve"> = </w:t>
            </w:r>
            <w:r>
              <w:rPr>
                <w:sz w:val="18"/>
                <w:szCs w:val="18"/>
              </w:rPr>
              <w:t>M</w:t>
            </w:r>
            <w:r w:rsidRPr="00433F2C">
              <w:rPr>
                <w:sz w:val="18"/>
                <w:szCs w:val="18"/>
              </w:rPr>
              <w:t>aximum observed 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r>
              <w:rPr>
                <w:sz w:val="18"/>
                <w:szCs w:val="18"/>
              </w:rPr>
              <w:t>C</w:t>
            </w:r>
            <w:r w:rsidRPr="006709C0">
              <w:rPr>
                <w:rFonts w:eastAsia="SimSun" w:hint="eastAsia"/>
                <w:sz w:val="18"/>
                <w:szCs w:val="18"/>
                <w:lang w:eastAsia="zh-CN"/>
              </w:rPr>
              <w:t>TROUGH</w:t>
            </w:r>
            <w:r>
              <w:rPr>
                <w:rFonts w:eastAsia="SimSun"/>
                <w:sz w:val="18"/>
                <w:szCs w:val="18"/>
                <w:lang w:eastAsia="zh-CN"/>
              </w:rPr>
              <w:t>i</w:t>
            </w:r>
            <w:r w:rsidRPr="00433F2C">
              <w:rPr>
                <w:sz w:val="18"/>
                <w:szCs w:val="18"/>
              </w:rPr>
              <w:t xml:space="preserve"> = </w:t>
            </w:r>
            <w:r w:rsidRPr="006709C0">
              <w:rPr>
                <w:rFonts w:eastAsia="SimSun" w:hint="eastAsia"/>
                <w:sz w:val="18"/>
                <w:szCs w:val="18"/>
                <w:lang w:eastAsia="zh-CN"/>
              </w:rPr>
              <w:t xml:space="preserve">Pre-dose </w:t>
            </w:r>
            <w:r w:rsidRPr="00433F2C">
              <w:rPr>
                <w:sz w:val="18"/>
                <w:szCs w:val="18"/>
              </w:rPr>
              <w:t>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p>
          <w:p w:rsidR="00C86340" w:rsidRPr="00433F2C" w:rsidRDefault="00C86340" w:rsidP="00FB0143">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FB0143">
              <w:tc>
                <w:tcPr>
                  <w:tcW w:w="961" w:type="dxa"/>
                </w:tcPr>
                <w:p w:rsidR="00C86340" w:rsidRPr="00433F2C" w:rsidRDefault="00C86340" w:rsidP="00FB0143">
                  <w:pPr>
                    <w:pStyle w:val="TableContent"/>
                    <w:rPr>
                      <w:b/>
                      <w:sz w:val="18"/>
                      <w:szCs w:val="18"/>
                    </w:rPr>
                  </w:pPr>
                  <w:r w:rsidRPr="00433F2C">
                    <w:rPr>
                      <w:b/>
                      <w:sz w:val="18"/>
                      <w:szCs w:val="18"/>
                    </w:rPr>
                    <w:t>Time</w:t>
                  </w:r>
                </w:p>
              </w:tc>
              <w:tc>
                <w:tcPr>
                  <w:tcW w:w="772" w:type="dxa"/>
                </w:tcPr>
                <w:p w:rsidR="00C86340" w:rsidRPr="00433F2C" w:rsidRDefault="00C86340" w:rsidP="00FB0143">
                  <w:pPr>
                    <w:pStyle w:val="TableContent"/>
                    <w:rPr>
                      <w:b/>
                      <w:sz w:val="18"/>
                      <w:szCs w:val="18"/>
                    </w:rPr>
                  </w:pPr>
                  <w:r w:rsidRPr="00433F2C">
                    <w:rPr>
                      <w:b/>
                      <w:sz w:val="18"/>
                      <w:szCs w:val="18"/>
                    </w:rPr>
                    <w:t>Conc.</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Predose</w:t>
                  </w:r>
                </w:p>
              </w:tc>
              <w:tc>
                <w:tcPr>
                  <w:tcW w:w="772" w:type="dxa"/>
                </w:tcPr>
                <w:p w:rsidR="00C86340" w:rsidRPr="00433F2C" w:rsidRDefault="00C86340" w:rsidP="00FB0143">
                  <w:pPr>
                    <w:pStyle w:val="TableContent"/>
                    <w:rPr>
                      <w:sz w:val="18"/>
                      <w:szCs w:val="18"/>
                    </w:rPr>
                  </w:pPr>
                  <w:r w:rsidRPr="00433F2C">
                    <w:rPr>
                      <w:sz w:val="18"/>
                      <w:szCs w:val="18"/>
                    </w:rPr>
                    <w:t>0.25</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1hr</w:t>
                  </w:r>
                </w:p>
              </w:tc>
              <w:tc>
                <w:tcPr>
                  <w:tcW w:w="772" w:type="dxa"/>
                </w:tcPr>
                <w:p w:rsidR="00C86340" w:rsidRPr="00433F2C" w:rsidRDefault="00C86340" w:rsidP="00FB0143">
                  <w:pPr>
                    <w:pStyle w:val="TableContent"/>
                    <w:rPr>
                      <w:sz w:val="18"/>
                      <w:szCs w:val="18"/>
                    </w:rPr>
                  </w:pPr>
                  <w:r w:rsidRPr="00433F2C">
                    <w:rPr>
                      <w:sz w:val="18"/>
                      <w:szCs w:val="18"/>
                    </w:rPr>
                    <w:t>0.53</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2hr</w:t>
                  </w:r>
                </w:p>
              </w:tc>
              <w:tc>
                <w:tcPr>
                  <w:tcW w:w="772" w:type="dxa"/>
                </w:tcPr>
                <w:p w:rsidR="00C86340" w:rsidRPr="00433F2C" w:rsidRDefault="00C86340" w:rsidP="00FB0143">
                  <w:pPr>
                    <w:pStyle w:val="TableContent"/>
                    <w:rPr>
                      <w:sz w:val="18"/>
                      <w:szCs w:val="18"/>
                    </w:rPr>
                  </w:pPr>
                  <w:r w:rsidRPr="00433F2C">
                    <w:rPr>
                      <w:sz w:val="18"/>
                      <w:szCs w:val="18"/>
                    </w:rPr>
                    <w:t>1.26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8hr</w:t>
                  </w:r>
                </w:p>
              </w:tc>
              <w:tc>
                <w:tcPr>
                  <w:tcW w:w="772" w:type="dxa"/>
                </w:tcPr>
                <w:p w:rsidR="00C86340" w:rsidRPr="00433F2C" w:rsidRDefault="00C86340" w:rsidP="00FB0143">
                  <w:pPr>
                    <w:pStyle w:val="TableContent"/>
                    <w:rPr>
                      <w:sz w:val="18"/>
                      <w:szCs w:val="18"/>
                    </w:rPr>
                  </w:pPr>
                  <w:r w:rsidRPr="00433F2C">
                    <w:rPr>
                      <w:sz w:val="18"/>
                      <w:szCs w:val="18"/>
                    </w:rPr>
                    <w:t>0.76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12hr</w:t>
                  </w:r>
                </w:p>
              </w:tc>
              <w:tc>
                <w:tcPr>
                  <w:tcW w:w="772" w:type="dxa"/>
                </w:tcPr>
                <w:p w:rsidR="00C86340" w:rsidRPr="00433F2C" w:rsidRDefault="00C86340" w:rsidP="00FB0143">
                  <w:pPr>
                    <w:pStyle w:val="TableContent"/>
                    <w:rPr>
                      <w:sz w:val="18"/>
                      <w:szCs w:val="18"/>
                    </w:rPr>
                  </w:pPr>
                  <w:r w:rsidRPr="00433F2C">
                    <w:rPr>
                      <w:sz w:val="18"/>
                      <w:szCs w:val="18"/>
                    </w:rPr>
                    <w:t>0.57</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24hr</w:t>
                  </w:r>
                </w:p>
              </w:tc>
              <w:tc>
                <w:tcPr>
                  <w:tcW w:w="772" w:type="dxa"/>
                </w:tcPr>
                <w:p w:rsidR="00C86340" w:rsidRPr="00433F2C" w:rsidRDefault="00C86340" w:rsidP="00FB0143">
                  <w:pPr>
                    <w:pStyle w:val="TableContent"/>
                    <w:rPr>
                      <w:sz w:val="18"/>
                      <w:szCs w:val="18"/>
                    </w:rPr>
                  </w:pPr>
                  <w:r w:rsidRPr="00433F2C">
                    <w:rPr>
                      <w:sz w:val="18"/>
                      <w:szCs w:val="18"/>
                    </w:rPr>
                    <w:t>0.23</w:t>
                  </w:r>
                </w:p>
              </w:tc>
            </w:tr>
          </w:tbl>
          <w:p w:rsidR="00C86340" w:rsidRPr="00433F2C" w:rsidRDefault="00C86340" w:rsidP="00FB0143">
            <w:pPr>
              <w:pStyle w:val="TableContent"/>
              <w:rPr>
                <w:sz w:val="18"/>
                <w:szCs w:val="18"/>
              </w:rPr>
            </w:pPr>
            <w:r w:rsidRPr="00433F2C">
              <w:rPr>
                <w:sz w:val="18"/>
                <w:szCs w:val="18"/>
              </w:rPr>
              <w:t>TAU=24 hrs</w:t>
            </w:r>
          </w:p>
          <w:p w:rsidR="00C86340" w:rsidRPr="00433F2C" w:rsidRDefault="00C86340" w:rsidP="00FB0143">
            <w:pPr>
              <w:pStyle w:val="TableContent"/>
              <w:rPr>
                <w:sz w:val="18"/>
                <w:szCs w:val="18"/>
              </w:rPr>
            </w:pPr>
            <w:r>
              <w:rPr>
                <w:sz w:val="18"/>
                <w:szCs w:val="18"/>
              </w:rPr>
              <w:t>PTR = 1.26/0.2</w:t>
            </w:r>
            <w:r w:rsidRPr="006709C0">
              <w:rPr>
                <w:rFonts w:eastAsia="SimSun" w:hint="eastAsia"/>
                <w:sz w:val="18"/>
                <w:szCs w:val="18"/>
                <w:lang w:eastAsia="zh-CN"/>
              </w:rPr>
              <w:t>5</w:t>
            </w:r>
            <w:r w:rsidRPr="00433F2C">
              <w:rPr>
                <w:sz w:val="18"/>
                <w:szCs w:val="18"/>
              </w:rPr>
              <w:t xml:space="preserve"> = 5.</w:t>
            </w:r>
            <w:r w:rsidRPr="006709C0">
              <w:rPr>
                <w:rFonts w:eastAsia="SimSun" w:hint="eastAsia"/>
                <w:sz w:val="18"/>
                <w:szCs w:val="18"/>
                <w:lang w:eastAsia="zh-CN"/>
              </w:rPr>
              <w:t>04</w:t>
            </w:r>
            <w:r w:rsidRPr="00433F2C">
              <w:rPr>
                <w:sz w:val="18"/>
                <w:szCs w:val="18"/>
              </w:rPr>
              <w:t xml:space="preserve"> at steady-state. </w:t>
            </w:r>
          </w:p>
          <w:p w:rsidR="00C86340" w:rsidRDefault="00C86340" w:rsidP="00FB0143">
            <w:pPr>
              <w:pStyle w:val="TableContent"/>
              <w:rPr>
                <w:sz w:val="18"/>
                <w:szCs w:val="18"/>
              </w:rPr>
            </w:pPr>
          </w:p>
          <w:p w:rsidR="00C86340" w:rsidRPr="006709C0" w:rsidRDefault="00C86340" w:rsidP="00FB0143">
            <w:pPr>
              <w:pStyle w:val="TableContent"/>
              <w:rPr>
                <w:rFonts w:eastAsia="SimSun"/>
                <w:sz w:val="18"/>
                <w:szCs w:val="18"/>
                <w:lang w:eastAsia="zh-CN"/>
              </w:rPr>
            </w:pPr>
            <w:r>
              <w:rPr>
                <w:sz w:val="18"/>
                <w:szCs w:val="18"/>
              </w:rPr>
              <w:t>Computed for steady-state only, not calculated for single dose.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CMAXi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w:t>
                  </w:r>
                  <w:r w:rsidRPr="006709C0">
                    <w:rPr>
                      <w:rFonts w:eastAsia="SimSun" w:hint="eastAsia"/>
                      <w:iCs/>
                      <w:sz w:val="18"/>
                      <w:szCs w:val="18"/>
                      <w:lang w:eastAsia="zh-CN"/>
                    </w:rPr>
                    <w:t>T</w:t>
                  </w:r>
                  <w:r>
                    <w:rPr>
                      <w:rFonts w:eastAsia="SimSun"/>
                      <w:iCs/>
                      <w:sz w:val="18"/>
                      <w:szCs w:val="18"/>
                      <w:lang w:eastAsia="zh-CN"/>
                    </w:rPr>
                    <w:t>R</w:t>
                  </w:r>
                  <w:r w:rsidRPr="006709C0">
                    <w:rPr>
                      <w:rFonts w:eastAsia="SimSun" w:hint="eastAsia"/>
                      <w:iCs/>
                      <w:sz w:val="18"/>
                      <w:szCs w:val="18"/>
                      <w:lang w:eastAsia="zh-CN"/>
                    </w:rPr>
                    <w:t>OUGH</w:t>
                  </w:r>
                  <w:r>
                    <w:rPr>
                      <w:rFonts w:eastAsia="SimSun"/>
                      <w:iCs/>
                      <w:sz w:val="18"/>
                      <w:szCs w:val="18"/>
                      <w:lang w:eastAsia="zh-CN"/>
                    </w:rPr>
                    <w:t>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NormalWeb"/>
              <w:rPr>
                <w:sz w:val="18"/>
                <w:szCs w:val="18"/>
              </w:rPr>
            </w:pPr>
            <w:r w:rsidRPr="009F09B4">
              <w:rPr>
                <w:rFonts w:cs="Arial"/>
                <w:iCs/>
                <w:sz w:val="18"/>
                <w:szCs w:val="18"/>
              </w:rPr>
              <w:lastRenderedPageBreak/>
              <w:t>3</w:t>
            </w:r>
          </w:p>
        </w:tc>
        <w:tc>
          <w:tcPr>
            <w:tcW w:w="1571" w:type="dxa"/>
          </w:tcPr>
          <w:p w:rsidR="00C86340" w:rsidRDefault="00C86340">
            <w:pPr>
              <w:pStyle w:val="NormalWeb"/>
              <w:rPr>
                <w:sz w:val="18"/>
                <w:szCs w:val="18"/>
              </w:rPr>
            </w:pPr>
            <w:r w:rsidRPr="006709C0">
              <w:rPr>
                <w:rFonts w:eastAsia="SimSun" w:cs="Arial" w:hint="eastAsia"/>
                <w:iCs/>
                <w:sz w:val="18"/>
                <w:szCs w:val="18"/>
                <w:lang w:eastAsia="zh-CN"/>
              </w:rPr>
              <w:t>None</w:t>
            </w:r>
          </w:p>
        </w:tc>
      </w:tr>
      <w:tr w:rsidR="00C86340" w:rsidRPr="00433F2C" w:rsidTr="00C466A3">
        <w:trPr>
          <w:jc w:val="center"/>
        </w:trPr>
        <w:tc>
          <w:tcPr>
            <w:tcW w:w="1080" w:type="dxa"/>
          </w:tcPr>
          <w:p w:rsidR="00C86340" w:rsidRDefault="00C86340">
            <w:pPr>
              <w:pStyle w:val="NormalWeb"/>
              <w:spacing w:beforeLines="50" w:before="120" w:beforeAutospacing="0" w:afterLines="50" w:after="120" w:afterAutospacing="0"/>
              <w:rPr>
                <w:rFonts w:ascii="Arial" w:hAnsi="Arial" w:cs="Arial"/>
                <w:sz w:val="18"/>
                <w:szCs w:val="18"/>
              </w:rPr>
            </w:pPr>
            <w:r>
              <w:rPr>
                <w:rFonts w:eastAsia="SimSun" w:cs="Arial"/>
                <w:sz w:val="18"/>
                <w:szCs w:val="18"/>
                <w:lang w:eastAsia="zh-CN"/>
              </w:rPr>
              <w:lastRenderedPageBreak/>
              <w:t>3.0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60" w:name="PTROUGHENDi"/>
            <w:r w:rsidRPr="00F71A6D">
              <w:rPr>
                <w:rFonts w:eastAsia="SimSun" w:cs="Arial" w:hint="eastAsia"/>
                <w:b/>
                <w:sz w:val="18"/>
                <w:szCs w:val="18"/>
                <w:lang w:eastAsia="zh-CN"/>
              </w:rPr>
              <w:t>PTROUGHREND</w:t>
            </w:r>
            <w:r w:rsidRPr="00F71A6D">
              <w:rPr>
                <w:rFonts w:eastAsia="SimSun" w:cs="Arial"/>
                <w:b/>
                <w:sz w:val="18"/>
                <w:szCs w:val="18"/>
                <w:lang w:eastAsia="zh-CN"/>
              </w:rPr>
              <w:t>i</w:t>
            </w:r>
            <w:bookmarkEnd w:id="160"/>
          </w:p>
        </w:tc>
        <w:tc>
          <w:tcPr>
            <w:tcW w:w="5465" w:type="dxa"/>
          </w:tcPr>
          <w:p w:rsidR="00C86340" w:rsidRPr="007D1590" w:rsidRDefault="00C86340" w:rsidP="00FB0143">
            <w:pPr>
              <w:pStyle w:val="TableContent"/>
              <w:rPr>
                <w:iCs/>
                <w:sz w:val="18"/>
                <w:szCs w:val="18"/>
              </w:rPr>
            </w:pPr>
            <w:r w:rsidRPr="006709C0">
              <w:rPr>
                <w:rFonts w:eastAsia="SimSun" w:cs="Arial"/>
                <w:bCs w:val="0"/>
                <w:sz w:val="18"/>
                <w:szCs w:val="18"/>
                <w:lang w:eastAsia="zh-CN"/>
              </w:rPr>
              <w:t>The maximum concentration during a dosing interval divided by the concentration at the end of the dosing interval.</w:t>
            </w:r>
            <w:r>
              <w:rPr>
                <w:rFonts w:eastAsia="SimSun" w:cs="Arial"/>
                <w:bCs w:val="0"/>
                <w:sz w:val="18"/>
                <w:szCs w:val="18"/>
                <w:lang w:eastAsia="zh-CN"/>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pStyle w:val="TableContent"/>
              <w:rPr>
                <w:rFonts w:eastAsia="SimSun" w:cs="Arial"/>
                <w:bCs w:val="0"/>
                <w:sz w:val="18"/>
                <w:szCs w:val="18"/>
                <w:lang w:eastAsia="zh-CN"/>
              </w:rPr>
            </w:pPr>
          </w:p>
          <w:p w:rsidR="00C86340" w:rsidRPr="00E63656" w:rsidRDefault="00C86340" w:rsidP="00FB0143">
            <w:pPr>
              <w:pStyle w:val="TableContent"/>
              <w:rPr>
                <w:rFonts w:eastAsia="SimSun" w:cs="Arial"/>
                <w:b/>
                <w:bCs w:val="0"/>
                <w:sz w:val="18"/>
                <w:szCs w:val="18"/>
                <w:lang w:eastAsia="zh-CN"/>
              </w:rPr>
            </w:pPr>
            <w:r w:rsidRPr="00E63656">
              <w:rPr>
                <w:rFonts w:eastAsia="SimSun" w:cs="Arial"/>
                <w:b/>
                <w:bCs w:val="0"/>
                <w:sz w:val="18"/>
                <w:szCs w:val="18"/>
                <w:lang w:eastAsia="zh-CN"/>
              </w:rPr>
              <w:t>Models M1(SS), M2(SS), M3(SS)</w:t>
            </w:r>
          </w:p>
          <w:p w:rsidR="00C86340" w:rsidRPr="006709C0" w:rsidRDefault="00C86340" w:rsidP="00FB0143">
            <w:pPr>
              <w:pStyle w:val="TableContent"/>
              <w:rPr>
                <w:rFonts w:eastAsia="SimSun" w:cs="Arial"/>
                <w:bCs w:val="0"/>
                <w:sz w:val="18"/>
                <w:szCs w:val="18"/>
                <w:lang w:eastAsia="zh-CN"/>
              </w:rPr>
            </w:pPr>
          </w:p>
          <w:p w:rsidR="00C86340" w:rsidRPr="00433F2C" w:rsidRDefault="00C86340" w:rsidP="00FB0143">
            <w:pPr>
              <w:pStyle w:val="TableContent"/>
              <w:rPr>
                <w:iCs/>
                <w:sz w:val="18"/>
                <w:szCs w:val="18"/>
              </w:rPr>
            </w:pPr>
            <w:r w:rsidRPr="00433F2C">
              <w:rPr>
                <w:iCs/>
                <w:sz w:val="18"/>
                <w:szCs w:val="18"/>
              </w:rPr>
              <w:t>Steady-State Equation:</w:t>
            </w:r>
          </w:p>
          <w:p w:rsidR="00C86340" w:rsidRPr="00433F2C" w:rsidRDefault="00C86340" w:rsidP="00FB0143">
            <w:pPr>
              <w:pStyle w:val="TableContent"/>
              <w:rPr>
                <w:sz w:val="18"/>
                <w:szCs w:val="18"/>
              </w:rPr>
            </w:pPr>
          </w:p>
          <w:p w:rsidR="00C86340" w:rsidRPr="00433F2C" w:rsidRDefault="00C86340" w:rsidP="00FB0143">
            <w:pPr>
              <w:pStyle w:val="TableContent"/>
              <w:rPr>
                <w:sz w:val="18"/>
                <w:szCs w:val="18"/>
              </w:rPr>
            </w:pPr>
            <w:r w:rsidRPr="00433F2C">
              <w:rPr>
                <w:position w:val="-10"/>
                <w:sz w:val="18"/>
                <w:szCs w:val="18"/>
              </w:rPr>
              <w:object w:dxaOrig="180" w:dyaOrig="340">
                <v:shape id="_x0000_i1091" type="#_x0000_t75" style="width:8.8pt;height:16.35pt" o:ole="">
                  <v:imagedata r:id="rId133" o:title=""/>
                </v:shape>
                <o:OLEObject Type="Embed" ProgID="Equation.3" ShapeID="_x0000_i1091" DrawAspect="Content" ObjectID="_1640609720" r:id="rId140"/>
              </w:object>
            </w:r>
            <w:r w:rsidRPr="00433F2C">
              <w:rPr>
                <w:position w:val="-24"/>
                <w:sz w:val="18"/>
                <w:szCs w:val="18"/>
              </w:rPr>
              <w:object w:dxaOrig="3860" w:dyaOrig="620">
                <v:shape id="_x0000_i1092" type="#_x0000_t75" style="width:194.65pt;height:31.4pt" o:ole="">
                  <v:imagedata r:id="rId141" o:title=""/>
                </v:shape>
                <o:OLEObject Type="Embed" ProgID="Equation.3" ShapeID="_x0000_i1092" DrawAspect="Content" ObjectID="_1640609721" r:id="rId142"/>
              </w:object>
            </w:r>
          </w:p>
          <w:p w:rsidR="00C86340" w:rsidRPr="00433F2C" w:rsidRDefault="00C86340" w:rsidP="00FB0143">
            <w:pPr>
              <w:pStyle w:val="TableContent"/>
              <w:rPr>
                <w:sz w:val="18"/>
                <w:szCs w:val="18"/>
              </w:rPr>
            </w:pPr>
            <w:r>
              <w:rPr>
                <w:sz w:val="18"/>
                <w:szCs w:val="18"/>
              </w:rPr>
              <w:t>CMAXi</w:t>
            </w:r>
            <w:r w:rsidRPr="00433F2C">
              <w:rPr>
                <w:sz w:val="18"/>
                <w:szCs w:val="18"/>
              </w:rPr>
              <w:t xml:space="preserve"> = </w:t>
            </w:r>
            <w:r>
              <w:rPr>
                <w:sz w:val="18"/>
                <w:szCs w:val="18"/>
              </w:rPr>
              <w:t>M</w:t>
            </w:r>
            <w:r w:rsidRPr="00433F2C">
              <w:rPr>
                <w:sz w:val="18"/>
                <w:szCs w:val="18"/>
              </w:rPr>
              <w:t>aximum observed 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r>
              <w:rPr>
                <w:sz w:val="18"/>
                <w:szCs w:val="18"/>
              </w:rPr>
              <w:t>C</w:t>
            </w:r>
            <w:r w:rsidRPr="006709C0">
              <w:rPr>
                <w:rFonts w:eastAsia="SimSun" w:hint="eastAsia"/>
                <w:sz w:val="18"/>
                <w:szCs w:val="18"/>
                <w:lang w:eastAsia="zh-CN"/>
              </w:rPr>
              <w:t>TRO</w:t>
            </w:r>
            <w:r>
              <w:rPr>
                <w:rFonts w:eastAsia="SimSun"/>
                <w:sz w:val="18"/>
                <w:szCs w:val="18"/>
                <w:lang w:eastAsia="zh-CN"/>
              </w:rPr>
              <w:t>U</w:t>
            </w:r>
            <w:r w:rsidRPr="006709C0">
              <w:rPr>
                <w:rFonts w:eastAsia="SimSun" w:hint="eastAsia"/>
                <w:sz w:val="18"/>
                <w:szCs w:val="18"/>
                <w:lang w:eastAsia="zh-CN"/>
              </w:rPr>
              <w:t>GHEND</w:t>
            </w:r>
            <w:r>
              <w:rPr>
                <w:rFonts w:eastAsia="SimSun"/>
                <w:sz w:val="18"/>
                <w:szCs w:val="18"/>
                <w:lang w:eastAsia="zh-CN"/>
              </w:rPr>
              <w:t>i</w:t>
            </w:r>
            <w:r w:rsidRPr="00433F2C">
              <w:rPr>
                <w:sz w:val="18"/>
                <w:szCs w:val="18"/>
              </w:rPr>
              <w:t xml:space="preserve"> = </w:t>
            </w:r>
            <w:r w:rsidRPr="006709C0">
              <w:rPr>
                <w:rFonts w:eastAsia="SimSun" w:hint="eastAsia"/>
                <w:sz w:val="18"/>
                <w:szCs w:val="18"/>
                <w:lang w:eastAsia="zh-CN"/>
              </w:rPr>
              <w:t xml:space="preserve">Concentration at the end of </w:t>
            </w:r>
            <w:r>
              <w:rPr>
                <w:rFonts w:eastAsia="SimSun"/>
                <w:sz w:val="18"/>
                <w:szCs w:val="18"/>
                <w:lang w:eastAsia="zh-CN"/>
              </w:rPr>
              <w:t>i</w:t>
            </w:r>
            <w:r w:rsidRPr="00EB144D">
              <w:rPr>
                <w:rFonts w:eastAsia="SimSun"/>
                <w:sz w:val="18"/>
                <w:szCs w:val="18"/>
                <w:vertAlign w:val="superscript"/>
                <w:lang w:eastAsia="zh-CN"/>
              </w:rPr>
              <w:t>th</w:t>
            </w:r>
            <w:r>
              <w:rPr>
                <w:rFonts w:eastAsia="SimSun"/>
                <w:sz w:val="18"/>
                <w:szCs w:val="18"/>
                <w:lang w:eastAsia="zh-CN"/>
              </w:rPr>
              <w:t xml:space="preserve"> </w:t>
            </w:r>
            <w:r w:rsidRPr="006709C0">
              <w:rPr>
                <w:rFonts w:eastAsia="SimSun" w:hint="eastAsia"/>
                <w:sz w:val="18"/>
                <w:szCs w:val="18"/>
                <w:lang w:eastAsia="zh-CN"/>
              </w:rPr>
              <w:t xml:space="preserve">dosing interval </w:t>
            </w:r>
          </w:p>
          <w:p w:rsidR="00C86340" w:rsidRPr="00433F2C" w:rsidRDefault="00C86340" w:rsidP="00FB0143">
            <w:pPr>
              <w:pStyle w:val="TableContent"/>
              <w:rPr>
                <w:sz w:val="18"/>
                <w:szCs w:val="18"/>
              </w:rPr>
            </w:pPr>
          </w:p>
          <w:p w:rsidR="00C86340" w:rsidRPr="00433F2C" w:rsidRDefault="00C86340" w:rsidP="00FB0143">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FB0143">
              <w:tc>
                <w:tcPr>
                  <w:tcW w:w="961" w:type="dxa"/>
                </w:tcPr>
                <w:p w:rsidR="00C86340" w:rsidRPr="00433F2C" w:rsidRDefault="00C86340" w:rsidP="00FB0143">
                  <w:pPr>
                    <w:pStyle w:val="TableContent"/>
                    <w:rPr>
                      <w:b/>
                      <w:sz w:val="18"/>
                      <w:szCs w:val="18"/>
                    </w:rPr>
                  </w:pPr>
                  <w:r w:rsidRPr="00433F2C">
                    <w:rPr>
                      <w:b/>
                      <w:sz w:val="18"/>
                      <w:szCs w:val="18"/>
                    </w:rPr>
                    <w:t>Time</w:t>
                  </w:r>
                </w:p>
              </w:tc>
              <w:tc>
                <w:tcPr>
                  <w:tcW w:w="772" w:type="dxa"/>
                </w:tcPr>
                <w:p w:rsidR="00C86340" w:rsidRPr="00433F2C" w:rsidRDefault="00C86340" w:rsidP="00FB0143">
                  <w:pPr>
                    <w:pStyle w:val="TableContent"/>
                    <w:rPr>
                      <w:b/>
                      <w:sz w:val="18"/>
                      <w:szCs w:val="18"/>
                    </w:rPr>
                  </w:pPr>
                  <w:r w:rsidRPr="00433F2C">
                    <w:rPr>
                      <w:b/>
                      <w:sz w:val="18"/>
                      <w:szCs w:val="18"/>
                    </w:rPr>
                    <w:t>Conc.</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Predose</w:t>
                  </w:r>
                </w:p>
              </w:tc>
              <w:tc>
                <w:tcPr>
                  <w:tcW w:w="772" w:type="dxa"/>
                </w:tcPr>
                <w:p w:rsidR="00C86340" w:rsidRPr="00433F2C" w:rsidRDefault="00C86340" w:rsidP="00FB0143">
                  <w:pPr>
                    <w:pStyle w:val="TableContent"/>
                    <w:rPr>
                      <w:sz w:val="18"/>
                      <w:szCs w:val="18"/>
                    </w:rPr>
                  </w:pPr>
                  <w:r w:rsidRPr="00433F2C">
                    <w:rPr>
                      <w:sz w:val="18"/>
                      <w:szCs w:val="18"/>
                    </w:rPr>
                    <w:t>0.25</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1hr</w:t>
                  </w:r>
                </w:p>
              </w:tc>
              <w:tc>
                <w:tcPr>
                  <w:tcW w:w="772" w:type="dxa"/>
                </w:tcPr>
                <w:p w:rsidR="00C86340" w:rsidRPr="00433F2C" w:rsidRDefault="00C86340" w:rsidP="00FB0143">
                  <w:pPr>
                    <w:pStyle w:val="TableContent"/>
                    <w:rPr>
                      <w:sz w:val="18"/>
                      <w:szCs w:val="18"/>
                    </w:rPr>
                  </w:pPr>
                  <w:r w:rsidRPr="00433F2C">
                    <w:rPr>
                      <w:sz w:val="18"/>
                      <w:szCs w:val="18"/>
                    </w:rPr>
                    <w:t>0.53</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2hr</w:t>
                  </w:r>
                </w:p>
              </w:tc>
              <w:tc>
                <w:tcPr>
                  <w:tcW w:w="772" w:type="dxa"/>
                </w:tcPr>
                <w:p w:rsidR="00C86340" w:rsidRPr="00433F2C" w:rsidRDefault="00C86340" w:rsidP="00FB0143">
                  <w:pPr>
                    <w:pStyle w:val="TableContent"/>
                    <w:rPr>
                      <w:sz w:val="18"/>
                      <w:szCs w:val="18"/>
                    </w:rPr>
                  </w:pPr>
                  <w:r w:rsidRPr="00433F2C">
                    <w:rPr>
                      <w:sz w:val="18"/>
                      <w:szCs w:val="18"/>
                    </w:rPr>
                    <w:t>1.26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lastRenderedPageBreak/>
                    <w:t>8hr</w:t>
                  </w:r>
                </w:p>
              </w:tc>
              <w:tc>
                <w:tcPr>
                  <w:tcW w:w="772" w:type="dxa"/>
                </w:tcPr>
                <w:p w:rsidR="00C86340" w:rsidRPr="00433F2C" w:rsidRDefault="00C86340" w:rsidP="00FB0143">
                  <w:pPr>
                    <w:pStyle w:val="TableContent"/>
                    <w:rPr>
                      <w:sz w:val="18"/>
                      <w:szCs w:val="18"/>
                    </w:rPr>
                  </w:pPr>
                  <w:r w:rsidRPr="00433F2C">
                    <w:rPr>
                      <w:sz w:val="18"/>
                      <w:szCs w:val="18"/>
                    </w:rPr>
                    <w:t>0.76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12hr</w:t>
                  </w:r>
                </w:p>
              </w:tc>
              <w:tc>
                <w:tcPr>
                  <w:tcW w:w="772" w:type="dxa"/>
                </w:tcPr>
                <w:p w:rsidR="00C86340" w:rsidRPr="00433F2C" w:rsidRDefault="00C86340" w:rsidP="00FB0143">
                  <w:pPr>
                    <w:pStyle w:val="TableContent"/>
                    <w:rPr>
                      <w:sz w:val="18"/>
                      <w:szCs w:val="18"/>
                    </w:rPr>
                  </w:pPr>
                  <w:r w:rsidRPr="00433F2C">
                    <w:rPr>
                      <w:sz w:val="18"/>
                      <w:szCs w:val="18"/>
                    </w:rPr>
                    <w:t>0.57</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24hr</w:t>
                  </w:r>
                </w:p>
              </w:tc>
              <w:tc>
                <w:tcPr>
                  <w:tcW w:w="772" w:type="dxa"/>
                </w:tcPr>
                <w:p w:rsidR="00C86340" w:rsidRPr="00433F2C" w:rsidRDefault="00C86340" w:rsidP="00FB0143">
                  <w:pPr>
                    <w:pStyle w:val="TableContent"/>
                    <w:rPr>
                      <w:sz w:val="18"/>
                      <w:szCs w:val="18"/>
                    </w:rPr>
                  </w:pPr>
                  <w:r w:rsidRPr="00433F2C">
                    <w:rPr>
                      <w:sz w:val="18"/>
                      <w:szCs w:val="18"/>
                    </w:rPr>
                    <w:t>0.23</w:t>
                  </w:r>
                </w:p>
              </w:tc>
            </w:tr>
          </w:tbl>
          <w:p w:rsidR="00C86340" w:rsidRPr="00433F2C" w:rsidRDefault="00C86340" w:rsidP="00FB0143">
            <w:pPr>
              <w:pStyle w:val="TableContent"/>
              <w:rPr>
                <w:sz w:val="18"/>
                <w:szCs w:val="18"/>
              </w:rPr>
            </w:pPr>
            <w:r w:rsidRPr="00433F2C">
              <w:rPr>
                <w:sz w:val="18"/>
                <w:szCs w:val="18"/>
              </w:rPr>
              <w:t>TAU=24 hrs</w:t>
            </w:r>
          </w:p>
          <w:p w:rsidR="00C86340" w:rsidRPr="00433F2C" w:rsidRDefault="00C86340" w:rsidP="00FB0143">
            <w:pPr>
              <w:pStyle w:val="TableContent"/>
              <w:rPr>
                <w:sz w:val="18"/>
                <w:szCs w:val="18"/>
              </w:rPr>
            </w:pPr>
            <w:r>
              <w:rPr>
                <w:sz w:val="18"/>
                <w:szCs w:val="18"/>
              </w:rPr>
              <w:t>PTR</w:t>
            </w:r>
            <w:r w:rsidRPr="006709C0">
              <w:rPr>
                <w:rFonts w:eastAsia="SimSun" w:hint="eastAsia"/>
                <w:sz w:val="18"/>
                <w:szCs w:val="18"/>
                <w:lang w:eastAsia="zh-CN"/>
              </w:rPr>
              <w:t>OUGHREND</w:t>
            </w:r>
            <w:r>
              <w:rPr>
                <w:sz w:val="18"/>
                <w:szCs w:val="18"/>
              </w:rPr>
              <w:t xml:space="preserve"> = 1.26/0.2</w:t>
            </w:r>
            <w:r w:rsidRPr="006709C0">
              <w:rPr>
                <w:rFonts w:eastAsia="SimSun" w:hint="eastAsia"/>
                <w:sz w:val="18"/>
                <w:szCs w:val="18"/>
                <w:lang w:eastAsia="zh-CN"/>
              </w:rPr>
              <w:t>3</w:t>
            </w:r>
            <w:r w:rsidRPr="00433F2C">
              <w:rPr>
                <w:sz w:val="18"/>
                <w:szCs w:val="18"/>
              </w:rPr>
              <w:t xml:space="preserve"> = 5.</w:t>
            </w:r>
            <w:r w:rsidRPr="006709C0">
              <w:rPr>
                <w:rFonts w:eastAsia="SimSun" w:hint="eastAsia"/>
                <w:sz w:val="18"/>
                <w:szCs w:val="18"/>
                <w:lang w:eastAsia="zh-CN"/>
              </w:rPr>
              <w:t>48</w:t>
            </w:r>
            <w:r w:rsidRPr="00433F2C">
              <w:rPr>
                <w:sz w:val="18"/>
                <w:szCs w:val="18"/>
              </w:rPr>
              <w:t xml:space="preserve"> at steady-state. </w:t>
            </w:r>
          </w:p>
          <w:p w:rsidR="00C86340" w:rsidRDefault="00C86340" w:rsidP="00FB0143">
            <w:pPr>
              <w:pStyle w:val="TableContent"/>
              <w:rPr>
                <w:sz w:val="18"/>
                <w:szCs w:val="18"/>
              </w:rPr>
            </w:pPr>
          </w:p>
          <w:p w:rsidR="00C86340" w:rsidRPr="006709C0" w:rsidRDefault="00C86340" w:rsidP="00FB0143">
            <w:pPr>
              <w:pStyle w:val="TableContent"/>
              <w:rPr>
                <w:rFonts w:eastAsia="SimSun"/>
                <w:sz w:val="18"/>
                <w:szCs w:val="18"/>
                <w:lang w:eastAsia="zh-CN"/>
              </w:rPr>
            </w:pPr>
            <w:r>
              <w:rPr>
                <w:sz w:val="18"/>
                <w:szCs w:val="18"/>
              </w:rPr>
              <w:t>Computed for steady-state only, nnot calculated for single dose.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CMAXi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w:t>
                  </w:r>
                  <w:r w:rsidRPr="006709C0">
                    <w:rPr>
                      <w:rFonts w:eastAsia="SimSun" w:hint="eastAsia"/>
                      <w:iCs/>
                      <w:sz w:val="18"/>
                      <w:szCs w:val="18"/>
                      <w:lang w:eastAsia="zh-CN"/>
                    </w:rPr>
                    <w:t>TOUGHEND</w:t>
                  </w:r>
                  <w:r>
                    <w:rPr>
                      <w:rFonts w:eastAsia="SimSun"/>
                      <w:iCs/>
                      <w:sz w:val="18"/>
                      <w:szCs w:val="18"/>
                      <w:lang w:eastAsia="zh-CN"/>
                    </w:rPr>
                    <w:t>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NormalWeb"/>
              <w:rPr>
                <w:sz w:val="18"/>
                <w:szCs w:val="18"/>
              </w:rPr>
            </w:pPr>
            <w:r w:rsidRPr="009F09B4">
              <w:rPr>
                <w:rFonts w:cs="Arial"/>
                <w:iCs/>
                <w:sz w:val="18"/>
                <w:szCs w:val="18"/>
              </w:rPr>
              <w:lastRenderedPageBreak/>
              <w:t>3</w:t>
            </w:r>
          </w:p>
        </w:tc>
        <w:tc>
          <w:tcPr>
            <w:tcW w:w="1571" w:type="dxa"/>
          </w:tcPr>
          <w:p w:rsidR="00C86340" w:rsidRDefault="00C86340">
            <w:pPr>
              <w:pStyle w:val="NormalWeb"/>
              <w:rPr>
                <w:sz w:val="18"/>
                <w:szCs w:val="18"/>
              </w:rPr>
            </w:pPr>
            <w:r w:rsidRPr="006709C0">
              <w:rPr>
                <w:rFonts w:eastAsia="SimSun" w:cs="Arial" w:hint="eastAsia"/>
                <w:iCs/>
                <w:sz w:val="18"/>
                <w:szCs w:val="18"/>
                <w:lang w:eastAsia="zh-CN"/>
              </w:rPr>
              <w:t>None</w:t>
            </w:r>
          </w:p>
        </w:tc>
      </w:tr>
      <w:tr w:rsidR="00C86340" w:rsidRPr="00433F2C" w:rsidTr="00C466A3">
        <w:trPr>
          <w:jc w:val="center"/>
        </w:trPr>
        <w:tc>
          <w:tcPr>
            <w:tcW w:w="1080" w:type="dxa"/>
          </w:tcPr>
          <w:p w:rsidR="00C86340" w:rsidRPr="00433F2C" w:rsidRDefault="00C86340">
            <w:pPr>
              <w:pStyle w:val="NormalWeb"/>
              <w:spacing w:beforeLines="50" w:before="120" w:beforeAutospacing="0" w:afterLines="50" w:after="120" w:afterAutospacing="0"/>
              <w:rPr>
                <w:rFonts w:ascii="Arial" w:hAnsi="Arial" w:cs="Arial"/>
                <w:sz w:val="18"/>
                <w:szCs w:val="18"/>
              </w:rPr>
            </w:pPr>
            <w:r>
              <w:rPr>
                <w:rFonts w:ascii="Arial" w:hAnsi="Arial" w:cs="Arial"/>
                <w:sz w:val="18"/>
                <w:szCs w:val="18"/>
              </w:rPr>
              <w:lastRenderedPageBreak/>
              <w:t>1.0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61" w:name="PTFi"/>
            <w:r w:rsidRPr="00F71A6D">
              <w:rPr>
                <w:rFonts w:ascii="Arial" w:hAnsi="Arial" w:cs="Arial"/>
                <w:b/>
                <w:sz w:val="18"/>
                <w:szCs w:val="18"/>
              </w:rPr>
              <w:t>PTF</w:t>
            </w:r>
            <w:r w:rsidRPr="00F71A6D">
              <w:rPr>
                <w:rFonts w:ascii="Arial" w:hAnsi="Arial" w:cs="Arial"/>
                <w:b/>
                <w:i/>
                <w:iCs/>
                <w:sz w:val="18"/>
                <w:szCs w:val="18"/>
              </w:rPr>
              <w:t>i</w:t>
            </w:r>
            <w:bookmarkEnd w:id="161"/>
          </w:p>
        </w:tc>
        <w:tc>
          <w:tcPr>
            <w:tcW w:w="5465" w:type="dxa"/>
          </w:tcPr>
          <w:p w:rsidR="00C86340" w:rsidRPr="007D1590" w:rsidRDefault="00C86340">
            <w:pPr>
              <w:pStyle w:val="TableContent"/>
              <w:rPr>
                <w:iCs/>
                <w:sz w:val="18"/>
                <w:szCs w:val="18"/>
              </w:rPr>
            </w:pPr>
            <w:r w:rsidRPr="00433F2C">
              <w:rPr>
                <w:b/>
                <w:bCs w:val="0"/>
                <w:sz w:val="18"/>
                <w:szCs w:val="18"/>
              </w:rPr>
              <w:t xml:space="preserve">Fluctuation between the peak and trough concentrations during a dosing interval </w:t>
            </w:r>
            <w:r w:rsidRPr="00433F2C">
              <w:rPr>
                <w:b/>
                <w:bCs w:val="0"/>
                <w:i/>
                <w:iCs/>
                <w:sz w:val="18"/>
                <w:szCs w:val="18"/>
              </w:rPr>
              <w:t>i</w:t>
            </w:r>
            <w:r>
              <w:rPr>
                <w:b/>
                <w:bCs w:val="0"/>
                <w:i/>
                <w:iCs/>
                <w:sz w:val="18"/>
                <w:szCs w:val="18"/>
              </w:rPr>
              <w:t xml:space="preserve">. </w:t>
            </w:r>
            <w:r w:rsidR="00DC667B" w:rsidRPr="00DC667B">
              <w:rPr>
                <w:i/>
                <w:iCs/>
                <w:sz w:val="18"/>
                <w:szCs w:val="18"/>
              </w:rPr>
              <w:t xml:space="preserve">i </w:t>
            </w:r>
            <w:proofErr w:type="gramStart"/>
            <w:r w:rsidR="00DC667B" w:rsidRPr="00DC667B">
              <w:rPr>
                <w:i/>
                <w:iCs/>
                <w:sz w:val="18"/>
                <w:szCs w:val="18"/>
              </w:rPr>
              <w:t>refers</w:t>
            </w:r>
            <w:proofErr w:type="gramEnd"/>
            <w:r w:rsidR="00DC667B" w:rsidRPr="00DC667B">
              <w:rPr>
                <w:i/>
                <w:iCs/>
                <w:sz w:val="18"/>
                <w:szCs w:val="18"/>
              </w:rPr>
              <w:t xml:space="preserve">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pPr>
              <w:pStyle w:val="TableContent"/>
              <w:rPr>
                <w:b/>
                <w:bCs w:val="0"/>
                <w:sz w:val="18"/>
                <w:szCs w:val="18"/>
              </w:rPr>
            </w:pPr>
          </w:p>
          <w:p w:rsidR="00C86340" w:rsidRPr="00433F2C" w:rsidRDefault="00C86340">
            <w:pPr>
              <w:pStyle w:val="TableContent"/>
              <w:rPr>
                <w:bCs w:val="0"/>
                <w:sz w:val="18"/>
                <w:szCs w:val="18"/>
              </w:rPr>
            </w:pPr>
            <w:r w:rsidRPr="00433F2C">
              <w:rPr>
                <w:bCs w:val="0"/>
                <w:sz w:val="18"/>
                <w:szCs w:val="18"/>
              </w:rPr>
              <w:t>Steady-State Equation:</w:t>
            </w:r>
          </w:p>
          <w:p w:rsidR="00C86340" w:rsidRPr="00433F2C" w:rsidRDefault="00C86340">
            <w:pPr>
              <w:pStyle w:val="TableContent"/>
              <w:rPr>
                <w:b/>
                <w:bCs w:val="0"/>
                <w:sz w:val="18"/>
                <w:szCs w:val="18"/>
              </w:rPr>
            </w:pPr>
          </w:p>
          <w:p w:rsidR="00C86340" w:rsidRPr="00433F2C" w:rsidRDefault="00C86340">
            <w:pPr>
              <w:pStyle w:val="TableContent"/>
              <w:rPr>
                <w:sz w:val="18"/>
                <w:szCs w:val="18"/>
              </w:rPr>
            </w:pPr>
            <w:r w:rsidRPr="00433F2C">
              <w:rPr>
                <w:position w:val="-24"/>
                <w:sz w:val="18"/>
                <w:szCs w:val="18"/>
              </w:rPr>
              <w:object w:dxaOrig="2500" w:dyaOrig="620">
                <v:shape id="_x0000_i1093" type="#_x0000_t75" style="width:125.6pt;height:31.4pt" o:ole="">
                  <v:imagedata r:id="rId143" o:title=""/>
                </v:shape>
                <o:OLEObject Type="Embed" ProgID="Equation.3" ShapeID="_x0000_i1093" DrawAspect="Content" ObjectID="_1640609722" r:id="rId144"/>
              </w:object>
            </w:r>
          </w:p>
          <w:p w:rsidR="00C86340" w:rsidRPr="00433F2C" w:rsidRDefault="00C86340">
            <w:pPr>
              <w:pStyle w:val="TableContent"/>
              <w:rPr>
                <w:sz w:val="18"/>
                <w:szCs w:val="18"/>
              </w:rPr>
            </w:pPr>
          </w:p>
          <w:p w:rsidR="00C86340" w:rsidRPr="00433F2C" w:rsidRDefault="00C86340" w:rsidP="004C3288">
            <w:pPr>
              <w:pStyle w:val="TableContent"/>
              <w:rPr>
                <w:sz w:val="18"/>
                <w:szCs w:val="18"/>
              </w:rPr>
            </w:pPr>
            <w:r w:rsidRPr="00433F2C">
              <w:rPr>
                <w:sz w:val="18"/>
                <w:szCs w:val="18"/>
              </w:rPr>
              <w:t>CMAXi = Another parameter, maximum observed concentration</w:t>
            </w:r>
            <w:r>
              <w:rPr>
                <w:sz w:val="18"/>
                <w:szCs w:val="18"/>
              </w:rPr>
              <w:t xml:space="preserve"> for interval i</w:t>
            </w:r>
          </w:p>
          <w:p w:rsidR="00C86340" w:rsidRPr="00433F2C" w:rsidRDefault="00C86340" w:rsidP="004C3288">
            <w:pPr>
              <w:pStyle w:val="TableContent"/>
              <w:rPr>
                <w:sz w:val="18"/>
                <w:szCs w:val="18"/>
              </w:rPr>
            </w:pPr>
            <w:r w:rsidRPr="00433F2C">
              <w:rPr>
                <w:sz w:val="18"/>
                <w:szCs w:val="18"/>
              </w:rPr>
              <w:t>CMINi = Another parameter, minimum observed concentration</w:t>
            </w:r>
            <w:r>
              <w:rPr>
                <w:sz w:val="18"/>
                <w:szCs w:val="18"/>
              </w:rPr>
              <w:t xml:space="preserve"> for interval i</w:t>
            </w:r>
          </w:p>
          <w:p w:rsidR="00C86340" w:rsidRPr="00433F2C" w:rsidRDefault="00C86340" w:rsidP="004C3288">
            <w:pPr>
              <w:pStyle w:val="TableContent"/>
              <w:rPr>
                <w:sz w:val="18"/>
                <w:szCs w:val="18"/>
              </w:rPr>
            </w:pPr>
            <w:r w:rsidRPr="00433F2C">
              <w:rPr>
                <w:sz w:val="18"/>
                <w:szCs w:val="18"/>
              </w:rPr>
              <w:t>CAVi = Another parameter; average concentration at steady-state</w:t>
            </w:r>
            <w:r>
              <w:rPr>
                <w:sz w:val="18"/>
                <w:szCs w:val="18"/>
              </w:rPr>
              <w:t xml:space="preserve"> for interval i</w:t>
            </w:r>
            <w:r w:rsidRPr="00433F2C">
              <w:rPr>
                <w:sz w:val="18"/>
                <w:szCs w:val="18"/>
              </w:rPr>
              <w:t>.</w:t>
            </w:r>
          </w:p>
          <w:p w:rsidR="00C86340" w:rsidRPr="00433F2C" w:rsidRDefault="00C86340">
            <w:pPr>
              <w:pStyle w:val="TableContent"/>
              <w:rPr>
                <w:sz w:val="18"/>
                <w:szCs w:val="18"/>
              </w:rPr>
            </w:pPr>
          </w:p>
          <w:p w:rsidR="00C86340" w:rsidRPr="00433F2C" w:rsidRDefault="00C86340">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b/>
                      <w:sz w:val="18"/>
                      <w:szCs w:val="18"/>
                    </w:rPr>
                  </w:pPr>
                  <w:r w:rsidRPr="00433F2C">
                    <w:rPr>
                      <w:b/>
                      <w:sz w:val="18"/>
                      <w:szCs w:val="18"/>
                    </w:rPr>
                    <w:t>Time</w:t>
                  </w:r>
                </w:p>
              </w:tc>
              <w:tc>
                <w:tcPr>
                  <w:tcW w:w="772" w:type="dxa"/>
                </w:tcPr>
                <w:p w:rsidR="00C86340" w:rsidRPr="00433F2C" w:rsidRDefault="00C86340">
                  <w:pPr>
                    <w:pStyle w:val="TableContent"/>
                    <w:rPr>
                      <w:b/>
                      <w:sz w:val="18"/>
                      <w:szCs w:val="18"/>
                    </w:rPr>
                  </w:pPr>
                  <w:r w:rsidRPr="00433F2C">
                    <w:rPr>
                      <w:b/>
                      <w:sz w:val="18"/>
                      <w:szCs w:val="18"/>
                    </w:rPr>
                    <w:t>Conc.</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sz w:val="18"/>
                <w:szCs w:val="18"/>
              </w:rPr>
            </w:pPr>
            <w:r w:rsidRPr="00433F2C">
              <w:rPr>
                <w:sz w:val="18"/>
                <w:szCs w:val="18"/>
              </w:rPr>
              <w:t>TAU=24</w:t>
            </w:r>
          </w:p>
          <w:p w:rsidR="00C86340" w:rsidRPr="00433F2C" w:rsidRDefault="00C86340">
            <w:pPr>
              <w:pStyle w:val="TableContent"/>
              <w:rPr>
                <w:sz w:val="18"/>
                <w:szCs w:val="18"/>
              </w:rPr>
            </w:pPr>
            <w:r w:rsidRPr="00433F2C">
              <w:rPr>
                <w:sz w:val="18"/>
                <w:szCs w:val="18"/>
              </w:rPr>
              <w:t>PTF = (1.26-0.23)/0.62 = 1.66 as steady-state.</w:t>
            </w:r>
          </w:p>
          <w:p w:rsidR="00C86340" w:rsidRPr="00433F2C" w:rsidRDefault="00C86340">
            <w:pPr>
              <w:pStyle w:val="TableContent"/>
              <w:rPr>
                <w:sz w:val="18"/>
                <w:szCs w:val="18"/>
              </w:rPr>
            </w:pPr>
            <w:r w:rsidRPr="00433F2C">
              <w:rPr>
                <w:sz w:val="18"/>
                <w:szCs w:val="18"/>
              </w:rPr>
              <w:t>Not calculated for single dose.</w:t>
            </w:r>
          </w:p>
          <w:p w:rsidR="00C86340" w:rsidRPr="00433F2C" w:rsidRDefault="00C86340">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CMAX = 0</w:t>
                  </w:r>
                </w:p>
              </w:tc>
              <w:tc>
                <w:tcPr>
                  <w:tcW w:w="2644" w:type="dxa"/>
                </w:tcPr>
                <w:p w:rsidR="00C86340" w:rsidRPr="00433F2C" w:rsidRDefault="00C86340">
                  <w:pPr>
                    <w:pStyle w:val="TableContent"/>
                    <w:rPr>
                      <w:iCs/>
                      <w:sz w:val="18"/>
                      <w:szCs w:val="18"/>
                    </w:rPr>
                  </w:pPr>
                  <w:r w:rsidRPr="00433F2C">
                    <w:rPr>
                      <w:iCs/>
                      <w:sz w:val="18"/>
                      <w:szCs w:val="18"/>
                    </w:rPr>
                    <w:t>Return “NA”</w:t>
                  </w:r>
                </w:p>
                <w:p w:rsidR="00C86340" w:rsidRPr="00433F2C" w:rsidRDefault="00C86340">
                  <w:pPr>
                    <w:pStyle w:val="TableContent"/>
                    <w:rPr>
                      <w:iCs/>
                      <w:sz w:val="18"/>
                      <w:szCs w:val="18"/>
                    </w:rPr>
                  </w:pPr>
                  <w:r w:rsidRPr="00433F2C">
                    <w:rPr>
                      <w:iCs/>
                      <w:sz w:val="18"/>
                      <w:szCs w:val="18"/>
                    </w:rPr>
                    <w:t>(Not Determined)</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lastRenderedPageBreak/>
                    <w:t>If CMIN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CAVi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highlight w:val="yellow"/>
              </w:rPr>
            </w:pPr>
          </w:p>
        </w:tc>
        <w:tc>
          <w:tcPr>
            <w:tcW w:w="998" w:type="dxa"/>
          </w:tcPr>
          <w:p w:rsidR="00C86340" w:rsidRPr="00433F2C" w:rsidRDefault="00C86340">
            <w:pPr>
              <w:pStyle w:val="NormalWeb"/>
              <w:rPr>
                <w:sz w:val="18"/>
                <w:szCs w:val="18"/>
              </w:rPr>
            </w:pPr>
            <w:r w:rsidRPr="00433F2C">
              <w:rPr>
                <w:sz w:val="18"/>
                <w:szCs w:val="18"/>
              </w:rPr>
              <w:lastRenderedPageBreak/>
              <w:t>1</w:t>
            </w:r>
          </w:p>
        </w:tc>
        <w:tc>
          <w:tcPr>
            <w:tcW w:w="1571" w:type="dxa"/>
          </w:tcPr>
          <w:p w:rsidR="00C86340" w:rsidRPr="00433F2C" w:rsidRDefault="00C86340">
            <w:pPr>
              <w:pStyle w:val="NormalWeb"/>
              <w:rPr>
                <w:sz w:val="18"/>
                <w:szCs w:val="18"/>
              </w:rPr>
            </w:pPr>
            <w:r>
              <w:rPr>
                <w:sz w:val="18"/>
                <w:szCs w:val="18"/>
              </w:rPr>
              <w:t>None</w:t>
            </w:r>
          </w:p>
        </w:tc>
      </w:tr>
      <w:tr w:rsidR="00C86340" w:rsidRPr="00433F2C" w:rsidTr="00C466A3">
        <w:trPr>
          <w:jc w:val="center"/>
        </w:trPr>
        <w:tc>
          <w:tcPr>
            <w:tcW w:w="1080" w:type="dxa"/>
          </w:tcPr>
          <w:p w:rsidR="00C86340" w:rsidRPr="00433F2C" w:rsidRDefault="00C86340">
            <w:pPr>
              <w:pStyle w:val="TableContent"/>
              <w:rPr>
                <w:rFonts w:eastAsia="MS Mincho"/>
                <w:iCs/>
                <w:sz w:val="18"/>
                <w:szCs w:val="18"/>
                <w:lang w:eastAsia="ja-JP"/>
              </w:rPr>
            </w:pPr>
            <w:r>
              <w:rPr>
                <w:rFonts w:eastAsia="MS Mincho"/>
                <w:iCs/>
                <w:sz w:val="18"/>
                <w:szCs w:val="18"/>
                <w:lang w:eastAsia="ja-JP"/>
              </w:rPr>
              <w:lastRenderedPageBreak/>
              <w:t>1.0</w:t>
            </w:r>
          </w:p>
        </w:tc>
        <w:tc>
          <w:tcPr>
            <w:tcW w:w="1375" w:type="dxa"/>
          </w:tcPr>
          <w:p w:rsidR="00C86340" w:rsidRPr="00F71A6D" w:rsidRDefault="00C86340">
            <w:pPr>
              <w:pStyle w:val="TableContent"/>
              <w:rPr>
                <w:rFonts w:eastAsia="MS Mincho"/>
                <w:b/>
                <w:iCs/>
                <w:sz w:val="18"/>
                <w:szCs w:val="18"/>
                <w:lang w:eastAsia="ja-JP"/>
              </w:rPr>
            </w:pPr>
            <w:bookmarkStart w:id="162" w:name="CAVi"/>
            <w:r w:rsidRPr="00F71A6D">
              <w:rPr>
                <w:rFonts w:eastAsia="MS Mincho" w:hint="eastAsia"/>
                <w:b/>
                <w:iCs/>
                <w:sz w:val="18"/>
                <w:szCs w:val="18"/>
                <w:lang w:eastAsia="ja-JP"/>
              </w:rPr>
              <w:t>C</w:t>
            </w:r>
            <w:r w:rsidRPr="00F71A6D">
              <w:rPr>
                <w:rFonts w:eastAsia="MS Mincho"/>
                <w:b/>
                <w:iCs/>
                <w:sz w:val="18"/>
                <w:szCs w:val="18"/>
                <w:lang w:eastAsia="ja-JP"/>
              </w:rPr>
              <w:t>AV</w:t>
            </w:r>
            <w:r w:rsidRPr="00F71A6D">
              <w:rPr>
                <w:rFonts w:eastAsia="MS Mincho"/>
                <w:b/>
                <w:i/>
                <w:sz w:val="18"/>
                <w:szCs w:val="18"/>
                <w:lang w:eastAsia="ja-JP"/>
              </w:rPr>
              <w:t>i</w:t>
            </w:r>
            <w:bookmarkEnd w:id="162"/>
          </w:p>
        </w:tc>
        <w:tc>
          <w:tcPr>
            <w:tcW w:w="5465" w:type="dxa"/>
          </w:tcPr>
          <w:p w:rsidR="00C86340" w:rsidRDefault="00C86340">
            <w:pPr>
              <w:pStyle w:val="TableContent"/>
              <w:rPr>
                <w:rFonts w:eastAsia="MS Mincho"/>
                <w:b/>
                <w:sz w:val="18"/>
                <w:szCs w:val="18"/>
                <w:lang w:eastAsia="ja-JP"/>
              </w:rPr>
            </w:pPr>
            <w:r w:rsidRPr="00433F2C">
              <w:rPr>
                <w:rFonts w:eastAsia="MS Mincho" w:hint="eastAsia"/>
                <w:b/>
                <w:sz w:val="18"/>
                <w:szCs w:val="18"/>
                <w:lang w:eastAsia="ja-JP"/>
              </w:rPr>
              <w:t>Average concentration at steady state</w:t>
            </w:r>
            <w:r w:rsidRPr="00433F2C">
              <w:rPr>
                <w:rFonts w:eastAsia="MS Mincho"/>
                <w:b/>
                <w:sz w:val="18"/>
                <w:szCs w:val="18"/>
                <w:lang w:eastAsia="ja-JP"/>
              </w:rPr>
              <w:t>.</w:t>
            </w:r>
          </w:p>
          <w:p w:rsidR="00C86340" w:rsidRPr="007D1590" w:rsidRDefault="00DC667B">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pPr>
              <w:pStyle w:val="TableContent"/>
              <w:rPr>
                <w:rFonts w:eastAsia="MS Mincho"/>
                <w:sz w:val="18"/>
                <w:szCs w:val="18"/>
                <w:lang w:eastAsia="ja-JP"/>
              </w:rPr>
            </w:pPr>
            <w:r w:rsidRPr="00433F2C">
              <w:rPr>
                <w:rFonts w:eastAsia="MS Mincho" w:hint="eastAsia"/>
                <w:sz w:val="18"/>
                <w:szCs w:val="18"/>
                <w:lang w:eastAsia="ja-JP"/>
              </w:rPr>
              <w:t xml:space="preserve"> </w:t>
            </w:r>
          </w:p>
          <w:p w:rsidR="00C86340" w:rsidRPr="00433F2C" w:rsidRDefault="00C86340">
            <w:pPr>
              <w:pStyle w:val="TableContent"/>
              <w:rPr>
                <w:rFonts w:cs="Arial"/>
                <w:b/>
                <w:sz w:val="18"/>
                <w:szCs w:val="18"/>
              </w:rPr>
            </w:pPr>
            <w:r w:rsidRPr="00433F2C">
              <w:rPr>
                <w:rFonts w:cs="Arial"/>
                <w:b/>
                <w:sz w:val="18"/>
                <w:szCs w:val="18"/>
              </w:rPr>
              <w:t>Steady-State Equation:</w:t>
            </w:r>
          </w:p>
          <w:p w:rsidR="00C86340" w:rsidRPr="00433F2C" w:rsidRDefault="00C86340">
            <w:pPr>
              <w:pStyle w:val="TableContent"/>
              <w:rPr>
                <w:rFonts w:eastAsia="MS Mincho"/>
                <w:sz w:val="18"/>
                <w:szCs w:val="18"/>
                <w:lang w:eastAsia="ja-JP"/>
              </w:rPr>
            </w:pPr>
          </w:p>
          <w:p w:rsidR="00C86340" w:rsidRPr="00433F2C" w:rsidRDefault="00C86340">
            <w:pPr>
              <w:pStyle w:val="TableContent"/>
              <w:rPr>
                <w:rFonts w:eastAsia="MS Mincho"/>
                <w:sz w:val="18"/>
                <w:szCs w:val="18"/>
                <w:lang w:eastAsia="ja-JP"/>
              </w:rPr>
            </w:pPr>
            <w:r w:rsidRPr="00433F2C">
              <w:rPr>
                <w:rFonts w:eastAsia="MS Mincho"/>
                <w:position w:val="-24"/>
                <w:sz w:val="18"/>
                <w:szCs w:val="18"/>
                <w:lang w:eastAsia="ja-JP"/>
              </w:rPr>
              <w:object w:dxaOrig="1920" w:dyaOrig="620">
                <v:shape id="_x0000_i1094" type="#_x0000_t75" style="width:96.7pt;height:31.4pt" o:ole="">
                  <v:imagedata r:id="rId145" o:title=""/>
                </v:shape>
                <o:OLEObject Type="Embed" ProgID="Equation.3" ShapeID="_x0000_i1094" DrawAspect="Content" ObjectID="_1640609723" r:id="rId146"/>
              </w:object>
            </w:r>
          </w:p>
          <w:p w:rsidR="00C86340" w:rsidRPr="00433F2C" w:rsidRDefault="00C86340">
            <w:pPr>
              <w:pStyle w:val="TableContent"/>
              <w:rPr>
                <w:b/>
                <w:iCs/>
                <w:sz w:val="18"/>
                <w:szCs w:val="18"/>
              </w:rPr>
            </w:pPr>
          </w:p>
          <w:p w:rsidR="00C86340" w:rsidRPr="00433F2C" w:rsidRDefault="00C86340">
            <w:pPr>
              <w:pStyle w:val="TableContent"/>
              <w:rPr>
                <w:rFonts w:eastAsia="MS Mincho"/>
                <w:bCs w:val="0"/>
                <w:iCs/>
                <w:sz w:val="18"/>
                <w:szCs w:val="18"/>
                <w:lang w:eastAsia="ja-JP"/>
              </w:rPr>
            </w:pPr>
            <w:r w:rsidRPr="00433F2C">
              <w:rPr>
                <w:bCs w:val="0"/>
                <w:iCs/>
                <w:sz w:val="18"/>
                <w:szCs w:val="18"/>
              </w:rPr>
              <w:t>Not calculated for single dose</w:t>
            </w:r>
          </w:p>
          <w:p w:rsidR="00C86340" w:rsidRPr="00433F2C" w:rsidRDefault="00C86340">
            <w:pPr>
              <w:pStyle w:val="TableContent"/>
              <w:rPr>
                <w:iCs/>
                <w:sz w:val="18"/>
                <w:szCs w:val="18"/>
              </w:rPr>
            </w:pPr>
            <w:r w:rsidRPr="00433F2C">
              <w:rPr>
                <w:sz w:val="18"/>
                <w:szCs w:val="18"/>
              </w:rPr>
              <w:t>PK Analyst Note: User to re-calculate CAVi with AUCINF if steady-state is not obtained.</w:t>
            </w:r>
          </w:p>
          <w:p w:rsidR="00C86340" w:rsidRPr="00433F2C" w:rsidRDefault="00C86340">
            <w:pPr>
              <w:pStyle w:val="TableContent"/>
              <w:rPr>
                <w:b/>
                <w:iCs/>
                <w:sz w:val="18"/>
                <w:szCs w:val="18"/>
              </w:rPr>
            </w:pPr>
            <w:r w:rsidRPr="00433F2C">
              <w:rPr>
                <w:b/>
                <w:iCs/>
                <w:sz w:val="18"/>
                <w:szCs w:val="18"/>
              </w:rPr>
              <w:t>Secondary parameter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 xml:space="preserve">If </w:t>
                  </w: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2644" w:type="dxa"/>
                </w:tcPr>
                <w:p w:rsidR="00C86340" w:rsidRPr="00433F2C" w:rsidRDefault="00C86340">
                  <w:pPr>
                    <w:pStyle w:val="TableContent"/>
                    <w:rPr>
                      <w:iCs/>
                      <w:sz w:val="18"/>
                      <w:szCs w:val="18"/>
                    </w:rPr>
                  </w:pPr>
                  <w:r w:rsidRPr="00433F2C">
                    <w:rPr>
                      <w:iCs/>
                      <w:sz w:val="18"/>
                      <w:szCs w:val="18"/>
                    </w:rPr>
                    <w:t>Return “NA”</w:t>
                  </w:r>
                </w:p>
                <w:p w:rsidR="00C86340" w:rsidRPr="00433F2C" w:rsidRDefault="00C86340">
                  <w:pPr>
                    <w:pStyle w:val="TableContent"/>
                    <w:rPr>
                      <w:iCs/>
                      <w:sz w:val="18"/>
                      <w:szCs w:val="18"/>
                    </w:rPr>
                  </w:pPr>
                  <w:r w:rsidRPr="00433F2C">
                    <w:rPr>
                      <w:iCs/>
                      <w:sz w:val="18"/>
                      <w:szCs w:val="18"/>
                    </w:rPr>
                    <w:t>(Not Available)</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AUCTAU is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 xml:space="preserve"> If AUCTAU </w:t>
                  </w:r>
                  <w:r w:rsidRPr="00433F2C">
                    <w:rPr>
                      <w:bCs w:val="0"/>
                      <w:iCs/>
                      <w:sz w:val="18"/>
                      <w:szCs w:val="18"/>
                    </w:rPr>
                    <w:sym w:font="Symbol" w:char="F0A3"/>
                  </w:r>
                  <w:r w:rsidRPr="00433F2C">
                    <w:rPr>
                      <w:bCs w:val="0"/>
                      <w:iCs/>
                      <w:sz w:val="18"/>
                      <w:szCs w:val="18"/>
                    </w:rPr>
                    <w:t xml:space="preserve">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 xml:space="preserve">If </w:t>
                  </w:r>
                  <w:r w:rsidRPr="00433F2C">
                    <w:rPr>
                      <w:rFonts w:ascii="Symbol" w:hAnsi="Symbol"/>
                      <w:bCs w:val="0"/>
                      <w:iCs/>
                      <w:sz w:val="18"/>
                      <w:szCs w:val="18"/>
                    </w:rPr>
                    <w:t></w:t>
                  </w:r>
                  <w:r w:rsidRPr="00433F2C">
                    <w:rPr>
                      <w:bCs w:val="0"/>
                      <w:iCs/>
                      <w:sz w:val="18"/>
                      <w:szCs w:val="18"/>
                    </w:rPr>
                    <w:t xml:space="preserve"> is not one of the existing times associated with concentration data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eastAsia="MS Mincho"/>
                <w:sz w:val="18"/>
                <w:szCs w:val="18"/>
                <w:lang w:eastAsia="ja-JP"/>
              </w:rPr>
            </w:pPr>
          </w:p>
        </w:tc>
        <w:tc>
          <w:tcPr>
            <w:tcW w:w="998" w:type="dxa"/>
          </w:tcPr>
          <w:p w:rsidR="00C86340" w:rsidRPr="00433F2C" w:rsidRDefault="00C86340">
            <w:pPr>
              <w:pStyle w:val="TableContent"/>
              <w:rPr>
                <w:rFonts w:cs="Arial"/>
                <w:sz w:val="18"/>
                <w:szCs w:val="18"/>
              </w:rPr>
            </w:pPr>
            <w:r w:rsidRPr="00433F2C">
              <w:rPr>
                <w:rFonts w:cs="Arial"/>
                <w:sz w:val="18"/>
                <w:szCs w:val="18"/>
              </w:rPr>
              <w:t>3</w:t>
            </w:r>
          </w:p>
        </w:tc>
        <w:tc>
          <w:tcPr>
            <w:tcW w:w="1571" w:type="dxa"/>
          </w:tcPr>
          <w:p w:rsidR="00C86340" w:rsidRPr="00433F2C" w:rsidRDefault="00C86340">
            <w:pPr>
              <w:pStyle w:val="TableContent"/>
              <w:rPr>
                <w:iCs/>
                <w:sz w:val="18"/>
                <w:szCs w:val="18"/>
              </w:rPr>
            </w:pPr>
            <w:r>
              <w:rPr>
                <w:rFonts w:cs="Arial"/>
                <w:sz w:val="18"/>
                <w:szCs w:val="18"/>
              </w:rPr>
              <w:t>CONCU</w:t>
            </w:r>
          </w:p>
        </w:tc>
      </w:tr>
      <w:tr w:rsidR="00C86340" w:rsidRPr="00433F2C" w:rsidTr="00C466A3">
        <w:trPr>
          <w:jc w:val="center"/>
        </w:trPr>
        <w:tc>
          <w:tcPr>
            <w:tcW w:w="1080" w:type="dxa"/>
          </w:tcPr>
          <w:p w:rsidR="00C86340" w:rsidRPr="00433F2C" w:rsidRDefault="00C86340">
            <w:pPr>
              <w:pStyle w:val="TableContent"/>
              <w:rPr>
                <w:sz w:val="18"/>
                <w:szCs w:val="18"/>
              </w:rPr>
            </w:pPr>
            <w:r>
              <w:rPr>
                <w:sz w:val="18"/>
                <w:szCs w:val="18"/>
              </w:rPr>
              <w:t>1.0</w:t>
            </w:r>
          </w:p>
        </w:tc>
        <w:tc>
          <w:tcPr>
            <w:tcW w:w="1375" w:type="dxa"/>
          </w:tcPr>
          <w:p w:rsidR="00C86340" w:rsidRPr="00F71A6D" w:rsidRDefault="00C86340">
            <w:pPr>
              <w:pStyle w:val="TableContent"/>
              <w:rPr>
                <w:b/>
                <w:sz w:val="18"/>
                <w:szCs w:val="18"/>
              </w:rPr>
            </w:pPr>
            <w:bookmarkStart w:id="163" w:name="CTROUGHi"/>
            <w:r w:rsidRPr="00F71A6D">
              <w:rPr>
                <w:b/>
                <w:sz w:val="18"/>
                <w:szCs w:val="18"/>
              </w:rPr>
              <w:t>CTROUGH</w:t>
            </w:r>
            <w:r w:rsidRPr="00F71A6D">
              <w:rPr>
                <w:b/>
                <w:i/>
                <w:iCs/>
                <w:sz w:val="18"/>
                <w:szCs w:val="18"/>
              </w:rPr>
              <w:t>i</w:t>
            </w:r>
            <w:bookmarkEnd w:id="163"/>
          </w:p>
        </w:tc>
        <w:tc>
          <w:tcPr>
            <w:tcW w:w="5465" w:type="dxa"/>
          </w:tcPr>
          <w:p w:rsidR="00C86340" w:rsidRDefault="00C86340">
            <w:pPr>
              <w:pStyle w:val="TableContent"/>
              <w:rPr>
                <w:rFonts w:cs="Arial"/>
                <w:sz w:val="18"/>
                <w:szCs w:val="18"/>
              </w:rPr>
            </w:pPr>
            <w:r w:rsidRPr="00433F2C">
              <w:rPr>
                <w:rFonts w:cs="Arial"/>
                <w:b/>
                <w:sz w:val="18"/>
                <w:szCs w:val="18"/>
              </w:rPr>
              <w:t>Pre-dose concentration</w:t>
            </w:r>
            <w:r w:rsidRPr="00433F2C">
              <w:rPr>
                <w:rFonts w:cs="Arial"/>
                <w:sz w:val="18"/>
                <w:szCs w:val="18"/>
              </w:rPr>
              <w:t xml:space="preserve"> defined as nominal time 0 during multiple dosing. </w:t>
            </w:r>
          </w:p>
          <w:p w:rsidR="00C86340" w:rsidRPr="00AB4B19" w:rsidRDefault="00DC667B">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pPr>
              <w:pStyle w:val="TableContent"/>
              <w:rPr>
                <w:rFonts w:cs="Arial"/>
                <w:sz w:val="18"/>
                <w:szCs w:val="18"/>
              </w:rPr>
            </w:pPr>
            <w:r w:rsidRPr="00433F2C">
              <w:rPr>
                <w:rFonts w:cs="Arial"/>
                <w:sz w:val="18"/>
                <w:szCs w:val="18"/>
              </w:rPr>
              <w:t>This is the concentration that corresponds to the nominal time of dosing</w:t>
            </w:r>
          </w:p>
          <w:p w:rsidR="00C86340" w:rsidRDefault="00C86340">
            <w:pPr>
              <w:pStyle w:val="TableContent"/>
              <w:rPr>
                <w:rFonts w:cs="Arial"/>
                <w:sz w:val="18"/>
                <w:szCs w:val="18"/>
              </w:rPr>
            </w:pPr>
          </w:p>
          <w:p w:rsidR="00C86340" w:rsidRDefault="00C86340">
            <w:pPr>
              <w:pStyle w:val="TableContent"/>
              <w:rPr>
                <w:rFonts w:cs="Arial"/>
                <w:sz w:val="18"/>
                <w:szCs w:val="18"/>
              </w:rPr>
            </w:pPr>
            <w:r>
              <w:rPr>
                <w:rFonts w:cs="Arial"/>
                <w:sz w:val="18"/>
                <w:szCs w:val="18"/>
              </w:rPr>
              <w:t>Models: M1(SS), M2(SS), M3(SS)</w:t>
            </w:r>
          </w:p>
          <w:p w:rsidR="00C86340" w:rsidRDefault="00C86340">
            <w:pPr>
              <w:pStyle w:val="TableContent"/>
              <w:rPr>
                <w:rFonts w:cs="Arial"/>
                <w:sz w:val="18"/>
                <w:szCs w:val="18"/>
              </w:rPr>
            </w:pPr>
          </w:p>
          <w:p w:rsidR="00C86340" w:rsidRPr="00433F2C" w:rsidRDefault="00C86340">
            <w:pPr>
              <w:pStyle w:val="TableContent"/>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sz w:val="18"/>
                      <w:szCs w:val="18"/>
                    </w:rPr>
                  </w:pPr>
                  <w:r w:rsidRPr="00433F2C">
                    <w:rPr>
                      <w:sz w:val="18"/>
                      <w:szCs w:val="18"/>
                    </w:rPr>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rFonts w:cs="Arial"/>
                <w:sz w:val="18"/>
                <w:szCs w:val="18"/>
              </w:rPr>
            </w:pPr>
            <w:r w:rsidRPr="00433F2C">
              <w:rPr>
                <w:rFonts w:cs="Arial"/>
                <w:sz w:val="18"/>
                <w:szCs w:val="18"/>
              </w:rPr>
              <w:t>CTROUGH</w:t>
            </w:r>
            <w:r w:rsidRPr="00433F2C">
              <w:rPr>
                <w:rFonts w:cs="Arial"/>
                <w:i/>
                <w:iCs/>
                <w:sz w:val="18"/>
                <w:szCs w:val="18"/>
              </w:rPr>
              <w:t>i</w:t>
            </w:r>
            <w:r w:rsidRPr="00433F2C">
              <w:rPr>
                <w:rFonts w:cs="Arial"/>
                <w:sz w:val="18"/>
                <w:szCs w:val="18"/>
              </w:rPr>
              <w:t>=0.25</w:t>
            </w:r>
          </w:p>
          <w:p w:rsidR="00C86340" w:rsidRPr="00433F2C" w:rsidRDefault="00C86340">
            <w:pPr>
              <w:pStyle w:val="TableContent"/>
              <w:rPr>
                <w:sz w:val="18"/>
                <w:szCs w:val="18"/>
              </w:rPr>
            </w:pPr>
          </w:p>
        </w:tc>
        <w:tc>
          <w:tcPr>
            <w:tcW w:w="998" w:type="dxa"/>
          </w:tcPr>
          <w:p w:rsidR="00C86340" w:rsidRPr="00433F2C" w:rsidRDefault="00C86340">
            <w:pPr>
              <w:pStyle w:val="TableContent"/>
              <w:rPr>
                <w:sz w:val="18"/>
                <w:szCs w:val="18"/>
              </w:rPr>
            </w:pPr>
            <w:r w:rsidRPr="00433F2C">
              <w:rPr>
                <w:sz w:val="18"/>
                <w:szCs w:val="18"/>
              </w:rPr>
              <w:t>3</w:t>
            </w:r>
          </w:p>
        </w:tc>
        <w:tc>
          <w:tcPr>
            <w:tcW w:w="1571" w:type="dxa"/>
          </w:tcPr>
          <w:p w:rsidR="00C86340" w:rsidRPr="00433F2C"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Default="00C86340">
            <w:pPr>
              <w:pStyle w:val="TableContent"/>
              <w:rPr>
                <w:sz w:val="18"/>
                <w:szCs w:val="18"/>
              </w:rPr>
            </w:pPr>
            <w:r>
              <w:rPr>
                <w:rFonts w:eastAsia="SimSun" w:hint="eastAsia"/>
                <w:sz w:val="18"/>
                <w:szCs w:val="18"/>
                <w:lang w:eastAsia="zh-CN"/>
              </w:rPr>
              <w:t>3.0</w:t>
            </w:r>
          </w:p>
        </w:tc>
        <w:tc>
          <w:tcPr>
            <w:tcW w:w="1375" w:type="dxa"/>
          </w:tcPr>
          <w:p w:rsidR="00C86340" w:rsidRPr="00F71A6D" w:rsidRDefault="00C86340">
            <w:pPr>
              <w:pStyle w:val="TableContent"/>
              <w:rPr>
                <w:b/>
                <w:sz w:val="18"/>
                <w:szCs w:val="18"/>
              </w:rPr>
            </w:pPr>
            <w:bookmarkStart w:id="164" w:name="CTROUGHENDi"/>
            <w:r w:rsidRPr="00F71A6D">
              <w:rPr>
                <w:b/>
                <w:sz w:val="18"/>
                <w:szCs w:val="18"/>
              </w:rPr>
              <w:t>CTROUGH</w:t>
            </w:r>
            <w:r w:rsidRPr="00F71A6D">
              <w:rPr>
                <w:rFonts w:eastAsia="SimSun" w:hint="eastAsia"/>
                <w:b/>
                <w:sz w:val="18"/>
                <w:szCs w:val="18"/>
                <w:lang w:eastAsia="zh-CN"/>
              </w:rPr>
              <w:t>END</w:t>
            </w:r>
            <w:r w:rsidRPr="00F71A6D">
              <w:rPr>
                <w:b/>
                <w:i/>
                <w:iCs/>
                <w:sz w:val="18"/>
                <w:szCs w:val="18"/>
              </w:rPr>
              <w:t>i</w:t>
            </w:r>
            <w:bookmarkEnd w:id="164"/>
          </w:p>
        </w:tc>
        <w:tc>
          <w:tcPr>
            <w:tcW w:w="5465" w:type="dxa"/>
          </w:tcPr>
          <w:p w:rsidR="00C86340" w:rsidRPr="00AB4B19" w:rsidRDefault="00C86340" w:rsidP="006709C0">
            <w:pPr>
              <w:pStyle w:val="TableContent"/>
              <w:rPr>
                <w:iCs/>
                <w:sz w:val="18"/>
                <w:szCs w:val="18"/>
              </w:rPr>
            </w:pPr>
            <w:r w:rsidRPr="006709C0">
              <w:rPr>
                <w:rFonts w:eastAsia="SimSun" w:cs="Arial" w:hint="eastAsia"/>
                <w:sz w:val="18"/>
                <w:szCs w:val="18"/>
                <w:lang w:eastAsia="zh-CN"/>
              </w:rPr>
              <w:t xml:space="preserve">Concentrations at the </w:t>
            </w:r>
            <w:r>
              <w:rPr>
                <w:rFonts w:cs="Arial"/>
                <w:sz w:val="18"/>
                <w:szCs w:val="18"/>
              </w:rPr>
              <w:t>end</w:t>
            </w:r>
            <w:r w:rsidRPr="006709C0">
              <w:rPr>
                <w:rFonts w:eastAsia="SimSun" w:cs="Arial" w:hint="eastAsia"/>
                <w:sz w:val="18"/>
                <w:szCs w:val="18"/>
                <w:lang w:eastAsia="zh-CN"/>
              </w:rPr>
              <w:t xml:space="preserve"> of </w:t>
            </w:r>
            <w:r>
              <w:rPr>
                <w:rFonts w:eastAsia="SimSun" w:cs="Arial"/>
                <w:sz w:val="18"/>
                <w:szCs w:val="18"/>
                <w:lang w:eastAsia="zh-CN"/>
              </w:rPr>
              <w:t xml:space="preserve">the </w:t>
            </w:r>
            <w:r w:rsidRPr="00055C1F">
              <w:rPr>
                <w:rFonts w:eastAsia="SimSun" w:cs="Arial"/>
                <w:sz w:val="18"/>
                <w:szCs w:val="18"/>
                <w:lang w:eastAsia="zh-CN"/>
              </w:rPr>
              <w:t>i</w:t>
            </w:r>
            <w:r w:rsidRPr="00055C1F">
              <w:rPr>
                <w:rFonts w:eastAsia="SimSun" w:cs="Arial"/>
                <w:sz w:val="18"/>
                <w:szCs w:val="18"/>
                <w:vertAlign w:val="superscript"/>
                <w:lang w:eastAsia="zh-CN"/>
              </w:rPr>
              <w:t>th</w:t>
            </w:r>
            <w:r>
              <w:rPr>
                <w:rFonts w:eastAsia="SimSun" w:cs="Arial"/>
                <w:sz w:val="18"/>
                <w:szCs w:val="18"/>
                <w:lang w:eastAsia="zh-CN"/>
              </w:rPr>
              <w:t xml:space="preserve"> </w:t>
            </w:r>
            <w:r w:rsidRPr="004C15AF">
              <w:rPr>
                <w:rFonts w:eastAsia="SimSun" w:cs="Arial" w:hint="eastAsia"/>
                <w:sz w:val="18"/>
                <w:szCs w:val="18"/>
                <w:lang w:eastAsia="zh-CN"/>
              </w:rPr>
              <w:t>dosing</w:t>
            </w:r>
            <w:r w:rsidRPr="006709C0">
              <w:rPr>
                <w:rFonts w:eastAsia="SimSun" w:cs="Arial" w:hint="eastAsia"/>
                <w:sz w:val="18"/>
                <w:szCs w:val="18"/>
                <w:lang w:eastAsia="zh-CN"/>
              </w:rPr>
              <w:t xml:space="preserve"> interval,</w:t>
            </w:r>
            <w:r>
              <w:rPr>
                <w:rFonts w:cs="Arial"/>
                <w:sz w:val="18"/>
                <w:szCs w:val="18"/>
              </w:rPr>
              <w:t xml:space="preserve"> defined as </w:t>
            </w:r>
            <w:r w:rsidR="003F3DAC">
              <w:rPr>
                <w:rFonts w:cs="Arial"/>
                <w:sz w:val="18"/>
                <w:szCs w:val="18"/>
              </w:rPr>
              <w:t xml:space="preserve">the observed concentration at the time of </w:t>
            </w:r>
            <w:r>
              <w:rPr>
                <w:rFonts w:cs="Arial"/>
                <w:sz w:val="18"/>
                <w:szCs w:val="18"/>
              </w:rPr>
              <w:t xml:space="preserve">nominal time </w:t>
            </w:r>
            <w:r w:rsidRPr="006709C0">
              <w:rPr>
                <w:rFonts w:eastAsia="SimSun" w:cs="Arial" w:hint="eastAsia"/>
                <w:sz w:val="18"/>
                <w:szCs w:val="18"/>
                <w:lang w:eastAsia="zh-CN"/>
              </w:rPr>
              <w:t>TAU</w:t>
            </w:r>
            <w:r w:rsidRPr="00433F2C">
              <w:rPr>
                <w:rFonts w:cs="Arial"/>
                <w:sz w:val="18"/>
                <w:szCs w:val="18"/>
              </w:rPr>
              <w:t xml:space="preserve"> during </w:t>
            </w:r>
            <w:r w:rsidRPr="00433F2C">
              <w:rPr>
                <w:rFonts w:cs="Arial"/>
                <w:sz w:val="18"/>
                <w:szCs w:val="18"/>
              </w:rPr>
              <w:lastRenderedPageBreak/>
              <w:t>multiple dosing.</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6709C0">
            <w:pPr>
              <w:pStyle w:val="TableContent"/>
              <w:rPr>
                <w:rFonts w:cs="Arial"/>
                <w:sz w:val="18"/>
                <w:szCs w:val="18"/>
              </w:rPr>
            </w:pPr>
          </w:p>
          <w:p w:rsidR="00C86340" w:rsidRPr="00055C1F" w:rsidRDefault="00C86340" w:rsidP="006709C0">
            <w:pPr>
              <w:pStyle w:val="TableContent"/>
              <w:rPr>
                <w:rFonts w:cs="Arial"/>
                <w:b/>
                <w:sz w:val="18"/>
                <w:szCs w:val="18"/>
              </w:rPr>
            </w:pPr>
            <w:r w:rsidRPr="00055C1F">
              <w:rPr>
                <w:rFonts w:cs="Arial"/>
                <w:b/>
                <w:sz w:val="18"/>
                <w:szCs w:val="18"/>
              </w:rPr>
              <w:t>Models M1(ss), M2(ss), M3(ss)</w:t>
            </w:r>
          </w:p>
          <w:p w:rsidR="00C86340" w:rsidRPr="00433F2C" w:rsidRDefault="00C86340" w:rsidP="006709C0">
            <w:pPr>
              <w:pStyle w:val="TableContent"/>
              <w:rPr>
                <w:rFonts w:cs="Arial"/>
                <w:sz w:val="18"/>
                <w:szCs w:val="18"/>
              </w:rPr>
            </w:pPr>
            <w:r w:rsidRPr="00433F2C">
              <w:rPr>
                <w:rFonts w:cs="Arial"/>
                <w:sz w:val="18"/>
                <w:szCs w:val="18"/>
              </w:rPr>
              <w:t xml:space="preserve"> </w:t>
            </w:r>
          </w:p>
          <w:p w:rsidR="00C86340" w:rsidRPr="00433F2C" w:rsidRDefault="00C86340" w:rsidP="006709C0">
            <w:pPr>
              <w:pStyle w:val="TableContent"/>
              <w:rPr>
                <w:rFonts w:cs="Arial"/>
                <w:sz w:val="18"/>
                <w:szCs w:val="18"/>
              </w:rPr>
            </w:pPr>
            <w:r w:rsidRPr="00433F2C">
              <w:rPr>
                <w:rFonts w:cs="Arial"/>
                <w:sz w:val="18"/>
                <w:szCs w:val="18"/>
              </w:rPr>
              <w:t>This is the concentration that corresponds to the nominal time of dosing</w:t>
            </w:r>
            <w:r>
              <w:rPr>
                <w:rFonts w:cs="Arial"/>
                <w:sz w:val="18"/>
                <w:szCs w:val="18"/>
              </w:rPr>
              <w:t xml:space="preserve"> for the next dosing interval, j</w:t>
            </w:r>
            <w:r w:rsidRPr="00055C1F">
              <w:rPr>
                <w:rFonts w:cs="Arial"/>
                <w:sz w:val="18"/>
                <w:szCs w:val="18"/>
                <w:vertAlign w:val="superscript"/>
              </w:rPr>
              <w:t>th</w:t>
            </w:r>
            <w:r>
              <w:rPr>
                <w:rFonts w:cs="Arial"/>
                <w:sz w:val="18"/>
                <w:szCs w:val="18"/>
              </w:rPr>
              <w: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Predose</w:t>
                  </w:r>
                </w:p>
              </w:tc>
              <w:tc>
                <w:tcPr>
                  <w:tcW w:w="772" w:type="dxa"/>
                </w:tcPr>
                <w:p w:rsidR="00C86340" w:rsidRPr="00433F2C" w:rsidRDefault="00C86340" w:rsidP="006709C0">
                  <w:pPr>
                    <w:pStyle w:val="TableContent"/>
                    <w:rPr>
                      <w:sz w:val="18"/>
                      <w:szCs w:val="18"/>
                    </w:rPr>
                  </w:pPr>
                  <w:r w:rsidRPr="00433F2C">
                    <w:rPr>
                      <w:sz w:val="18"/>
                      <w:szCs w:val="18"/>
                    </w:rPr>
                    <w:t>0.25</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1hr</w:t>
                  </w:r>
                </w:p>
              </w:tc>
              <w:tc>
                <w:tcPr>
                  <w:tcW w:w="772" w:type="dxa"/>
                </w:tcPr>
                <w:p w:rsidR="00C86340" w:rsidRPr="00433F2C" w:rsidRDefault="00C86340" w:rsidP="006709C0">
                  <w:pPr>
                    <w:pStyle w:val="TableContent"/>
                    <w:rPr>
                      <w:sz w:val="18"/>
                      <w:szCs w:val="18"/>
                    </w:rPr>
                  </w:pPr>
                  <w:r w:rsidRPr="00433F2C">
                    <w:rPr>
                      <w:sz w:val="18"/>
                      <w:szCs w:val="18"/>
                    </w:rPr>
                    <w:t>0.53</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2hr</w:t>
                  </w:r>
                </w:p>
              </w:tc>
              <w:tc>
                <w:tcPr>
                  <w:tcW w:w="772" w:type="dxa"/>
                </w:tcPr>
                <w:p w:rsidR="00C86340" w:rsidRPr="00433F2C" w:rsidRDefault="00C86340" w:rsidP="006709C0">
                  <w:pPr>
                    <w:pStyle w:val="TableContent"/>
                    <w:rPr>
                      <w:sz w:val="18"/>
                      <w:szCs w:val="18"/>
                    </w:rPr>
                  </w:pPr>
                  <w:r w:rsidRPr="00433F2C">
                    <w:rPr>
                      <w:sz w:val="18"/>
                      <w:szCs w:val="18"/>
                    </w:rPr>
                    <w:t>1.26</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8hr</w:t>
                  </w:r>
                </w:p>
              </w:tc>
              <w:tc>
                <w:tcPr>
                  <w:tcW w:w="772" w:type="dxa"/>
                </w:tcPr>
                <w:p w:rsidR="00C86340" w:rsidRPr="00433F2C" w:rsidRDefault="00C86340" w:rsidP="006709C0">
                  <w:pPr>
                    <w:pStyle w:val="TableContent"/>
                    <w:rPr>
                      <w:sz w:val="18"/>
                      <w:szCs w:val="18"/>
                    </w:rPr>
                  </w:pPr>
                  <w:r w:rsidRPr="00433F2C">
                    <w:rPr>
                      <w:sz w:val="18"/>
                      <w:szCs w:val="18"/>
                    </w:rPr>
                    <w:t>0.76</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12hr</w:t>
                  </w:r>
                </w:p>
              </w:tc>
              <w:tc>
                <w:tcPr>
                  <w:tcW w:w="772" w:type="dxa"/>
                </w:tcPr>
                <w:p w:rsidR="00C86340" w:rsidRPr="00433F2C" w:rsidRDefault="00C86340" w:rsidP="006709C0">
                  <w:pPr>
                    <w:pStyle w:val="TableContent"/>
                    <w:rPr>
                      <w:sz w:val="18"/>
                      <w:szCs w:val="18"/>
                    </w:rPr>
                  </w:pPr>
                  <w:r w:rsidRPr="00433F2C">
                    <w:rPr>
                      <w:sz w:val="18"/>
                      <w:szCs w:val="18"/>
                    </w:rPr>
                    <w:t>0.57</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24hr</w:t>
                  </w:r>
                </w:p>
              </w:tc>
              <w:tc>
                <w:tcPr>
                  <w:tcW w:w="772" w:type="dxa"/>
                </w:tcPr>
                <w:p w:rsidR="00C86340" w:rsidRPr="00433F2C" w:rsidRDefault="00C86340" w:rsidP="006709C0">
                  <w:pPr>
                    <w:pStyle w:val="TableContent"/>
                    <w:rPr>
                      <w:sz w:val="18"/>
                      <w:szCs w:val="18"/>
                    </w:rPr>
                  </w:pPr>
                  <w:r w:rsidRPr="00433F2C">
                    <w:rPr>
                      <w:sz w:val="18"/>
                      <w:szCs w:val="18"/>
                    </w:rPr>
                    <w:t>0.23</w:t>
                  </w:r>
                </w:p>
              </w:tc>
            </w:tr>
          </w:tbl>
          <w:p w:rsidR="00C86340" w:rsidRPr="006709C0" w:rsidRDefault="00C86340" w:rsidP="006709C0">
            <w:pPr>
              <w:pStyle w:val="TableContent"/>
              <w:rPr>
                <w:rFonts w:eastAsia="SimSun" w:cs="Arial"/>
                <w:sz w:val="18"/>
                <w:szCs w:val="18"/>
                <w:lang w:eastAsia="zh-CN"/>
              </w:rPr>
            </w:pPr>
            <w:r w:rsidRPr="006709C0">
              <w:rPr>
                <w:rFonts w:eastAsia="SimSun" w:cs="Arial" w:hint="eastAsia"/>
                <w:sz w:val="18"/>
                <w:szCs w:val="18"/>
                <w:lang w:eastAsia="zh-CN"/>
              </w:rPr>
              <w:t>TAU</w:t>
            </w:r>
            <w:r>
              <w:rPr>
                <w:rFonts w:eastAsia="SimSun" w:cs="Arial"/>
                <w:sz w:val="18"/>
                <w:szCs w:val="18"/>
                <w:lang w:eastAsia="zh-CN"/>
              </w:rPr>
              <w:t>i</w:t>
            </w:r>
            <w:r w:rsidRPr="006709C0">
              <w:rPr>
                <w:rFonts w:eastAsia="SimSun" w:cs="Arial" w:hint="eastAsia"/>
                <w:sz w:val="18"/>
                <w:szCs w:val="18"/>
                <w:lang w:eastAsia="zh-CN"/>
              </w:rPr>
              <w:t>=24hr</w:t>
            </w:r>
          </w:p>
          <w:p w:rsidR="00C86340" w:rsidRPr="006709C0" w:rsidRDefault="00C86340" w:rsidP="006709C0">
            <w:pPr>
              <w:pStyle w:val="TableContent"/>
              <w:rPr>
                <w:rFonts w:eastAsia="SimSun" w:cs="Arial"/>
                <w:sz w:val="18"/>
                <w:szCs w:val="18"/>
                <w:lang w:eastAsia="zh-CN"/>
              </w:rPr>
            </w:pPr>
            <w:r w:rsidRPr="00433F2C">
              <w:rPr>
                <w:rFonts w:cs="Arial"/>
                <w:sz w:val="18"/>
                <w:szCs w:val="18"/>
              </w:rPr>
              <w:t>CTROUGH</w:t>
            </w:r>
            <w:r w:rsidRPr="006709C0">
              <w:rPr>
                <w:rFonts w:eastAsia="SimSun" w:cs="Arial" w:hint="eastAsia"/>
                <w:sz w:val="18"/>
                <w:szCs w:val="18"/>
                <w:lang w:eastAsia="zh-CN"/>
              </w:rPr>
              <w:t>END</w:t>
            </w:r>
            <w:r w:rsidRPr="00433F2C">
              <w:rPr>
                <w:rFonts w:cs="Arial"/>
                <w:i/>
                <w:iCs/>
                <w:sz w:val="18"/>
                <w:szCs w:val="18"/>
              </w:rPr>
              <w:t>i</w:t>
            </w:r>
            <w:r>
              <w:rPr>
                <w:rFonts w:cs="Arial"/>
                <w:sz w:val="18"/>
                <w:szCs w:val="18"/>
              </w:rPr>
              <w:t>=0.2</w:t>
            </w:r>
            <w:r w:rsidRPr="006709C0">
              <w:rPr>
                <w:rFonts w:eastAsia="SimSun" w:cs="Arial" w:hint="eastAsia"/>
                <w:sz w:val="18"/>
                <w:szCs w:val="18"/>
                <w:lang w:eastAsia="zh-CN"/>
              </w:rPr>
              <w:t>3</w:t>
            </w:r>
          </w:p>
          <w:p w:rsidR="00C86340" w:rsidRPr="00433F2C" w:rsidRDefault="00C86340" w:rsidP="00C01FF0">
            <w:pPr>
              <w:rPr>
                <w:b/>
                <w:sz w:val="18"/>
                <w:szCs w:val="18"/>
              </w:rPr>
            </w:pPr>
          </w:p>
        </w:tc>
        <w:tc>
          <w:tcPr>
            <w:tcW w:w="998" w:type="dxa"/>
          </w:tcPr>
          <w:p w:rsidR="00C86340" w:rsidRPr="00433F2C" w:rsidRDefault="00C86340">
            <w:pPr>
              <w:pStyle w:val="TableContent"/>
              <w:rPr>
                <w:sz w:val="18"/>
                <w:szCs w:val="18"/>
              </w:rPr>
            </w:pPr>
            <w:r w:rsidRPr="00433F2C">
              <w:rPr>
                <w:sz w:val="18"/>
                <w:szCs w:val="18"/>
              </w:rPr>
              <w:lastRenderedPageBreak/>
              <w:t>3</w:t>
            </w:r>
          </w:p>
        </w:tc>
        <w:tc>
          <w:tcPr>
            <w:tcW w:w="1571" w:type="dxa"/>
          </w:tcPr>
          <w:p w:rsidR="00C86340"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Pr="00433F2C" w:rsidRDefault="00C86340">
            <w:pPr>
              <w:pStyle w:val="TableContent"/>
              <w:rPr>
                <w:sz w:val="18"/>
                <w:szCs w:val="18"/>
              </w:rPr>
            </w:pPr>
            <w:r>
              <w:rPr>
                <w:sz w:val="18"/>
                <w:szCs w:val="18"/>
              </w:rPr>
              <w:lastRenderedPageBreak/>
              <w:t>2.0</w:t>
            </w:r>
          </w:p>
        </w:tc>
        <w:tc>
          <w:tcPr>
            <w:tcW w:w="1375" w:type="dxa"/>
          </w:tcPr>
          <w:p w:rsidR="00C86340" w:rsidRPr="00F71A6D" w:rsidRDefault="00C86340">
            <w:pPr>
              <w:pStyle w:val="TableContent"/>
              <w:rPr>
                <w:b/>
                <w:sz w:val="18"/>
                <w:szCs w:val="18"/>
              </w:rPr>
            </w:pPr>
            <w:bookmarkStart w:id="165" w:name="C0"/>
            <w:r w:rsidRPr="00F71A6D">
              <w:rPr>
                <w:b/>
                <w:sz w:val="18"/>
                <w:szCs w:val="18"/>
              </w:rPr>
              <w:t>C0</w:t>
            </w:r>
            <w:bookmarkEnd w:id="165"/>
          </w:p>
        </w:tc>
        <w:tc>
          <w:tcPr>
            <w:tcW w:w="5465" w:type="dxa"/>
          </w:tcPr>
          <w:p w:rsidR="00C86340" w:rsidRDefault="00C86340" w:rsidP="00C01FF0">
            <w:pPr>
              <w:rPr>
                <w:b/>
                <w:sz w:val="18"/>
                <w:szCs w:val="18"/>
              </w:rPr>
            </w:pPr>
            <w:r w:rsidRPr="00433F2C">
              <w:rPr>
                <w:b/>
                <w:sz w:val="18"/>
                <w:szCs w:val="18"/>
              </w:rPr>
              <w:t>Initial concentration</w:t>
            </w:r>
            <w:r>
              <w:rPr>
                <w:b/>
                <w:sz w:val="18"/>
                <w:szCs w:val="18"/>
              </w:rPr>
              <w:t xml:space="preserve"> resulting immediately after an IV bolus administration</w:t>
            </w:r>
            <w:r w:rsidRPr="00433F2C">
              <w:rPr>
                <w:b/>
                <w:sz w:val="18"/>
                <w:szCs w:val="18"/>
              </w:rPr>
              <w:t>.</w:t>
            </w:r>
          </w:p>
          <w:p w:rsidR="00C86340" w:rsidRDefault="00C86340" w:rsidP="00C01FF0">
            <w:pPr>
              <w:rPr>
                <w:b/>
                <w:sz w:val="18"/>
                <w:szCs w:val="18"/>
              </w:rPr>
            </w:pPr>
          </w:p>
          <w:p w:rsidR="00C86340" w:rsidRDefault="00C86340" w:rsidP="00C01FF0">
            <w:pPr>
              <w:rPr>
                <w:b/>
                <w:sz w:val="18"/>
                <w:szCs w:val="18"/>
              </w:rPr>
            </w:pPr>
            <w:r>
              <w:rPr>
                <w:b/>
                <w:sz w:val="18"/>
                <w:szCs w:val="18"/>
              </w:rPr>
              <w:t xml:space="preserve">Model </w:t>
            </w:r>
            <w:r w:rsidRPr="00433F2C">
              <w:rPr>
                <w:b/>
                <w:sz w:val="18"/>
                <w:szCs w:val="18"/>
              </w:rPr>
              <w:t xml:space="preserve">M2 (IV bolus). </w:t>
            </w:r>
          </w:p>
          <w:p w:rsidR="00C86340" w:rsidRDefault="00C86340" w:rsidP="00C01FF0">
            <w:pPr>
              <w:rPr>
                <w:b/>
                <w:sz w:val="18"/>
                <w:szCs w:val="18"/>
              </w:rPr>
            </w:pPr>
          </w:p>
          <w:p w:rsidR="00C86340" w:rsidRPr="00433F2C" w:rsidRDefault="00C86340" w:rsidP="00C01FF0">
            <w:pPr>
              <w:rPr>
                <w:b/>
                <w:sz w:val="18"/>
                <w:szCs w:val="18"/>
              </w:rPr>
            </w:pPr>
            <w:r>
              <w:rPr>
                <w:b/>
                <w:sz w:val="18"/>
                <w:szCs w:val="18"/>
              </w:rPr>
              <w:t xml:space="preserve">Note for PK Analysts: </w:t>
            </w:r>
            <w:r w:rsidRPr="00C744AF">
              <w:rPr>
                <w:sz w:val="18"/>
                <w:szCs w:val="18"/>
              </w:rPr>
              <w:t xml:space="preserve">This not </w:t>
            </w:r>
            <w:r w:rsidR="008217FC">
              <w:rPr>
                <w:sz w:val="18"/>
                <w:szCs w:val="18"/>
              </w:rPr>
              <w:fldChar w:fldCharType="begin"/>
            </w:r>
            <w:r w:rsidR="008217FC">
              <w:rPr>
                <w:sz w:val="18"/>
                <w:szCs w:val="18"/>
              </w:rPr>
              <w:instrText xml:space="preserve"> REF KELC0 \h </w:instrText>
            </w:r>
            <w:r w:rsidR="008217FC">
              <w:rPr>
                <w:sz w:val="18"/>
                <w:szCs w:val="18"/>
              </w:rPr>
            </w:r>
            <w:r w:rsidR="008217FC">
              <w:rPr>
                <w:sz w:val="18"/>
                <w:szCs w:val="18"/>
              </w:rPr>
              <w:fldChar w:fldCharType="separate"/>
            </w:r>
            <w:r w:rsidR="008217FC" w:rsidRPr="00252B00">
              <w:rPr>
                <w:rFonts w:cs="Arial"/>
                <w:b/>
                <w:sz w:val="18"/>
                <w:szCs w:val="18"/>
              </w:rPr>
              <w:t>KELC0</w:t>
            </w:r>
            <w:r w:rsidR="008217FC">
              <w:rPr>
                <w:sz w:val="18"/>
                <w:szCs w:val="18"/>
              </w:rPr>
              <w:fldChar w:fldCharType="end"/>
            </w:r>
          </w:p>
          <w:p w:rsidR="00C86340" w:rsidRDefault="00C86340" w:rsidP="00C01FF0">
            <w:pPr>
              <w:rPr>
                <w:sz w:val="18"/>
                <w:szCs w:val="18"/>
              </w:rPr>
            </w:pPr>
          </w:p>
          <w:p w:rsidR="00C86340" w:rsidRDefault="00C86340" w:rsidP="00C01FF0">
            <w:pPr>
              <w:rPr>
                <w:sz w:val="18"/>
                <w:szCs w:val="18"/>
              </w:rPr>
            </w:pPr>
            <w:r>
              <w:rPr>
                <w:sz w:val="18"/>
                <w:szCs w:val="18"/>
              </w:rPr>
              <w:t>C0 can be estimated by the following methods:</w:t>
            </w:r>
          </w:p>
          <w:p w:rsidR="00C86340" w:rsidRPr="00433F2C" w:rsidRDefault="00C86340" w:rsidP="00C01FF0">
            <w:pPr>
              <w:rPr>
                <w:sz w:val="18"/>
                <w:szCs w:val="18"/>
              </w:rPr>
            </w:pPr>
          </w:p>
          <w:p w:rsidR="00C86340" w:rsidRDefault="00C86340" w:rsidP="00C01FF0">
            <w:pPr>
              <w:rPr>
                <w:sz w:val="18"/>
                <w:szCs w:val="18"/>
              </w:rPr>
            </w:pPr>
            <w:r>
              <w:rPr>
                <w:sz w:val="18"/>
                <w:szCs w:val="18"/>
              </w:rPr>
              <w:t xml:space="preserve">1) </w:t>
            </w:r>
            <w:r w:rsidRPr="00433F2C">
              <w:rPr>
                <w:sz w:val="18"/>
                <w:szCs w:val="18"/>
              </w:rPr>
              <w:t xml:space="preserve">C0 </w:t>
            </w:r>
            <w:r>
              <w:rPr>
                <w:sz w:val="18"/>
                <w:szCs w:val="18"/>
              </w:rPr>
              <w:t xml:space="preserve">is the </w:t>
            </w:r>
            <w:r w:rsidRPr="00433F2C">
              <w:rPr>
                <w:sz w:val="18"/>
                <w:szCs w:val="18"/>
              </w:rPr>
              <w:t xml:space="preserve">first observed concentration value if that value occurs at the dose time. </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E63656" w:rsidRDefault="00C86340" w:rsidP="00C01FF0">
                  <w:pPr>
                    <w:jc w:val="center"/>
                    <w:rPr>
                      <w:b/>
                      <w:i/>
                      <w:sz w:val="18"/>
                      <w:szCs w:val="18"/>
                    </w:rPr>
                  </w:pPr>
                  <w:r w:rsidRPr="00E63656">
                    <w:rPr>
                      <w:b/>
                      <w:i/>
                      <w:sz w:val="18"/>
                      <w:szCs w:val="18"/>
                    </w:rPr>
                    <w:t>0</w:t>
                  </w:r>
                </w:p>
              </w:tc>
              <w:tc>
                <w:tcPr>
                  <w:tcW w:w="910" w:type="dxa"/>
                </w:tcPr>
                <w:p w:rsidR="00C86340" w:rsidRPr="00E63656" w:rsidRDefault="00C86340" w:rsidP="00E63656">
                  <w:pPr>
                    <w:tabs>
                      <w:tab w:val="left" w:pos="327"/>
                      <w:tab w:val="center" w:pos="445"/>
                    </w:tabs>
                    <w:rPr>
                      <w:b/>
                      <w:i/>
                      <w:sz w:val="18"/>
                      <w:szCs w:val="18"/>
                    </w:rPr>
                  </w:pPr>
                  <w:r w:rsidRPr="00E63656">
                    <w:rPr>
                      <w:b/>
                      <w:i/>
                      <w:sz w:val="18"/>
                      <w:szCs w:val="18"/>
                    </w:rPr>
                    <w:tab/>
                  </w:r>
                  <w:r w:rsidRPr="00E63656">
                    <w:rPr>
                      <w:b/>
                      <w:i/>
                      <w:sz w:val="18"/>
                      <w:szCs w:val="18"/>
                    </w:rPr>
                    <w:tab/>
                    <w:t>10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sidRPr="00F1573A">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E63656" w:rsidRDefault="00C86340" w:rsidP="00C01FF0">
                  <w:pPr>
                    <w:jc w:val="center"/>
                    <w:rPr>
                      <w:b/>
                      <w:i/>
                      <w:sz w:val="18"/>
                      <w:szCs w:val="18"/>
                    </w:rPr>
                  </w:pPr>
                  <w:r w:rsidRPr="00E63656">
                    <w:rPr>
                      <w:b/>
                      <w:i/>
                      <w:sz w:val="18"/>
                      <w:szCs w:val="18"/>
                    </w:rPr>
                    <w:t>6</w:t>
                  </w:r>
                </w:p>
              </w:tc>
              <w:tc>
                <w:tcPr>
                  <w:tcW w:w="910" w:type="dxa"/>
                </w:tcPr>
                <w:p w:rsidR="00C86340" w:rsidRPr="00E63656" w:rsidRDefault="00C86340" w:rsidP="00C01FF0">
                  <w:pPr>
                    <w:jc w:val="center"/>
                    <w:rPr>
                      <w:b/>
                      <w:i/>
                      <w:sz w:val="18"/>
                      <w:szCs w:val="18"/>
                    </w:rPr>
                  </w:pPr>
                  <w:r w:rsidRPr="00E63656">
                    <w:rPr>
                      <w:b/>
                      <w:i/>
                      <w:sz w:val="18"/>
                      <w:szCs w:val="18"/>
                    </w:rPr>
                    <w:t>2.5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sidRPr="00F1573A">
                    <w:rPr>
                      <w:sz w:val="18"/>
                      <w:szCs w:val="18"/>
                    </w:rPr>
                    <w:t>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sidRPr="00F1573A">
                    <w:rPr>
                      <w:sz w:val="18"/>
                      <w:szCs w:val="18"/>
                    </w:rPr>
                    <w:t>1</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sidRPr="00F1573A">
                    <w:rPr>
                      <w:sz w:val="18"/>
                      <w:szCs w:val="18"/>
                    </w:rPr>
                    <w:t>0.63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sidRPr="00F1573A">
                    <w:rPr>
                      <w:sz w:val="18"/>
                      <w:szCs w:val="18"/>
                    </w:rPr>
                    <w:t>0.16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sidRPr="00F1573A">
                    <w:rPr>
                      <w:sz w:val="18"/>
                      <w:szCs w:val="18"/>
                    </w:rPr>
                    <w:t>0.04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sidRPr="00F1573A">
                    <w:rPr>
                      <w:sz w:val="18"/>
                      <w:szCs w:val="18"/>
                    </w:rPr>
                    <w:t>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48</w:t>
                  </w:r>
                </w:p>
              </w:tc>
              <w:tc>
                <w:tcPr>
                  <w:tcW w:w="910" w:type="dxa"/>
                </w:tcPr>
                <w:p w:rsidR="00C86340" w:rsidRPr="00F1573A" w:rsidRDefault="00C86340" w:rsidP="00C01FF0">
                  <w:pPr>
                    <w:jc w:val="center"/>
                    <w:rPr>
                      <w:sz w:val="18"/>
                      <w:szCs w:val="18"/>
                    </w:rPr>
                  </w:pPr>
                  <w:r w:rsidRPr="00F1573A">
                    <w:rPr>
                      <w:sz w:val="18"/>
                      <w:szCs w:val="18"/>
                    </w:rPr>
                    <w:t>0</w:t>
                  </w:r>
                </w:p>
              </w:tc>
            </w:tr>
          </w:tbl>
          <w:p w:rsidR="00C86340" w:rsidRDefault="00C86340" w:rsidP="00C01FF0">
            <w:pPr>
              <w:rPr>
                <w:sz w:val="18"/>
                <w:szCs w:val="18"/>
              </w:rPr>
            </w:pPr>
          </w:p>
          <w:p w:rsidR="00C86340" w:rsidRDefault="00C86340" w:rsidP="00C01FF0">
            <w:pPr>
              <w:rPr>
                <w:sz w:val="18"/>
                <w:szCs w:val="18"/>
              </w:rPr>
            </w:pPr>
            <w:r>
              <w:rPr>
                <w:sz w:val="18"/>
                <w:szCs w:val="18"/>
              </w:rPr>
              <w:t>From the example table above:</w:t>
            </w:r>
          </w:p>
          <w:p w:rsidR="00C86340" w:rsidRDefault="00C86340" w:rsidP="00C01FF0">
            <w:pPr>
              <w:rPr>
                <w:sz w:val="18"/>
                <w:szCs w:val="18"/>
              </w:rPr>
            </w:pPr>
            <w:r>
              <w:rPr>
                <w:sz w:val="18"/>
                <w:szCs w:val="18"/>
              </w:rPr>
              <w:t xml:space="preserve">If time of last dose is at 0 hr, then C0 equals 10. </w:t>
            </w:r>
          </w:p>
          <w:p w:rsidR="00C86340" w:rsidRDefault="00C86340" w:rsidP="00C01FF0">
            <w:pPr>
              <w:rPr>
                <w:sz w:val="18"/>
                <w:szCs w:val="18"/>
              </w:rPr>
            </w:pPr>
            <w:r>
              <w:rPr>
                <w:sz w:val="18"/>
                <w:szCs w:val="18"/>
              </w:rPr>
              <w:t xml:space="preserve">If time of last dose is at 6 hr, then </w:t>
            </w:r>
            <w:proofErr w:type="gramStart"/>
            <w:r>
              <w:rPr>
                <w:sz w:val="18"/>
                <w:szCs w:val="18"/>
              </w:rPr>
              <w:t>C0  equals</w:t>
            </w:r>
            <w:proofErr w:type="gramEnd"/>
            <w:r>
              <w:rPr>
                <w:sz w:val="18"/>
                <w:szCs w:val="18"/>
              </w:rPr>
              <w:t xml:space="preserve"> 2.5.</w:t>
            </w:r>
          </w:p>
          <w:p w:rsidR="00C86340" w:rsidRDefault="00C86340" w:rsidP="00C01FF0">
            <w:pPr>
              <w:rPr>
                <w:sz w:val="18"/>
                <w:szCs w:val="18"/>
              </w:rPr>
            </w:pPr>
          </w:p>
          <w:p w:rsidR="00C86340" w:rsidRPr="00433F2C" w:rsidRDefault="00C86340" w:rsidP="00C01FF0">
            <w:pPr>
              <w:rPr>
                <w:sz w:val="18"/>
                <w:szCs w:val="18"/>
              </w:rPr>
            </w:pPr>
            <w:r>
              <w:rPr>
                <w:sz w:val="18"/>
                <w:szCs w:val="18"/>
              </w:rPr>
              <w:t xml:space="preserve">2) </w:t>
            </w:r>
            <w:r w:rsidRPr="00433F2C">
              <w:rPr>
                <w:sz w:val="18"/>
                <w:szCs w:val="18"/>
              </w:rPr>
              <w:t xml:space="preserve">Otherwise, </w:t>
            </w:r>
            <w:r>
              <w:rPr>
                <w:sz w:val="18"/>
                <w:szCs w:val="18"/>
              </w:rPr>
              <w:t>C0</w:t>
            </w:r>
            <w:r w:rsidRPr="00433F2C">
              <w:rPr>
                <w:sz w:val="18"/>
                <w:szCs w:val="18"/>
              </w:rPr>
              <w:t xml:space="preserve"> </w:t>
            </w:r>
            <w:r>
              <w:rPr>
                <w:sz w:val="18"/>
                <w:szCs w:val="18"/>
              </w:rPr>
              <w:t xml:space="preserve">is </w:t>
            </w:r>
            <w:r w:rsidRPr="00433F2C">
              <w:rPr>
                <w:sz w:val="18"/>
                <w:szCs w:val="18"/>
              </w:rPr>
              <w:t xml:space="preserve">estimated by back-extrapolating from the first two concentration values </w:t>
            </w:r>
            <w:r>
              <w:rPr>
                <w:sz w:val="18"/>
                <w:szCs w:val="18"/>
              </w:rPr>
              <w:t>using the</w:t>
            </w:r>
            <w:r w:rsidRPr="00433F2C">
              <w:rPr>
                <w:sz w:val="18"/>
                <w:szCs w:val="18"/>
              </w:rPr>
              <w:t xml:space="preserve"> </w:t>
            </w:r>
          </w:p>
          <w:p w:rsidR="00C86340" w:rsidRDefault="00C86340" w:rsidP="00C01FF0">
            <w:pPr>
              <w:rPr>
                <w:sz w:val="18"/>
                <w:szCs w:val="18"/>
              </w:rPr>
            </w:pPr>
            <w:proofErr w:type="gramStart"/>
            <w:r>
              <w:rPr>
                <w:sz w:val="18"/>
                <w:szCs w:val="18"/>
              </w:rPr>
              <w:t>l</w:t>
            </w:r>
            <w:r w:rsidRPr="00433F2C">
              <w:rPr>
                <w:sz w:val="18"/>
                <w:szCs w:val="18"/>
              </w:rPr>
              <w:t>og-linear</w:t>
            </w:r>
            <w:proofErr w:type="gramEnd"/>
            <w:r w:rsidRPr="00433F2C">
              <w:rPr>
                <w:sz w:val="18"/>
                <w:szCs w:val="18"/>
              </w:rPr>
              <w:t xml:space="preserve"> regression to perform on the first two data points</w:t>
            </w:r>
            <w:r>
              <w:rPr>
                <w:sz w:val="18"/>
                <w:szCs w:val="18"/>
              </w:rPr>
              <w:t xml:space="preserve"> (where C2&lt;C1)</w:t>
            </w:r>
            <w:r w:rsidRPr="00433F2C">
              <w:rPr>
                <w:sz w:val="18"/>
                <w:szCs w:val="18"/>
              </w:rPr>
              <w:t xml:space="preserve"> to back-extrapolate C0. </w:t>
            </w:r>
          </w:p>
          <w:p w:rsidR="00C86340" w:rsidRDefault="00C86340" w:rsidP="00C01FF0">
            <w:pPr>
              <w:rPr>
                <w:sz w:val="18"/>
                <w:szCs w:val="18"/>
              </w:rPr>
            </w:pPr>
          </w:p>
          <w:p w:rsidR="00C86340" w:rsidRDefault="00C86340" w:rsidP="00C01FF0">
            <w:pPr>
              <w:rPr>
                <w:sz w:val="18"/>
                <w:szCs w:val="18"/>
              </w:rPr>
            </w:pPr>
            <w:r>
              <w:rPr>
                <w:sz w:val="18"/>
                <w:szCs w:val="18"/>
              </w:rPr>
              <w:t>Equations:</w:t>
            </w:r>
          </w:p>
          <w:p w:rsidR="00C86340" w:rsidRDefault="00C86340" w:rsidP="00C01FF0">
            <w:pPr>
              <w:rPr>
                <w:sz w:val="18"/>
                <w:szCs w:val="18"/>
              </w:rPr>
            </w:pPr>
          </w:p>
          <w:p w:rsidR="00C86340" w:rsidRDefault="00C86340" w:rsidP="00C01FF0">
            <w:pPr>
              <w:rPr>
                <w:sz w:val="18"/>
                <w:szCs w:val="18"/>
              </w:rPr>
            </w:pPr>
            <w:r>
              <w:rPr>
                <w:sz w:val="18"/>
                <w:szCs w:val="18"/>
              </w:rPr>
              <w:t>First find slope of the first two data point:</w:t>
            </w:r>
          </w:p>
          <w:p w:rsidR="00C86340" w:rsidRDefault="00C86340" w:rsidP="00C01FF0">
            <w:pPr>
              <w:rPr>
                <w:sz w:val="18"/>
                <w:szCs w:val="18"/>
              </w:rPr>
            </w:pPr>
          </w:p>
          <w:p w:rsidR="00C86340" w:rsidRDefault="00C86340" w:rsidP="00C01FF0">
            <w:pPr>
              <w:rPr>
                <w:sz w:val="18"/>
                <w:szCs w:val="18"/>
              </w:rPr>
            </w:pPr>
            <w:r w:rsidRPr="00BC7274">
              <w:rPr>
                <w:position w:val="-24"/>
                <w:sz w:val="18"/>
                <w:szCs w:val="18"/>
              </w:rPr>
              <w:object w:dxaOrig="2020" w:dyaOrig="620">
                <v:shape id="_x0000_i1095" type="#_x0000_t75" style="width:100.9pt;height:31.4pt" o:ole="">
                  <v:imagedata r:id="rId147" o:title=""/>
                </v:shape>
                <o:OLEObject Type="Embed" ProgID="Equation.3" ShapeID="_x0000_i1095" DrawAspect="Content" ObjectID="_1640609724" r:id="rId148"/>
              </w:object>
            </w:r>
          </w:p>
          <w:p w:rsidR="00C86340" w:rsidRDefault="00C86340" w:rsidP="00C01FF0">
            <w:pPr>
              <w:rPr>
                <w:sz w:val="18"/>
                <w:szCs w:val="18"/>
              </w:rPr>
            </w:pPr>
            <w:r>
              <w:rPr>
                <w:sz w:val="18"/>
                <w:szCs w:val="18"/>
              </w:rPr>
              <w:t>Where C1 and C2 are the 1</w:t>
            </w:r>
            <w:r w:rsidRPr="00C2567F">
              <w:rPr>
                <w:sz w:val="18"/>
                <w:szCs w:val="18"/>
                <w:vertAlign w:val="superscript"/>
              </w:rPr>
              <w:t>st</w:t>
            </w:r>
            <w:r>
              <w:rPr>
                <w:sz w:val="18"/>
                <w:szCs w:val="18"/>
              </w:rPr>
              <w:t xml:space="preserve"> and 2</w:t>
            </w:r>
            <w:r w:rsidRPr="00C2567F">
              <w:rPr>
                <w:sz w:val="18"/>
                <w:szCs w:val="18"/>
                <w:vertAlign w:val="superscript"/>
              </w:rPr>
              <w:t>nd</w:t>
            </w:r>
            <w:r>
              <w:rPr>
                <w:sz w:val="18"/>
                <w:szCs w:val="18"/>
              </w:rPr>
              <w:t xml:space="preserve"> concentration value, respectively and T1 and T2 are the </w:t>
            </w:r>
            <w:proofErr w:type="gramStart"/>
            <w:r>
              <w:rPr>
                <w:sz w:val="18"/>
                <w:szCs w:val="18"/>
              </w:rPr>
              <w:t>times  when</w:t>
            </w:r>
            <w:proofErr w:type="gramEnd"/>
            <w:r>
              <w:rPr>
                <w:sz w:val="18"/>
                <w:szCs w:val="18"/>
              </w:rPr>
              <w:t xml:space="preserve"> C1 and C2 occur, respectively.</w:t>
            </w:r>
          </w:p>
          <w:p w:rsidR="00C86340" w:rsidRDefault="00C86340" w:rsidP="00C01FF0">
            <w:pPr>
              <w:rPr>
                <w:sz w:val="18"/>
                <w:szCs w:val="18"/>
              </w:rPr>
            </w:pPr>
          </w:p>
          <w:p w:rsidR="00C86340" w:rsidRDefault="00C86340" w:rsidP="00C01FF0">
            <w:pPr>
              <w:rPr>
                <w:sz w:val="18"/>
                <w:szCs w:val="18"/>
              </w:rPr>
            </w:pPr>
            <w:r>
              <w:rPr>
                <w:sz w:val="18"/>
                <w:szCs w:val="18"/>
              </w:rPr>
              <w:t>Then calculate C0:</w:t>
            </w:r>
          </w:p>
          <w:p w:rsidR="00C86340" w:rsidRDefault="00C86340" w:rsidP="00C01FF0">
            <w:r w:rsidRPr="00257C26">
              <w:rPr>
                <w:position w:val="-12"/>
              </w:rPr>
              <w:object w:dxaOrig="2100" w:dyaOrig="360">
                <v:shape id="_x0000_i1096" type="#_x0000_t75" style="width:105.5pt;height:18.85pt" o:ole="">
                  <v:imagedata r:id="rId149" o:title=""/>
                </v:shape>
                <o:OLEObject Type="Embed" ProgID="Equation.3" ShapeID="_x0000_i1096" DrawAspect="Content" ObjectID="_1640609725" r:id="rId150"/>
              </w:object>
            </w:r>
          </w:p>
          <w:p w:rsidR="00C86340" w:rsidRPr="00433F2C" w:rsidRDefault="00C86340" w:rsidP="00C01FF0">
            <w:pPr>
              <w:rPr>
                <w:sz w:val="18"/>
                <w:szCs w:val="18"/>
              </w:rPr>
            </w:pPr>
            <w:r>
              <w:t>Where C1 is the 1</w:t>
            </w:r>
            <w:r w:rsidRPr="005675BB">
              <w:rPr>
                <w:vertAlign w:val="superscript"/>
              </w:rPr>
              <w:t>st</w:t>
            </w:r>
            <w:r>
              <w:t xml:space="preserve"> concentration and T</w:t>
            </w:r>
            <w:r w:rsidRPr="005675BB">
              <w:rPr>
                <w:vertAlign w:val="subscript"/>
              </w:rPr>
              <w:t>1</w:t>
            </w:r>
            <w:r>
              <w:t xml:space="preserve"> is the actual time post-dose of the 1</w:t>
            </w:r>
            <w:r w:rsidRPr="005675BB">
              <w:rPr>
                <w:vertAlign w:val="superscript"/>
              </w:rPr>
              <w:t>st</w:t>
            </w:r>
            <w:r>
              <w:t xml:space="preserve"> concentration and K is the slope of the first two data points.</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sidRPr="00F1573A">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6</w:t>
                  </w:r>
                </w:p>
              </w:tc>
              <w:tc>
                <w:tcPr>
                  <w:tcW w:w="910" w:type="dxa"/>
                </w:tcPr>
                <w:p w:rsidR="00C86340" w:rsidRPr="00F1573A" w:rsidRDefault="00C86340" w:rsidP="00C01FF0">
                  <w:pPr>
                    <w:jc w:val="center"/>
                    <w:rPr>
                      <w:sz w:val="18"/>
                      <w:szCs w:val="18"/>
                    </w:rPr>
                  </w:pPr>
                  <w:r w:rsidRPr="00F1573A">
                    <w:rPr>
                      <w:sz w:val="18"/>
                      <w:szCs w:val="18"/>
                    </w:rPr>
                    <w:t>2.5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sidRPr="00F1573A">
                    <w:rPr>
                      <w:sz w:val="18"/>
                      <w:szCs w:val="18"/>
                    </w:rPr>
                    <w:t>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sidRPr="00F1573A">
                    <w:rPr>
                      <w:sz w:val="18"/>
                      <w:szCs w:val="18"/>
                    </w:rPr>
                    <w:t>1</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sidRPr="00F1573A">
                    <w:rPr>
                      <w:sz w:val="18"/>
                      <w:szCs w:val="18"/>
                    </w:rPr>
                    <w:t>0.63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sidRPr="00F1573A">
                    <w:rPr>
                      <w:sz w:val="18"/>
                      <w:szCs w:val="18"/>
                    </w:rPr>
                    <w:t>0.16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sidRPr="00F1573A">
                    <w:rPr>
                      <w:sz w:val="18"/>
                      <w:szCs w:val="18"/>
                    </w:rPr>
                    <w:t>0.04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sidRPr="00F1573A">
                    <w:rPr>
                      <w:sz w:val="18"/>
                      <w:szCs w:val="18"/>
                    </w:rPr>
                    <w:t>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48</w:t>
                  </w:r>
                </w:p>
              </w:tc>
              <w:tc>
                <w:tcPr>
                  <w:tcW w:w="910" w:type="dxa"/>
                </w:tcPr>
                <w:p w:rsidR="00C86340" w:rsidRPr="00F1573A" w:rsidRDefault="00C86340" w:rsidP="00C01FF0">
                  <w:pPr>
                    <w:jc w:val="center"/>
                    <w:rPr>
                      <w:sz w:val="18"/>
                      <w:szCs w:val="18"/>
                    </w:rPr>
                  </w:pPr>
                  <w:r w:rsidRPr="00F1573A">
                    <w:rPr>
                      <w:sz w:val="18"/>
                      <w:szCs w:val="18"/>
                    </w:rPr>
                    <w:t>0</w:t>
                  </w:r>
                </w:p>
              </w:tc>
            </w:tr>
          </w:tbl>
          <w:p w:rsidR="00C86340" w:rsidRDefault="00C86340" w:rsidP="00C01FF0">
            <w:pPr>
              <w:rPr>
                <w:sz w:val="18"/>
                <w:szCs w:val="18"/>
              </w:rPr>
            </w:pPr>
          </w:p>
          <w:p w:rsidR="00C86340" w:rsidRDefault="00C86340" w:rsidP="00C01FF0">
            <w:pPr>
              <w:rPr>
                <w:sz w:val="18"/>
                <w:szCs w:val="18"/>
              </w:rPr>
            </w:pPr>
            <w:r>
              <w:rPr>
                <w:sz w:val="18"/>
                <w:szCs w:val="18"/>
              </w:rPr>
              <w:t>From example table above, the slope of the first two data points and C0 are calculated as follows:</w:t>
            </w:r>
          </w:p>
          <w:p w:rsidR="00C86340" w:rsidRDefault="00C86340" w:rsidP="00C01FF0">
            <w:pPr>
              <w:rPr>
                <w:sz w:val="18"/>
                <w:szCs w:val="18"/>
              </w:rPr>
            </w:pPr>
          </w:p>
          <w:p w:rsidR="00C86340" w:rsidRDefault="00C86340" w:rsidP="00C01FF0">
            <w:pPr>
              <w:rPr>
                <w:sz w:val="18"/>
                <w:szCs w:val="18"/>
              </w:rPr>
            </w:pPr>
            <w:r>
              <w:rPr>
                <w:sz w:val="18"/>
                <w:szCs w:val="18"/>
              </w:rPr>
              <w:t>K   =  (ln(4 ) – ln( 6.3)) / (4-2)  =  - 0.227 hr</w:t>
            </w:r>
            <w:r w:rsidRPr="00C2567F">
              <w:rPr>
                <w:sz w:val="18"/>
                <w:szCs w:val="18"/>
                <w:vertAlign w:val="superscript"/>
              </w:rPr>
              <w:t>-1</w:t>
            </w:r>
          </w:p>
          <w:p w:rsidR="00C86340" w:rsidRPr="00C2567F" w:rsidRDefault="00C86340" w:rsidP="00C01FF0">
            <w:pPr>
              <w:rPr>
                <w:sz w:val="18"/>
                <w:szCs w:val="18"/>
              </w:rPr>
            </w:pPr>
            <w:r>
              <w:rPr>
                <w:sz w:val="18"/>
                <w:szCs w:val="18"/>
              </w:rPr>
              <w:t>C0 = 6.3 exp</w:t>
            </w:r>
            <w:r>
              <w:rPr>
                <w:sz w:val="18"/>
                <w:szCs w:val="18"/>
                <w:vertAlign w:val="superscript"/>
              </w:rPr>
              <w:t>(-(-0.227)</w:t>
            </w:r>
            <w:r w:rsidRPr="00C2567F">
              <w:rPr>
                <w:sz w:val="18"/>
                <w:szCs w:val="18"/>
                <w:vertAlign w:val="superscript"/>
              </w:rPr>
              <w:t>*2)</w:t>
            </w:r>
            <w:r>
              <w:rPr>
                <w:sz w:val="18"/>
                <w:szCs w:val="18"/>
                <w:vertAlign w:val="superscript"/>
              </w:rPr>
              <w:t xml:space="preserve"> </w:t>
            </w:r>
            <w:r w:rsidRPr="00C2567F">
              <w:rPr>
                <w:sz w:val="18"/>
                <w:szCs w:val="18"/>
              </w:rPr>
              <w:t>= 9.9225</w:t>
            </w:r>
            <w:r>
              <w:rPr>
                <w:sz w:val="18"/>
                <w:szCs w:val="18"/>
              </w:rPr>
              <w:t xml:space="preserve"> ng/mL</w:t>
            </w:r>
          </w:p>
          <w:p w:rsidR="00C86340" w:rsidRDefault="00C86340" w:rsidP="00C01FF0">
            <w:pPr>
              <w:rPr>
                <w:sz w:val="18"/>
                <w:szCs w:val="18"/>
              </w:rPr>
            </w:pPr>
          </w:p>
          <w:p w:rsidR="00C86340" w:rsidRDefault="00C86340" w:rsidP="00C01FF0">
            <w:pPr>
              <w:rPr>
                <w:sz w:val="18"/>
                <w:szCs w:val="18"/>
              </w:rPr>
            </w:pPr>
            <w:r>
              <w:rPr>
                <w:sz w:val="18"/>
                <w:szCs w:val="18"/>
              </w:rPr>
              <w:t xml:space="preserve">3) </w:t>
            </w:r>
            <w:r w:rsidRPr="00433F2C">
              <w:rPr>
                <w:sz w:val="18"/>
                <w:szCs w:val="18"/>
              </w:rPr>
              <w:t>However, in the instance that the regression yields a slope &gt;= 0</w:t>
            </w:r>
            <w:r>
              <w:rPr>
                <w:sz w:val="18"/>
                <w:szCs w:val="18"/>
              </w:rPr>
              <w:t xml:space="preserve"> (where, C2&gt;C1)</w:t>
            </w:r>
            <w:r w:rsidRPr="00433F2C">
              <w:rPr>
                <w:sz w:val="18"/>
                <w:szCs w:val="18"/>
              </w:rPr>
              <w:t xml:space="preserve"> or at least one of the first two y-values is 0, then the first observed positive y-value will be used as an estimate for C0.</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Pr>
                      <w:sz w:val="18"/>
                      <w:szCs w:val="18"/>
                    </w:rPr>
                    <w:t>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6</w:t>
                  </w:r>
                </w:p>
              </w:tc>
              <w:tc>
                <w:tcPr>
                  <w:tcW w:w="910" w:type="dxa"/>
                </w:tcPr>
                <w:p w:rsidR="00C86340" w:rsidRPr="00F1573A" w:rsidRDefault="00C86340" w:rsidP="00C01FF0">
                  <w:pPr>
                    <w:jc w:val="center"/>
                    <w:rPr>
                      <w:sz w:val="18"/>
                      <w:szCs w:val="18"/>
                    </w:rPr>
                  </w:pPr>
                  <w:r>
                    <w:rPr>
                      <w:sz w:val="18"/>
                      <w:szCs w:val="18"/>
                    </w:rPr>
                    <w:t>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Pr>
                      <w:sz w:val="18"/>
                      <w:szCs w:val="18"/>
                    </w:rPr>
                    <w:t>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Pr>
                      <w:sz w:val="18"/>
                      <w:szCs w:val="18"/>
                    </w:rPr>
                    <w:t>10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Pr>
                      <w:sz w:val="18"/>
                      <w:szCs w:val="18"/>
                    </w:rPr>
                    <w:t>7.9</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Pr>
                      <w:sz w:val="18"/>
                      <w:szCs w:val="18"/>
                    </w:rPr>
                    <w:t>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lastRenderedPageBreak/>
                    <w:t>48</w:t>
                  </w:r>
                </w:p>
              </w:tc>
              <w:tc>
                <w:tcPr>
                  <w:tcW w:w="910" w:type="dxa"/>
                </w:tcPr>
                <w:p w:rsidR="00C86340" w:rsidRPr="00F1573A" w:rsidRDefault="00C86340" w:rsidP="00C01FF0">
                  <w:pPr>
                    <w:jc w:val="center"/>
                    <w:rPr>
                      <w:sz w:val="18"/>
                      <w:szCs w:val="18"/>
                    </w:rPr>
                  </w:pPr>
                  <w:r>
                    <w:rPr>
                      <w:sz w:val="18"/>
                      <w:szCs w:val="18"/>
                    </w:rPr>
                    <w:t>1</w:t>
                  </w:r>
                </w:p>
              </w:tc>
            </w:tr>
          </w:tbl>
          <w:p w:rsidR="00C86340" w:rsidRDefault="00C86340" w:rsidP="00C01FF0">
            <w:pPr>
              <w:rPr>
                <w:sz w:val="18"/>
                <w:szCs w:val="18"/>
              </w:rPr>
            </w:pPr>
          </w:p>
          <w:p w:rsidR="00C86340" w:rsidRDefault="00C86340" w:rsidP="00C01FF0">
            <w:pPr>
              <w:rPr>
                <w:sz w:val="18"/>
                <w:szCs w:val="18"/>
              </w:rPr>
            </w:pPr>
            <w:r>
              <w:rPr>
                <w:sz w:val="18"/>
                <w:szCs w:val="18"/>
              </w:rPr>
              <w:t>From example table above, the slope of the first two data points is 0.148 hr</w:t>
            </w:r>
            <w:r w:rsidRPr="00C2567F">
              <w:rPr>
                <w:sz w:val="18"/>
                <w:szCs w:val="18"/>
                <w:vertAlign w:val="superscript"/>
              </w:rPr>
              <w:t>-1</w:t>
            </w:r>
            <w:r>
              <w:rPr>
                <w:sz w:val="18"/>
                <w:szCs w:val="18"/>
                <w:vertAlign w:val="superscript"/>
              </w:rPr>
              <w:t xml:space="preserve"> </w:t>
            </w:r>
            <w:r>
              <w:rPr>
                <w:sz w:val="18"/>
                <w:szCs w:val="18"/>
              </w:rPr>
              <w:t>(i.e. &gt;=0), then C0 is 3.0 ng/mL.</w:t>
            </w:r>
          </w:p>
          <w:p w:rsidR="00C86340" w:rsidRDefault="00C86340" w:rsidP="00C01FF0">
            <w:pPr>
              <w:rPr>
                <w:sz w:val="18"/>
                <w:szCs w:val="18"/>
              </w:rPr>
            </w:pPr>
          </w:p>
          <w:p w:rsidR="00C86340" w:rsidRDefault="00C86340" w:rsidP="00C01FF0">
            <w:pPr>
              <w:rPr>
                <w:sz w:val="18"/>
                <w:szCs w:val="18"/>
              </w:rPr>
            </w:pPr>
            <w:r w:rsidRPr="0046020B">
              <w:rPr>
                <w:i/>
                <w:sz w:val="18"/>
                <w:szCs w:val="18"/>
              </w:rPr>
              <w:t xml:space="preserve">Refer to </w:t>
            </w:r>
            <w:r>
              <w:rPr>
                <w:i/>
                <w:sz w:val="18"/>
                <w:szCs w:val="18"/>
              </w:rPr>
              <w:t>A</w:t>
            </w:r>
            <w:r w:rsidRPr="0046020B">
              <w:rPr>
                <w:i/>
                <w:sz w:val="18"/>
                <w:szCs w:val="18"/>
              </w:rPr>
              <w:t>ppendix “</w:t>
            </w:r>
            <w:r>
              <w:rPr>
                <w:i/>
                <w:sz w:val="18"/>
                <w:szCs w:val="18"/>
              </w:rPr>
              <w:fldChar w:fldCharType="begin"/>
            </w:r>
            <w:r>
              <w:rPr>
                <w:i/>
                <w:sz w:val="18"/>
                <w:szCs w:val="18"/>
              </w:rPr>
              <w:instrText xml:space="preserve"> REF _Ref507324033 \h </w:instrText>
            </w:r>
            <w:r>
              <w:rPr>
                <w:i/>
                <w:sz w:val="18"/>
                <w:szCs w:val="18"/>
              </w:rPr>
            </w:r>
            <w:r>
              <w:rPr>
                <w:i/>
                <w:sz w:val="18"/>
                <w:szCs w:val="18"/>
              </w:rPr>
              <w:fldChar w:fldCharType="separate"/>
            </w:r>
            <w:r>
              <w:t>C0 Example</w:t>
            </w:r>
            <w:r>
              <w:rPr>
                <w:i/>
                <w:sz w:val="18"/>
                <w:szCs w:val="18"/>
              </w:rPr>
              <w:fldChar w:fldCharType="end"/>
            </w:r>
            <w:r w:rsidRPr="0046020B">
              <w:rPr>
                <w:i/>
                <w:sz w:val="18"/>
                <w:szCs w:val="18"/>
              </w:rPr>
              <w:t>” for detailed example</w:t>
            </w:r>
          </w:p>
          <w:p w:rsidR="00C86340" w:rsidRPr="00433F2C" w:rsidDel="007D2251" w:rsidRDefault="00C86340" w:rsidP="001F5127">
            <w:pPr>
              <w:rPr>
                <w:sz w:val="18"/>
                <w:szCs w:val="18"/>
              </w:rPr>
            </w:pP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Pr="00A27D56" w:rsidRDefault="00C86340" w:rsidP="005C5E18">
            <w:pPr>
              <w:rPr>
                <w:rFonts w:cs="Arial"/>
                <w:bCs/>
                <w:sz w:val="18"/>
                <w:szCs w:val="18"/>
              </w:rPr>
            </w:pPr>
            <w:r w:rsidRPr="00A27D56">
              <w:rPr>
                <w:rFonts w:cs="Arial"/>
                <w:bCs/>
                <w:sz w:val="18"/>
                <w:szCs w:val="18"/>
              </w:rPr>
              <w:lastRenderedPageBreak/>
              <w:t>2.0</w:t>
            </w:r>
          </w:p>
        </w:tc>
        <w:tc>
          <w:tcPr>
            <w:tcW w:w="1375" w:type="dxa"/>
          </w:tcPr>
          <w:p w:rsidR="00C86340" w:rsidRPr="00433F2C" w:rsidRDefault="00C86340" w:rsidP="005C5E18">
            <w:pPr>
              <w:rPr>
                <w:rFonts w:cs="Arial"/>
                <w:b/>
                <w:bCs/>
                <w:sz w:val="18"/>
                <w:szCs w:val="18"/>
              </w:rPr>
            </w:pPr>
            <w:bookmarkStart w:id="166" w:name="AUCXBPCTO"/>
            <w:r w:rsidRPr="00433F2C">
              <w:rPr>
                <w:rFonts w:cs="Arial"/>
                <w:b/>
                <w:bCs/>
                <w:sz w:val="18"/>
                <w:szCs w:val="18"/>
              </w:rPr>
              <w:t>AUCXB</w:t>
            </w:r>
            <w:r w:rsidR="00B922E8">
              <w:rPr>
                <w:rFonts w:cs="Arial"/>
                <w:b/>
                <w:bCs/>
                <w:sz w:val="18"/>
                <w:szCs w:val="18"/>
              </w:rPr>
              <w:t>PCT</w:t>
            </w:r>
            <w:r w:rsidRPr="00433F2C">
              <w:rPr>
                <w:rFonts w:cs="Arial"/>
                <w:b/>
                <w:bCs/>
                <w:sz w:val="18"/>
                <w:szCs w:val="18"/>
              </w:rPr>
              <w:t>O</w:t>
            </w:r>
            <w:bookmarkEnd w:id="166"/>
          </w:p>
          <w:p w:rsidR="00C86340" w:rsidRPr="00433F2C" w:rsidRDefault="00C86340" w:rsidP="000927CD">
            <w:pPr>
              <w:pStyle w:val="TableContent"/>
              <w:jc w:val="center"/>
              <w:rPr>
                <w:sz w:val="18"/>
                <w:szCs w:val="18"/>
              </w:rPr>
            </w:pPr>
          </w:p>
        </w:tc>
        <w:tc>
          <w:tcPr>
            <w:tcW w:w="5465" w:type="dxa"/>
          </w:tcPr>
          <w:p w:rsidR="00C86340" w:rsidRPr="00433F2C" w:rsidRDefault="00C86340" w:rsidP="00F07974">
            <w:pPr>
              <w:pStyle w:val="TableContent"/>
              <w:rPr>
                <w:sz w:val="18"/>
                <w:szCs w:val="18"/>
              </w:rPr>
            </w:pPr>
            <w:r w:rsidRPr="00433F2C">
              <w:rPr>
                <w:sz w:val="18"/>
                <w:szCs w:val="18"/>
              </w:rPr>
              <w:t xml:space="preserve">The percentage of AUCINF (observed) that was due to back extrapolation to estimate C0.  </w:t>
            </w:r>
          </w:p>
          <w:p w:rsidR="00C86340" w:rsidRPr="00433F2C" w:rsidRDefault="00C86340" w:rsidP="00F07974">
            <w:pPr>
              <w:pStyle w:val="TableContent"/>
              <w:rPr>
                <w:sz w:val="18"/>
                <w:szCs w:val="18"/>
              </w:rPr>
            </w:pPr>
          </w:p>
          <w:p w:rsidR="00C86340" w:rsidRDefault="00C86340" w:rsidP="00F07974">
            <w:pPr>
              <w:pStyle w:val="TableContent"/>
              <w:rPr>
                <w:b/>
                <w:sz w:val="18"/>
                <w:szCs w:val="18"/>
                <w:u w:val="single"/>
              </w:rPr>
            </w:pPr>
            <w:r w:rsidRPr="00433F2C">
              <w:rPr>
                <w:b/>
                <w:sz w:val="18"/>
                <w:szCs w:val="18"/>
                <w:u w:val="single"/>
              </w:rPr>
              <w:t>Model M2</w:t>
            </w:r>
          </w:p>
          <w:p w:rsidR="004310CC" w:rsidRPr="001D5906" w:rsidRDefault="004310CC" w:rsidP="00F07974">
            <w:pPr>
              <w:pStyle w:val="TableContent"/>
              <w:rPr>
                <w:sz w:val="18"/>
                <w:szCs w:val="18"/>
                <w:u w:val="single"/>
              </w:rPr>
            </w:pPr>
            <w:r w:rsidRPr="001D5906">
              <w:rPr>
                <w:sz w:val="18"/>
                <w:szCs w:val="18"/>
                <w:u w:val="single"/>
              </w:rPr>
              <w:t>AUCINFO corrected for the back extrapolated area, AUCT0-T1</w:t>
            </w:r>
          </w:p>
          <w:p w:rsidR="00C86340" w:rsidRDefault="00C86340" w:rsidP="00F07974">
            <w:pPr>
              <w:pStyle w:val="TableContent"/>
              <w:rPr>
                <w:sz w:val="18"/>
                <w:szCs w:val="18"/>
              </w:rPr>
            </w:pPr>
            <w:r w:rsidRPr="00433F2C">
              <w:rPr>
                <w:position w:val="-6"/>
                <w:sz w:val="18"/>
                <w:szCs w:val="18"/>
              </w:rPr>
              <w:object w:dxaOrig="3540" w:dyaOrig="279">
                <v:shape id="_x0000_i1097" type="#_x0000_t75" style="width:177.5pt;height:13.8pt" o:ole="">
                  <v:imagedata r:id="rId151" o:title=""/>
                </v:shape>
                <o:OLEObject Type="Embed" ProgID="Equation.3" ShapeID="_x0000_i1097" DrawAspect="Content" ObjectID="_1640609726" r:id="rId152"/>
              </w:object>
            </w:r>
          </w:p>
          <w:p w:rsidR="004310CC" w:rsidRPr="00433F2C" w:rsidRDefault="004310CC" w:rsidP="00F07974">
            <w:pPr>
              <w:pStyle w:val="TableContent"/>
              <w:rPr>
                <w:sz w:val="18"/>
                <w:szCs w:val="18"/>
              </w:rPr>
            </w:pPr>
            <w:r>
              <w:rPr>
                <w:sz w:val="18"/>
                <w:szCs w:val="18"/>
              </w:rPr>
              <w:t>AUCXBPCTO</w:t>
            </w:r>
          </w:p>
          <w:p w:rsidR="00C86340" w:rsidRPr="00433F2C" w:rsidRDefault="00AA63BB" w:rsidP="00F07974">
            <w:pPr>
              <w:pStyle w:val="TableContent"/>
              <w:rPr>
                <w:sz w:val="18"/>
                <w:szCs w:val="18"/>
              </w:rPr>
            </w:pPr>
            <w:r w:rsidRPr="00433F2C">
              <w:rPr>
                <w:rFonts w:cs="Arial"/>
                <w:color w:val="FF0000"/>
                <w:position w:val="-28"/>
                <w:sz w:val="18"/>
                <w:szCs w:val="18"/>
              </w:rPr>
              <w:object w:dxaOrig="3040" w:dyaOrig="680">
                <v:shape id="_x0000_i1098" type="#_x0000_t75" style="width:172.9pt;height:33.5pt" o:ole="">
                  <v:imagedata r:id="rId153" o:title=""/>
                </v:shape>
                <o:OLEObject Type="Embed" ProgID="Equation.3" ShapeID="_x0000_i1098" DrawAspect="Content" ObjectID="_1640609727" r:id="rId154"/>
              </w:object>
            </w:r>
          </w:p>
          <w:p w:rsidR="00C86340" w:rsidRPr="00433F2C" w:rsidRDefault="00C86340" w:rsidP="00F07974">
            <w:pPr>
              <w:pStyle w:val="TableContent"/>
              <w:rPr>
                <w:sz w:val="18"/>
                <w:szCs w:val="18"/>
              </w:rPr>
            </w:pPr>
          </w:p>
          <w:p w:rsidR="00C86340" w:rsidRPr="00433F2C" w:rsidRDefault="00C86340" w:rsidP="00F07974">
            <w:pPr>
              <w:pStyle w:val="TableContent"/>
              <w:rPr>
                <w:sz w:val="18"/>
                <w:szCs w:val="18"/>
              </w:rPr>
            </w:pPr>
            <w:r w:rsidRPr="00433F2C">
              <w:rPr>
                <w:sz w:val="18"/>
                <w:szCs w:val="18"/>
              </w:rPr>
              <w:t>AUC</w:t>
            </w:r>
            <w:r>
              <w:rPr>
                <w:sz w:val="18"/>
                <w:szCs w:val="18"/>
                <w:vertAlign w:val="subscript"/>
              </w:rPr>
              <w:t xml:space="preserve">T0-T1 </w:t>
            </w:r>
            <w:r w:rsidRPr="00433F2C">
              <w:rPr>
                <w:sz w:val="18"/>
                <w:szCs w:val="18"/>
              </w:rPr>
              <w:t>= area under the concentration curve that was back extrapolated</w:t>
            </w:r>
            <w:r>
              <w:rPr>
                <w:sz w:val="18"/>
                <w:szCs w:val="18"/>
              </w:rPr>
              <w:t xml:space="preserve"> (i.e. from T0 to T1)</w:t>
            </w:r>
            <w:r w:rsidR="00D84BF3">
              <w:rPr>
                <w:sz w:val="18"/>
                <w:szCs w:val="18"/>
              </w:rPr>
              <w:t xml:space="preserve">. See Section </w:t>
            </w:r>
            <w:r w:rsidR="004310CC">
              <w:rPr>
                <w:sz w:val="18"/>
                <w:szCs w:val="18"/>
              </w:rPr>
              <w:fldChar w:fldCharType="begin"/>
            </w:r>
            <w:r w:rsidR="004310CC">
              <w:rPr>
                <w:sz w:val="18"/>
                <w:szCs w:val="18"/>
              </w:rPr>
              <w:instrText xml:space="preserve"> REF _Ref518056718 \h </w:instrText>
            </w:r>
            <w:r w:rsidR="004310CC">
              <w:rPr>
                <w:sz w:val="18"/>
                <w:szCs w:val="18"/>
              </w:rPr>
            </w:r>
            <w:r w:rsidR="004310CC">
              <w:rPr>
                <w:sz w:val="18"/>
                <w:szCs w:val="18"/>
              </w:rPr>
              <w:fldChar w:fldCharType="separate"/>
            </w:r>
            <w:r w:rsidR="004310CC">
              <w:t xml:space="preserve">Estimate AUCXBPCTO </w:t>
            </w:r>
            <w:r w:rsidR="004310CC" w:rsidRPr="009107E9">
              <w:t>(observed)</w:t>
            </w:r>
            <w:r w:rsidR="004310CC">
              <w:rPr>
                <w:sz w:val="18"/>
                <w:szCs w:val="18"/>
              </w:rPr>
              <w:fldChar w:fldCharType="end"/>
            </w:r>
            <w:r w:rsidR="00D84BF3">
              <w:rPr>
                <w:sz w:val="18"/>
                <w:szCs w:val="18"/>
              </w:rPr>
              <w:t xml:space="preserve"> for details.</w:t>
            </w:r>
          </w:p>
          <w:p w:rsidR="00C86340" w:rsidRDefault="00C86340" w:rsidP="00F07974">
            <w:pPr>
              <w:pStyle w:val="TableContent"/>
              <w:rPr>
                <w:sz w:val="18"/>
                <w:szCs w:val="18"/>
                <w:vertAlign w:val="subscript"/>
              </w:rPr>
            </w:pPr>
            <w:r w:rsidRPr="00433F2C">
              <w:rPr>
                <w:sz w:val="18"/>
                <w:szCs w:val="18"/>
              </w:rPr>
              <w:t>AUCINF = AUC</w:t>
            </w:r>
            <w:r>
              <w:rPr>
                <w:sz w:val="18"/>
                <w:szCs w:val="18"/>
              </w:rPr>
              <w:t>INFO</w:t>
            </w:r>
            <w:r w:rsidRPr="00433F2C">
              <w:rPr>
                <w:sz w:val="18"/>
                <w:szCs w:val="18"/>
              </w:rPr>
              <w:t xml:space="preserve"> not including AU</w:t>
            </w:r>
            <w:r>
              <w:rPr>
                <w:sz w:val="18"/>
                <w:szCs w:val="18"/>
              </w:rPr>
              <w:t xml:space="preserve">C </w:t>
            </w:r>
            <w:r w:rsidRPr="00172719">
              <w:rPr>
                <w:sz w:val="18"/>
                <w:szCs w:val="18"/>
                <w:vertAlign w:val="subscript"/>
              </w:rPr>
              <w:t>T0-T1</w:t>
            </w:r>
          </w:p>
          <w:p w:rsidR="00C86340" w:rsidRPr="00172719" w:rsidRDefault="0018255E" w:rsidP="00F07974">
            <w:pPr>
              <w:pStyle w:val="TableContent"/>
              <w:rPr>
                <w:sz w:val="18"/>
                <w:szCs w:val="18"/>
              </w:rPr>
            </w:pPr>
            <w:r>
              <w:rPr>
                <w:sz w:val="18"/>
                <w:szCs w:val="18"/>
              </w:rPr>
              <w:fldChar w:fldCharType="begin"/>
            </w:r>
            <w:r>
              <w:rPr>
                <w:sz w:val="18"/>
                <w:szCs w:val="18"/>
              </w:rPr>
              <w:instrText xml:space="preserve"> REF AUCINFO \h </w:instrText>
            </w:r>
            <w:r>
              <w:rPr>
                <w:sz w:val="18"/>
                <w:szCs w:val="18"/>
              </w:rPr>
            </w:r>
            <w:r>
              <w:rPr>
                <w:sz w:val="18"/>
                <w:szCs w:val="18"/>
              </w:rPr>
              <w:fldChar w:fldCharType="separate"/>
            </w:r>
            <w:r w:rsidRPr="00433F2C">
              <w:rPr>
                <w:iCs/>
                <w:sz w:val="18"/>
                <w:szCs w:val="18"/>
              </w:rPr>
              <w:t>AUCINFO</w:t>
            </w:r>
            <w:r>
              <w:rPr>
                <w:sz w:val="18"/>
                <w:szCs w:val="18"/>
              </w:rPr>
              <w:fldChar w:fldCharType="end"/>
            </w:r>
            <w:r w:rsidR="00C86340" w:rsidRPr="00172719">
              <w:rPr>
                <w:sz w:val="18"/>
                <w:szCs w:val="18"/>
              </w:rPr>
              <w:t xml:space="preserve"> = </w:t>
            </w:r>
            <w:r w:rsidRPr="00433F2C">
              <w:rPr>
                <w:b/>
                <w:iCs/>
                <w:sz w:val="18"/>
                <w:szCs w:val="18"/>
              </w:rPr>
              <w:t xml:space="preserve">Area under the concentration versus time curve from zero time to infinity </w:t>
            </w:r>
            <w:r w:rsidRPr="00433F2C">
              <w:rPr>
                <w:b/>
                <w:bCs w:val="0"/>
                <w:iCs/>
                <w:sz w:val="18"/>
                <w:szCs w:val="18"/>
              </w:rPr>
              <w:t>(Observed)</w:t>
            </w:r>
            <w:r w:rsidR="00C86340">
              <w:rPr>
                <w:sz w:val="18"/>
                <w:szCs w:val="18"/>
              </w:rPr>
              <w:t>.</w:t>
            </w:r>
          </w:p>
          <w:p w:rsidR="00C86340" w:rsidRPr="00433F2C" w:rsidDel="007D2251" w:rsidRDefault="00C86340">
            <w:pPr>
              <w:pStyle w:val="TableContent"/>
              <w:rPr>
                <w:sz w:val="18"/>
                <w:szCs w:val="18"/>
              </w:rPr>
            </w:pP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sidRPr="00433F2C">
              <w:rPr>
                <w:sz w:val="18"/>
                <w:szCs w:val="18"/>
              </w:rPr>
              <w:t>None %</w:t>
            </w:r>
          </w:p>
        </w:tc>
      </w:tr>
      <w:tr w:rsidR="00C86340" w:rsidRPr="00433F2C" w:rsidTr="00C466A3">
        <w:trPr>
          <w:jc w:val="center"/>
        </w:trPr>
        <w:tc>
          <w:tcPr>
            <w:tcW w:w="1080" w:type="dxa"/>
          </w:tcPr>
          <w:p w:rsidR="00C86340" w:rsidRPr="00A27D56" w:rsidRDefault="00C86340" w:rsidP="005C5E18">
            <w:pPr>
              <w:rPr>
                <w:rFonts w:cs="Arial"/>
                <w:bCs/>
                <w:sz w:val="18"/>
                <w:szCs w:val="18"/>
              </w:rPr>
            </w:pPr>
            <w:r w:rsidRPr="00A27D56">
              <w:rPr>
                <w:rFonts w:cs="Arial"/>
                <w:bCs/>
                <w:sz w:val="18"/>
                <w:szCs w:val="18"/>
              </w:rPr>
              <w:t>2.0</w:t>
            </w:r>
          </w:p>
        </w:tc>
        <w:tc>
          <w:tcPr>
            <w:tcW w:w="1375" w:type="dxa"/>
          </w:tcPr>
          <w:p w:rsidR="00C86340" w:rsidRPr="00433F2C" w:rsidRDefault="00C86340" w:rsidP="005C5E18">
            <w:pPr>
              <w:rPr>
                <w:rFonts w:cs="Arial"/>
                <w:b/>
                <w:bCs/>
                <w:sz w:val="18"/>
                <w:szCs w:val="18"/>
              </w:rPr>
            </w:pPr>
            <w:bookmarkStart w:id="167" w:name="AUCXBPCTP"/>
            <w:r w:rsidRPr="00433F2C">
              <w:rPr>
                <w:rFonts w:cs="Arial"/>
                <w:b/>
                <w:bCs/>
                <w:sz w:val="18"/>
                <w:szCs w:val="18"/>
              </w:rPr>
              <w:t>AUCXB</w:t>
            </w:r>
            <w:r w:rsidR="00B922E8">
              <w:rPr>
                <w:rFonts w:cs="Arial"/>
                <w:b/>
                <w:bCs/>
                <w:sz w:val="18"/>
                <w:szCs w:val="18"/>
              </w:rPr>
              <w:t>PCT</w:t>
            </w:r>
            <w:r w:rsidRPr="00433F2C">
              <w:rPr>
                <w:rFonts w:cs="Arial"/>
                <w:b/>
                <w:bCs/>
                <w:sz w:val="18"/>
                <w:szCs w:val="18"/>
              </w:rPr>
              <w:t>P</w:t>
            </w:r>
            <w:bookmarkEnd w:id="167"/>
            <w:r w:rsidRPr="00433F2C">
              <w:rPr>
                <w:rFonts w:cs="Arial"/>
                <w:b/>
                <w:bCs/>
                <w:sz w:val="18"/>
                <w:szCs w:val="18"/>
              </w:rPr>
              <w:t xml:space="preserve"> </w:t>
            </w:r>
          </w:p>
        </w:tc>
        <w:tc>
          <w:tcPr>
            <w:tcW w:w="5465" w:type="dxa"/>
          </w:tcPr>
          <w:p w:rsidR="00C86340" w:rsidRPr="00433F2C" w:rsidRDefault="00C86340" w:rsidP="0012542A">
            <w:pPr>
              <w:pStyle w:val="TableContent"/>
              <w:rPr>
                <w:sz w:val="18"/>
                <w:szCs w:val="18"/>
              </w:rPr>
            </w:pPr>
            <w:r w:rsidRPr="00433F2C">
              <w:rPr>
                <w:sz w:val="18"/>
                <w:szCs w:val="18"/>
              </w:rPr>
              <w:t xml:space="preserve">The percentage of AUCINF (predicted) that was due to back extrapolation to estimate C0.  </w:t>
            </w:r>
          </w:p>
          <w:p w:rsidR="00C86340" w:rsidRDefault="00C86340" w:rsidP="0012542A">
            <w:pPr>
              <w:pStyle w:val="TableContent"/>
              <w:rPr>
                <w:b/>
                <w:sz w:val="18"/>
                <w:szCs w:val="18"/>
                <w:u w:val="single"/>
              </w:rPr>
            </w:pPr>
            <w:r w:rsidRPr="00433F2C">
              <w:rPr>
                <w:b/>
                <w:sz w:val="18"/>
                <w:szCs w:val="18"/>
                <w:u w:val="single"/>
              </w:rPr>
              <w:t>Model M2</w:t>
            </w:r>
          </w:p>
          <w:p w:rsidR="004310CC" w:rsidRPr="001D5906" w:rsidRDefault="004310CC" w:rsidP="0012542A">
            <w:pPr>
              <w:pStyle w:val="TableContent"/>
              <w:rPr>
                <w:sz w:val="18"/>
                <w:szCs w:val="18"/>
                <w:u w:val="single"/>
              </w:rPr>
            </w:pPr>
            <w:r>
              <w:rPr>
                <w:sz w:val="18"/>
                <w:szCs w:val="18"/>
                <w:u w:val="single"/>
              </w:rPr>
              <w:t>AUCINFP</w:t>
            </w:r>
            <w:r w:rsidRPr="007324B6">
              <w:rPr>
                <w:sz w:val="18"/>
                <w:szCs w:val="18"/>
                <w:u w:val="single"/>
              </w:rPr>
              <w:t xml:space="preserve"> corrected for the back extrapolated area, AUCT0-T1</w:t>
            </w:r>
          </w:p>
          <w:p w:rsidR="00C86340" w:rsidRDefault="00C86340" w:rsidP="0012542A">
            <w:pPr>
              <w:pStyle w:val="TableContent"/>
              <w:rPr>
                <w:sz w:val="18"/>
                <w:szCs w:val="18"/>
              </w:rPr>
            </w:pPr>
            <w:r w:rsidRPr="00433F2C">
              <w:rPr>
                <w:position w:val="-6"/>
                <w:sz w:val="18"/>
                <w:szCs w:val="18"/>
              </w:rPr>
              <w:object w:dxaOrig="3500" w:dyaOrig="279">
                <v:shape id="_x0000_i1099" type="#_x0000_t75" style="width:175pt;height:13.8pt" o:ole="">
                  <v:imagedata r:id="rId155" o:title=""/>
                </v:shape>
                <o:OLEObject Type="Embed" ProgID="Equation.3" ShapeID="_x0000_i1099" DrawAspect="Content" ObjectID="_1640609728" r:id="rId156"/>
              </w:object>
            </w:r>
          </w:p>
          <w:p w:rsidR="004310CC" w:rsidRPr="00433F2C" w:rsidRDefault="004310CC" w:rsidP="0012542A">
            <w:pPr>
              <w:pStyle w:val="TableContent"/>
              <w:rPr>
                <w:sz w:val="18"/>
                <w:szCs w:val="18"/>
              </w:rPr>
            </w:pPr>
            <w:r>
              <w:rPr>
                <w:sz w:val="18"/>
                <w:szCs w:val="18"/>
              </w:rPr>
              <w:t>AUCXBPCTP</w:t>
            </w:r>
          </w:p>
          <w:p w:rsidR="00C86340" w:rsidRPr="00433F2C" w:rsidRDefault="00AA63BB" w:rsidP="0012542A">
            <w:pPr>
              <w:pStyle w:val="TableContent"/>
              <w:rPr>
                <w:sz w:val="18"/>
                <w:szCs w:val="18"/>
              </w:rPr>
            </w:pPr>
            <w:r w:rsidRPr="00433F2C">
              <w:rPr>
                <w:rFonts w:cs="Arial"/>
                <w:color w:val="FF0000"/>
                <w:position w:val="-28"/>
                <w:sz w:val="18"/>
                <w:szCs w:val="18"/>
              </w:rPr>
              <w:object w:dxaOrig="3000" w:dyaOrig="680">
                <v:shape id="_x0000_i1100" type="#_x0000_t75" style="width:167.85pt;height:33.5pt" o:ole="">
                  <v:imagedata r:id="rId157" o:title=""/>
                </v:shape>
                <o:OLEObject Type="Embed" ProgID="Equation.3" ShapeID="_x0000_i1100" DrawAspect="Content" ObjectID="_1640609729" r:id="rId158"/>
              </w:object>
            </w:r>
          </w:p>
          <w:p w:rsidR="00C86340" w:rsidRPr="00433F2C" w:rsidRDefault="00C86340" w:rsidP="0012542A">
            <w:pPr>
              <w:pStyle w:val="TableContent"/>
              <w:rPr>
                <w:sz w:val="18"/>
                <w:szCs w:val="18"/>
              </w:rPr>
            </w:pPr>
          </w:p>
          <w:p w:rsidR="00C86340" w:rsidRPr="00433F2C" w:rsidRDefault="00C86340" w:rsidP="0012542A">
            <w:pPr>
              <w:pStyle w:val="TableContent"/>
              <w:rPr>
                <w:sz w:val="18"/>
                <w:szCs w:val="18"/>
              </w:rPr>
            </w:pPr>
            <w:r w:rsidRPr="00433F2C">
              <w:rPr>
                <w:sz w:val="18"/>
                <w:szCs w:val="18"/>
              </w:rPr>
              <w:t>AUC</w:t>
            </w:r>
            <w:r>
              <w:rPr>
                <w:sz w:val="18"/>
                <w:szCs w:val="18"/>
                <w:vertAlign w:val="subscript"/>
              </w:rPr>
              <w:t xml:space="preserve">T0-T1 </w:t>
            </w:r>
            <w:r w:rsidRPr="00433F2C">
              <w:rPr>
                <w:sz w:val="18"/>
                <w:szCs w:val="18"/>
              </w:rPr>
              <w:t>= area under the concentration curve that was back extrapolated</w:t>
            </w:r>
            <w:r>
              <w:rPr>
                <w:sz w:val="18"/>
                <w:szCs w:val="18"/>
              </w:rPr>
              <w:t xml:space="preserve"> (i.e. from T0 to T1)</w:t>
            </w:r>
            <w:r w:rsidR="00283897">
              <w:rPr>
                <w:sz w:val="18"/>
                <w:szCs w:val="18"/>
              </w:rPr>
              <w:t xml:space="preserve">. See Section </w:t>
            </w:r>
            <w:r w:rsidR="004310CC">
              <w:rPr>
                <w:sz w:val="18"/>
                <w:szCs w:val="18"/>
              </w:rPr>
              <w:fldChar w:fldCharType="begin"/>
            </w:r>
            <w:r w:rsidR="004310CC">
              <w:rPr>
                <w:sz w:val="18"/>
                <w:szCs w:val="18"/>
              </w:rPr>
              <w:instrText xml:space="preserve"> REF _Ref518648704 \h </w:instrText>
            </w:r>
            <w:r w:rsidR="004310CC">
              <w:rPr>
                <w:sz w:val="18"/>
                <w:szCs w:val="18"/>
              </w:rPr>
            </w:r>
            <w:r w:rsidR="004310CC">
              <w:rPr>
                <w:sz w:val="18"/>
                <w:szCs w:val="18"/>
              </w:rPr>
              <w:fldChar w:fldCharType="separate"/>
            </w:r>
            <w:r w:rsidR="004310CC">
              <w:t xml:space="preserve">Estimate </w:t>
            </w:r>
            <w:r w:rsidR="004310CC" w:rsidRPr="009107E9">
              <w:t>AUC</w:t>
            </w:r>
            <w:r w:rsidR="004310CC">
              <w:t>XBPCTP</w:t>
            </w:r>
            <w:r w:rsidR="004310CC" w:rsidRPr="009107E9">
              <w:t xml:space="preserve"> (</w:t>
            </w:r>
            <w:r w:rsidR="004310CC">
              <w:t>predicted</w:t>
            </w:r>
            <w:r w:rsidR="004310CC" w:rsidRPr="009107E9">
              <w:t>)</w:t>
            </w:r>
            <w:r w:rsidR="004310CC">
              <w:rPr>
                <w:sz w:val="18"/>
                <w:szCs w:val="18"/>
              </w:rPr>
              <w:fldChar w:fldCharType="end"/>
            </w:r>
            <w:r w:rsidR="00283897">
              <w:rPr>
                <w:sz w:val="18"/>
                <w:szCs w:val="18"/>
              </w:rPr>
              <w:t xml:space="preserve"> for details.</w:t>
            </w:r>
          </w:p>
          <w:p w:rsidR="00C86340" w:rsidRDefault="00C86340" w:rsidP="0012542A">
            <w:pPr>
              <w:pStyle w:val="TableContent"/>
              <w:rPr>
                <w:sz w:val="18"/>
                <w:szCs w:val="18"/>
                <w:vertAlign w:val="subscript"/>
              </w:rPr>
            </w:pPr>
            <w:r w:rsidRPr="00433F2C">
              <w:rPr>
                <w:sz w:val="18"/>
                <w:szCs w:val="18"/>
              </w:rPr>
              <w:t>AUCINF = AUC</w:t>
            </w:r>
            <w:r>
              <w:rPr>
                <w:sz w:val="18"/>
                <w:szCs w:val="18"/>
              </w:rPr>
              <w:t>INFP</w:t>
            </w:r>
            <w:r w:rsidRPr="00433F2C">
              <w:rPr>
                <w:sz w:val="18"/>
                <w:szCs w:val="18"/>
              </w:rPr>
              <w:t xml:space="preserve"> not including AU</w:t>
            </w:r>
            <w:r>
              <w:rPr>
                <w:sz w:val="18"/>
                <w:szCs w:val="18"/>
              </w:rPr>
              <w:t xml:space="preserve">C </w:t>
            </w:r>
            <w:r w:rsidRPr="00172719">
              <w:rPr>
                <w:sz w:val="18"/>
                <w:szCs w:val="18"/>
                <w:vertAlign w:val="subscript"/>
              </w:rPr>
              <w:t>T0-T1</w:t>
            </w:r>
          </w:p>
          <w:p w:rsidR="00C86340" w:rsidRPr="0012542A" w:rsidDel="007D2251" w:rsidRDefault="0018255E" w:rsidP="0018255E">
            <w:pPr>
              <w:pStyle w:val="TableContent"/>
              <w:rPr>
                <w:sz w:val="18"/>
                <w:szCs w:val="18"/>
                <w:vertAlign w:val="subscript"/>
              </w:rPr>
            </w:pPr>
            <w:r>
              <w:rPr>
                <w:sz w:val="18"/>
                <w:szCs w:val="18"/>
              </w:rPr>
              <w:fldChar w:fldCharType="begin"/>
            </w:r>
            <w:r>
              <w:rPr>
                <w:sz w:val="18"/>
                <w:szCs w:val="18"/>
              </w:rPr>
              <w:instrText xml:space="preserve"> REF AUCINFP \h </w:instrText>
            </w:r>
            <w:r>
              <w:rPr>
                <w:sz w:val="18"/>
                <w:szCs w:val="18"/>
              </w:rPr>
            </w:r>
            <w:r>
              <w:rPr>
                <w:sz w:val="18"/>
                <w:szCs w:val="18"/>
              </w:rPr>
              <w:fldChar w:fldCharType="separate"/>
            </w:r>
            <w:r w:rsidRPr="00433F2C">
              <w:rPr>
                <w:iCs/>
                <w:sz w:val="18"/>
                <w:szCs w:val="18"/>
              </w:rPr>
              <w:t>AUCINFP</w:t>
            </w:r>
            <w:r>
              <w:rPr>
                <w:sz w:val="18"/>
                <w:szCs w:val="18"/>
              </w:rPr>
              <w:fldChar w:fldCharType="end"/>
            </w:r>
            <w:r w:rsidR="00C86340" w:rsidRPr="00172719">
              <w:rPr>
                <w:sz w:val="18"/>
                <w:szCs w:val="18"/>
              </w:rPr>
              <w:t xml:space="preserve"> = </w:t>
            </w:r>
            <w:r w:rsidRPr="00433F2C">
              <w:rPr>
                <w:b/>
                <w:iCs/>
                <w:sz w:val="18"/>
                <w:szCs w:val="18"/>
              </w:rPr>
              <w:t>Area under the concentration versus time curve from zero time to infinity</w:t>
            </w:r>
            <w:r w:rsidRPr="00433F2C">
              <w:rPr>
                <w:bCs w:val="0"/>
                <w:iCs/>
                <w:sz w:val="18"/>
                <w:szCs w:val="18"/>
              </w:rPr>
              <w:t xml:space="preserve"> </w:t>
            </w:r>
            <w:r w:rsidRPr="00433F2C">
              <w:rPr>
                <w:b/>
                <w:iCs/>
                <w:sz w:val="18"/>
                <w:szCs w:val="18"/>
              </w:rPr>
              <w:t>(Predicted)</w:t>
            </w:r>
            <w:r w:rsidR="00C86340">
              <w:rPr>
                <w:sz w:val="18"/>
                <w:szCs w:val="18"/>
              </w:rPr>
              <w:t>.</w:t>
            </w: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sidRPr="00433F2C">
              <w:rPr>
                <w:sz w:val="18"/>
                <w:szCs w:val="18"/>
              </w:rPr>
              <w:t>None %</w:t>
            </w:r>
          </w:p>
        </w:tc>
      </w:tr>
      <w:tr w:rsidR="00C86340" w:rsidRPr="00433F2C" w:rsidTr="00C466A3">
        <w:trPr>
          <w:jc w:val="center"/>
        </w:trPr>
        <w:tc>
          <w:tcPr>
            <w:tcW w:w="1080" w:type="dxa"/>
          </w:tcPr>
          <w:p w:rsidR="00C86340" w:rsidRPr="00433F2C" w:rsidRDefault="00C86340" w:rsidP="005C5E18">
            <w:pPr>
              <w:rPr>
                <w:rFonts w:cs="Arial"/>
                <w:b/>
                <w:bCs/>
                <w:sz w:val="18"/>
                <w:szCs w:val="18"/>
              </w:rPr>
            </w:pPr>
            <w:r w:rsidRPr="00A27D56">
              <w:rPr>
                <w:rFonts w:cs="Arial"/>
                <w:bCs/>
                <w:sz w:val="18"/>
                <w:szCs w:val="18"/>
              </w:rPr>
              <w:t>2.0</w:t>
            </w:r>
          </w:p>
        </w:tc>
        <w:tc>
          <w:tcPr>
            <w:tcW w:w="1375" w:type="dxa"/>
          </w:tcPr>
          <w:p w:rsidR="00C86340" w:rsidRPr="00433F2C" w:rsidRDefault="00C86340" w:rsidP="005C5E18">
            <w:pPr>
              <w:rPr>
                <w:rFonts w:cs="Arial"/>
                <w:b/>
                <w:bCs/>
                <w:sz w:val="18"/>
                <w:szCs w:val="18"/>
              </w:rPr>
            </w:pPr>
            <w:bookmarkStart w:id="168" w:name="V0"/>
            <w:r w:rsidRPr="00433F2C">
              <w:rPr>
                <w:rFonts w:cs="Arial"/>
                <w:b/>
                <w:bCs/>
                <w:sz w:val="18"/>
                <w:szCs w:val="18"/>
              </w:rPr>
              <w:t>V0</w:t>
            </w:r>
            <w:bookmarkEnd w:id="168"/>
          </w:p>
        </w:tc>
        <w:tc>
          <w:tcPr>
            <w:tcW w:w="5465" w:type="dxa"/>
          </w:tcPr>
          <w:p w:rsidR="00C86340" w:rsidRPr="00433F2C" w:rsidRDefault="00C86340" w:rsidP="00952D4E">
            <w:pPr>
              <w:pStyle w:val="TableContent"/>
              <w:rPr>
                <w:sz w:val="18"/>
                <w:szCs w:val="18"/>
              </w:rPr>
            </w:pPr>
            <w:r w:rsidRPr="00433F2C">
              <w:rPr>
                <w:sz w:val="18"/>
                <w:szCs w:val="18"/>
              </w:rPr>
              <w:t>Initial Volume of Distribution</w:t>
            </w:r>
          </w:p>
          <w:p w:rsidR="00C86340" w:rsidRPr="00433F2C" w:rsidRDefault="00C86340" w:rsidP="00952D4E">
            <w:pPr>
              <w:pStyle w:val="TableContent"/>
              <w:rPr>
                <w:sz w:val="18"/>
                <w:szCs w:val="18"/>
              </w:rPr>
            </w:pPr>
          </w:p>
          <w:p w:rsidR="00C86340" w:rsidRPr="00433F2C" w:rsidRDefault="00C86340" w:rsidP="00A755CB">
            <w:pPr>
              <w:pStyle w:val="TableContent"/>
              <w:rPr>
                <w:b/>
                <w:sz w:val="18"/>
                <w:szCs w:val="18"/>
                <w:u w:val="single"/>
              </w:rPr>
            </w:pPr>
            <w:r w:rsidRPr="00433F2C">
              <w:rPr>
                <w:b/>
                <w:sz w:val="18"/>
                <w:szCs w:val="18"/>
                <w:u w:val="single"/>
              </w:rPr>
              <w:t>Model M2</w:t>
            </w:r>
            <w:r>
              <w:rPr>
                <w:b/>
                <w:sz w:val="18"/>
                <w:szCs w:val="18"/>
                <w:u w:val="single"/>
              </w:rPr>
              <w:t xml:space="preserve"> (IV Bolus)</w:t>
            </w:r>
          </w:p>
          <w:p w:rsidR="00C86340" w:rsidRPr="00433F2C" w:rsidRDefault="00C86340" w:rsidP="00A755CB">
            <w:pPr>
              <w:pStyle w:val="TableContent"/>
              <w:rPr>
                <w:b/>
                <w:sz w:val="18"/>
                <w:szCs w:val="18"/>
                <w:u w:val="single"/>
              </w:rPr>
            </w:pPr>
          </w:p>
          <w:p w:rsidR="00C86340" w:rsidRPr="00433F2C" w:rsidRDefault="00C86340" w:rsidP="00A755CB">
            <w:pPr>
              <w:pStyle w:val="TableContent"/>
              <w:rPr>
                <w:b/>
                <w:sz w:val="18"/>
                <w:szCs w:val="18"/>
                <w:u w:val="single"/>
              </w:rPr>
            </w:pPr>
            <w:r w:rsidRPr="00433F2C">
              <w:rPr>
                <w:b/>
                <w:position w:val="-24"/>
                <w:sz w:val="18"/>
                <w:szCs w:val="18"/>
                <w:u w:val="single"/>
              </w:rPr>
              <w:object w:dxaOrig="1160" w:dyaOrig="620">
                <v:shape id="_x0000_i1101" type="#_x0000_t75" style="width:58.2pt;height:31.4pt" o:ole="">
                  <v:imagedata r:id="rId159" o:title=""/>
                </v:shape>
                <o:OLEObject Type="Embed" ProgID="Equation.3" ShapeID="_x0000_i1101" DrawAspect="Content" ObjectID="_1640609730" r:id="rId160"/>
              </w:object>
            </w:r>
          </w:p>
          <w:p w:rsidR="00C86340" w:rsidRDefault="00C86340" w:rsidP="00952D4E">
            <w:pPr>
              <w:pStyle w:val="TableContent"/>
              <w:rPr>
                <w:sz w:val="18"/>
                <w:szCs w:val="18"/>
              </w:rPr>
            </w:pPr>
          </w:p>
          <w:p w:rsidR="00C86340" w:rsidRPr="00433F2C" w:rsidRDefault="00C86340" w:rsidP="00952D4E">
            <w:pPr>
              <w:pStyle w:val="TableContent"/>
              <w:rPr>
                <w:sz w:val="18"/>
                <w:szCs w:val="18"/>
              </w:rPr>
            </w:pPr>
            <w:r>
              <w:rPr>
                <w:rFonts w:cs="Arial"/>
                <w:sz w:val="18"/>
                <w:szCs w:val="18"/>
              </w:rPr>
              <w:t>Note: automated computation of V0 for Model M2 (IV Bolus) are not implemented in the legacy Pfizer eNCA computation engine release 2 code base.</w:t>
            </w: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sidRPr="00433F2C">
              <w:rPr>
                <w:sz w:val="18"/>
                <w:szCs w:val="18"/>
              </w:rPr>
              <w:t>Volume</w:t>
            </w:r>
          </w:p>
        </w:tc>
      </w:tr>
      <w:tr w:rsidR="00201FF3" w:rsidRPr="00433F2C" w:rsidTr="00C466A3">
        <w:trPr>
          <w:jc w:val="center"/>
        </w:trPr>
        <w:tc>
          <w:tcPr>
            <w:tcW w:w="1080" w:type="dxa"/>
          </w:tcPr>
          <w:p w:rsidR="00201FF3" w:rsidRPr="00A27D56" w:rsidRDefault="00201FF3" w:rsidP="0097746A">
            <w:pPr>
              <w:rPr>
                <w:rFonts w:cs="Arial"/>
                <w:bCs/>
                <w:sz w:val="18"/>
                <w:szCs w:val="18"/>
              </w:rPr>
            </w:pPr>
            <w:r>
              <w:rPr>
                <w:rFonts w:cs="Arial"/>
                <w:bCs/>
                <w:sz w:val="18"/>
                <w:szCs w:val="18"/>
              </w:rPr>
              <w:lastRenderedPageBreak/>
              <w:t>3.0</w:t>
            </w:r>
          </w:p>
        </w:tc>
        <w:tc>
          <w:tcPr>
            <w:tcW w:w="1375" w:type="dxa"/>
          </w:tcPr>
          <w:p w:rsidR="00201FF3" w:rsidRPr="00433F2C" w:rsidRDefault="00201FF3" w:rsidP="0097746A">
            <w:pPr>
              <w:rPr>
                <w:rFonts w:cs="Arial"/>
                <w:b/>
                <w:bCs/>
                <w:sz w:val="18"/>
                <w:szCs w:val="18"/>
              </w:rPr>
            </w:pPr>
            <w:bookmarkStart w:id="169" w:name="CMAXC"/>
            <w:r>
              <w:rPr>
                <w:rFonts w:cs="Arial"/>
                <w:b/>
                <w:bCs/>
                <w:sz w:val="18"/>
                <w:szCs w:val="18"/>
              </w:rPr>
              <w:t>CMAXC</w:t>
            </w:r>
            <w:bookmarkEnd w:id="169"/>
          </w:p>
        </w:tc>
        <w:tc>
          <w:tcPr>
            <w:tcW w:w="5465" w:type="dxa"/>
          </w:tcPr>
          <w:p w:rsidR="00201FF3" w:rsidRDefault="00201FF3" w:rsidP="0097746A">
            <w:pPr>
              <w:pStyle w:val="TableContent"/>
              <w:rPr>
                <w:b/>
                <w:sz w:val="18"/>
                <w:szCs w:val="18"/>
              </w:rPr>
            </w:pPr>
            <w:r>
              <w:rPr>
                <w:b/>
                <w:sz w:val="18"/>
                <w:szCs w:val="18"/>
              </w:rPr>
              <w:t>Corrected CMAX</w:t>
            </w:r>
          </w:p>
          <w:p w:rsidR="00201FF3" w:rsidRDefault="00201FF3" w:rsidP="0097746A">
            <w:pPr>
              <w:pStyle w:val="TableContent"/>
              <w:rPr>
                <w:sz w:val="18"/>
                <w:szCs w:val="18"/>
              </w:rPr>
            </w:pPr>
          </w:p>
          <w:p w:rsidR="00CE4777" w:rsidRPr="00433F2C" w:rsidRDefault="00CE4777" w:rsidP="00CE4777">
            <w:pPr>
              <w:pStyle w:val="TableContent"/>
              <w:rPr>
                <w:b/>
                <w:sz w:val="18"/>
                <w:szCs w:val="18"/>
                <w:u w:val="single"/>
              </w:rPr>
            </w:pPr>
            <w:r w:rsidRPr="00433F2C">
              <w:rPr>
                <w:b/>
                <w:sz w:val="18"/>
                <w:szCs w:val="18"/>
                <w:u w:val="single"/>
              </w:rPr>
              <w:t>Model M2</w:t>
            </w:r>
            <w:r>
              <w:rPr>
                <w:b/>
                <w:sz w:val="18"/>
                <w:szCs w:val="18"/>
                <w:u w:val="single"/>
              </w:rPr>
              <w:t xml:space="preserve"> (IV Bolus)</w:t>
            </w:r>
          </w:p>
          <w:p w:rsidR="00CE4777" w:rsidRDefault="00CE4777" w:rsidP="0097746A">
            <w:pPr>
              <w:pStyle w:val="TableContent"/>
              <w:rPr>
                <w:sz w:val="18"/>
                <w:szCs w:val="18"/>
              </w:rPr>
            </w:pPr>
          </w:p>
          <w:p w:rsidR="00201FF3" w:rsidRDefault="00201FF3" w:rsidP="0097746A">
            <w:pPr>
              <w:pStyle w:val="TableContent"/>
              <w:rPr>
                <w:sz w:val="18"/>
                <w:szCs w:val="18"/>
              </w:rPr>
            </w:pPr>
            <w:r>
              <w:rPr>
                <w:sz w:val="18"/>
                <w:szCs w:val="18"/>
              </w:rPr>
              <w:t xml:space="preserve">CMAX corrected using estimates of </w:t>
            </w:r>
            <w:r w:rsidR="006A29E3">
              <w:rPr>
                <w:sz w:val="18"/>
                <w:szCs w:val="18"/>
              </w:rPr>
              <w:fldChar w:fldCharType="begin"/>
            </w:r>
            <w:r w:rsidR="006A29E3">
              <w:rPr>
                <w:sz w:val="18"/>
                <w:szCs w:val="18"/>
              </w:rPr>
              <w:instrText xml:space="preserve"> REF KEL \h </w:instrText>
            </w:r>
            <w:r w:rsidR="006A29E3">
              <w:rPr>
                <w:sz w:val="18"/>
                <w:szCs w:val="18"/>
              </w:rPr>
            </w:r>
            <w:r w:rsidR="006A29E3">
              <w:rPr>
                <w:sz w:val="18"/>
                <w:szCs w:val="18"/>
              </w:rPr>
              <w:fldChar w:fldCharType="separate"/>
            </w:r>
            <w:r w:rsidR="006A29E3" w:rsidRPr="00252B00">
              <w:rPr>
                <w:b/>
                <w:iCs/>
                <w:sz w:val="18"/>
                <w:szCs w:val="18"/>
              </w:rPr>
              <w:t>KEL</w:t>
            </w:r>
            <w:r w:rsidR="006A29E3">
              <w:rPr>
                <w:sz w:val="18"/>
                <w:szCs w:val="18"/>
              </w:rPr>
              <w:fldChar w:fldCharType="end"/>
            </w:r>
            <w:r>
              <w:rPr>
                <w:sz w:val="18"/>
                <w:szCs w:val="18"/>
              </w:rPr>
              <w:t xml:space="preserve"> and </w:t>
            </w:r>
            <w:r w:rsidR="006A29E3">
              <w:rPr>
                <w:sz w:val="18"/>
                <w:szCs w:val="18"/>
              </w:rPr>
              <w:fldChar w:fldCharType="begin"/>
            </w:r>
            <w:r w:rsidR="006A29E3">
              <w:rPr>
                <w:sz w:val="18"/>
                <w:szCs w:val="18"/>
              </w:rPr>
              <w:instrText xml:space="preserve"> REF C0 \h </w:instrText>
            </w:r>
            <w:r w:rsidR="006A29E3">
              <w:rPr>
                <w:sz w:val="18"/>
                <w:szCs w:val="18"/>
              </w:rPr>
            </w:r>
            <w:r w:rsidR="006A29E3">
              <w:rPr>
                <w:sz w:val="18"/>
                <w:szCs w:val="18"/>
              </w:rPr>
              <w:fldChar w:fldCharType="separate"/>
            </w:r>
            <w:r w:rsidR="006A29E3" w:rsidRPr="00F71A6D">
              <w:rPr>
                <w:b/>
                <w:sz w:val="18"/>
                <w:szCs w:val="18"/>
              </w:rPr>
              <w:t>C0</w:t>
            </w:r>
            <w:r w:rsidR="006A29E3">
              <w:rPr>
                <w:sz w:val="18"/>
                <w:szCs w:val="18"/>
              </w:rPr>
              <w:fldChar w:fldCharType="end"/>
            </w:r>
            <w:r>
              <w:rPr>
                <w:sz w:val="18"/>
                <w:szCs w:val="18"/>
              </w:rPr>
              <w:t>.</w:t>
            </w:r>
          </w:p>
          <w:p w:rsidR="00201FF3" w:rsidRDefault="00201FF3" w:rsidP="0097746A">
            <w:pPr>
              <w:pStyle w:val="TableContent"/>
              <w:rPr>
                <w:sz w:val="18"/>
                <w:szCs w:val="18"/>
              </w:rPr>
            </w:pPr>
          </w:p>
          <w:p w:rsidR="00201FF3" w:rsidRDefault="00201FF3" w:rsidP="0097746A">
            <w:pPr>
              <w:pStyle w:val="TableContent"/>
              <w:rPr>
                <w:sz w:val="18"/>
                <w:szCs w:val="18"/>
              </w:rPr>
            </w:pPr>
            <w:r>
              <w:rPr>
                <w:sz w:val="18"/>
                <w:szCs w:val="18"/>
              </w:rPr>
              <w:t>The correct</w:t>
            </w:r>
            <w:r w:rsidR="00975AF1">
              <w:rPr>
                <w:sz w:val="18"/>
                <w:szCs w:val="18"/>
              </w:rPr>
              <w:t>ed</w:t>
            </w:r>
            <w:r>
              <w:rPr>
                <w:sz w:val="18"/>
                <w:szCs w:val="18"/>
              </w:rPr>
              <w:t xml:space="preserve"> CMAXC </w:t>
            </w:r>
            <w:r w:rsidRPr="00F508D6">
              <w:rPr>
                <w:b/>
                <w:sz w:val="18"/>
                <w:szCs w:val="18"/>
              </w:rPr>
              <w:t>(and the other corrections below)</w:t>
            </w:r>
            <w:r>
              <w:rPr>
                <w:sz w:val="18"/>
                <w:szCs w:val="18"/>
              </w:rPr>
              <w:t xml:space="preserve"> should be triggered for computation when the FLAG for predose concentrations &gt;5% of Cmax are observed has been set. This would ordinarily apply to CMAXC.</w:t>
            </w:r>
          </w:p>
          <w:p w:rsidR="002E7594" w:rsidRDefault="002E7594" w:rsidP="0097746A">
            <w:pPr>
              <w:pStyle w:val="TableContent"/>
              <w:rPr>
                <w:sz w:val="18"/>
                <w:szCs w:val="18"/>
              </w:rPr>
            </w:pPr>
          </w:p>
          <w:p w:rsidR="00201FF3" w:rsidRPr="00433F2C" w:rsidRDefault="00201FF3" w:rsidP="00201FF3">
            <w:pPr>
              <w:pStyle w:val="TableContent"/>
              <w:rPr>
                <w:sz w:val="18"/>
                <w:szCs w:val="18"/>
              </w:rPr>
            </w:pPr>
            <m:oMathPara>
              <m:oMath>
                <m:r>
                  <w:rPr>
                    <w:rFonts w:ascii="Cambria Math" w:hAnsi="Cambria Math"/>
                    <w:sz w:val="18"/>
                    <w:szCs w:val="18"/>
                  </w:rPr>
                  <m:t>CMAXC=CMAX-C0*</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(-KEL*TMAX)</m:t>
                    </m:r>
                  </m:sup>
                </m:sSup>
              </m:oMath>
            </m:oMathPara>
          </w:p>
        </w:tc>
        <w:tc>
          <w:tcPr>
            <w:tcW w:w="998" w:type="dxa"/>
          </w:tcPr>
          <w:p w:rsidR="00201FF3" w:rsidRPr="00433F2C" w:rsidRDefault="00201FF3" w:rsidP="0097746A">
            <w:pPr>
              <w:pStyle w:val="TableContent"/>
              <w:rPr>
                <w:sz w:val="18"/>
                <w:szCs w:val="18"/>
              </w:rPr>
            </w:pPr>
            <w:r>
              <w:rPr>
                <w:sz w:val="18"/>
                <w:szCs w:val="18"/>
              </w:rPr>
              <w:t>3</w:t>
            </w:r>
          </w:p>
        </w:tc>
        <w:tc>
          <w:tcPr>
            <w:tcW w:w="1571" w:type="dxa"/>
          </w:tcPr>
          <w:p w:rsidR="00201FF3" w:rsidRPr="00433F2C" w:rsidRDefault="00201FF3" w:rsidP="0097746A">
            <w:pPr>
              <w:pStyle w:val="TableContent"/>
              <w:rPr>
                <w:sz w:val="18"/>
                <w:szCs w:val="18"/>
              </w:rPr>
            </w:pPr>
            <w:r>
              <w:rPr>
                <w:rFonts w:cs="Arial"/>
                <w:sz w:val="18"/>
                <w:szCs w:val="18"/>
              </w:rPr>
              <w:t>CONCU</w:t>
            </w:r>
          </w:p>
        </w:tc>
      </w:tr>
      <w:tr w:rsidR="00C86340" w:rsidRPr="00433F2C" w:rsidTr="00C466A3">
        <w:trPr>
          <w:jc w:val="center"/>
        </w:trPr>
        <w:tc>
          <w:tcPr>
            <w:tcW w:w="1080" w:type="dxa"/>
          </w:tcPr>
          <w:p w:rsidR="00C86340" w:rsidRPr="00A27D56" w:rsidRDefault="00C86340" w:rsidP="005C5E18">
            <w:pPr>
              <w:rPr>
                <w:rFonts w:cs="Arial"/>
                <w:bCs/>
                <w:sz w:val="18"/>
                <w:szCs w:val="18"/>
              </w:rPr>
            </w:pPr>
            <w:r>
              <w:rPr>
                <w:rFonts w:cs="Arial"/>
                <w:bCs/>
                <w:sz w:val="18"/>
                <w:szCs w:val="18"/>
              </w:rPr>
              <w:t>3.0</w:t>
            </w:r>
          </w:p>
        </w:tc>
        <w:tc>
          <w:tcPr>
            <w:tcW w:w="1375" w:type="dxa"/>
          </w:tcPr>
          <w:p w:rsidR="00C86340" w:rsidRPr="00433F2C" w:rsidRDefault="00C86340" w:rsidP="005C5E18">
            <w:pPr>
              <w:rPr>
                <w:rFonts w:cs="Arial"/>
                <w:b/>
                <w:bCs/>
                <w:sz w:val="18"/>
                <w:szCs w:val="18"/>
              </w:rPr>
            </w:pPr>
            <w:bookmarkStart w:id="170" w:name="CMAXCi"/>
            <w:r>
              <w:rPr>
                <w:rFonts w:cs="Arial"/>
                <w:b/>
                <w:bCs/>
                <w:sz w:val="18"/>
                <w:szCs w:val="18"/>
              </w:rPr>
              <w:t>CMAXCi</w:t>
            </w:r>
            <w:bookmarkEnd w:id="170"/>
          </w:p>
        </w:tc>
        <w:tc>
          <w:tcPr>
            <w:tcW w:w="5465" w:type="dxa"/>
          </w:tcPr>
          <w:p w:rsidR="00C86340" w:rsidRDefault="00C86340" w:rsidP="00952D4E">
            <w:pPr>
              <w:pStyle w:val="TableContent"/>
              <w:rPr>
                <w:b/>
                <w:sz w:val="18"/>
                <w:szCs w:val="18"/>
              </w:rPr>
            </w:pPr>
            <w:r>
              <w:rPr>
                <w:b/>
                <w:sz w:val="18"/>
                <w:szCs w:val="18"/>
              </w:rPr>
              <w:t>Corrected CMAXi</w:t>
            </w:r>
          </w:p>
          <w:p w:rsidR="00C86340" w:rsidRPr="00885761" w:rsidRDefault="00DC667B" w:rsidP="00952D4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rsidP="00952D4E">
            <w:pPr>
              <w:pStyle w:val="TableContent"/>
              <w:rPr>
                <w:sz w:val="18"/>
                <w:szCs w:val="18"/>
              </w:rPr>
            </w:pPr>
          </w:p>
          <w:p w:rsidR="00CE4777" w:rsidRPr="00433F2C" w:rsidRDefault="00CE4777" w:rsidP="00CE4777">
            <w:pPr>
              <w:pStyle w:val="TableContent"/>
              <w:rPr>
                <w:b/>
                <w:sz w:val="18"/>
                <w:szCs w:val="18"/>
                <w:u w:val="single"/>
              </w:rPr>
            </w:pPr>
            <w:r w:rsidRPr="00433F2C">
              <w:rPr>
                <w:b/>
                <w:sz w:val="18"/>
                <w:szCs w:val="18"/>
                <w:u w:val="single"/>
              </w:rPr>
              <w:t>Model M2</w:t>
            </w:r>
            <w:r>
              <w:rPr>
                <w:b/>
                <w:sz w:val="18"/>
                <w:szCs w:val="18"/>
                <w:u w:val="single"/>
              </w:rPr>
              <w:t xml:space="preserve"> (IV Bolus)</w:t>
            </w:r>
          </w:p>
          <w:p w:rsidR="00CE4777" w:rsidRDefault="00CE4777" w:rsidP="00952D4E">
            <w:pPr>
              <w:pStyle w:val="TableContent"/>
              <w:rPr>
                <w:sz w:val="18"/>
                <w:szCs w:val="18"/>
              </w:rPr>
            </w:pPr>
          </w:p>
          <w:p w:rsidR="00C86340" w:rsidRDefault="00C86340" w:rsidP="00952D4E">
            <w:pPr>
              <w:pStyle w:val="TableContent"/>
              <w:rPr>
                <w:sz w:val="18"/>
                <w:szCs w:val="18"/>
              </w:rPr>
            </w:pPr>
            <w:r>
              <w:rPr>
                <w:sz w:val="18"/>
                <w:szCs w:val="18"/>
              </w:rPr>
              <w:t xml:space="preserve">CMAXi corrected using estimates of </w:t>
            </w:r>
            <w:r w:rsidR="006A29E3">
              <w:rPr>
                <w:sz w:val="18"/>
                <w:szCs w:val="18"/>
              </w:rPr>
              <w:fldChar w:fldCharType="begin"/>
            </w:r>
            <w:r w:rsidR="006A29E3">
              <w:rPr>
                <w:sz w:val="18"/>
                <w:szCs w:val="18"/>
              </w:rPr>
              <w:instrText xml:space="preserve"> REF KEL \h </w:instrText>
            </w:r>
            <w:r w:rsidR="006A29E3">
              <w:rPr>
                <w:sz w:val="18"/>
                <w:szCs w:val="18"/>
              </w:rPr>
            </w:r>
            <w:r w:rsidR="006A29E3">
              <w:rPr>
                <w:sz w:val="18"/>
                <w:szCs w:val="18"/>
              </w:rPr>
              <w:fldChar w:fldCharType="separate"/>
            </w:r>
            <w:r w:rsidR="006A29E3" w:rsidRPr="00252B00">
              <w:rPr>
                <w:b/>
                <w:iCs/>
                <w:sz w:val="18"/>
                <w:szCs w:val="18"/>
              </w:rPr>
              <w:t>KEL</w:t>
            </w:r>
            <w:r w:rsidR="006A29E3">
              <w:rPr>
                <w:sz w:val="18"/>
                <w:szCs w:val="18"/>
              </w:rPr>
              <w:fldChar w:fldCharType="end"/>
            </w:r>
            <w:r>
              <w:rPr>
                <w:sz w:val="18"/>
                <w:szCs w:val="18"/>
              </w:rPr>
              <w:t xml:space="preserve"> and </w:t>
            </w:r>
            <w:r w:rsidR="006A29E3">
              <w:rPr>
                <w:sz w:val="18"/>
                <w:szCs w:val="18"/>
              </w:rPr>
              <w:fldChar w:fldCharType="begin"/>
            </w:r>
            <w:r w:rsidR="006A29E3">
              <w:rPr>
                <w:sz w:val="18"/>
                <w:szCs w:val="18"/>
              </w:rPr>
              <w:instrText xml:space="preserve"> REF C0 \h </w:instrText>
            </w:r>
            <w:r w:rsidR="006A29E3">
              <w:rPr>
                <w:sz w:val="18"/>
                <w:szCs w:val="18"/>
              </w:rPr>
            </w:r>
            <w:r w:rsidR="006A29E3">
              <w:rPr>
                <w:sz w:val="18"/>
                <w:szCs w:val="18"/>
              </w:rPr>
              <w:fldChar w:fldCharType="separate"/>
            </w:r>
            <w:r w:rsidR="006A29E3" w:rsidRPr="00F71A6D">
              <w:rPr>
                <w:b/>
                <w:sz w:val="18"/>
                <w:szCs w:val="18"/>
              </w:rPr>
              <w:t>C0</w:t>
            </w:r>
            <w:r w:rsidR="006A29E3">
              <w:rPr>
                <w:sz w:val="18"/>
                <w:szCs w:val="18"/>
              </w:rPr>
              <w:fldChar w:fldCharType="end"/>
            </w:r>
            <w:r>
              <w:rPr>
                <w:sz w:val="18"/>
                <w:szCs w:val="18"/>
              </w:rPr>
              <w:t>.</w:t>
            </w:r>
          </w:p>
          <w:p w:rsidR="00C86340" w:rsidRDefault="00C86340" w:rsidP="00952D4E">
            <w:pPr>
              <w:pStyle w:val="TableContent"/>
              <w:rPr>
                <w:sz w:val="18"/>
                <w:szCs w:val="18"/>
              </w:rPr>
            </w:pPr>
          </w:p>
          <w:p w:rsidR="00C86340" w:rsidRDefault="00C86340" w:rsidP="00952D4E">
            <w:pPr>
              <w:pStyle w:val="TableContent"/>
              <w:rPr>
                <w:sz w:val="18"/>
                <w:szCs w:val="18"/>
              </w:rPr>
            </w:pPr>
            <w:r>
              <w:rPr>
                <w:sz w:val="18"/>
                <w:szCs w:val="18"/>
              </w:rPr>
              <w:t>The correct</w:t>
            </w:r>
            <w:r w:rsidR="00975AF1">
              <w:rPr>
                <w:sz w:val="18"/>
                <w:szCs w:val="18"/>
              </w:rPr>
              <w:t>ed</w:t>
            </w:r>
            <w:r>
              <w:rPr>
                <w:sz w:val="18"/>
                <w:szCs w:val="18"/>
              </w:rPr>
              <w:t xml:space="preserve"> CMAXCi </w:t>
            </w:r>
            <w:r w:rsidRPr="00F508D6">
              <w:rPr>
                <w:b/>
                <w:sz w:val="18"/>
                <w:szCs w:val="18"/>
              </w:rPr>
              <w:t>(and the other corrections below)</w:t>
            </w:r>
            <w:r>
              <w:rPr>
                <w:sz w:val="18"/>
                <w:szCs w:val="18"/>
              </w:rPr>
              <w:t xml:space="preserve"> should be triggered for computation when the FLAG for predose concentrations &gt;5% of Cmax are observed has been set. This would ordinarily apply to CMAXC1, i.e. the first dosing interval of a concentration time profile.</w:t>
            </w:r>
          </w:p>
          <w:p w:rsidR="00C86340" w:rsidRDefault="00C86340" w:rsidP="00952D4E">
            <w:pPr>
              <w:pStyle w:val="TableContent"/>
              <w:rPr>
                <w:sz w:val="18"/>
                <w:szCs w:val="18"/>
              </w:rPr>
            </w:pPr>
          </w:p>
          <w:p w:rsidR="00C86340" w:rsidRPr="00433F2C" w:rsidRDefault="00C86340" w:rsidP="0012723D">
            <w:pPr>
              <w:pStyle w:val="TableContent"/>
              <w:rPr>
                <w:sz w:val="18"/>
                <w:szCs w:val="18"/>
              </w:rPr>
            </w:pPr>
            <w:r w:rsidRPr="0012723D">
              <w:rPr>
                <w:b/>
                <w:position w:val="-6"/>
                <w:sz w:val="18"/>
                <w:szCs w:val="18"/>
                <w:u w:val="single"/>
              </w:rPr>
              <w:object w:dxaOrig="3560" w:dyaOrig="320">
                <v:shape id="_x0000_i1102" type="#_x0000_t75" style="width:179.6pt;height:15.9pt" o:ole="">
                  <v:imagedata r:id="rId161" o:title=""/>
                </v:shape>
                <o:OLEObject Type="Embed" ProgID="Equation.3" ShapeID="_x0000_i1102" DrawAspect="Content" ObjectID="_1640609731" r:id="rId162"/>
              </w:object>
            </w:r>
          </w:p>
        </w:tc>
        <w:tc>
          <w:tcPr>
            <w:tcW w:w="998" w:type="dxa"/>
          </w:tcPr>
          <w:p w:rsidR="00C86340" w:rsidRPr="00433F2C" w:rsidRDefault="00C86340">
            <w:pPr>
              <w:pStyle w:val="TableContent"/>
              <w:rPr>
                <w:sz w:val="18"/>
                <w:szCs w:val="18"/>
              </w:rPr>
            </w:pPr>
            <w:r>
              <w:rPr>
                <w:sz w:val="18"/>
                <w:szCs w:val="18"/>
              </w:rPr>
              <w:t>3</w:t>
            </w:r>
          </w:p>
        </w:tc>
        <w:tc>
          <w:tcPr>
            <w:tcW w:w="1571" w:type="dxa"/>
          </w:tcPr>
          <w:p w:rsidR="00C86340" w:rsidRPr="00433F2C" w:rsidRDefault="00C86340">
            <w:pPr>
              <w:pStyle w:val="TableContent"/>
              <w:rPr>
                <w:sz w:val="18"/>
                <w:szCs w:val="18"/>
              </w:rPr>
            </w:pPr>
            <w:r>
              <w:rPr>
                <w:rFonts w:cs="Arial"/>
                <w:sz w:val="18"/>
                <w:szCs w:val="18"/>
              </w:rPr>
              <w:t>CONCU</w:t>
            </w:r>
          </w:p>
        </w:tc>
      </w:tr>
      <w:tr w:rsidR="00C86340" w:rsidRPr="00433F2C" w:rsidTr="00C466A3">
        <w:trPr>
          <w:jc w:val="center"/>
        </w:trPr>
        <w:tc>
          <w:tcPr>
            <w:tcW w:w="1080" w:type="dxa"/>
          </w:tcPr>
          <w:p w:rsidR="00C86340" w:rsidRDefault="00C86340" w:rsidP="005C5E18">
            <w:pPr>
              <w:rPr>
                <w:rFonts w:cs="Arial"/>
                <w:bCs/>
                <w:sz w:val="18"/>
                <w:szCs w:val="18"/>
              </w:rPr>
            </w:pPr>
            <w:r>
              <w:rPr>
                <w:rFonts w:cs="Arial"/>
                <w:bCs/>
                <w:sz w:val="18"/>
                <w:szCs w:val="18"/>
              </w:rPr>
              <w:t>3.0</w:t>
            </w:r>
          </w:p>
        </w:tc>
        <w:tc>
          <w:tcPr>
            <w:tcW w:w="1375" w:type="dxa"/>
          </w:tcPr>
          <w:p w:rsidR="00C86340" w:rsidRDefault="00C86340" w:rsidP="005C5E18">
            <w:pPr>
              <w:rPr>
                <w:rFonts w:cs="Arial"/>
                <w:b/>
                <w:bCs/>
                <w:sz w:val="18"/>
                <w:szCs w:val="18"/>
              </w:rPr>
            </w:pPr>
            <w:bookmarkStart w:id="171" w:name="AUCINFOC"/>
            <w:r>
              <w:rPr>
                <w:rFonts w:cs="Arial"/>
                <w:b/>
                <w:bCs/>
                <w:sz w:val="18"/>
                <w:szCs w:val="18"/>
              </w:rPr>
              <w:t>AUCINFOC</w:t>
            </w:r>
            <w:bookmarkEnd w:id="171"/>
          </w:p>
        </w:tc>
        <w:tc>
          <w:tcPr>
            <w:tcW w:w="5465" w:type="dxa"/>
          </w:tcPr>
          <w:p w:rsidR="00C86340" w:rsidRPr="00DE67C3" w:rsidRDefault="00C86340" w:rsidP="00860A3C">
            <w:pPr>
              <w:pStyle w:val="TableContent"/>
              <w:rPr>
                <w:b/>
                <w:sz w:val="18"/>
                <w:szCs w:val="18"/>
              </w:rPr>
            </w:pPr>
            <w:r w:rsidRPr="00DE67C3">
              <w:rPr>
                <w:b/>
                <w:sz w:val="18"/>
                <w:szCs w:val="18"/>
              </w:rPr>
              <w:t>Corrected AUCINFO</w:t>
            </w:r>
          </w:p>
          <w:p w:rsidR="00C86340" w:rsidRDefault="00C86340" w:rsidP="00860A3C">
            <w:pPr>
              <w:pStyle w:val="TableContent"/>
              <w:rPr>
                <w:sz w:val="18"/>
                <w:szCs w:val="18"/>
              </w:rPr>
            </w:pPr>
          </w:p>
          <w:p w:rsidR="00C86340" w:rsidRDefault="00C86340" w:rsidP="00860A3C">
            <w:pPr>
              <w:pStyle w:val="TableContent"/>
              <w:rPr>
                <w:sz w:val="18"/>
                <w:szCs w:val="18"/>
              </w:rPr>
            </w:pPr>
            <w:r>
              <w:rPr>
                <w:sz w:val="18"/>
                <w:szCs w:val="18"/>
              </w:rPr>
              <w:t>AUCINFO corrected using estimates of KEL and C0</w:t>
            </w:r>
          </w:p>
          <w:p w:rsidR="00C86340" w:rsidRDefault="00C86340" w:rsidP="00860A3C">
            <w:pPr>
              <w:pStyle w:val="TableContent"/>
              <w:rPr>
                <w:sz w:val="18"/>
                <w:szCs w:val="18"/>
              </w:rPr>
            </w:pPr>
          </w:p>
          <w:p w:rsidR="00C86340" w:rsidRDefault="00C86340" w:rsidP="00860A3C">
            <w:pPr>
              <w:pStyle w:val="TableContent"/>
              <w:rPr>
                <w:b/>
                <w:sz w:val="18"/>
                <w:szCs w:val="18"/>
                <w:u w:val="single"/>
              </w:rPr>
            </w:pPr>
            <w:r w:rsidRPr="00433F2C">
              <w:rPr>
                <w:b/>
                <w:position w:val="-24"/>
                <w:sz w:val="18"/>
                <w:szCs w:val="18"/>
                <w:u w:val="single"/>
              </w:rPr>
              <w:object w:dxaOrig="3320" w:dyaOrig="620">
                <v:shape id="_x0000_i1103" type="#_x0000_t75" style="width:168.7pt;height:31.4pt" o:ole="">
                  <v:imagedata r:id="rId163" o:title=""/>
                </v:shape>
                <o:OLEObject Type="Embed" ProgID="Equation.3" ShapeID="_x0000_i1103" DrawAspect="Content" ObjectID="_1640609732" r:id="rId164"/>
              </w:object>
            </w:r>
          </w:p>
          <w:p w:rsidR="00C86340" w:rsidRDefault="00C86340" w:rsidP="00860A3C">
            <w:pPr>
              <w:pStyle w:val="TableContent"/>
              <w:rPr>
                <w:b/>
                <w:sz w:val="18"/>
                <w:szCs w:val="18"/>
                <w:u w:val="single"/>
              </w:rPr>
            </w:pPr>
          </w:p>
          <w:p w:rsidR="00C86340" w:rsidRDefault="00C86340" w:rsidP="00F20583">
            <w:pPr>
              <w:pStyle w:val="TableContent"/>
              <w:rPr>
                <w:sz w:val="18"/>
                <w:szCs w:val="18"/>
              </w:rPr>
            </w:pPr>
            <w:r>
              <w:rPr>
                <w:sz w:val="18"/>
                <w:szCs w:val="18"/>
              </w:rPr>
              <w:t xml:space="preserve">C0 is the residual plasma concentration observed at time zero (i.e. the predose concentraton). </w:t>
            </w:r>
          </w:p>
          <w:p w:rsidR="00C86340" w:rsidRDefault="00C86340" w:rsidP="00860A3C">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t>3</w:t>
            </w:r>
          </w:p>
        </w:tc>
        <w:tc>
          <w:tcPr>
            <w:tcW w:w="1571" w:type="dxa"/>
          </w:tcPr>
          <w:p w:rsidR="00C86340" w:rsidRDefault="00C86340">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Default="00C86340" w:rsidP="005C5E18">
            <w:pPr>
              <w:rPr>
                <w:rFonts w:cs="Arial"/>
                <w:bCs/>
                <w:sz w:val="18"/>
                <w:szCs w:val="18"/>
              </w:rPr>
            </w:pPr>
            <w:r>
              <w:rPr>
                <w:rFonts w:cs="Arial"/>
                <w:bCs/>
                <w:sz w:val="18"/>
                <w:szCs w:val="18"/>
              </w:rPr>
              <w:t>3.0</w:t>
            </w:r>
          </w:p>
        </w:tc>
        <w:tc>
          <w:tcPr>
            <w:tcW w:w="1375" w:type="dxa"/>
          </w:tcPr>
          <w:p w:rsidR="00C86340" w:rsidRDefault="00C86340" w:rsidP="005C5E18">
            <w:pPr>
              <w:rPr>
                <w:rFonts w:cs="Arial"/>
                <w:b/>
                <w:bCs/>
                <w:sz w:val="18"/>
                <w:szCs w:val="18"/>
              </w:rPr>
            </w:pPr>
            <w:bookmarkStart w:id="172" w:name="AUCINFPC"/>
            <w:r>
              <w:rPr>
                <w:rFonts w:cs="Arial"/>
                <w:b/>
                <w:bCs/>
                <w:sz w:val="18"/>
                <w:szCs w:val="18"/>
              </w:rPr>
              <w:t>AUCINFPC</w:t>
            </w:r>
            <w:bookmarkEnd w:id="172"/>
          </w:p>
        </w:tc>
        <w:tc>
          <w:tcPr>
            <w:tcW w:w="5465" w:type="dxa"/>
          </w:tcPr>
          <w:p w:rsidR="00C86340" w:rsidRPr="00DE67C3" w:rsidRDefault="00C86340" w:rsidP="00860A3C">
            <w:pPr>
              <w:pStyle w:val="TableContent"/>
              <w:rPr>
                <w:b/>
                <w:sz w:val="18"/>
                <w:szCs w:val="18"/>
              </w:rPr>
            </w:pPr>
            <w:r w:rsidRPr="00DE67C3">
              <w:rPr>
                <w:b/>
                <w:sz w:val="18"/>
                <w:szCs w:val="18"/>
              </w:rPr>
              <w:t>Corrected AUCINFPC</w:t>
            </w:r>
          </w:p>
          <w:p w:rsidR="00C86340" w:rsidRDefault="00C86340" w:rsidP="00860A3C">
            <w:pPr>
              <w:pStyle w:val="TableContent"/>
              <w:rPr>
                <w:sz w:val="18"/>
                <w:szCs w:val="18"/>
              </w:rPr>
            </w:pPr>
          </w:p>
          <w:p w:rsidR="00C86340" w:rsidRDefault="00C86340" w:rsidP="00860A3C">
            <w:pPr>
              <w:pStyle w:val="TableContent"/>
              <w:rPr>
                <w:sz w:val="18"/>
                <w:szCs w:val="18"/>
              </w:rPr>
            </w:pPr>
            <w:r>
              <w:rPr>
                <w:sz w:val="18"/>
                <w:szCs w:val="18"/>
              </w:rPr>
              <w:t>AUCINFP corrected using estimates of KEL and C0</w:t>
            </w:r>
          </w:p>
          <w:p w:rsidR="00C86340" w:rsidRDefault="00C86340" w:rsidP="00860A3C">
            <w:pPr>
              <w:pStyle w:val="TableContent"/>
              <w:rPr>
                <w:sz w:val="18"/>
                <w:szCs w:val="18"/>
              </w:rPr>
            </w:pPr>
          </w:p>
          <w:p w:rsidR="00C86340" w:rsidRDefault="00C86340" w:rsidP="00860A3C">
            <w:pPr>
              <w:pStyle w:val="TableContent"/>
              <w:rPr>
                <w:b/>
                <w:sz w:val="18"/>
                <w:szCs w:val="18"/>
                <w:u w:val="single"/>
              </w:rPr>
            </w:pPr>
            <w:r w:rsidRPr="00433F2C">
              <w:rPr>
                <w:b/>
                <w:position w:val="-24"/>
                <w:sz w:val="18"/>
                <w:szCs w:val="18"/>
                <w:u w:val="single"/>
              </w:rPr>
              <w:object w:dxaOrig="3260" w:dyaOrig="620">
                <v:shape id="_x0000_i1104" type="#_x0000_t75" style="width:164.1pt;height:31.4pt" o:ole="">
                  <v:imagedata r:id="rId165" o:title=""/>
                </v:shape>
                <o:OLEObject Type="Embed" ProgID="Equation.3" ShapeID="_x0000_i1104" DrawAspect="Content" ObjectID="_1640609733" r:id="rId166"/>
              </w:object>
            </w:r>
          </w:p>
          <w:p w:rsidR="00C86340" w:rsidRDefault="00C86340" w:rsidP="00860A3C">
            <w:pPr>
              <w:pStyle w:val="TableContent"/>
              <w:rPr>
                <w:b/>
                <w:sz w:val="18"/>
                <w:szCs w:val="18"/>
                <w:u w:val="single"/>
              </w:rPr>
            </w:pPr>
          </w:p>
          <w:p w:rsidR="00C86340" w:rsidRDefault="00C86340" w:rsidP="00F20583">
            <w:pPr>
              <w:pStyle w:val="TableContent"/>
              <w:rPr>
                <w:sz w:val="18"/>
                <w:szCs w:val="18"/>
              </w:rPr>
            </w:pPr>
            <w:r>
              <w:rPr>
                <w:sz w:val="18"/>
                <w:szCs w:val="18"/>
              </w:rPr>
              <w:t xml:space="preserve">C0 is the residual plasma concentration observed at time zero (i.e. the predose concentraton). </w:t>
            </w:r>
          </w:p>
          <w:p w:rsidR="00C86340" w:rsidRDefault="00C86340" w:rsidP="00860A3C">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lastRenderedPageBreak/>
              <w:t>3</w:t>
            </w:r>
          </w:p>
        </w:tc>
        <w:tc>
          <w:tcPr>
            <w:tcW w:w="1571" w:type="dxa"/>
          </w:tcPr>
          <w:p w:rsidR="00C86340" w:rsidRDefault="00C86340">
            <w:pPr>
              <w:pStyle w:val="TableContent"/>
              <w:rPr>
                <w:rFonts w:cs="Arial"/>
                <w:sz w:val="18"/>
                <w:szCs w:val="18"/>
              </w:rPr>
            </w:pPr>
            <w:r>
              <w:rPr>
                <w:rFonts w:cs="Arial"/>
                <w:sz w:val="18"/>
                <w:szCs w:val="18"/>
              </w:rPr>
              <w:t>AUCU</w:t>
            </w:r>
          </w:p>
        </w:tc>
      </w:tr>
      <w:tr w:rsidR="00B922E8" w:rsidRPr="00433F2C" w:rsidTr="00C466A3">
        <w:trPr>
          <w:jc w:val="center"/>
        </w:trPr>
        <w:tc>
          <w:tcPr>
            <w:tcW w:w="1080" w:type="dxa"/>
          </w:tcPr>
          <w:p w:rsidR="00B922E8" w:rsidRDefault="00B922E8" w:rsidP="009415D1">
            <w:pPr>
              <w:rPr>
                <w:rFonts w:cs="Arial"/>
                <w:bCs/>
                <w:sz w:val="18"/>
                <w:szCs w:val="18"/>
              </w:rPr>
            </w:pPr>
            <w:r>
              <w:rPr>
                <w:rFonts w:cs="Arial"/>
                <w:bCs/>
                <w:sz w:val="18"/>
                <w:szCs w:val="18"/>
              </w:rPr>
              <w:lastRenderedPageBreak/>
              <w:t>3.0</w:t>
            </w:r>
          </w:p>
        </w:tc>
        <w:tc>
          <w:tcPr>
            <w:tcW w:w="1375" w:type="dxa"/>
          </w:tcPr>
          <w:p w:rsidR="00B922E8" w:rsidRDefault="00B922E8" w:rsidP="009415D1">
            <w:pPr>
              <w:rPr>
                <w:rFonts w:cs="Arial"/>
                <w:b/>
                <w:bCs/>
                <w:sz w:val="18"/>
                <w:szCs w:val="18"/>
              </w:rPr>
            </w:pPr>
            <w:bookmarkStart w:id="173" w:name="AUCLASTC"/>
            <w:r>
              <w:rPr>
                <w:rFonts w:cs="Arial"/>
                <w:b/>
                <w:bCs/>
                <w:sz w:val="18"/>
                <w:szCs w:val="18"/>
              </w:rPr>
              <w:t>AUCLASTC</w:t>
            </w:r>
            <w:bookmarkEnd w:id="173"/>
          </w:p>
        </w:tc>
        <w:tc>
          <w:tcPr>
            <w:tcW w:w="5465" w:type="dxa"/>
          </w:tcPr>
          <w:p w:rsidR="00B922E8" w:rsidRDefault="00B922E8" w:rsidP="009415D1">
            <w:pPr>
              <w:pStyle w:val="TableContent"/>
              <w:rPr>
                <w:b/>
                <w:iCs/>
                <w:sz w:val="18"/>
                <w:szCs w:val="18"/>
              </w:rPr>
            </w:pPr>
            <w:r>
              <w:rPr>
                <w:b/>
                <w:iCs/>
                <w:sz w:val="18"/>
                <w:szCs w:val="18"/>
              </w:rPr>
              <w:t xml:space="preserve">Corrected </w:t>
            </w:r>
            <w:r>
              <w:rPr>
                <w:b/>
                <w:iCs/>
                <w:sz w:val="18"/>
                <w:szCs w:val="18"/>
              </w:rPr>
              <w:fldChar w:fldCharType="begin"/>
            </w:r>
            <w:r>
              <w:rPr>
                <w:b/>
                <w:iCs/>
                <w:sz w:val="18"/>
                <w:szCs w:val="18"/>
              </w:rPr>
              <w:instrText xml:space="preserve"> REF AUCLAST \h </w:instrText>
            </w:r>
            <w:r>
              <w:rPr>
                <w:b/>
                <w:iCs/>
                <w:sz w:val="18"/>
                <w:szCs w:val="18"/>
              </w:rPr>
            </w:r>
            <w:r>
              <w:rPr>
                <w:b/>
                <w:iCs/>
                <w:sz w:val="18"/>
                <w:szCs w:val="18"/>
              </w:rPr>
              <w:fldChar w:fldCharType="separate"/>
            </w:r>
            <w:r w:rsidRPr="00433F2C">
              <w:rPr>
                <w:iCs/>
                <w:sz w:val="18"/>
                <w:szCs w:val="18"/>
              </w:rPr>
              <w:t>AUCLAST</w:t>
            </w:r>
            <w:r>
              <w:rPr>
                <w:b/>
                <w:iCs/>
                <w:sz w:val="18"/>
                <w:szCs w:val="18"/>
              </w:rPr>
              <w:fldChar w:fldCharType="end"/>
            </w:r>
          </w:p>
          <w:p w:rsidR="00B922E8" w:rsidRDefault="00B922E8" w:rsidP="009415D1">
            <w:pPr>
              <w:pStyle w:val="TableContent"/>
              <w:rPr>
                <w:b/>
                <w:iCs/>
                <w:sz w:val="18"/>
                <w:szCs w:val="18"/>
              </w:rPr>
            </w:pPr>
          </w:p>
          <w:p w:rsidR="00B922E8" w:rsidRPr="00433F2C" w:rsidRDefault="00B922E8" w:rsidP="009415D1">
            <w:pPr>
              <w:pStyle w:val="TableContent"/>
              <w:rPr>
                <w:iCs/>
                <w:sz w:val="18"/>
                <w:szCs w:val="18"/>
              </w:rPr>
            </w:pPr>
            <w:r>
              <w:rPr>
                <w:sz w:val="18"/>
                <w:szCs w:val="18"/>
              </w:rPr>
              <w:t>AUCLAST corrected using estimates of KEL and C0</w:t>
            </w:r>
          </w:p>
          <w:p w:rsidR="00B922E8" w:rsidRDefault="00B922E8" w:rsidP="009415D1">
            <w:pPr>
              <w:pStyle w:val="TableContent"/>
              <w:rPr>
                <w:iCs/>
                <w:sz w:val="18"/>
                <w:szCs w:val="18"/>
              </w:rPr>
            </w:pPr>
          </w:p>
          <w:p w:rsidR="00B922E8" w:rsidRDefault="00B922E8" w:rsidP="009415D1">
            <w:pPr>
              <w:pStyle w:val="TableContent"/>
              <w:rPr>
                <w:iCs/>
                <w:sz w:val="18"/>
                <w:szCs w:val="18"/>
              </w:rPr>
            </w:pPr>
            <w:r w:rsidRPr="00DE67C3">
              <w:rPr>
                <w:b/>
                <w:position w:val="-24"/>
                <w:sz w:val="18"/>
                <w:szCs w:val="18"/>
                <w:u w:val="single"/>
              </w:rPr>
              <w:object w:dxaOrig="4740" w:dyaOrig="620">
                <v:shape id="_x0000_i1105" type="#_x0000_t75" style="width:238.6pt;height:31.4pt" o:ole="">
                  <v:imagedata r:id="rId167" o:title=""/>
                </v:shape>
                <o:OLEObject Type="Embed" ProgID="Equation.3" ShapeID="_x0000_i1105" DrawAspect="Content" ObjectID="_1640609734" r:id="rId168"/>
              </w:object>
            </w:r>
          </w:p>
          <w:p w:rsidR="00B922E8" w:rsidRDefault="00B922E8" w:rsidP="009415D1">
            <w:pPr>
              <w:pStyle w:val="TableContent"/>
              <w:rPr>
                <w:sz w:val="18"/>
                <w:szCs w:val="18"/>
              </w:rPr>
            </w:pPr>
          </w:p>
          <w:p w:rsidR="00B922E8" w:rsidRPr="0096700A" w:rsidRDefault="00B922E8" w:rsidP="009415D1">
            <w:pPr>
              <w:pStyle w:val="TableContent"/>
              <w:rPr>
                <w:sz w:val="18"/>
                <w:szCs w:val="18"/>
              </w:rPr>
            </w:pPr>
            <w:r w:rsidRPr="0096700A">
              <w:rPr>
                <w:sz w:val="18"/>
                <w:szCs w:val="18"/>
              </w:rPr>
              <w:t>CLAST(res) is the predicted residual concentration at TLAST</w:t>
            </w:r>
            <w:r>
              <w:rPr>
                <w:sz w:val="18"/>
                <w:szCs w:val="18"/>
              </w:rPr>
              <w:t xml:space="preserve"> and </w:t>
            </w:r>
            <w:r w:rsidRPr="0096700A">
              <w:rPr>
                <w:sz w:val="18"/>
                <w:szCs w:val="18"/>
              </w:rPr>
              <w:t>is computed as follows:</w:t>
            </w:r>
          </w:p>
          <w:p w:rsidR="00B922E8" w:rsidRDefault="00B922E8" w:rsidP="009415D1">
            <w:pPr>
              <w:pStyle w:val="TableContent"/>
              <w:rPr>
                <w:sz w:val="18"/>
                <w:szCs w:val="18"/>
                <w:highlight w:val="yellow"/>
              </w:rPr>
            </w:pPr>
          </w:p>
          <w:p w:rsidR="00B922E8" w:rsidRDefault="00B922E8" w:rsidP="009415D1">
            <w:pPr>
              <w:pStyle w:val="TableContent"/>
              <w:rPr>
                <w:b/>
                <w:sz w:val="18"/>
                <w:szCs w:val="18"/>
                <w:u w:val="single"/>
              </w:rPr>
            </w:pPr>
            <w:r w:rsidRPr="003705AB">
              <w:rPr>
                <w:b/>
                <w:position w:val="-10"/>
                <w:sz w:val="18"/>
                <w:szCs w:val="18"/>
                <w:u w:val="single"/>
              </w:rPr>
              <w:object w:dxaOrig="3019" w:dyaOrig="360">
                <v:shape id="_x0000_i1106" type="#_x0000_t75" style="width:152.8pt;height:18.85pt" o:ole="">
                  <v:imagedata r:id="rId169" o:title=""/>
                </v:shape>
                <o:OLEObject Type="Embed" ProgID="Equation.3" ShapeID="_x0000_i1106" DrawAspect="Content" ObjectID="_1640609735" r:id="rId170"/>
              </w:object>
            </w:r>
          </w:p>
          <w:p w:rsidR="00B922E8" w:rsidRDefault="00B922E8" w:rsidP="009415D1">
            <w:pPr>
              <w:pStyle w:val="TableContent"/>
              <w:rPr>
                <w:b/>
                <w:sz w:val="18"/>
                <w:szCs w:val="18"/>
                <w:u w:val="single"/>
              </w:rPr>
            </w:pPr>
          </w:p>
          <w:p w:rsidR="00B922E8" w:rsidRDefault="00B922E8" w:rsidP="009415D1">
            <w:pPr>
              <w:pStyle w:val="TableContent"/>
              <w:rPr>
                <w:sz w:val="18"/>
                <w:szCs w:val="18"/>
              </w:rPr>
            </w:pPr>
            <w:r>
              <w:rPr>
                <w:sz w:val="18"/>
                <w:szCs w:val="18"/>
              </w:rPr>
              <w:t xml:space="preserve">C0 is the residual plasma concentration observed at time zero (i.e. the predose concentraton). </w:t>
            </w:r>
          </w:p>
          <w:p w:rsidR="00B922E8" w:rsidRDefault="00B922E8" w:rsidP="009415D1">
            <w:pPr>
              <w:pStyle w:val="TableContent"/>
              <w:rPr>
                <w:sz w:val="18"/>
                <w:szCs w:val="18"/>
              </w:rPr>
            </w:pPr>
            <w:r>
              <w:rPr>
                <w:sz w:val="18"/>
                <w:szCs w:val="18"/>
              </w:rPr>
              <w:t>KEL is the terminal phase rate constant for the concentration-time profile of interest.</w:t>
            </w:r>
          </w:p>
        </w:tc>
        <w:tc>
          <w:tcPr>
            <w:tcW w:w="998" w:type="dxa"/>
          </w:tcPr>
          <w:p w:rsidR="00B922E8" w:rsidRDefault="00B922E8" w:rsidP="009415D1">
            <w:pPr>
              <w:pStyle w:val="TableContent"/>
              <w:rPr>
                <w:sz w:val="18"/>
                <w:szCs w:val="18"/>
              </w:rPr>
            </w:pPr>
            <w:r>
              <w:rPr>
                <w:sz w:val="18"/>
                <w:szCs w:val="18"/>
              </w:rPr>
              <w:t>2</w:t>
            </w:r>
          </w:p>
        </w:tc>
        <w:tc>
          <w:tcPr>
            <w:tcW w:w="1571" w:type="dxa"/>
          </w:tcPr>
          <w:p w:rsidR="00B922E8" w:rsidRDefault="00B922E8" w:rsidP="009415D1">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Default="00885761" w:rsidP="005C5E18">
            <w:pPr>
              <w:rPr>
                <w:rFonts w:cs="Arial"/>
                <w:bCs/>
                <w:sz w:val="18"/>
                <w:szCs w:val="18"/>
              </w:rPr>
            </w:pPr>
            <w:r>
              <w:rPr>
                <w:rFonts w:cs="Arial"/>
                <w:bCs/>
                <w:sz w:val="18"/>
                <w:szCs w:val="18"/>
              </w:rPr>
              <w:t>3.0</w:t>
            </w:r>
          </w:p>
        </w:tc>
        <w:tc>
          <w:tcPr>
            <w:tcW w:w="1375" w:type="dxa"/>
          </w:tcPr>
          <w:p w:rsidR="00C86340" w:rsidRDefault="00C86340" w:rsidP="005C5E18">
            <w:pPr>
              <w:rPr>
                <w:rFonts w:cs="Arial"/>
                <w:b/>
                <w:bCs/>
                <w:sz w:val="18"/>
                <w:szCs w:val="18"/>
              </w:rPr>
            </w:pPr>
            <w:bookmarkStart w:id="174" w:name="AUCLASTCi"/>
            <w:r>
              <w:rPr>
                <w:rFonts w:cs="Arial"/>
                <w:b/>
                <w:bCs/>
                <w:sz w:val="18"/>
                <w:szCs w:val="18"/>
              </w:rPr>
              <w:t>AUCLASTCi</w:t>
            </w:r>
            <w:bookmarkEnd w:id="174"/>
          </w:p>
        </w:tc>
        <w:tc>
          <w:tcPr>
            <w:tcW w:w="5465" w:type="dxa"/>
          </w:tcPr>
          <w:p w:rsidR="00C86340" w:rsidRDefault="00C86340" w:rsidP="008038AF">
            <w:pPr>
              <w:pStyle w:val="TableContent"/>
              <w:rPr>
                <w:b/>
                <w:iCs/>
                <w:sz w:val="18"/>
                <w:szCs w:val="18"/>
              </w:rPr>
            </w:pPr>
            <w:r>
              <w:rPr>
                <w:b/>
                <w:iCs/>
                <w:sz w:val="18"/>
                <w:szCs w:val="18"/>
              </w:rPr>
              <w:t xml:space="preserve">Corrected </w:t>
            </w:r>
            <w:r>
              <w:rPr>
                <w:b/>
                <w:iCs/>
                <w:sz w:val="18"/>
                <w:szCs w:val="18"/>
              </w:rPr>
              <w:fldChar w:fldCharType="begin"/>
            </w:r>
            <w:r>
              <w:rPr>
                <w:b/>
                <w:iCs/>
                <w:sz w:val="18"/>
                <w:szCs w:val="18"/>
              </w:rPr>
              <w:instrText xml:space="preserve"> REF AUCLAST \h </w:instrText>
            </w:r>
            <w:r>
              <w:rPr>
                <w:b/>
                <w:iCs/>
                <w:sz w:val="18"/>
                <w:szCs w:val="18"/>
              </w:rPr>
            </w:r>
            <w:r>
              <w:rPr>
                <w:b/>
                <w:iCs/>
                <w:sz w:val="18"/>
                <w:szCs w:val="18"/>
              </w:rPr>
              <w:fldChar w:fldCharType="separate"/>
            </w:r>
            <w:r w:rsidRPr="00433F2C">
              <w:rPr>
                <w:iCs/>
                <w:sz w:val="18"/>
                <w:szCs w:val="18"/>
              </w:rPr>
              <w:t>AUCLAST</w:t>
            </w:r>
            <w:r>
              <w:rPr>
                <w:b/>
                <w:iCs/>
                <w:sz w:val="18"/>
                <w:szCs w:val="18"/>
              </w:rPr>
              <w:fldChar w:fldCharType="end"/>
            </w:r>
            <w:r>
              <w:rPr>
                <w:b/>
                <w:iCs/>
                <w:sz w:val="18"/>
                <w:szCs w:val="18"/>
              </w:rPr>
              <w:t xml:space="preserve">i </w:t>
            </w:r>
          </w:p>
          <w:p w:rsidR="00C86340" w:rsidRPr="00894BFE" w:rsidRDefault="00DC667B" w:rsidP="008038AF">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rsidP="008038AF">
            <w:pPr>
              <w:pStyle w:val="TableContent"/>
              <w:rPr>
                <w:b/>
                <w:iCs/>
                <w:sz w:val="18"/>
                <w:szCs w:val="18"/>
              </w:rPr>
            </w:pPr>
          </w:p>
          <w:p w:rsidR="00C86340" w:rsidRPr="00433F2C" w:rsidRDefault="00C86340" w:rsidP="008038AF">
            <w:pPr>
              <w:pStyle w:val="TableContent"/>
              <w:rPr>
                <w:iCs/>
                <w:sz w:val="18"/>
                <w:szCs w:val="18"/>
              </w:rPr>
            </w:pPr>
            <w:r>
              <w:rPr>
                <w:sz w:val="18"/>
                <w:szCs w:val="18"/>
              </w:rPr>
              <w:t>AUCLAST</w:t>
            </w:r>
            <w:r w:rsidR="00B922E8">
              <w:rPr>
                <w:sz w:val="18"/>
                <w:szCs w:val="18"/>
              </w:rPr>
              <w:t>i</w:t>
            </w:r>
            <w:r>
              <w:rPr>
                <w:sz w:val="18"/>
                <w:szCs w:val="18"/>
              </w:rPr>
              <w:t xml:space="preserve"> corrected using estimates of KEL and C0</w:t>
            </w:r>
          </w:p>
          <w:p w:rsidR="00C86340" w:rsidRDefault="00C86340" w:rsidP="008038AF">
            <w:pPr>
              <w:pStyle w:val="TableContent"/>
              <w:rPr>
                <w:iCs/>
                <w:sz w:val="18"/>
                <w:szCs w:val="18"/>
              </w:rPr>
            </w:pPr>
          </w:p>
          <w:p w:rsidR="00C86340" w:rsidRDefault="00C86340" w:rsidP="008038AF">
            <w:pPr>
              <w:pStyle w:val="TableContent"/>
              <w:rPr>
                <w:iCs/>
                <w:sz w:val="18"/>
                <w:szCs w:val="18"/>
              </w:rPr>
            </w:pPr>
            <w:r w:rsidRPr="00DE67C3">
              <w:rPr>
                <w:b/>
                <w:position w:val="-24"/>
                <w:sz w:val="18"/>
                <w:szCs w:val="18"/>
                <w:u w:val="single"/>
              </w:rPr>
              <w:object w:dxaOrig="4740" w:dyaOrig="620">
                <v:shape id="_x0000_i1107" type="#_x0000_t75" style="width:238.6pt;height:31.4pt" o:ole="">
                  <v:imagedata r:id="rId167" o:title=""/>
                </v:shape>
                <o:OLEObject Type="Embed" ProgID="Equation.3" ShapeID="_x0000_i1107" DrawAspect="Content" ObjectID="_1640609736" r:id="rId171"/>
              </w:object>
            </w:r>
          </w:p>
          <w:p w:rsidR="00C86340" w:rsidRDefault="00C86340" w:rsidP="008038AF">
            <w:pPr>
              <w:pStyle w:val="TableContent"/>
              <w:rPr>
                <w:sz w:val="18"/>
                <w:szCs w:val="18"/>
              </w:rPr>
            </w:pPr>
          </w:p>
          <w:p w:rsidR="00C86340" w:rsidRPr="0096700A" w:rsidRDefault="00C86340" w:rsidP="003705AB">
            <w:pPr>
              <w:pStyle w:val="TableContent"/>
              <w:rPr>
                <w:sz w:val="18"/>
                <w:szCs w:val="18"/>
              </w:rPr>
            </w:pPr>
            <w:r w:rsidRPr="0096700A">
              <w:rPr>
                <w:sz w:val="18"/>
                <w:szCs w:val="18"/>
              </w:rPr>
              <w:t>CLAST</w:t>
            </w:r>
            <w:r w:rsidR="00B922E8">
              <w:rPr>
                <w:sz w:val="18"/>
                <w:szCs w:val="18"/>
              </w:rPr>
              <w:t>i</w:t>
            </w:r>
            <w:r w:rsidRPr="0096700A">
              <w:rPr>
                <w:sz w:val="18"/>
                <w:szCs w:val="18"/>
              </w:rPr>
              <w:t>(res) is the predicted residual concentration at TLAST</w:t>
            </w:r>
            <w:r w:rsidR="00B922E8">
              <w:rPr>
                <w:sz w:val="18"/>
                <w:szCs w:val="18"/>
              </w:rPr>
              <w:t>i</w:t>
            </w:r>
            <w:r w:rsidR="0096700A">
              <w:rPr>
                <w:sz w:val="18"/>
                <w:szCs w:val="18"/>
              </w:rPr>
              <w:t xml:space="preserve"> and </w:t>
            </w:r>
            <w:r w:rsidRPr="0096700A">
              <w:rPr>
                <w:sz w:val="18"/>
                <w:szCs w:val="18"/>
              </w:rPr>
              <w:t>is computed as follows:</w:t>
            </w:r>
          </w:p>
          <w:p w:rsidR="00C86340" w:rsidRDefault="00C86340" w:rsidP="003705AB">
            <w:pPr>
              <w:pStyle w:val="TableContent"/>
              <w:rPr>
                <w:sz w:val="18"/>
                <w:szCs w:val="18"/>
                <w:highlight w:val="yellow"/>
              </w:rPr>
            </w:pPr>
          </w:p>
          <w:p w:rsidR="00C86340" w:rsidRDefault="00C86340" w:rsidP="003705AB">
            <w:pPr>
              <w:pStyle w:val="TableContent"/>
              <w:rPr>
                <w:b/>
                <w:sz w:val="18"/>
                <w:szCs w:val="18"/>
                <w:u w:val="single"/>
              </w:rPr>
            </w:pPr>
            <w:r w:rsidRPr="003705AB">
              <w:rPr>
                <w:b/>
                <w:position w:val="-10"/>
                <w:sz w:val="18"/>
                <w:szCs w:val="18"/>
                <w:u w:val="single"/>
              </w:rPr>
              <w:object w:dxaOrig="3019" w:dyaOrig="360">
                <v:shape id="_x0000_i1108" type="#_x0000_t75" style="width:152.8pt;height:18.85pt" o:ole="">
                  <v:imagedata r:id="rId169" o:title=""/>
                </v:shape>
                <o:OLEObject Type="Embed" ProgID="Equation.3" ShapeID="_x0000_i1108" DrawAspect="Content" ObjectID="_1640609737" r:id="rId172"/>
              </w:object>
            </w:r>
          </w:p>
          <w:p w:rsidR="00C86340" w:rsidRDefault="00C86340" w:rsidP="003705AB">
            <w:pPr>
              <w:pStyle w:val="TableContent"/>
              <w:rPr>
                <w:b/>
                <w:sz w:val="18"/>
                <w:szCs w:val="18"/>
                <w:u w:val="single"/>
              </w:rPr>
            </w:pPr>
          </w:p>
          <w:p w:rsidR="00C86340" w:rsidRDefault="00C86340" w:rsidP="00F20583">
            <w:pPr>
              <w:pStyle w:val="TableContent"/>
              <w:rPr>
                <w:sz w:val="18"/>
                <w:szCs w:val="18"/>
              </w:rPr>
            </w:pPr>
            <w:r>
              <w:rPr>
                <w:sz w:val="18"/>
                <w:szCs w:val="18"/>
              </w:rPr>
              <w:t xml:space="preserve">C0 is the residual plasma concentration observed at time zero (i.e. the predose concentraton). </w:t>
            </w:r>
          </w:p>
          <w:p w:rsidR="00C86340" w:rsidRDefault="00C86340" w:rsidP="003705AB">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t>2</w:t>
            </w:r>
          </w:p>
        </w:tc>
        <w:tc>
          <w:tcPr>
            <w:tcW w:w="1571" w:type="dxa"/>
          </w:tcPr>
          <w:p w:rsidR="00C86340" w:rsidRDefault="00C86340">
            <w:pPr>
              <w:pStyle w:val="TableContent"/>
              <w:rPr>
                <w:rFonts w:cs="Arial"/>
                <w:sz w:val="18"/>
                <w:szCs w:val="18"/>
              </w:rPr>
            </w:pPr>
            <w:r>
              <w:rPr>
                <w:rFonts w:cs="Arial"/>
                <w:sz w:val="18"/>
                <w:szCs w:val="18"/>
              </w:rPr>
              <w:t>AUCU</w:t>
            </w:r>
          </w:p>
        </w:tc>
      </w:tr>
    </w:tbl>
    <w:p w:rsidR="003E52B3" w:rsidRDefault="003E52B3">
      <w:pPr>
        <w:rPr>
          <w:b/>
        </w:rPr>
      </w:pPr>
    </w:p>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Default="00334256">
      <w:pPr>
        <w:rPr>
          <w:b/>
        </w:rPr>
      </w:pPr>
    </w:p>
    <w:p w:rsidR="003E52B3" w:rsidRDefault="003A06B8" w:rsidP="0014390B">
      <w:pPr>
        <w:pStyle w:val="StyleHeading3Before1lineAfter1line5"/>
      </w:pPr>
      <w:bookmarkStart w:id="175" w:name="_Toc5186419"/>
      <w:r>
        <w:lastRenderedPageBreak/>
        <w:t>U</w:t>
      </w:r>
      <w:r w:rsidR="000930D5">
        <w:t>rine</w:t>
      </w:r>
      <w:bookmarkEnd w:id="175"/>
    </w:p>
    <w:p w:rsidR="003E52B3" w:rsidRDefault="003E52B3">
      <w:pPr>
        <w:rPr>
          <w:bCs/>
        </w:rPr>
      </w:pPr>
      <w:r>
        <w:rPr>
          <w:bCs/>
        </w:rPr>
        <w:t xml:space="preserve">These are the parameters that are calculated when the matrix in the study design element </w:t>
      </w:r>
      <w:r w:rsidR="0043204D">
        <w:rPr>
          <w:bCs/>
        </w:rPr>
        <w:t xml:space="preserve">indicates that the data is associated with </w:t>
      </w:r>
      <w:r>
        <w:rPr>
          <w:bCs/>
        </w:rPr>
        <w:t>urine</w:t>
      </w:r>
      <w:r w:rsidR="00894BFE">
        <w:rPr>
          <w:bCs/>
        </w:rPr>
        <w:t xml:space="preserve"> sample</w:t>
      </w:r>
      <w:r w:rsidR="0043204D">
        <w:rPr>
          <w:bCs/>
        </w:rPr>
        <w:t xml:space="preserve"> collections</w:t>
      </w:r>
      <w:r>
        <w:rPr>
          <w:bCs/>
        </w:rPr>
        <w:t>. To calculate these parameters</w:t>
      </w:r>
      <w:r w:rsidR="0043204D">
        <w:rPr>
          <w:bCs/>
        </w:rPr>
        <w:t>,</w:t>
      </w:r>
      <w:r>
        <w:rPr>
          <w:bCs/>
        </w:rPr>
        <w:t xml:space="preserve"> the user identif</w:t>
      </w:r>
      <w:r w:rsidR="0043204D">
        <w:rPr>
          <w:bCs/>
        </w:rPr>
        <w:t>ies</w:t>
      </w:r>
      <w:r>
        <w:rPr>
          <w:bCs/>
        </w:rPr>
        <w:t xml:space="preserve"> the columns containing the appropriate volume, volume units, concentration, </w:t>
      </w:r>
      <w:proofErr w:type="gramStart"/>
      <w:r>
        <w:rPr>
          <w:bCs/>
        </w:rPr>
        <w:t>concentration</w:t>
      </w:r>
      <w:proofErr w:type="gramEnd"/>
      <w:r>
        <w:rPr>
          <w:bCs/>
        </w:rPr>
        <w:t xml:space="preserve"> units</w:t>
      </w:r>
      <w:r w:rsidR="00AB2684">
        <w:rPr>
          <w:bCs/>
        </w:rPr>
        <w:t>, starting and ending time of each collection interval</w:t>
      </w:r>
      <w:r w:rsidR="0043204D">
        <w:rPr>
          <w:bCs/>
        </w:rPr>
        <w:t xml:space="preserve"> as part of the configuration settings for model execution.</w:t>
      </w:r>
    </w:p>
    <w:p w:rsidR="00FF53C1" w:rsidRDefault="00FF53C1">
      <w:pPr>
        <w:rPr>
          <w:bCs/>
        </w:rPr>
      </w:pPr>
    </w:p>
    <w:p w:rsidR="00FF53C1" w:rsidRDefault="00FF53C1">
      <w:r w:rsidRPr="008E782E">
        <w:rPr>
          <w:b/>
        </w:rPr>
        <w:t>Note:</w:t>
      </w:r>
      <w:r>
        <w:t xml:space="preserve"> All parameter calculations are for models specified in </w:t>
      </w:r>
      <w:r w:rsidR="004913E9">
        <w:t>A</w:t>
      </w:r>
      <w:r>
        <w:t>ppendix “</w:t>
      </w:r>
      <w:r w:rsidR="004913E9">
        <w:fldChar w:fldCharType="begin"/>
      </w:r>
      <w:r w:rsidR="004913E9">
        <w:instrText xml:space="preserve"> REF _Ref507327407 \h </w:instrText>
      </w:r>
      <w:r w:rsidR="004913E9">
        <w:fldChar w:fldCharType="separate"/>
      </w:r>
      <w:r w:rsidR="004913E9" w:rsidRPr="005A7C0D">
        <w:t xml:space="preserve">Parameter </w:t>
      </w:r>
      <w:r w:rsidR="004913E9">
        <w:t xml:space="preserve">Model Mapping </w:t>
      </w:r>
      <w:r w:rsidR="004913E9" w:rsidRPr="005A7C0D">
        <w:t xml:space="preserve">List - </w:t>
      </w:r>
      <w:r w:rsidR="004913E9" w:rsidRPr="00C85D5B">
        <w:t xml:space="preserve">Primary </w:t>
      </w:r>
      <w:r w:rsidR="004913E9">
        <w:t xml:space="preserve">and </w:t>
      </w:r>
      <w:proofErr w:type="gramStart"/>
      <w:r w:rsidR="004913E9">
        <w:t xml:space="preserve">Derived </w:t>
      </w:r>
      <w:proofErr w:type="gramEnd"/>
      <w:r w:rsidR="004913E9">
        <w:fldChar w:fldCharType="end"/>
      </w:r>
      <w:r>
        <w:t>”, unless otherwise specified.</w:t>
      </w:r>
    </w:p>
    <w:p w:rsidR="004505E4" w:rsidRDefault="004505E4"/>
    <w:p w:rsidR="004505E4" w:rsidRDefault="004505E4">
      <w:r w:rsidRPr="004505E4">
        <w:rPr>
          <w:b/>
        </w:rPr>
        <w:t>Note:</w:t>
      </w:r>
      <w:r>
        <w:t xml:space="preserve"> For mixed model M1 and </w:t>
      </w:r>
      <w:proofErr w:type="gramStart"/>
      <w:r>
        <w:t xml:space="preserve">M4  </w:t>
      </w:r>
      <w:r w:rsidR="0043204D">
        <w:t>the</w:t>
      </w:r>
      <w:proofErr w:type="gramEnd"/>
      <w:r w:rsidR="0043204D">
        <w:t xml:space="preserve"> </w:t>
      </w:r>
      <w:r w:rsidR="0027633E">
        <w:t xml:space="preserve">SAMPLETYPE </w:t>
      </w:r>
      <w:r w:rsidR="0043204D">
        <w:t xml:space="preserve">data field </w:t>
      </w:r>
      <w:r>
        <w:t xml:space="preserve">is used </w:t>
      </w:r>
      <w:r w:rsidRPr="004505E4">
        <w:t xml:space="preserve">to distinguish “INTERVAL” from “POINT”.  </w:t>
      </w:r>
      <w:r>
        <w:t xml:space="preserve">Value in </w:t>
      </w:r>
      <w:r w:rsidR="0027633E">
        <w:t xml:space="preserve">SAMPLETYPE </w:t>
      </w:r>
      <w:r w:rsidR="0043204D">
        <w:t xml:space="preserve">data field </w:t>
      </w:r>
      <w:r>
        <w:t>is used</w:t>
      </w:r>
      <w:r w:rsidRPr="004505E4">
        <w:t xml:space="preserve"> case insensitive for matching to determine which data goes to M1 or M4 models.</w:t>
      </w:r>
    </w:p>
    <w:p w:rsidR="003218DA" w:rsidRDefault="003218DA"/>
    <w:p w:rsidR="003218DA" w:rsidRDefault="003218DA">
      <w:pPr>
        <w:rPr>
          <w:i/>
        </w:rPr>
      </w:pPr>
      <w:r w:rsidRPr="003218DA">
        <w:rPr>
          <w:b/>
        </w:rPr>
        <w:t>Note:</w:t>
      </w:r>
      <w:r>
        <w:t xml:space="preserve"> If urine amount data is received in mass units then system will automatically </w:t>
      </w:r>
      <w:r w:rsidR="0093224E">
        <w:t xml:space="preserve">convert </w:t>
      </w:r>
      <w:r>
        <w:t xml:space="preserve">it before computing any parameters. </w:t>
      </w:r>
      <w:r w:rsidRPr="003218DA">
        <w:rPr>
          <w:i/>
        </w:rPr>
        <w:t xml:space="preserve">(Refer to </w:t>
      </w:r>
      <w:r w:rsidR="00465367">
        <w:rPr>
          <w:i/>
        </w:rPr>
        <w:t>A</w:t>
      </w:r>
      <w:r w:rsidRPr="003218DA">
        <w:rPr>
          <w:i/>
        </w:rPr>
        <w:t>ppendix “</w:t>
      </w:r>
      <w:r w:rsidR="00465367">
        <w:rPr>
          <w:i/>
        </w:rPr>
        <w:fldChar w:fldCharType="begin"/>
      </w:r>
      <w:r w:rsidR="00465367">
        <w:rPr>
          <w:i/>
        </w:rPr>
        <w:instrText xml:space="preserve"> REF _Ref507323867 \h </w:instrText>
      </w:r>
      <w:r w:rsidR="00465367">
        <w:rPr>
          <w:i/>
        </w:rPr>
      </w:r>
      <w:r w:rsidR="00465367">
        <w:rPr>
          <w:i/>
        </w:rPr>
        <w:fldChar w:fldCharType="separate"/>
      </w:r>
      <w:r w:rsidR="00465367" w:rsidRPr="00E3122C">
        <w:t xml:space="preserve">Volume/Weight </w:t>
      </w:r>
      <w:r w:rsidR="00465367" w:rsidRPr="009D4CB4">
        <w:t>conversion for Urine data</w:t>
      </w:r>
      <w:r w:rsidR="00465367">
        <w:rPr>
          <w:i/>
        </w:rPr>
        <w:fldChar w:fldCharType="end"/>
      </w:r>
      <w:r w:rsidRPr="003218DA">
        <w:rPr>
          <w:i/>
        </w:rPr>
        <w:t>”)</w:t>
      </w:r>
    </w:p>
    <w:p w:rsidR="003F630F" w:rsidRDefault="003F630F">
      <w:pPr>
        <w:rPr>
          <w:i/>
        </w:rPr>
      </w:pPr>
    </w:p>
    <w:p w:rsidR="003F630F" w:rsidRDefault="00244CF7" w:rsidP="00244CF7">
      <w:pPr>
        <w:pStyle w:val="Heading4"/>
      </w:pPr>
      <w:r>
        <w:t>Urine Data Handling</w:t>
      </w:r>
    </w:p>
    <w:p w:rsidR="00244CF7" w:rsidRDefault="003F630F" w:rsidP="003F630F">
      <w:r>
        <w:t xml:space="preserve">The premise of urine data handling/reporting is based on a complete urine collection. In order to address issues arising from incomplete bladder emptying or missing urine collection intervals the following data handling </w:t>
      </w:r>
      <w:r w:rsidR="00244CF7">
        <w:t>approaches are to be implemented.</w:t>
      </w:r>
    </w:p>
    <w:p w:rsidR="00244CF7" w:rsidRDefault="00244CF7" w:rsidP="003F630F"/>
    <w:p w:rsidR="00244CF7" w:rsidRPr="00244CF7" w:rsidRDefault="003F630F" w:rsidP="00244CF7">
      <w:pPr>
        <w:pStyle w:val="ListParagraph"/>
        <w:numPr>
          <w:ilvl w:val="0"/>
          <w:numId w:val="55"/>
        </w:numPr>
        <w:rPr>
          <w:rFonts w:ascii="Arial" w:hAnsi="Arial" w:cs="Arial"/>
          <w:sz w:val="20"/>
          <w:szCs w:val="20"/>
        </w:rPr>
      </w:pPr>
      <w:r w:rsidRPr="00244CF7">
        <w:rPr>
          <w:rFonts w:ascii="Arial" w:hAnsi="Arial" w:cs="Arial"/>
          <w:sz w:val="20"/>
          <w:szCs w:val="20"/>
        </w:rPr>
        <w:t>If any interval within a collection period is missing such that a urine volume wasn’t measured or a urine sample was not analyzed this is considered a true missing or NA as such a complete total urine collection cannot be assumed thus associated urine parameters cannot</w:t>
      </w:r>
      <w:r w:rsidR="00244CF7" w:rsidRPr="00244CF7">
        <w:rPr>
          <w:rFonts w:ascii="Arial" w:hAnsi="Arial" w:cs="Arial"/>
          <w:sz w:val="20"/>
          <w:szCs w:val="20"/>
        </w:rPr>
        <w:t xml:space="preserve"> be calculated (Ae, Ae%, CLr).</w:t>
      </w:r>
    </w:p>
    <w:p w:rsidR="00244CF7" w:rsidRPr="00244CF7" w:rsidRDefault="003F630F" w:rsidP="00244CF7">
      <w:pPr>
        <w:pStyle w:val="ListParagraph"/>
        <w:numPr>
          <w:ilvl w:val="0"/>
          <w:numId w:val="55"/>
        </w:numPr>
        <w:rPr>
          <w:rFonts w:ascii="Arial" w:hAnsi="Arial" w:cs="Arial"/>
          <w:sz w:val="20"/>
        </w:rPr>
      </w:pPr>
      <w:r w:rsidRPr="00244CF7">
        <w:rPr>
          <w:rFonts w:ascii="Arial" w:hAnsi="Arial" w:cs="Arial"/>
          <w:sz w:val="20"/>
        </w:rPr>
        <w:t>If at the discretion of the PK analyst</w:t>
      </w:r>
      <w:r w:rsidR="00244CF7">
        <w:rPr>
          <w:rFonts w:ascii="Arial" w:hAnsi="Arial" w:cs="Arial"/>
          <w:sz w:val="20"/>
        </w:rPr>
        <w:t>,</w:t>
      </w:r>
      <w:r w:rsidRPr="00244CF7">
        <w:rPr>
          <w:rFonts w:ascii="Arial" w:hAnsi="Arial" w:cs="Arial"/>
          <w:sz w:val="20"/>
        </w:rPr>
        <w:t xml:space="preserve"> a collection interval or concentration values appears to be anomalous and excluded this is also considered an incomplete urine collection and no urine parameter</w:t>
      </w:r>
      <w:r w:rsidR="00244CF7" w:rsidRPr="00244CF7">
        <w:rPr>
          <w:rFonts w:ascii="Arial" w:hAnsi="Arial" w:cs="Arial"/>
          <w:sz w:val="20"/>
        </w:rPr>
        <w:t>s are reported (Ae, Ae%, CLr).</w:t>
      </w:r>
    </w:p>
    <w:p w:rsidR="00244CF7" w:rsidRDefault="00244CF7" w:rsidP="00244CF7">
      <w:pPr>
        <w:pStyle w:val="ListParagraph"/>
        <w:numPr>
          <w:ilvl w:val="0"/>
          <w:numId w:val="55"/>
        </w:numPr>
        <w:rPr>
          <w:rFonts w:ascii="Arial" w:hAnsi="Arial" w:cs="Arial"/>
          <w:sz w:val="20"/>
          <w:szCs w:val="20"/>
        </w:rPr>
      </w:pPr>
      <w:r>
        <w:rPr>
          <w:rFonts w:ascii="Arial" w:hAnsi="Arial" w:cs="Arial"/>
          <w:sz w:val="20"/>
          <w:szCs w:val="20"/>
        </w:rPr>
        <w:t xml:space="preserve">The final scenario is </w:t>
      </w:r>
      <w:r w:rsidR="003F630F" w:rsidRPr="00244CF7">
        <w:rPr>
          <w:rFonts w:ascii="Arial" w:hAnsi="Arial" w:cs="Arial"/>
          <w:sz w:val="20"/>
          <w:szCs w:val="20"/>
        </w:rPr>
        <w:t>where a subject did no</w:t>
      </w:r>
      <w:r>
        <w:rPr>
          <w:rFonts w:ascii="Arial" w:hAnsi="Arial" w:cs="Arial"/>
          <w:sz w:val="20"/>
          <w:szCs w:val="20"/>
        </w:rPr>
        <w:t>t void within a urine interval.</w:t>
      </w:r>
    </w:p>
    <w:p w:rsidR="003F630F" w:rsidRPr="00662138" w:rsidRDefault="00244CF7" w:rsidP="00244CF7">
      <w:pPr>
        <w:pStyle w:val="ListParagraph"/>
        <w:rPr>
          <w:rFonts w:ascii="Arial" w:hAnsi="Arial" w:cs="Arial"/>
          <w:sz w:val="20"/>
          <w:szCs w:val="20"/>
        </w:rPr>
      </w:pPr>
      <w:r w:rsidRPr="00244CF7">
        <w:rPr>
          <w:rFonts w:ascii="Arial" w:hAnsi="Arial" w:cs="Arial"/>
          <w:sz w:val="20"/>
          <w:szCs w:val="20"/>
        </w:rPr>
        <w:t>T</w:t>
      </w:r>
      <w:r w:rsidR="003F630F" w:rsidRPr="00244CF7">
        <w:rPr>
          <w:rFonts w:ascii="Arial" w:hAnsi="Arial" w:cs="Arial"/>
          <w:sz w:val="20"/>
          <w:szCs w:val="20"/>
        </w:rPr>
        <w:t>his can arise from short frequent urine collection intervals or reduced renal function consideration for lengthening intervals when possible can reduce incomplete urine emptying.  If the subject did not void and no volume was measure for this interval</w:t>
      </w:r>
      <w:r>
        <w:rPr>
          <w:rFonts w:ascii="Arial" w:hAnsi="Arial" w:cs="Arial"/>
          <w:sz w:val="20"/>
          <w:szCs w:val="20"/>
        </w:rPr>
        <w:t>,</w:t>
      </w:r>
      <w:r w:rsidR="003F630F" w:rsidRPr="00244CF7">
        <w:rPr>
          <w:rFonts w:ascii="Arial" w:hAnsi="Arial" w:cs="Arial"/>
          <w:sz w:val="20"/>
          <w:szCs w:val="20"/>
        </w:rPr>
        <w:t xml:space="preserve"> the standard clin</w:t>
      </w:r>
      <w:r>
        <w:rPr>
          <w:rFonts w:ascii="Arial" w:hAnsi="Arial" w:cs="Arial"/>
          <w:sz w:val="20"/>
          <w:szCs w:val="20"/>
        </w:rPr>
        <w:t>ical pharmacokinetic assumption</w:t>
      </w:r>
      <w:r w:rsidR="003F630F" w:rsidRPr="00244CF7">
        <w:rPr>
          <w:rFonts w:ascii="Arial" w:hAnsi="Arial" w:cs="Arial"/>
          <w:sz w:val="20"/>
          <w:szCs w:val="20"/>
        </w:rPr>
        <w:t xml:space="preserve"> based on linear </w:t>
      </w:r>
      <w:proofErr w:type="gramStart"/>
      <w:r w:rsidR="003F630F" w:rsidRPr="00244CF7">
        <w:rPr>
          <w:rFonts w:ascii="Arial" w:hAnsi="Arial" w:cs="Arial"/>
          <w:sz w:val="20"/>
          <w:szCs w:val="20"/>
        </w:rPr>
        <w:t>renal  excretion</w:t>
      </w:r>
      <w:proofErr w:type="gramEnd"/>
      <w:r w:rsidR="003F630F" w:rsidRPr="00244CF7">
        <w:rPr>
          <w:rFonts w:ascii="Arial" w:hAnsi="Arial" w:cs="Arial"/>
          <w:sz w:val="20"/>
          <w:szCs w:val="20"/>
        </w:rPr>
        <w:t xml:space="preserve"> is that the next urine interval collection will contain the prior interval drug amounts </w:t>
      </w:r>
      <w:r>
        <w:rPr>
          <w:rFonts w:ascii="Arial" w:hAnsi="Arial" w:cs="Arial"/>
          <w:sz w:val="20"/>
          <w:szCs w:val="20"/>
        </w:rPr>
        <w:t xml:space="preserve">and </w:t>
      </w:r>
      <w:r w:rsidR="003F630F" w:rsidRPr="00244CF7">
        <w:rPr>
          <w:rFonts w:ascii="Arial" w:hAnsi="Arial" w:cs="Arial"/>
          <w:sz w:val="20"/>
          <w:szCs w:val="20"/>
        </w:rPr>
        <w:t>the interval would be recorded as a 0 for urine volume and all calculations and values would be reported as 0 for that interval</w:t>
      </w:r>
      <w:r>
        <w:rPr>
          <w:rFonts w:ascii="Arial" w:hAnsi="Arial" w:cs="Arial"/>
          <w:sz w:val="20"/>
          <w:szCs w:val="20"/>
        </w:rPr>
        <w:t xml:space="preserve">. Note </w:t>
      </w:r>
      <w:r w:rsidR="003F630F" w:rsidRPr="00244CF7">
        <w:rPr>
          <w:rFonts w:ascii="Arial" w:hAnsi="Arial" w:cs="Arial"/>
          <w:sz w:val="20"/>
          <w:szCs w:val="20"/>
        </w:rPr>
        <w:t xml:space="preserve">that </w:t>
      </w:r>
      <w:r>
        <w:rPr>
          <w:rFonts w:ascii="Arial" w:hAnsi="Arial" w:cs="Arial"/>
          <w:sz w:val="20"/>
          <w:szCs w:val="20"/>
        </w:rPr>
        <w:t xml:space="preserve">the </w:t>
      </w:r>
      <w:r w:rsidR="003F630F" w:rsidRPr="00244CF7">
        <w:rPr>
          <w:rFonts w:ascii="Arial" w:hAnsi="Arial" w:cs="Arial"/>
          <w:sz w:val="20"/>
          <w:szCs w:val="20"/>
        </w:rPr>
        <w:t xml:space="preserve">associated urinary parameters (Ae, Ae%, CLr) would still be reported since not voiding is not considered an incomplete urine collection. However, it is advisable to review the volume outputs before and after the no void interval and confirm with the clinical site the subject truly didn’t void if urine outputs seem reasonable surrounding this no void suggesting no diminished urine output or renal insufficiency at the analyst discretion urinary PK parameters for this subject can be considered for </w:t>
      </w:r>
      <w:r w:rsidR="003F630F" w:rsidRPr="00662138">
        <w:rPr>
          <w:rFonts w:ascii="Arial" w:hAnsi="Arial" w:cs="Arial"/>
          <w:sz w:val="20"/>
          <w:szCs w:val="20"/>
        </w:rPr>
        <w:t>exclusion noting that the default is to assume a 0 volume is a complete collection and report urine PK parameters.</w:t>
      </w:r>
    </w:p>
    <w:p w:rsidR="00244CF7" w:rsidRDefault="00244CF7" w:rsidP="003F630F">
      <w:pPr>
        <w:rPr>
          <w:b/>
          <w:u w:val="single"/>
        </w:rPr>
      </w:pPr>
    </w:p>
    <w:p w:rsidR="003F630F" w:rsidRDefault="003F630F" w:rsidP="003F630F">
      <w:pPr>
        <w:rPr>
          <w:b/>
          <w:u w:val="single"/>
        </w:rPr>
      </w:pPr>
      <w:r w:rsidRPr="00FE1E44">
        <w:rPr>
          <w:b/>
          <w:u w:val="single"/>
        </w:rPr>
        <w:t>Reporting Scenarios for Urine Data Handling</w:t>
      </w:r>
    </w:p>
    <w:p w:rsidR="00244CF7" w:rsidRPr="00FE1E44" w:rsidRDefault="00244CF7" w:rsidP="003F630F">
      <w:pPr>
        <w:rPr>
          <w:b/>
          <w:u w:val="single"/>
        </w:rPr>
      </w:pPr>
    </w:p>
    <w:p w:rsidR="003F630F" w:rsidRPr="00FE1E44" w:rsidRDefault="003F630F" w:rsidP="003F630F">
      <w:pPr>
        <w:rPr>
          <w:b/>
          <w:u w:val="single"/>
        </w:rPr>
      </w:pPr>
      <w:r w:rsidRPr="00FE1E44">
        <w:rPr>
          <w:b/>
          <w:u w:val="single"/>
        </w:rPr>
        <w:t>Example 1- Urine Concentration Missing</w:t>
      </w:r>
      <w:r>
        <w:rPr>
          <w:b/>
          <w:u w:val="single"/>
        </w:rPr>
        <w:t xml:space="preserve"> or Anomalous</w:t>
      </w:r>
      <w:r w:rsidRPr="00FE1E44">
        <w:rPr>
          <w:b/>
          <w:u w:val="single"/>
        </w:rPr>
        <w:t xml:space="preserve"> with Urine Measured Urine Volume</w:t>
      </w:r>
    </w:p>
    <w:tbl>
      <w:tblPr>
        <w:tblStyle w:val="TableGrid"/>
        <w:tblW w:w="0" w:type="auto"/>
        <w:tblLook w:val="04A0" w:firstRow="1" w:lastRow="0" w:firstColumn="1" w:lastColumn="0" w:noHBand="0" w:noVBand="1"/>
      </w:tblPr>
      <w:tblGrid>
        <w:gridCol w:w="1401"/>
        <w:gridCol w:w="1514"/>
        <w:gridCol w:w="1488"/>
        <w:gridCol w:w="1286"/>
        <w:gridCol w:w="1104"/>
        <w:gridCol w:w="1086"/>
        <w:gridCol w:w="977"/>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r w:rsidRPr="00FE1E44">
              <w:rPr>
                <w:vertAlign w:val="superscript"/>
              </w:rPr>
              <w:t>1</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1211" w:type="dxa"/>
          </w:tcPr>
          <w:p w:rsidR="003F630F" w:rsidRDefault="003F630F" w:rsidP="00B3171F">
            <w:r>
              <w:t>Ae%</w:t>
            </w:r>
          </w:p>
        </w:tc>
        <w:tc>
          <w:tcPr>
            <w:tcW w:w="1099"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shd w:val="clear" w:color="auto" w:fill="BFBFBF" w:themeFill="background1" w:themeFillShade="BF"/>
          </w:tcPr>
          <w:p w:rsidR="003F630F" w:rsidRPr="00FE1E44" w:rsidRDefault="003F630F" w:rsidP="00B3171F">
            <w:r w:rsidRPr="00FE1E44">
              <w:lastRenderedPageBreak/>
              <w:t>4-8 Hrs</w:t>
            </w:r>
          </w:p>
        </w:tc>
        <w:tc>
          <w:tcPr>
            <w:tcW w:w="1666" w:type="dxa"/>
            <w:shd w:val="clear" w:color="auto" w:fill="BFBFBF" w:themeFill="background1" w:themeFillShade="BF"/>
          </w:tcPr>
          <w:p w:rsidR="003F630F" w:rsidRPr="00FE1E44" w:rsidRDefault="003F630F" w:rsidP="00B3171F">
            <w:r w:rsidRPr="00FE1E44">
              <w:t>700 mL</w:t>
            </w:r>
          </w:p>
        </w:tc>
        <w:tc>
          <w:tcPr>
            <w:tcW w:w="1495" w:type="dxa"/>
            <w:shd w:val="clear" w:color="auto" w:fill="BFBFBF" w:themeFill="background1" w:themeFillShade="BF"/>
          </w:tcPr>
          <w:p w:rsidR="003F630F" w:rsidRPr="00FE1E44" w:rsidRDefault="003F630F" w:rsidP="00B3171F">
            <w:r w:rsidRPr="00FE1E44">
              <w:t>NA</w:t>
            </w:r>
            <w:r>
              <w:t xml:space="preserve"> or Excluded (1800 ng/mL)</w:t>
            </w:r>
          </w:p>
        </w:tc>
        <w:tc>
          <w:tcPr>
            <w:tcW w:w="1392" w:type="dxa"/>
            <w:shd w:val="clear" w:color="auto" w:fill="BFBFBF" w:themeFill="background1" w:themeFillShade="BF"/>
          </w:tcPr>
          <w:p w:rsidR="003F630F" w:rsidRPr="00FE1E44" w:rsidRDefault="003F630F" w:rsidP="00B3171F">
            <w:r w:rsidRPr="00FE1E44">
              <w:t>NA</w:t>
            </w:r>
          </w:p>
        </w:tc>
        <w:tc>
          <w:tcPr>
            <w:tcW w:w="1227" w:type="dxa"/>
            <w:shd w:val="clear" w:color="auto" w:fill="BFBFBF" w:themeFill="background1" w:themeFillShade="BF"/>
          </w:tcPr>
          <w:p w:rsidR="003F630F" w:rsidRDefault="003F630F" w:rsidP="00B3171F"/>
        </w:tc>
        <w:tc>
          <w:tcPr>
            <w:tcW w:w="1211" w:type="dxa"/>
            <w:shd w:val="clear" w:color="auto" w:fill="BFBFBF" w:themeFill="background1" w:themeFillShade="BF"/>
          </w:tcPr>
          <w:p w:rsidR="003F630F" w:rsidRDefault="003F630F" w:rsidP="00B3171F"/>
        </w:tc>
        <w:tc>
          <w:tcPr>
            <w:tcW w:w="1099"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mg/mL</w:t>
            </w:r>
          </w:p>
        </w:tc>
        <w:tc>
          <w:tcPr>
            <w:tcW w:w="1392" w:type="dxa"/>
          </w:tcPr>
          <w:p w:rsidR="003F630F" w:rsidRDefault="003F630F" w:rsidP="00B3171F">
            <w:r>
              <w:t>5250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NA</w:t>
            </w:r>
          </w:p>
        </w:tc>
        <w:tc>
          <w:tcPr>
            <w:tcW w:w="1211" w:type="dxa"/>
            <w:shd w:val="clear" w:color="auto" w:fill="BFBFBF" w:themeFill="background1" w:themeFillShade="BF"/>
          </w:tcPr>
          <w:p w:rsidR="003F630F" w:rsidRDefault="003F630F" w:rsidP="00B3171F">
            <w:r>
              <w:t>NA</w:t>
            </w:r>
          </w:p>
        </w:tc>
        <w:tc>
          <w:tcPr>
            <w:tcW w:w="1099" w:type="dxa"/>
            <w:shd w:val="clear" w:color="auto" w:fill="BFBFBF" w:themeFill="background1" w:themeFillShade="BF"/>
          </w:tcPr>
          <w:p w:rsidR="003F630F" w:rsidRDefault="003F630F" w:rsidP="00B3171F">
            <w:r>
              <w:t>NA</w:t>
            </w:r>
          </w:p>
        </w:tc>
      </w:tr>
    </w:tbl>
    <w:p w:rsidR="003F630F" w:rsidRDefault="003F630F" w:rsidP="003F630F">
      <w:r w:rsidRPr="00FE1E44">
        <w:rPr>
          <w:vertAlign w:val="superscript"/>
        </w:rPr>
        <w:t>1</w:t>
      </w:r>
      <w:r>
        <w:t xml:space="preserve">If urine volume is a measured weight urine specific gravity correction of 1.020 g/mL is applied. </w:t>
      </w:r>
    </w:p>
    <w:p w:rsidR="00292DD4" w:rsidRDefault="00292DD4" w:rsidP="003F630F">
      <w:pPr>
        <w:rPr>
          <w:b/>
          <w:u w:val="single"/>
        </w:rPr>
      </w:pPr>
    </w:p>
    <w:p w:rsidR="003F630F" w:rsidRPr="00575248" w:rsidRDefault="003F630F" w:rsidP="003F630F">
      <w:pPr>
        <w:rPr>
          <w:b/>
          <w:u w:val="single"/>
        </w:rPr>
      </w:pPr>
      <w:r w:rsidRPr="00575248">
        <w:rPr>
          <w:b/>
          <w:u w:val="single"/>
        </w:rPr>
        <w:t>Example 2-Urine Volume not Recorded with Measured Concentration</w:t>
      </w:r>
    </w:p>
    <w:tbl>
      <w:tblPr>
        <w:tblStyle w:val="TableGrid"/>
        <w:tblW w:w="0" w:type="auto"/>
        <w:tblLook w:val="04A0" w:firstRow="1" w:lastRow="0" w:firstColumn="1" w:lastColumn="0" w:noHBand="0" w:noVBand="1"/>
      </w:tblPr>
      <w:tblGrid>
        <w:gridCol w:w="1403"/>
        <w:gridCol w:w="1502"/>
        <w:gridCol w:w="1488"/>
        <w:gridCol w:w="1288"/>
        <w:gridCol w:w="1106"/>
        <w:gridCol w:w="1089"/>
        <w:gridCol w:w="980"/>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1211" w:type="dxa"/>
          </w:tcPr>
          <w:p w:rsidR="003F630F" w:rsidRDefault="003F630F" w:rsidP="00B3171F">
            <w:r>
              <w:t>Ae%</w:t>
            </w:r>
          </w:p>
        </w:tc>
        <w:tc>
          <w:tcPr>
            <w:tcW w:w="1099"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shd w:val="clear" w:color="auto" w:fill="BFBFBF" w:themeFill="background1" w:themeFillShade="BF"/>
          </w:tcPr>
          <w:p w:rsidR="003F630F" w:rsidRDefault="003F630F" w:rsidP="00B3171F">
            <w:r>
              <w:t>4-8 Hrs</w:t>
            </w:r>
          </w:p>
        </w:tc>
        <w:tc>
          <w:tcPr>
            <w:tcW w:w="1666" w:type="dxa"/>
            <w:shd w:val="clear" w:color="auto" w:fill="BFBFBF" w:themeFill="background1" w:themeFillShade="BF"/>
          </w:tcPr>
          <w:p w:rsidR="003F630F" w:rsidRPr="00FE1E44" w:rsidRDefault="003F630F" w:rsidP="00B3171F">
            <w:r>
              <w:t>NA</w:t>
            </w:r>
          </w:p>
        </w:tc>
        <w:tc>
          <w:tcPr>
            <w:tcW w:w="1495" w:type="dxa"/>
            <w:shd w:val="clear" w:color="auto" w:fill="BFBFBF" w:themeFill="background1" w:themeFillShade="BF"/>
          </w:tcPr>
          <w:p w:rsidR="003F630F" w:rsidRPr="00FE1E44" w:rsidRDefault="003F630F" w:rsidP="00B3171F">
            <w:r>
              <w:t>8.0 ng/mL</w:t>
            </w:r>
          </w:p>
        </w:tc>
        <w:tc>
          <w:tcPr>
            <w:tcW w:w="1392" w:type="dxa"/>
            <w:shd w:val="clear" w:color="auto" w:fill="BFBFBF" w:themeFill="background1" w:themeFillShade="BF"/>
          </w:tcPr>
          <w:p w:rsidR="003F630F" w:rsidRPr="00FE1E44" w:rsidRDefault="003F630F" w:rsidP="00B3171F">
            <w:r w:rsidRPr="00FE1E44">
              <w:t>NA</w:t>
            </w:r>
          </w:p>
        </w:tc>
        <w:tc>
          <w:tcPr>
            <w:tcW w:w="1227" w:type="dxa"/>
            <w:shd w:val="clear" w:color="auto" w:fill="BFBFBF" w:themeFill="background1" w:themeFillShade="BF"/>
          </w:tcPr>
          <w:p w:rsidR="003F630F" w:rsidRDefault="003F630F" w:rsidP="00B3171F"/>
        </w:tc>
        <w:tc>
          <w:tcPr>
            <w:tcW w:w="1211" w:type="dxa"/>
            <w:shd w:val="clear" w:color="auto" w:fill="BFBFBF" w:themeFill="background1" w:themeFillShade="BF"/>
          </w:tcPr>
          <w:p w:rsidR="003F630F" w:rsidRDefault="003F630F" w:rsidP="00B3171F"/>
        </w:tc>
        <w:tc>
          <w:tcPr>
            <w:tcW w:w="1099"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ng/mL</w:t>
            </w:r>
          </w:p>
        </w:tc>
        <w:tc>
          <w:tcPr>
            <w:tcW w:w="1392" w:type="dxa"/>
          </w:tcPr>
          <w:p w:rsidR="003F630F" w:rsidRDefault="003F630F" w:rsidP="00B3171F">
            <w:r>
              <w:t>5250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NA</w:t>
            </w:r>
          </w:p>
        </w:tc>
        <w:tc>
          <w:tcPr>
            <w:tcW w:w="1211" w:type="dxa"/>
            <w:shd w:val="clear" w:color="auto" w:fill="BFBFBF" w:themeFill="background1" w:themeFillShade="BF"/>
          </w:tcPr>
          <w:p w:rsidR="003F630F" w:rsidRDefault="003F630F" w:rsidP="00B3171F">
            <w:r>
              <w:t>NA</w:t>
            </w:r>
          </w:p>
        </w:tc>
        <w:tc>
          <w:tcPr>
            <w:tcW w:w="1099" w:type="dxa"/>
            <w:shd w:val="clear" w:color="auto" w:fill="BFBFBF" w:themeFill="background1" w:themeFillShade="BF"/>
          </w:tcPr>
          <w:p w:rsidR="003F630F" w:rsidRDefault="003F630F" w:rsidP="00B3171F">
            <w:r>
              <w:t>NA</w:t>
            </w:r>
          </w:p>
        </w:tc>
      </w:tr>
    </w:tbl>
    <w:p w:rsidR="003F630F" w:rsidRDefault="003F630F" w:rsidP="003F630F"/>
    <w:p w:rsidR="003F630F" w:rsidRDefault="00292DD4" w:rsidP="003F630F">
      <w:pPr>
        <w:rPr>
          <w:b/>
          <w:u w:val="single"/>
        </w:rPr>
      </w:pPr>
      <w:r>
        <w:rPr>
          <w:b/>
          <w:u w:val="single"/>
        </w:rPr>
        <w:t>Example 3</w:t>
      </w:r>
      <w:r w:rsidR="003F630F" w:rsidRPr="00575248">
        <w:rPr>
          <w:b/>
          <w:u w:val="single"/>
        </w:rPr>
        <w:t xml:space="preserve">-Urine Volume </w:t>
      </w:r>
      <w:r w:rsidR="003F630F">
        <w:rPr>
          <w:b/>
          <w:u w:val="single"/>
        </w:rPr>
        <w:t>0 Subject Didn’t Void</w:t>
      </w:r>
    </w:p>
    <w:tbl>
      <w:tblPr>
        <w:tblStyle w:val="TableGrid"/>
        <w:tblW w:w="0" w:type="auto"/>
        <w:tblLook w:val="04A0" w:firstRow="1" w:lastRow="0" w:firstColumn="1" w:lastColumn="0" w:noHBand="0" w:noVBand="1"/>
      </w:tblPr>
      <w:tblGrid>
        <w:gridCol w:w="1387"/>
        <w:gridCol w:w="1471"/>
        <w:gridCol w:w="1487"/>
        <w:gridCol w:w="1269"/>
        <w:gridCol w:w="1126"/>
        <w:gridCol w:w="672"/>
        <w:gridCol w:w="1444"/>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672" w:type="dxa"/>
          </w:tcPr>
          <w:p w:rsidR="003F630F" w:rsidRDefault="003F630F" w:rsidP="00B3171F">
            <w:r>
              <w:t>Ae%</w:t>
            </w:r>
          </w:p>
        </w:tc>
        <w:tc>
          <w:tcPr>
            <w:tcW w:w="1638"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r>
              <w:t>1050 ng</w:t>
            </w:r>
          </w:p>
        </w:tc>
        <w:tc>
          <w:tcPr>
            <w:tcW w:w="672" w:type="dxa"/>
          </w:tcPr>
          <w:p w:rsidR="003F630F" w:rsidRDefault="003F630F" w:rsidP="00B3171F"/>
        </w:tc>
        <w:tc>
          <w:tcPr>
            <w:tcW w:w="1638" w:type="dxa"/>
          </w:tcPr>
          <w:p w:rsidR="003F630F" w:rsidRDefault="003F630F" w:rsidP="00B3171F"/>
        </w:tc>
      </w:tr>
      <w:tr w:rsidR="003F630F" w:rsidTr="00B3171F">
        <w:tc>
          <w:tcPr>
            <w:tcW w:w="1486" w:type="dxa"/>
            <w:shd w:val="clear" w:color="auto" w:fill="BFBFBF" w:themeFill="background1" w:themeFillShade="BF"/>
          </w:tcPr>
          <w:p w:rsidR="003F630F" w:rsidRDefault="003F630F" w:rsidP="00B3171F">
            <w:r>
              <w:t>4-8 Hrs</w:t>
            </w:r>
          </w:p>
        </w:tc>
        <w:tc>
          <w:tcPr>
            <w:tcW w:w="1666" w:type="dxa"/>
            <w:shd w:val="clear" w:color="auto" w:fill="BFBFBF" w:themeFill="background1" w:themeFillShade="BF"/>
          </w:tcPr>
          <w:p w:rsidR="003F630F" w:rsidRPr="00FE1E44" w:rsidRDefault="003F630F" w:rsidP="00B3171F">
            <w:r>
              <w:t>0</w:t>
            </w:r>
          </w:p>
        </w:tc>
        <w:tc>
          <w:tcPr>
            <w:tcW w:w="1495" w:type="dxa"/>
            <w:shd w:val="clear" w:color="auto" w:fill="BFBFBF" w:themeFill="background1" w:themeFillShade="BF"/>
          </w:tcPr>
          <w:p w:rsidR="003F630F" w:rsidRPr="00FE1E44" w:rsidRDefault="003F630F" w:rsidP="00B3171F">
            <w:r>
              <w:t>0</w:t>
            </w:r>
          </w:p>
        </w:tc>
        <w:tc>
          <w:tcPr>
            <w:tcW w:w="1392" w:type="dxa"/>
            <w:shd w:val="clear" w:color="auto" w:fill="BFBFBF" w:themeFill="background1" w:themeFillShade="BF"/>
          </w:tcPr>
          <w:p w:rsidR="003F630F" w:rsidRPr="00FE1E44" w:rsidRDefault="003F630F" w:rsidP="00B3171F">
            <w:r>
              <w:t>0</w:t>
            </w:r>
          </w:p>
        </w:tc>
        <w:tc>
          <w:tcPr>
            <w:tcW w:w="1227" w:type="dxa"/>
            <w:shd w:val="clear" w:color="auto" w:fill="BFBFBF" w:themeFill="background1" w:themeFillShade="BF"/>
          </w:tcPr>
          <w:p w:rsidR="003F630F" w:rsidRDefault="003F630F" w:rsidP="00B3171F">
            <w:r>
              <w:t>0</w:t>
            </w:r>
          </w:p>
        </w:tc>
        <w:tc>
          <w:tcPr>
            <w:tcW w:w="672" w:type="dxa"/>
            <w:shd w:val="clear" w:color="auto" w:fill="BFBFBF" w:themeFill="background1" w:themeFillShade="BF"/>
          </w:tcPr>
          <w:p w:rsidR="003F630F" w:rsidRDefault="003F630F" w:rsidP="00B3171F"/>
        </w:tc>
        <w:tc>
          <w:tcPr>
            <w:tcW w:w="1638"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ng/mL</w:t>
            </w:r>
          </w:p>
        </w:tc>
        <w:tc>
          <w:tcPr>
            <w:tcW w:w="1392" w:type="dxa"/>
          </w:tcPr>
          <w:p w:rsidR="003F630F" w:rsidRDefault="003F630F" w:rsidP="00B3171F">
            <w:r>
              <w:t>5250 ng</w:t>
            </w:r>
          </w:p>
        </w:tc>
        <w:tc>
          <w:tcPr>
            <w:tcW w:w="1227" w:type="dxa"/>
          </w:tcPr>
          <w:p w:rsidR="003F630F" w:rsidRDefault="003F630F" w:rsidP="00B3171F">
            <w:r>
              <w:t>6300</w:t>
            </w:r>
          </w:p>
        </w:tc>
        <w:tc>
          <w:tcPr>
            <w:tcW w:w="672" w:type="dxa"/>
          </w:tcPr>
          <w:p w:rsidR="003F630F" w:rsidRDefault="003F630F" w:rsidP="00B3171F"/>
        </w:tc>
        <w:tc>
          <w:tcPr>
            <w:tcW w:w="1638"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10,800</w:t>
            </w:r>
          </w:p>
        </w:tc>
        <w:tc>
          <w:tcPr>
            <w:tcW w:w="672" w:type="dxa"/>
            <w:shd w:val="clear" w:color="auto" w:fill="BFBFBF" w:themeFill="background1" w:themeFillShade="BF"/>
          </w:tcPr>
          <w:p w:rsidR="003F630F" w:rsidRDefault="003F630F" w:rsidP="00B3171F">
            <w:r>
              <w:t>1.8%</w:t>
            </w:r>
          </w:p>
        </w:tc>
        <w:tc>
          <w:tcPr>
            <w:tcW w:w="1638" w:type="dxa"/>
            <w:shd w:val="clear" w:color="auto" w:fill="BFBFBF" w:themeFill="background1" w:themeFillShade="BF"/>
          </w:tcPr>
          <w:p w:rsidR="003F630F" w:rsidRDefault="003F630F" w:rsidP="00B3171F">
            <w:r>
              <w:t>0.35 mL/min</w:t>
            </w:r>
          </w:p>
        </w:tc>
      </w:tr>
    </w:tbl>
    <w:p w:rsidR="003F630F" w:rsidRPr="009D474B" w:rsidRDefault="003F630F"/>
    <w:p w:rsidR="003E52B3" w:rsidRDefault="003E52B3">
      <w:pPr>
        <w:rPr>
          <w:bCs/>
        </w:rPr>
      </w:pPr>
    </w:p>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11"/>
        <w:gridCol w:w="1821"/>
        <w:gridCol w:w="4883"/>
        <w:gridCol w:w="921"/>
        <w:gridCol w:w="1301"/>
      </w:tblGrid>
      <w:tr w:rsidR="00433F2C" w:rsidRPr="00433F2C" w:rsidTr="00A9087F">
        <w:trPr>
          <w:tblHeader/>
        </w:trPr>
        <w:tc>
          <w:tcPr>
            <w:tcW w:w="911" w:type="dxa"/>
            <w:shd w:val="clear" w:color="auto" w:fill="E6E6E6"/>
          </w:tcPr>
          <w:p w:rsidR="00433F2C" w:rsidRPr="00433F2C" w:rsidRDefault="00277B3C">
            <w:pPr>
              <w:pStyle w:val="TableContent"/>
              <w:rPr>
                <w:b/>
                <w:sz w:val="18"/>
                <w:szCs w:val="18"/>
              </w:rPr>
            </w:pPr>
            <w:r>
              <w:rPr>
                <w:b/>
                <w:sz w:val="18"/>
                <w:szCs w:val="18"/>
              </w:rPr>
              <w:t>Release</w:t>
            </w:r>
          </w:p>
        </w:tc>
        <w:tc>
          <w:tcPr>
            <w:tcW w:w="1821" w:type="dxa"/>
            <w:shd w:val="clear" w:color="auto" w:fill="E6E6E6"/>
          </w:tcPr>
          <w:p w:rsidR="00433F2C" w:rsidRPr="00433F2C" w:rsidRDefault="00277B3C">
            <w:pPr>
              <w:pStyle w:val="TableContent"/>
              <w:rPr>
                <w:b/>
                <w:sz w:val="18"/>
                <w:szCs w:val="18"/>
              </w:rPr>
            </w:pPr>
            <w:r>
              <w:rPr>
                <w:b/>
                <w:sz w:val="18"/>
                <w:szCs w:val="18"/>
              </w:rPr>
              <w:t>Name</w:t>
            </w:r>
            <w:r w:rsidR="00334256">
              <w:rPr>
                <w:rFonts w:cs="Arial"/>
                <w:b/>
                <w:sz w:val="18"/>
                <w:szCs w:val="18"/>
              </w:rPr>
              <w:t>†</w:t>
            </w:r>
          </w:p>
        </w:tc>
        <w:tc>
          <w:tcPr>
            <w:tcW w:w="4883" w:type="dxa"/>
            <w:shd w:val="clear" w:color="auto" w:fill="E6E6E6"/>
          </w:tcPr>
          <w:p w:rsidR="00433F2C" w:rsidRPr="00433F2C" w:rsidRDefault="00433F2C">
            <w:pPr>
              <w:pStyle w:val="TableContent"/>
              <w:rPr>
                <w:b/>
                <w:sz w:val="18"/>
                <w:szCs w:val="18"/>
              </w:rPr>
            </w:pPr>
            <w:r w:rsidRPr="00433F2C">
              <w:rPr>
                <w:b/>
                <w:sz w:val="18"/>
                <w:szCs w:val="18"/>
              </w:rPr>
              <w:t>Description</w:t>
            </w:r>
          </w:p>
        </w:tc>
        <w:tc>
          <w:tcPr>
            <w:tcW w:w="921" w:type="dxa"/>
            <w:shd w:val="clear" w:color="auto" w:fill="E6E6E6"/>
          </w:tcPr>
          <w:p w:rsidR="00433F2C" w:rsidRPr="00433F2C" w:rsidRDefault="00433F2C">
            <w:pPr>
              <w:pStyle w:val="TableContent"/>
              <w:rPr>
                <w:b/>
                <w:sz w:val="18"/>
                <w:szCs w:val="18"/>
              </w:rPr>
            </w:pPr>
            <w:r w:rsidRPr="00433F2C">
              <w:rPr>
                <w:b/>
                <w:sz w:val="18"/>
                <w:szCs w:val="18"/>
              </w:rPr>
              <w:t>Decimal Places</w:t>
            </w:r>
          </w:p>
        </w:tc>
        <w:tc>
          <w:tcPr>
            <w:tcW w:w="1301" w:type="dxa"/>
            <w:shd w:val="clear" w:color="auto" w:fill="E6E6E6"/>
          </w:tcPr>
          <w:p w:rsidR="00433F2C" w:rsidRPr="00433F2C" w:rsidRDefault="00433F2C">
            <w:pPr>
              <w:pStyle w:val="TableContent"/>
              <w:rPr>
                <w:b/>
                <w:sz w:val="18"/>
                <w:szCs w:val="18"/>
              </w:rPr>
            </w:pPr>
            <w:r w:rsidRPr="00433F2C">
              <w:rPr>
                <w:b/>
                <w:sz w:val="18"/>
                <w:szCs w:val="18"/>
              </w:rPr>
              <w:t>Unit</w:t>
            </w:r>
            <w:r w:rsidR="00E44569">
              <w:rPr>
                <w:b/>
                <w:sz w:val="18"/>
                <w:szCs w:val="18"/>
              </w:rPr>
              <w:t xml:space="preserve"> Class</w:t>
            </w:r>
          </w:p>
        </w:tc>
      </w:tr>
      <w:tr w:rsidR="00433F2C" w:rsidRPr="00433F2C" w:rsidTr="00A9087F">
        <w:tc>
          <w:tcPr>
            <w:tcW w:w="911" w:type="dxa"/>
          </w:tcPr>
          <w:p w:rsidR="00433F2C" w:rsidRPr="00433F2C" w:rsidRDefault="00EE3172">
            <w:pPr>
              <w:pStyle w:val="TableContent"/>
              <w:rPr>
                <w:iCs/>
                <w:sz w:val="18"/>
                <w:szCs w:val="18"/>
              </w:rPr>
            </w:pPr>
            <w:r>
              <w:rPr>
                <w:iCs/>
                <w:sz w:val="18"/>
                <w:szCs w:val="18"/>
              </w:rPr>
              <w:t>2</w:t>
            </w:r>
            <w:r w:rsidR="00B520E1">
              <w:rPr>
                <w:iCs/>
                <w:sz w:val="18"/>
                <w:szCs w:val="18"/>
              </w:rPr>
              <w:t>.0</w:t>
            </w:r>
            <w:r>
              <w:rPr>
                <w:iCs/>
                <w:sz w:val="18"/>
                <w:szCs w:val="18"/>
              </w:rPr>
              <w:t>*</w:t>
            </w:r>
          </w:p>
        </w:tc>
        <w:tc>
          <w:tcPr>
            <w:tcW w:w="1821" w:type="dxa"/>
          </w:tcPr>
          <w:p w:rsidR="00433F2C" w:rsidRPr="00F71A6D" w:rsidRDefault="00EB17CF">
            <w:pPr>
              <w:pStyle w:val="TableContent"/>
              <w:rPr>
                <w:b/>
                <w:iCs/>
                <w:sz w:val="18"/>
                <w:szCs w:val="18"/>
              </w:rPr>
            </w:pPr>
            <w:bookmarkStart w:id="176" w:name="AT"/>
            <w:r w:rsidRPr="00F71A6D">
              <w:rPr>
                <w:b/>
                <w:iCs/>
                <w:sz w:val="18"/>
                <w:szCs w:val="18"/>
              </w:rPr>
              <w:t>AT</w:t>
            </w:r>
            <w:bookmarkEnd w:id="176"/>
          </w:p>
        </w:tc>
        <w:tc>
          <w:tcPr>
            <w:tcW w:w="4883" w:type="dxa"/>
          </w:tcPr>
          <w:p w:rsidR="00433F2C" w:rsidRDefault="00D40304">
            <w:pPr>
              <w:rPr>
                <w:rFonts w:cs="Arial"/>
                <w:sz w:val="18"/>
                <w:szCs w:val="18"/>
              </w:rPr>
            </w:pPr>
            <w:r w:rsidRPr="00D40304">
              <w:rPr>
                <w:rFonts w:cs="Arial"/>
                <w:b/>
                <w:sz w:val="18"/>
                <w:szCs w:val="18"/>
              </w:rPr>
              <w:t>Definition as per Clin</w:t>
            </w:r>
            <w:r w:rsidR="00AA51E5">
              <w:rPr>
                <w:rFonts w:cs="Arial"/>
                <w:b/>
                <w:sz w:val="18"/>
                <w:szCs w:val="18"/>
              </w:rPr>
              <w:t>ical</w:t>
            </w:r>
            <w:r w:rsidRPr="00D40304">
              <w:rPr>
                <w:rFonts w:cs="Arial"/>
                <w:b/>
                <w:sz w:val="18"/>
                <w:szCs w:val="18"/>
              </w:rPr>
              <w:t xml:space="preserve"> Pharm</w:t>
            </w:r>
            <w:r w:rsidR="00AA51E5">
              <w:rPr>
                <w:rFonts w:cs="Arial"/>
                <w:b/>
                <w:sz w:val="18"/>
                <w:szCs w:val="18"/>
              </w:rPr>
              <w:t>acology</w:t>
            </w:r>
            <w:r w:rsidRPr="00D40304">
              <w:rPr>
                <w:rFonts w:cs="Arial"/>
                <w:b/>
                <w:sz w:val="18"/>
                <w:szCs w:val="18"/>
              </w:rPr>
              <w:t xml:space="preserve"> </w:t>
            </w:r>
            <w:r w:rsidR="00AA51E5" w:rsidRPr="00D40304">
              <w:rPr>
                <w:rFonts w:cs="Arial"/>
                <w:b/>
                <w:sz w:val="18"/>
                <w:szCs w:val="18"/>
              </w:rPr>
              <w:t>Guidance</w:t>
            </w:r>
            <w:r w:rsidRPr="00D40304">
              <w:rPr>
                <w:rFonts w:cs="Arial"/>
                <w:b/>
                <w:sz w:val="18"/>
                <w:szCs w:val="18"/>
              </w:rPr>
              <w:t>:</w:t>
            </w:r>
            <w:r>
              <w:rPr>
                <w:rFonts w:cs="Arial"/>
                <w:sz w:val="18"/>
                <w:szCs w:val="18"/>
              </w:rPr>
              <w:t xml:space="preserve"> </w:t>
            </w:r>
            <w:r w:rsidR="00433F2C" w:rsidRPr="00433F2C">
              <w:rPr>
                <w:rFonts w:cs="Arial"/>
                <w:sz w:val="18"/>
                <w:szCs w:val="18"/>
              </w:rPr>
              <w:t xml:space="preserve">Amount of Drug in </w:t>
            </w:r>
            <w:r w:rsidR="008F39FF">
              <w:rPr>
                <w:rFonts w:cs="Arial"/>
                <w:sz w:val="18"/>
                <w:szCs w:val="18"/>
              </w:rPr>
              <w:t>the body at time T, where T can have a numerical value.</w:t>
            </w:r>
            <w:r w:rsidR="00433F2C" w:rsidRPr="00433F2C">
              <w:rPr>
                <w:rFonts w:cs="Arial"/>
                <w:sz w:val="18"/>
                <w:szCs w:val="18"/>
              </w:rPr>
              <w:t xml:space="preserve"> </w:t>
            </w:r>
          </w:p>
          <w:p w:rsidR="001154E8" w:rsidRDefault="001154E8">
            <w:pPr>
              <w:rPr>
                <w:rFonts w:cs="Arial"/>
                <w:sz w:val="18"/>
                <w:szCs w:val="18"/>
              </w:rPr>
            </w:pPr>
          </w:p>
          <w:p w:rsidR="001154E8" w:rsidRPr="00AE3D8E" w:rsidRDefault="001154E8">
            <w:pPr>
              <w:rPr>
                <w:rFonts w:cs="Arial"/>
                <w:b/>
                <w:sz w:val="18"/>
                <w:szCs w:val="18"/>
              </w:rPr>
            </w:pPr>
            <w:r w:rsidRPr="00AE3D8E">
              <w:rPr>
                <w:rFonts w:cs="Arial"/>
                <w:b/>
                <w:sz w:val="18"/>
                <w:szCs w:val="18"/>
              </w:rPr>
              <w:t>Model M4</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 xml:space="preserve">Use the appropriate equation to calculate the </w:t>
            </w:r>
            <w:r w:rsidRPr="00433F2C">
              <w:rPr>
                <w:rFonts w:cs="Arial"/>
                <w:b/>
                <w:sz w:val="18"/>
                <w:szCs w:val="18"/>
              </w:rPr>
              <w:t xml:space="preserve">amount </w:t>
            </w:r>
            <w:r w:rsidRPr="00433F2C">
              <w:rPr>
                <w:rFonts w:cs="Arial"/>
                <w:sz w:val="18"/>
                <w:szCs w:val="18"/>
              </w:rPr>
              <w:t xml:space="preserve">of drug recovered unchanged in the urine at </w:t>
            </w:r>
            <w:r w:rsidRPr="00433F2C">
              <w:rPr>
                <w:rFonts w:cs="Arial"/>
                <w:b/>
                <w:sz w:val="18"/>
                <w:szCs w:val="18"/>
              </w:rPr>
              <w:t>each time post-dose</w:t>
            </w:r>
            <w:r w:rsidR="00D40304">
              <w:rPr>
                <w:rFonts w:cs="Arial"/>
                <w:b/>
                <w:sz w:val="18"/>
                <w:szCs w:val="18"/>
              </w:rPr>
              <w:t>.</w:t>
            </w:r>
          </w:p>
          <w:p w:rsidR="00433F2C" w:rsidRDefault="00433F2C">
            <w:pPr>
              <w:rPr>
                <w:rFonts w:cs="Arial"/>
                <w:sz w:val="18"/>
                <w:szCs w:val="18"/>
              </w:rPr>
            </w:pPr>
          </w:p>
          <w:p w:rsidR="0039545D" w:rsidRPr="00433F2C" w:rsidRDefault="0039545D">
            <w:pPr>
              <w:rPr>
                <w:rFonts w:cs="Arial"/>
                <w:sz w:val="18"/>
                <w:szCs w:val="18"/>
              </w:rPr>
            </w:pPr>
            <w:r>
              <w:rPr>
                <w:rFonts w:cs="Arial"/>
                <w:sz w:val="18"/>
                <w:szCs w:val="18"/>
              </w:rPr>
              <w:t>Equations:</w:t>
            </w:r>
          </w:p>
          <w:p w:rsidR="00433F2C" w:rsidRPr="00433F2C" w:rsidRDefault="00433F2C">
            <w:pPr>
              <w:rPr>
                <w:rFonts w:cs="Arial"/>
                <w:sz w:val="18"/>
                <w:szCs w:val="18"/>
              </w:rPr>
            </w:pPr>
            <w:r w:rsidRPr="00433F2C">
              <w:rPr>
                <w:rFonts w:cs="Arial"/>
                <w:sz w:val="18"/>
                <w:szCs w:val="18"/>
              </w:rPr>
              <w:t>If urine is reported as volume then the following equation should be used:</w:t>
            </w:r>
          </w:p>
          <w:p w:rsidR="00433F2C" w:rsidRPr="00433F2C" w:rsidRDefault="00433F2C">
            <w:pPr>
              <w:rPr>
                <w:rFonts w:cs="Arial"/>
                <w:i/>
                <w:sz w:val="18"/>
                <w:szCs w:val="18"/>
              </w:rPr>
            </w:pPr>
          </w:p>
          <w:p w:rsidR="00433F2C" w:rsidRPr="00433F2C" w:rsidRDefault="00EB17CF">
            <w:pPr>
              <w:rPr>
                <w:sz w:val="18"/>
                <w:szCs w:val="18"/>
              </w:rPr>
            </w:pPr>
            <w:r w:rsidRPr="00433F2C">
              <w:rPr>
                <w:position w:val="-6"/>
                <w:sz w:val="18"/>
                <w:szCs w:val="18"/>
              </w:rPr>
              <w:object w:dxaOrig="1200" w:dyaOrig="279">
                <v:shape id="_x0000_i1109" type="#_x0000_t75" style="width:60.7pt;height:13.8pt" o:ole="">
                  <v:imagedata r:id="rId173" o:title=""/>
                </v:shape>
                <o:OLEObject Type="Embed" ProgID="Equation.3" ShapeID="_x0000_i1109" DrawAspect="Content" ObjectID="_1640609738" r:id="rId174"/>
              </w:object>
            </w:r>
            <w:r w:rsidR="00433F2C" w:rsidRPr="00433F2C">
              <w:rPr>
                <w:sz w:val="18"/>
                <w:szCs w:val="18"/>
              </w:rPr>
              <w:t xml:space="preserve"> Default</w:t>
            </w:r>
          </w:p>
          <w:p w:rsidR="00433F2C" w:rsidRPr="00433F2C" w:rsidRDefault="00433F2C">
            <w:pPr>
              <w:rPr>
                <w:sz w:val="18"/>
                <w:szCs w:val="18"/>
              </w:rPr>
            </w:pPr>
          </w:p>
          <w:p w:rsidR="009202EF" w:rsidRDefault="00433F2C">
            <w:pPr>
              <w:rPr>
                <w:sz w:val="18"/>
                <w:szCs w:val="18"/>
              </w:rPr>
            </w:pPr>
            <w:r w:rsidRPr="00433F2C">
              <w:rPr>
                <w:sz w:val="18"/>
                <w:szCs w:val="18"/>
              </w:rPr>
              <w:t xml:space="preserve">If urine is reported as weight, then </w:t>
            </w:r>
            <w:r w:rsidR="009202EF">
              <w:rPr>
                <w:sz w:val="18"/>
                <w:szCs w:val="18"/>
              </w:rPr>
              <w:t>system automatically will apply specific gravity corrections</w:t>
            </w:r>
            <w:r w:rsidR="00D70CD7">
              <w:rPr>
                <w:sz w:val="18"/>
                <w:szCs w:val="18"/>
              </w:rPr>
              <w:t xml:space="preserve"> where 1.020</w:t>
            </w:r>
            <w:r w:rsidR="002B2EDD" w:rsidRPr="00707156">
              <w:rPr>
                <w:sz w:val="18"/>
                <w:szCs w:val="18"/>
                <w:vertAlign w:val="superscript"/>
              </w:rPr>
              <w:t>a</w:t>
            </w:r>
            <w:r w:rsidR="00D70CD7" w:rsidRPr="00707156">
              <w:rPr>
                <w:sz w:val="18"/>
                <w:szCs w:val="18"/>
                <w:vertAlign w:val="superscript"/>
              </w:rPr>
              <w:t xml:space="preserve"> </w:t>
            </w:r>
            <w:r w:rsidR="00D70CD7">
              <w:rPr>
                <w:sz w:val="18"/>
                <w:szCs w:val="18"/>
              </w:rPr>
              <w:t>g/mL is the approximate specific gravity of urine.</w:t>
            </w:r>
          </w:p>
          <w:p w:rsidR="009202EF" w:rsidRDefault="009202EF">
            <w:pPr>
              <w:rPr>
                <w:sz w:val="18"/>
                <w:szCs w:val="18"/>
              </w:rPr>
            </w:pPr>
          </w:p>
          <w:p w:rsidR="00433F2C" w:rsidRDefault="009202EF">
            <w:pPr>
              <w:rPr>
                <w:i/>
                <w:sz w:val="18"/>
                <w:szCs w:val="18"/>
              </w:rPr>
            </w:pPr>
            <w:r w:rsidRPr="009202EF">
              <w:rPr>
                <w:i/>
                <w:sz w:val="18"/>
                <w:szCs w:val="18"/>
              </w:rPr>
              <w:t xml:space="preserve">Refer to </w:t>
            </w:r>
            <w:r w:rsidR="00707156">
              <w:rPr>
                <w:i/>
                <w:sz w:val="18"/>
                <w:szCs w:val="18"/>
              </w:rPr>
              <w:t>A</w:t>
            </w:r>
            <w:r w:rsidRPr="009202EF">
              <w:rPr>
                <w:i/>
                <w:sz w:val="18"/>
                <w:szCs w:val="18"/>
              </w:rPr>
              <w:t>ppendix “</w:t>
            </w:r>
            <w:r w:rsidR="00707156">
              <w:rPr>
                <w:i/>
                <w:sz w:val="18"/>
                <w:szCs w:val="18"/>
              </w:rPr>
              <w:fldChar w:fldCharType="begin"/>
            </w:r>
            <w:r w:rsidR="00707156">
              <w:rPr>
                <w:i/>
                <w:sz w:val="18"/>
                <w:szCs w:val="18"/>
              </w:rPr>
              <w:instrText xml:space="preserve"> REF _Ref507323841 \h </w:instrText>
            </w:r>
            <w:r w:rsidR="00707156">
              <w:rPr>
                <w:i/>
                <w:sz w:val="18"/>
                <w:szCs w:val="18"/>
              </w:rPr>
            </w:r>
            <w:r w:rsidR="00707156">
              <w:rPr>
                <w:i/>
                <w:sz w:val="18"/>
                <w:szCs w:val="18"/>
              </w:rPr>
              <w:fldChar w:fldCharType="separate"/>
            </w:r>
            <w:r w:rsidR="00707156" w:rsidRPr="00E3122C">
              <w:t xml:space="preserve">Volume/Weight </w:t>
            </w:r>
            <w:r w:rsidR="00707156" w:rsidRPr="009D4CB4">
              <w:t>conversion for Urine data</w:t>
            </w:r>
            <w:r w:rsidR="00707156">
              <w:rPr>
                <w:i/>
                <w:sz w:val="18"/>
                <w:szCs w:val="18"/>
              </w:rPr>
              <w:fldChar w:fldCharType="end"/>
            </w:r>
            <w:r w:rsidRPr="009202EF">
              <w:rPr>
                <w:i/>
                <w:sz w:val="18"/>
                <w:szCs w:val="18"/>
              </w:rPr>
              <w:t>” for details</w:t>
            </w:r>
          </w:p>
          <w:p w:rsidR="00707156" w:rsidRPr="009202EF" w:rsidRDefault="00707156">
            <w:pPr>
              <w:rPr>
                <w:i/>
                <w:sz w:val="18"/>
                <w:szCs w:val="18"/>
              </w:rPr>
            </w:pPr>
          </w:p>
          <w:p w:rsidR="00433F2C" w:rsidRPr="00433F2C" w:rsidRDefault="00707156" w:rsidP="00707156">
            <w:pPr>
              <w:autoSpaceDE w:val="0"/>
              <w:autoSpaceDN w:val="0"/>
              <w:adjustRightInd w:val="0"/>
              <w:rPr>
                <w:rFonts w:cs="Arial"/>
                <w:b/>
                <w:sz w:val="18"/>
                <w:szCs w:val="18"/>
              </w:rPr>
            </w:pPr>
            <w:r>
              <w:rPr>
                <w:rFonts w:ascii="Times New Roman" w:hAnsi="Times New Roman"/>
                <w:color w:val="000000"/>
                <w:sz w:val="18"/>
                <w:szCs w:val="12"/>
                <w:lang w:eastAsia="en-US"/>
              </w:rPr>
              <w:t>a</w:t>
            </w:r>
            <w:r>
              <w:rPr>
                <w:rFonts w:ascii="Times New Roman" w:hAnsi="Times New Roman"/>
                <w:color w:val="000000"/>
                <w:sz w:val="18"/>
                <w:szCs w:val="18"/>
                <w:lang w:eastAsia="en-US"/>
              </w:rPr>
              <w:t xml:space="preserve"> - </w:t>
            </w:r>
            <w:r w:rsidR="002B2EDD" w:rsidRPr="00707156">
              <w:rPr>
                <w:rFonts w:ascii="Times New Roman" w:hAnsi="Times New Roman"/>
                <w:color w:val="000000"/>
                <w:sz w:val="18"/>
                <w:szCs w:val="18"/>
                <w:lang w:eastAsia="en-US"/>
              </w:rPr>
              <w:t>Value obtained from Pagana, KD. Mosby’s Diagnostic and Laboratory Test Reference (Eighth Edition). 2007, Page 968. The range for adult is 1.005-1.030, with a median derived value of 1.020 g/mL</w:t>
            </w:r>
            <w:r w:rsidR="002B2EDD">
              <w:rPr>
                <w:rFonts w:cs="Arial"/>
                <w:color w:val="0000AF"/>
                <w:sz w:val="18"/>
                <w:szCs w:val="18"/>
                <w:lang w:eastAsia="en-US"/>
              </w:rPr>
              <w:t>.</w:t>
            </w:r>
          </w:p>
        </w:tc>
        <w:tc>
          <w:tcPr>
            <w:tcW w:w="921" w:type="dxa"/>
          </w:tcPr>
          <w:p w:rsidR="00433F2C" w:rsidRPr="00433F2C" w:rsidRDefault="00433F2C">
            <w:pPr>
              <w:pStyle w:val="TableContent"/>
              <w:rPr>
                <w:bCs w:val="0"/>
                <w:iCs/>
                <w:sz w:val="18"/>
                <w:szCs w:val="18"/>
              </w:rPr>
            </w:pPr>
            <w:r w:rsidRPr="00433F2C">
              <w:rPr>
                <w:bCs w:val="0"/>
                <w:iCs/>
                <w:sz w:val="18"/>
                <w:szCs w:val="18"/>
              </w:rPr>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TableContent"/>
              <w:rPr>
                <w:iCs/>
                <w:sz w:val="18"/>
                <w:szCs w:val="18"/>
              </w:rPr>
            </w:pPr>
            <w:r>
              <w:rPr>
                <w:iCs/>
                <w:sz w:val="18"/>
                <w:szCs w:val="18"/>
              </w:rPr>
              <w:t>1.0</w:t>
            </w:r>
          </w:p>
        </w:tc>
        <w:tc>
          <w:tcPr>
            <w:tcW w:w="1821" w:type="dxa"/>
          </w:tcPr>
          <w:p w:rsidR="00433F2C" w:rsidRPr="00F71A6D" w:rsidRDefault="00433F2C">
            <w:pPr>
              <w:pStyle w:val="TableContent"/>
              <w:rPr>
                <w:b/>
                <w:iCs/>
                <w:sz w:val="18"/>
                <w:szCs w:val="18"/>
              </w:rPr>
            </w:pPr>
            <w:bookmarkStart w:id="177" w:name="AET"/>
            <w:r w:rsidRPr="00F71A6D">
              <w:rPr>
                <w:b/>
                <w:iCs/>
                <w:sz w:val="18"/>
                <w:szCs w:val="18"/>
              </w:rPr>
              <w:t>AE</w:t>
            </w:r>
            <w:r w:rsidRPr="006D7C35">
              <w:rPr>
                <w:b/>
                <w:sz w:val="18"/>
                <w:szCs w:val="18"/>
              </w:rPr>
              <w:t>T</w:t>
            </w:r>
            <w:bookmarkEnd w:id="177"/>
          </w:p>
        </w:tc>
        <w:tc>
          <w:tcPr>
            <w:tcW w:w="4883" w:type="dxa"/>
          </w:tcPr>
          <w:p w:rsidR="00433F2C" w:rsidRPr="00433F2C" w:rsidRDefault="00433F2C">
            <w:pPr>
              <w:rPr>
                <w:rFonts w:cs="Arial"/>
                <w:sz w:val="18"/>
                <w:szCs w:val="18"/>
              </w:rPr>
            </w:pPr>
            <w:r w:rsidRPr="00433F2C">
              <w:rPr>
                <w:rFonts w:cs="Arial"/>
                <w:b/>
                <w:sz w:val="18"/>
                <w:szCs w:val="18"/>
              </w:rPr>
              <w:t>Cumulative (running sum) amount of drug</w:t>
            </w:r>
            <w:r w:rsidRPr="00433F2C">
              <w:rPr>
                <w:rFonts w:cs="Arial"/>
                <w:sz w:val="18"/>
                <w:szCs w:val="18"/>
              </w:rPr>
              <w:t xml:space="preserve"> recovered unchanged in the urine up to</w:t>
            </w:r>
            <w:r w:rsidRPr="00433F2C">
              <w:rPr>
                <w:rFonts w:cs="Arial"/>
                <w:b/>
                <w:sz w:val="18"/>
                <w:szCs w:val="18"/>
              </w:rPr>
              <w:t xml:space="preserve"> time t post-dose</w:t>
            </w:r>
            <w:r w:rsidRPr="00433F2C">
              <w:rPr>
                <w:rFonts w:cs="Arial"/>
                <w:sz w:val="18"/>
                <w:szCs w:val="18"/>
              </w:rPr>
              <w:t>, where t can have a numerical value.</w:t>
            </w:r>
          </w:p>
          <w:p w:rsidR="00433F2C" w:rsidRPr="00433F2C" w:rsidRDefault="00433F2C">
            <w:pPr>
              <w:rPr>
                <w:rFonts w:cs="Arial"/>
                <w:sz w:val="18"/>
                <w:szCs w:val="18"/>
              </w:rPr>
            </w:pPr>
          </w:p>
          <w:p w:rsidR="00433F2C" w:rsidRPr="00AE3D8E" w:rsidRDefault="001154E8">
            <w:pPr>
              <w:rPr>
                <w:rFonts w:cs="Arial"/>
                <w:b/>
                <w:sz w:val="18"/>
                <w:szCs w:val="18"/>
              </w:rPr>
            </w:pPr>
            <w:r w:rsidRPr="00AE3D8E">
              <w:rPr>
                <w:rFonts w:cs="Arial"/>
                <w:b/>
                <w:sz w:val="18"/>
                <w:szCs w:val="18"/>
              </w:rPr>
              <w:lastRenderedPageBreak/>
              <w:t>Model M4</w:t>
            </w:r>
          </w:p>
          <w:p w:rsidR="00433F2C" w:rsidRPr="00433F2C" w:rsidRDefault="00433F2C">
            <w:pPr>
              <w:rPr>
                <w:b/>
                <w:iCs/>
                <w:sz w:val="18"/>
                <w:szCs w:val="18"/>
              </w:rPr>
            </w:pPr>
          </w:p>
          <w:p w:rsidR="00433F2C" w:rsidRPr="00433F2C" w:rsidRDefault="0039545D">
            <w:pPr>
              <w:rPr>
                <w:rFonts w:cs="Arial"/>
                <w:sz w:val="18"/>
                <w:szCs w:val="18"/>
              </w:rPr>
            </w:pPr>
            <w:r>
              <w:rPr>
                <w:rFonts w:cs="Arial"/>
                <w:sz w:val="18"/>
                <w:szCs w:val="18"/>
              </w:rPr>
              <w:t>Equation:</w:t>
            </w:r>
          </w:p>
          <w:p w:rsidR="00433F2C" w:rsidRPr="00433F2C" w:rsidRDefault="00433F2C">
            <w:pPr>
              <w:rPr>
                <w:rFonts w:cs="Arial"/>
                <w:sz w:val="18"/>
                <w:szCs w:val="18"/>
              </w:rPr>
            </w:pPr>
          </w:p>
          <w:p w:rsidR="00433F2C" w:rsidRPr="00433F2C" w:rsidRDefault="00433F2C">
            <w:pPr>
              <w:rPr>
                <w:rFonts w:cs="Arial"/>
                <w:i/>
                <w:sz w:val="18"/>
                <w:szCs w:val="18"/>
              </w:rPr>
            </w:pPr>
            <w:r w:rsidRPr="00433F2C">
              <w:rPr>
                <w:rFonts w:cs="Arial"/>
                <w:i/>
                <w:sz w:val="18"/>
                <w:szCs w:val="18"/>
              </w:rPr>
              <w:t>AET = AT</w:t>
            </w:r>
            <w:r w:rsidRPr="00433F2C">
              <w:rPr>
                <w:rFonts w:cs="Arial"/>
                <w:i/>
                <w:sz w:val="18"/>
                <w:szCs w:val="18"/>
                <w:vertAlign w:val="subscript"/>
              </w:rPr>
              <w:t>1</w:t>
            </w:r>
            <w:r w:rsidRPr="00433F2C">
              <w:rPr>
                <w:rFonts w:cs="Arial"/>
                <w:i/>
                <w:sz w:val="18"/>
                <w:szCs w:val="18"/>
              </w:rPr>
              <w:t xml:space="preserve"> + AT</w:t>
            </w:r>
            <w:r w:rsidRPr="00433F2C">
              <w:rPr>
                <w:rFonts w:cs="Arial"/>
                <w:i/>
                <w:sz w:val="18"/>
                <w:szCs w:val="18"/>
                <w:vertAlign w:val="subscript"/>
              </w:rPr>
              <w:t>2</w:t>
            </w:r>
            <w:r w:rsidRPr="00433F2C">
              <w:rPr>
                <w:rFonts w:cs="Arial"/>
                <w:i/>
                <w:sz w:val="18"/>
                <w:szCs w:val="18"/>
              </w:rPr>
              <w:t xml:space="preserve"> + AT</w:t>
            </w:r>
            <w:r w:rsidRPr="00433F2C">
              <w:rPr>
                <w:rFonts w:cs="Arial"/>
                <w:i/>
                <w:sz w:val="18"/>
                <w:szCs w:val="18"/>
                <w:vertAlign w:val="subscript"/>
              </w:rPr>
              <w:t>3</w:t>
            </w:r>
            <w:r w:rsidRPr="00433F2C">
              <w:rPr>
                <w:rFonts w:cs="Arial"/>
                <w:i/>
                <w:sz w:val="18"/>
                <w:szCs w:val="18"/>
              </w:rPr>
              <w:t>…….</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 = cumulative amount of drug (wt) up to time t post dose.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p>
          <w:p w:rsidR="0039545D" w:rsidRDefault="0039545D" w:rsidP="0039545D">
            <w:pPr>
              <w:rPr>
                <w:sz w:val="18"/>
                <w:szCs w:val="18"/>
              </w:rPr>
            </w:pPr>
          </w:p>
          <w:p w:rsidR="0039545D" w:rsidRDefault="0039545D" w:rsidP="0039545D">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39545D" w:rsidRPr="00433F2C" w:rsidTr="0039545D">
              <w:tc>
                <w:tcPr>
                  <w:tcW w:w="796" w:type="dxa"/>
                </w:tcPr>
                <w:p w:rsidR="0039545D" w:rsidRPr="00953E83" w:rsidRDefault="0039545D" w:rsidP="0039545D">
                  <w:pPr>
                    <w:jc w:val="center"/>
                    <w:rPr>
                      <w:rFonts w:cs="Arial"/>
                      <w:sz w:val="18"/>
                      <w:szCs w:val="18"/>
                    </w:rPr>
                  </w:pPr>
                  <w:r w:rsidRPr="00953E83">
                    <w:rPr>
                      <w:rFonts w:cs="Arial"/>
                      <w:sz w:val="18"/>
                      <w:szCs w:val="18"/>
                    </w:rPr>
                    <w:t>Start Time</w:t>
                  </w:r>
                </w:p>
              </w:tc>
              <w:tc>
                <w:tcPr>
                  <w:tcW w:w="796" w:type="dxa"/>
                </w:tcPr>
                <w:p w:rsidR="0039545D" w:rsidRPr="00953E83" w:rsidRDefault="0039545D" w:rsidP="0039545D">
                  <w:pPr>
                    <w:jc w:val="center"/>
                    <w:rPr>
                      <w:rFonts w:cs="Arial"/>
                      <w:sz w:val="18"/>
                      <w:szCs w:val="18"/>
                    </w:rPr>
                  </w:pPr>
                  <w:r w:rsidRPr="00953E83">
                    <w:rPr>
                      <w:rFonts w:cs="Arial"/>
                      <w:sz w:val="18"/>
                      <w:szCs w:val="18"/>
                    </w:rPr>
                    <w:t>End Time</w:t>
                  </w:r>
                </w:p>
              </w:tc>
              <w:tc>
                <w:tcPr>
                  <w:tcW w:w="768" w:type="dxa"/>
                </w:tcPr>
                <w:p w:rsidR="0039545D" w:rsidRPr="00953E83" w:rsidRDefault="0039545D" w:rsidP="0039545D">
                  <w:pPr>
                    <w:jc w:val="center"/>
                    <w:rPr>
                      <w:rFonts w:cs="Arial"/>
                      <w:sz w:val="18"/>
                      <w:szCs w:val="18"/>
                    </w:rPr>
                  </w:pPr>
                  <w:r w:rsidRPr="00953E83">
                    <w:rPr>
                      <w:rFonts w:cs="Arial"/>
                      <w:sz w:val="18"/>
                      <w:szCs w:val="18"/>
                    </w:rPr>
                    <w:t>V</w:t>
                  </w:r>
                </w:p>
              </w:tc>
              <w:tc>
                <w:tcPr>
                  <w:tcW w:w="755" w:type="dxa"/>
                </w:tcPr>
                <w:p w:rsidR="0039545D" w:rsidRPr="00953E83" w:rsidRDefault="0039545D" w:rsidP="0039545D">
                  <w:pPr>
                    <w:jc w:val="center"/>
                    <w:rPr>
                      <w:rFonts w:cs="Arial"/>
                      <w:sz w:val="18"/>
                      <w:szCs w:val="18"/>
                    </w:rPr>
                  </w:pPr>
                  <w:r w:rsidRPr="00953E83">
                    <w:rPr>
                      <w:rFonts w:cs="Arial"/>
                      <w:sz w:val="18"/>
                      <w:szCs w:val="18"/>
                    </w:rPr>
                    <w:t>C</w:t>
                  </w:r>
                </w:p>
              </w:tc>
              <w:tc>
                <w:tcPr>
                  <w:tcW w:w="837" w:type="dxa"/>
                </w:tcPr>
                <w:p w:rsidR="0039545D" w:rsidRPr="00953E83" w:rsidRDefault="001A7ADC" w:rsidP="0039545D">
                  <w:pPr>
                    <w:jc w:val="center"/>
                    <w:rPr>
                      <w:rFonts w:cs="Arial"/>
                      <w:sz w:val="18"/>
                      <w:szCs w:val="18"/>
                    </w:rPr>
                  </w:pPr>
                  <w:r>
                    <w:rPr>
                      <w:rFonts w:cs="Arial"/>
                      <w:sz w:val="18"/>
                      <w:szCs w:val="18"/>
                    </w:rPr>
                    <w:t>AT</w:t>
                  </w:r>
                </w:p>
              </w:tc>
              <w:tc>
                <w:tcPr>
                  <w:tcW w:w="691" w:type="dxa"/>
                </w:tcPr>
                <w:p w:rsidR="0039545D" w:rsidRPr="00953E83" w:rsidRDefault="0039545D" w:rsidP="0039545D">
                  <w:pPr>
                    <w:jc w:val="center"/>
                    <w:rPr>
                      <w:rFonts w:cs="Arial"/>
                      <w:sz w:val="18"/>
                      <w:szCs w:val="18"/>
                    </w:rPr>
                  </w:pPr>
                  <w:r>
                    <w:rPr>
                      <w:rFonts w:cs="Arial"/>
                      <w:sz w:val="18"/>
                      <w:szCs w:val="18"/>
                    </w:rPr>
                    <w:t>AET</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0</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4</w:t>
                  </w:r>
                </w:p>
              </w:tc>
              <w:tc>
                <w:tcPr>
                  <w:tcW w:w="768" w:type="dxa"/>
                </w:tcPr>
                <w:p w:rsidR="0039545D" w:rsidRPr="00953E83" w:rsidRDefault="0039545D" w:rsidP="0039545D">
                  <w:pPr>
                    <w:jc w:val="center"/>
                    <w:rPr>
                      <w:rFonts w:cs="Arial"/>
                      <w:sz w:val="18"/>
                      <w:szCs w:val="18"/>
                    </w:rPr>
                  </w:pPr>
                  <w:r w:rsidRPr="00953E83">
                    <w:rPr>
                      <w:sz w:val="18"/>
                      <w:szCs w:val="18"/>
                    </w:rPr>
                    <w:t>200</w:t>
                  </w:r>
                </w:p>
              </w:tc>
              <w:tc>
                <w:tcPr>
                  <w:tcW w:w="755" w:type="dxa"/>
                </w:tcPr>
                <w:p w:rsidR="0039545D" w:rsidRPr="00953E83" w:rsidRDefault="0039545D" w:rsidP="0039545D">
                  <w:pPr>
                    <w:jc w:val="center"/>
                    <w:rPr>
                      <w:rFonts w:cs="Arial"/>
                      <w:sz w:val="18"/>
                      <w:szCs w:val="18"/>
                    </w:rPr>
                  </w:pPr>
                  <w:r w:rsidRPr="00953E83">
                    <w:rPr>
                      <w:sz w:val="18"/>
                      <w:szCs w:val="18"/>
                    </w:rPr>
                    <w:t>3</w:t>
                  </w:r>
                </w:p>
              </w:tc>
              <w:tc>
                <w:tcPr>
                  <w:tcW w:w="837" w:type="dxa"/>
                </w:tcPr>
                <w:p w:rsidR="0039545D" w:rsidRPr="001A7ADC" w:rsidRDefault="0039545D" w:rsidP="0039545D">
                  <w:pPr>
                    <w:jc w:val="center"/>
                    <w:rPr>
                      <w:rFonts w:cs="Arial"/>
                      <w:sz w:val="18"/>
                      <w:szCs w:val="18"/>
                    </w:rPr>
                  </w:pPr>
                  <w:r w:rsidRPr="001A7ADC">
                    <w:rPr>
                      <w:sz w:val="18"/>
                      <w:szCs w:val="18"/>
                    </w:rPr>
                    <w:t>600</w:t>
                  </w:r>
                </w:p>
              </w:tc>
              <w:tc>
                <w:tcPr>
                  <w:tcW w:w="691" w:type="dxa"/>
                </w:tcPr>
                <w:p w:rsidR="0039545D" w:rsidRPr="003A02E6" w:rsidRDefault="0039545D" w:rsidP="0039545D">
                  <w:pPr>
                    <w:jc w:val="center"/>
                    <w:rPr>
                      <w:b/>
                      <w:sz w:val="18"/>
                      <w:szCs w:val="18"/>
                    </w:rPr>
                  </w:pPr>
                  <w:r>
                    <w:rPr>
                      <w:b/>
                      <w:sz w:val="18"/>
                      <w:szCs w:val="18"/>
                    </w:rPr>
                    <w:t>600</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4</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8</w:t>
                  </w:r>
                </w:p>
              </w:tc>
              <w:tc>
                <w:tcPr>
                  <w:tcW w:w="768" w:type="dxa"/>
                </w:tcPr>
                <w:p w:rsidR="0039545D" w:rsidRPr="00953E83" w:rsidRDefault="0039545D" w:rsidP="0039545D">
                  <w:pPr>
                    <w:jc w:val="center"/>
                    <w:rPr>
                      <w:rFonts w:cs="Arial"/>
                      <w:sz w:val="18"/>
                      <w:szCs w:val="18"/>
                    </w:rPr>
                  </w:pPr>
                  <w:r w:rsidRPr="00953E83">
                    <w:rPr>
                      <w:sz w:val="18"/>
                      <w:szCs w:val="18"/>
                    </w:rPr>
                    <w:t>350</w:t>
                  </w:r>
                </w:p>
              </w:tc>
              <w:tc>
                <w:tcPr>
                  <w:tcW w:w="755" w:type="dxa"/>
                </w:tcPr>
                <w:p w:rsidR="0039545D" w:rsidRPr="00953E83" w:rsidRDefault="0039545D" w:rsidP="0039545D">
                  <w:pPr>
                    <w:jc w:val="center"/>
                    <w:rPr>
                      <w:rFonts w:cs="Arial"/>
                      <w:sz w:val="18"/>
                      <w:szCs w:val="18"/>
                    </w:rPr>
                  </w:pPr>
                  <w:r w:rsidRPr="00953E83">
                    <w:rPr>
                      <w:sz w:val="18"/>
                      <w:szCs w:val="18"/>
                    </w:rPr>
                    <w:t>4.2</w:t>
                  </w:r>
                </w:p>
              </w:tc>
              <w:tc>
                <w:tcPr>
                  <w:tcW w:w="837" w:type="dxa"/>
                </w:tcPr>
                <w:p w:rsidR="0039545D" w:rsidRPr="001A7ADC" w:rsidRDefault="0039545D" w:rsidP="0039545D">
                  <w:pPr>
                    <w:jc w:val="center"/>
                    <w:rPr>
                      <w:rFonts w:cs="Arial"/>
                      <w:sz w:val="18"/>
                      <w:szCs w:val="18"/>
                    </w:rPr>
                  </w:pPr>
                  <w:r w:rsidRPr="001A7ADC">
                    <w:rPr>
                      <w:sz w:val="18"/>
                      <w:szCs w:val="18"/>
                    </w:rPr>
                    <w:t>1470</w:t>
                  </w:r>
                </w:p>
              </w:tc>
              <w:tc>
                <w:tcPr>
                  <w:tcW w:w="691" w:type="dxa"/>
                </w:tcPr>
                <w:p w:rsidR="0039545D" w:rsidRPr="003A02E6" w:rsidRDefault="0039545D" w:rsidP="0039545D">
                  <w:pPr>
                    <w:jc w:val="center"/>
                    <w:rPr>
                      <w:b/>
                      <w:sz w:val="18"/>
                      <w:szCs w:val="18"/>
                    </w:rPr>
                  </w:pPr>
                  <w:r>
                    <w:rPr>
                      <w:b/>
                      <w:sz w:val="18"/>
                      <w:szCs w:val="18"/>
                    </w:rPr>
                    <w:t>2070</w:t>
                  </w:r>
                </w:p>
              </w:tc>
            </w:tr>
            <w:tr w:rsidR="0039545D" w:rsidRPr="00433F2C" w:rsidTr="0039545D">
              <w:tc>
                <w:tcPr>
                  <w:tcW w:w="796" w:type="dxa"/>
                  <w:vAlign w:val="center"/>
                </w:tcPr>
                <w:p w:rsidR="0039545D" w:rsidRPr="00953E83" w:rsidRDefault="0039545D" w:rsidP="0039545D">
                  <w:pPr>
                    <w:jc w:val="center"/>
                    <w:rPr>
                      <w:rFonts w:cs="Arial"/>
                      <w:b/>
                      <w:sz w:val="18"/>
                      <w:szCs w:val="18"/>
                    </w:rPr>
                  </w:pPr>
                  <w:r w:rsidRPr="00953E83">
                    <w:rPr>
                      <w:rFonts w:cs="Arial"/>
                      <w:b/>
                      <w:sz w:val="18"/>
                      <w:szCs w:val="18"/>
                    </w:rPr>
                    <w:t>8</w:t>
                  </w:r>
                </w:p>
              </w:tc>
              <w:tc>
                <w:tcPr>
                  <w:tcW w:w="796" w:type="dxa"/>
                  <w:vAlign w:val="center"/>
                </w:tcPr>
                <w:p w:rsidR="0039545D" w:rsidRPr="00953E83" w:rsidRDefault="0039545D" w:rsidP="0039545D">
                  <w:pPr>
                    <w:jc w:val="center"/>
                    <w:rPr>
                      <w:rFonts w:cs="Arial"/>
                      <w:b/>
                      <w:sz w:val="18"/>
                      <w:szCs w:val="18"/>
                    </w:rPr>
                  </w:pPr>
                  <w:r w:rsidRPr="00953E83">
                    <w:rPr>
                      <w:rFonts w:cs="Arial"/>
                      <w:b/>
                      <w:sz w:val="18"/>
                      <w:szCs w:val="18"/>
                    </w:rPr>
                    <w:t>12</w:t>
                  </w:r>
                </w:p>
              </w:tc>
              <w:tc>
                <w:tcPr>
                  <w:tcW w:w="768" w:type="dxa"/>
                </w:tcPr>
                <w:p w:rsidR="0039545D" w:rsidRPr="00953E83" w:rsidRDefault="0039545D" w:rsidP="0039545D">
                  <w:pPr>
                    <w:jc w:val="center"/>
                    <w:rPr>
                      <w:rFonts w:cs="Arial"/>
                      <w:b/>
                      <w:sz w:val="18"/>
                      <w:szCs w:val="18"/>
                    </w:rPr>
                  </w:pPr>
                  <w:r w:rsidRPr="00953E83">
                    <w:rPr>
                      <w:sz w:val="18"/>
                      <w:szCs w:val="18"/>
                    </w:rPr>
                    <w:t>300</w:t>
                  </w:r>
                </w:p>
              </w:tc>
              <w:tc>
                <w:tcPr>
                  <w:tcW w:w="755" w:type="dxa"/>
                </w:tcPr>
                <w:p w:rsidR="0039545D" w:rsidRPr="00953E83" w:rsidRDefault="0039545D" w:rsidP="0039545D">
                  <w:pPr>
                    <w:jc w:val="center"/>
                    <w:rPr>
                      <w:rFonts w:cs="Arial"/>
                      <w:b/>
                      <w:sz w:val="18"/>
                      <w:szCs w:val="18"/>
                    </w:rPr>
                  </w:pPr>
                  <w:r w:rsidRPr="00953E83">
                    <w:rPr>
                      <w:sz w:val="18"/>
                      <w:szCs w:val="18"/>
                    </w:rPr>
                    <w:t>4</w:t>
                  </w:r>
                </w:p>
              </w:tc>
              <w:tc>
                <w:tcPr>
                  <w:tcW w:w="837" w:type="dxa"/>
                </w:tcPr>
                <w:p w:rsidR="0039545D" w:rsidRPr="001A7ADC" w:rsidRDefault="0039545D" w:rsidP="0039545D">
                  <w:pPr>
                    <w:jc w:val="center"/>
                    <w:rPr>
                      <w:rFonts w:cs="Arial"/>
                      <w:sz w:val="18"/>
                      <w:szCs w:val="18"/>
                    </w:rPr>
                  </w:pPr>
                  <w:r w:rsidRPr="001A7ADC">
                    <w:rPr>
                      <w:sz w:val="18"/>
                      <w:szCs w:val="18"/>
                    </w:rPr>
                    <w:t>1200</w:t>
                  </w:r>
                </w:p>
              </w:tc>
              <w:tc>
                <w:tcPr>
                  <w:tcW w:w="691" w:type="dxa"/>
                </w:tcPr>
                <w:p w:rsidR="0039545D" w:rsidRPr="003A02E6" w:rsidRDefault="0039545D" w:rsidP="0039545D">
                  <w:pPr>
                    <w:jc w:val="center"/>
                    <w:rPr>
                      <w:b/>
                      <w:sz w:val="18"/>
                      <w:szCs w:val="18"/>
                    </w:rPr>
                  </w:pPr>
                  <w:r>
                    <w:rPr>
                      <w:b/>
                      <w:sz w:val="18"/>
                      <w:szCs w:val="18"/>
                    </w:rPr>
                    <w:t>3270</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12</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16</w:t>
                  </w:r>
                </w:p>
              </w:tc>
              <w:tc>
                <w:tcPr>
                  <w:tcW w:w="768" w:type="dxa"/>
                </w:tcPr>
                <w:p w:rsidR="0039545D" w:rsidRPr="00953E83" w:rsidRDefault="0039545D" w:rsidP="0039545D">
                  <w:pPr>
                    <w:jc w:val="center"/>
                    <w:rPr>
                      <w:rFonts w:cs="Arial"/>
                      <w:sz w:val="18"/>
                      <w:szCs w:val="18"/>
                    </w:rPr>
                  </w:pPr>
                  <w:r w:rsidRPr="00953E83">
                    <w:rPr>
                      <w:sz w:val="18"/>
                      <w:szCs w:val="18"/>
                    </w:rPr>
                    <w:t>275</w:t>
                  </w:r>
                </w:p>
              </w:tc>
              <w:tc>
                <w:tcPr>
                  <w:tcW w:w="755" w:type="dxa"/>
                </w:tcPr>
                <w:p w:rsidR="0039545D" w:rsidRPr="00953E83" w:rsidRDefault="0039545D" w:rsidP="0039545D">
                  <w:pPr>
                    <w:jc w:val="center"/>
                    <w:rPr>
                      <w:rFonts w:cs="Arial"/>
                      <w:sz w:val="18"/>
                      <w:szCs w:val="18"/>
                    </w:rPr>
                  </w:pPr>
                  <w:r w:rsidRPr="00953E83">
                    <w:rPr>
                      <w:sz w:val="18"/>
                      <w:szCs w:val="18"/>
                    </w:rPr>
                    <w:t>3.9</w:t>
                  </w:r>
                </w:p>
              </w:tc>
              <w:tc>
                <w:tcPr>
                  <w:tcW w:w="837" w:type="dxa"/>
                </w:tcPr>
                <w:p w:rsidR="0039545D" w:rsidRPr="00953E83" w:rsidRDefault="008F39FF" w:rsidP="0039545D">
                  <w:pPr>
                    <w:jc w:val="center"/>
                    <w:rPr>
                      <w:rFonts w:cs="Arial"/>
                      <w:sz w:val="18"/>
                      <w:szCs w:val="18"/>
                    </w:rPr>
                  </w:pPr>
                  <w:r>
                    <w:rPr>
                      <w:sz w:val="18"/>
                      <w:szCs w:val="18"/>
                    </w:rPr>
                    <w:t>1073</w:t>
                  </w:r>
                </w:p>
              </w:tc>
              <w:tc>
                <w:tcPr>
                  <w:tcW w:w="691" w:type="dxa"/>
                </w:tcPr>
                <w:p w:rsidR="0039545D" w:rsidRPr="00953E83" w:rsidRDefault="0039545D" w:rsidP="0039545D">
                  <w:pPr>
                    <w:jc w:val="center"/>
                    <w:rPr>
                      <w:sz w:val="18"/>
                      <w:szCs w:val="18"/>
                    </w:rPr>
                  </w:pPr>
                  <w:r>
                    <w:rPr>
                      <w:sz w:val="18"/>
                      <w:szCs w:val="18"/>
                    </w:rPr>
                    <w:t>4343</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16</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20</w:t>
                  </w:r>
                </w:p>
              </w:tc>
              <w:tc>
                <w:tcPr>
                  <w:tcW w:w="768" w:type="dxa"/>
                </w:tcPr>
                <w:p w:rsidR="0039545D" w:rsidRPr="00953E83" w:rsidRDefault="0039545D" w:rsidP="0039545D">
                  <w:pPr>
                    <w:jc w:val="center"/>
                    <w:rPr>
                      <w:rFonts w:cs="Arial"/>
                      <w:sz w:val="18"/>
                      <w:szCs w:val="18"/>
                    </w:rPr>
                  </w:pPr>
                  <w:r w:rsidRPr="00953E83">
                    <w:rPr>
                      <w:sz w:val="18"/>
                      <w:szCs w:val="18"/>
                    </w:rPr>
                    <w:t>250</w:t>
                  </w:r>
                </w:p>
              </w:tc>
              <w:tc>
                <w:tcPr>
                  <w:tcW w:w="755" w:type="dxa"/>
                </w:tcPr>
                <w:p w:rsidR="0039545D" w:rsidRPr="00953E83" w:rsidRDefault="0039545D" w:rsidP="0039545D">
                  <w:pPr>
                    <w:jc w:val="center"/>
                    <w:rPr>
                      <w:rFonts w:cs="Arial"/>
                      <w:sz w:val="18"/>
                      <w:szCs w:val="18"/>
                    </w:rPr>
                  </w:pPr>
                  <w:r w:rsidRPr="00953E83">
                    <w:rPr>
                      <w:sz w:val="18"/>
                      <w:szCs w:val="18"/>
                    </w:rPr>
                    <w:t>3.5</w:t>
                  </w:r>
                </w:p>
              </w:tc>
              <w:tc>
                <w:tcPr>
                  <w:tcW w:w="837" w:type="dxa"/>
                </w:tcPr>
                <w:p w:rsidR="0039545D" w:rsidRPr="00953E83" w:rsidRDefault="0039545D" w:rsidP="0039545D">
                  <w:pPr>
                    <w:jc w:val="center"/>
                    <w:rPr>
                      <w:rFonts w:cs="Arial"/>
                      <w:sz w:val="18"/>
                      <w:szCs w:val="18"/>
                    </w:rPr>
                  </w:pPr>
                  <w:r w:rsidRPr="00953E83">
                    <w:rPr>
                      <w:sz w:val="18"/>
                      <w:szCs w:val="18"/>
                    </w:rPr>
                    <w:t>875</w:t>
                  </w:r>
                </w:p>
              </w:tc>
              <w:tc>
                <w:tcPr>
                  <w:tcW w:w="691" w:type="dxa"/>
                </w:tcPr>
                <w:p w:rsidR="0039545D" w:rsidRPr="00953E83" w:rsidRDefault="0039545D" w:rsidP="0039545D">
                  <w:pPr>
                    <w:jc w:val="center"/>
                    <w:rPr>
                      <w:sz w:val="18"/>
                      <w:szCs w:val="18"/>
                    </w:rPr>
                  </w:pPr>
                  <w:r>
                    <w:rPr>
                      <w:sz w:val="18"/>
                      <w:szCs w:val="18"/>
                    </w:rPr>
                    <w:t>5218</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20</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24</w:t>
                  </w:r>
                </w:p>
              </w:tc>
              <w:tc>
                <w:tcPr>
                  <w:tcW w:w="768" w:type="dxa"/>
                </w:tcPr>
                <w:p w:rsidR="0039545D" w:rsidRPr="00953E83" w:rsidRDefault="0039545D" w:rsidP="0039545D">
                  <w:pPr>
                    <w:jc w:val="center"/>
                    <w:rPr>
                      <w:rFonts w:cs="Arial"/>
                      <w:sz w:val="18"/>
                      <w:szCs w:val="18"/>
                    </w:rPr>
                  </w:pPr>
                  <w:r w:rsidRPr="00953E83">
                    <w:rPr>
                      <w:sz w:val="18"/>
                      <w:szCs w:val="18"/>
                    </w:rPr>
                    <w:t>200</w:t>
                  </w:r>
                </w:p>
              </w:tc>
              <w:tc>
                <w:tcPr>
                  <w:tcW w:w="755" w:type="dxa"/>
                </w:tcPr>
                <w:p w:rsidR="0039545D" w:rsidRPr="00953E83" w:rsidRDefault="0039545D" w:rsidP="0039545D">
                  <w:pPr>
                    <w:jc w:val="center"/>
                    <w:rPr>
                      <w:rFonts w:cs="Arial"/>
                      <w:sz w:val="18"/>
                      <w:szCs w:val="18"/>
                    </w:rPr>
                  </w:pPr>
                  <w:r w:rsidRPr="00953E83">
                    <w:rPr>
                      <w:sz w:val="18"/>
                      <w:szCs w:val="18"/>
                    </w:rPr>
                    <w:t>0</w:t>
                  </w:r>
                </w:p>
              </w:tc>
              <w:tc>
                <w:tcPr>
                  <w:tcW w:w="837" w:type="dxa"/>
                </w:tcPr>
                <w:p w:rsidR="0039545D" w:rsidRPr="00953E83" w:rsidRDefault="0039545D" w:rsidP="0039545D">
                  <w:pPr>
                    <w:jc w:val="center"/>
                    <w:rPr>
                      <w:rFonts w:cs="Arial"/>
                      <w:sz w:val="18"/>
                      <w:szCs w:val="18"/>
                    </w:rPr>
                  </w:pPr>
                  <w:r w:rsidRPr="00953E83">
                    <w:rPr>
                      <w:sz w:val="18"/>
                      <w:szCs w:val="18"/>
                    </w:rPr>
                    <w:t>0</w:t>
                  </w:r>
                </w:p>
              </w:tc>
              <w:tc>
                <w:tcPr>
                  <w:tcW w:w="691" w:type="dxa"/>
                </w:tcPr>
                <w:p w:rsidR="0039545D" w:rsidRPr="00953E83" w:rsidRDefault="0039545D" w:rsidP="0039545D">
                  <w:pPr>
                    <w:jc w:val="center"/>
                    <w:rPr>
                      <w:sz w:val="18"/>
                      <w:szCs w:val="18"/>
                    </w:rPr>
                  </w:pPr>
                  <w:r>
                    <w:rPr>
                      <w:sz w:val="18"/>
                      <w:szCs w:val="18"/>
                    </w:rPr>
                    <w:t>5218</w:t>
                  </w:r>
                </w:p>
              </w:tc>
            </w:tr>
          </w:tbl>
          <w:p w:rsidR="0039545D" w:rsidRDefault="0039545D" w:rsidP="0039545D">
            <w:pPr>
              <w:rPr>
                <w:sz w:val="18"/>
                <w:szCs w:val="18"/>
              </w:rPr>
            </w:pP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the cumulative amount of drug at each post-dose</w:t>
            </w:r>
            <w:r w:rsidR="0039545D">
              <w:rPr>
                <w:rFonts w:cs="Arial"/>
                <w:sz w:val="18"/>
                <w:szCs w:val="18"/>
              </w:rPr>
              <w:t xml:space="preserve"> or collection interval</w:t>
            </w:r>
            <w:r w:rsidRPr="00433F2C">
              <w:rPr>
                <w:rFonts w:cs="Arial"/>
                <w:sz w:val="18"/>
                <w:szCs w:val="18"/>
              </w:rPr>
              <w:t xml:space="preserve"> will be calculated as follows:</w:t>
            </w:r>
          </w:p>
          <w:p w:rsidR="00433F2C" w:rsidRPr="00433F2C" w:rsidRDefault="00433F2C">
            <w:pPr>
              <w:rPr>
                <w:rFonts w:cs="Arial"/>
                <w:sz w:val="18"/>
                <w:szCs w:val="18"/>
              </w:rPr>
            </w:pP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4</w:t>
            </w:r>
            <w:r w:rsidRPr="00433F2C">
              <w:rPr>
                <w:rFonts w:cs="Arial"/>
                <w:i/>
                <w:sz w:val="18"/>
                <w:szCs w:val="18"/>
              </w:rPr>
              <w:t xml:space="preserve"> @ end of 4 hours = </w:t>
            </w:r>
            <w:r w:rsidR="0039545D">
              <w:rPr>
                <w:rFonts w:cs="Arial"/>
                <w:i/>
                <w:sz w:val="18"/>
                <w:szCs w:val="18"/>
              </w:rPr>
              <w:t>600</w:t>
            </w:r>
            <w:r w:rsidR="0039545D" w:rsidRPr="00433F2C">
              <w:rPr>
                <w:rFonts w:cs="Arial"/>
                <w:i/>
                <w:sz w:val="18"/>
                <w:szCs w:val="18"/>
              </w:rPr>
              <w:t xml:space="preserve"> </w:t>
            </w:r>
            <w:r w:rsidRPr="00433F2C">
              <w:rPr>
                <w:rFonts w:cs="Arial"/>
                <w:i/>
                <w:sz w:val="18"/>
                <w:szCs w:val="18"/>
              </w:rPr>
              <w:t>ng</w:t>
            </w: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8</w:t>
            </w:r>
            <w:r w:rsidRPr="00433F2C">
              <w:rPr>
                <w:rFonts w:cs="Arial"/>
                <w:i/>
                <w:sz w:val="18"/>
                <w:szCs w:val="18"/>
              </w:rPr>
              <w:t xml:space="preserve"> @ end of 8 hours =</w:t>
            </w:r>
            <w:r w:rsidR="0039545D">
              <w:rPr>
                <w:rFonts w:cs="Arial"/>
                <w:i/>
                <w:sz w:val="18"/>
                <w:szCs w:val="18"/>
              </w:rPr>
              <w:t>600</w:t>
            </w:r>
            <w:r w:rsidRPr="00433F2C">
              <w:rPr>
                <w:rFonts w:cs="Arial"/>
                <w:i/>
                <w:sz w:val="18"/>
                <w:szCs w:val="18"/>
              </w:rPr>
              <w:t xml:space="preserve"> ng + </w:t>
            </w:r>
            <w:r w:rsidR="0039545D">
              <w:rPr>
                <w:rFonts w:cs="Arial"/>
                <w:i/>
                <w:sz w:val="18"/>
                <w:szCs w:val="18"/>
              </w:rPr>
              <w:t>1470</w:t>
            </w:r>
            <w:r w:rsidRPr="00433F2C">
              <w:rPr>
                <w:rFonts w:cs="Arial"/>
                <w:i/>
                <w:sz w:val="18"/>
                <w:szCs w:val="18"/>
              </w:rPr>
              <w:t xml:space="preserve"> ng = </w:t>
            </w:r>
            <w:r w:rsidR="0039545D">
              <w:rPr>
                <w:rFonts w:cs="Arial"/>
                <w:i/>
                <w:sz w:val="18"/>
                <w:szCs w:val="18"/>
              </w:rPr>
              <w:t>2070</w:t>
            </w:r>
            <w:r w:rsidRPr="00433F2C">
              <w:rPr>
                <w:rFonts w:cs="Arial"/>
                <w:i/>
                <w:sz w:val="18"/>
                <w:szCs w:val="18"/>
              </w:rPr>
              <w:t xml:space="preserve"> ng</w:t>
            </w: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12</w:t>
            </w:r>
            <w:r w:rsidRPr="00433F2C">
              <w:rPr>
                <w:rFonts w:cs="Arial"/>
                <w:i/>
                <w:sz w:val="18"/>
                <w:szCs w:val="18"/>
              </w:rPr>
              <w:t xml:space="preserve"> @ end of 12 hours =</w:t>
            </w:r>
            <w:r w:rsidR="0039545D">
              <w:rPr>
                <w:rFonts w:cs="Arial"/>
                <w:i/>
                <w:sz w:val="18"/>
                <w:szCs w:val="18"/>
              </w:rPr>
              <w:t>600</w:t>
            </w:r>
            <w:r w:rsidRPr="00433F2C">
              <w:rPr>
                <w:rFonts w:cs="Arial"/>
                <w:i/>
                <w:sz w:val="18"/>
                <w:szCs w:val="18"/>
              </w:rPr>
              <w:t xml:space="preserve"> ng +</w:t>
            </w:r>
            <w:r w:rsidR="0039545D">
              <w:rPr>
                <w:rFonts w:cs="Arial"/>
                <w:i/>
                <w:sz w:val="18"/>
                <w:szCs w:val="18"/>
              </w:rPr>
              <w:t>1470</w:t>
            </w:r>
            <w:r w:rsidRPr="00433F2C">
              <w:rPr>
                <w:rFonts w:cs="Arial"/>
                <w:i/>
                <w:sz w:val="18"/>
                <w:szCs w:val="18"/>
              </w:rPr>
              <w:t xml:space="preserve"> ng + </w:t>
            </w:r>
            <w:r w:rsidR="0039545D">
              <w:rPr>
                <w:rFonts w:cs="Arial"/>
                <w:i/>
                <w:sz w:val="18"/>
                <w:szCs w:val="18"/>
              </w:rPr>
              <w:t>1200</w:t>
            </w:r>
            <w:r w:rsidRPr="00433F2C">
              <w:rPr>
                <w:rFonts w:cs="Arial"/>
                <w:i/>
                <w:sz w:val="18"/>
                <w:szCs w:val="18"/>
              </w:rPr>
              <w:t xml:space="preserve"> ng  =</w:t>
            </w:r>
            <w:r w:rsidR="0039545D">
              <w:rPr>
                <w:rFonts w:cs="Arial"/>
                <w:i/>
                <w:sz w:val="18"/>
                <w:szCs w:val="18"/>
              </w:rPr>
              <w:t>3270</w:t>
            </w:r>
            <w:r w:rsidRPr="00433F2C">
              <w:rPr>
                <w:rFonts w:cs="Arial"/>
                <w:i/>
                <w:sz w:val="18"/>
                <w:szCs w:val="18"/>
              </w:rPr>
              <w:t xml:space="preserve"> ng</w:t>
            </w:r>
          </w:p>
          <w:p w:rsidR="0039545D" w:rsidRPr="0039545D" w:rsidRDefault="0039545D">
            <w:pPr>
              <w:pStyle w:val="TableContent"/>
              <w:rPr>
                <w:sz w:val="18"/>
                <w:szCs w:val="18"/>
              </w:rPr>
            </w:pPr>
            <w:r w:rsidRPr="0039545D">
              <w:rPr>
                <w:sz w:val="18"/>
                <w:szCs w:val="18"/>
              </w:rPr>
              <w:t>etc.</w:t>
            </w:r>
          </w:p>
          <w:p w:rsidR="00433F2C" w:rsidRPr="00433F2C" w:rsidRDefault="00433F2C">
            <w:pPr>
              <w:pStyle w:val="TableContent"/>
              <w:rPr>
                <w:b/>
                <w:iCs/>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lastRenderedPageBreak/>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TableContent"/>
              <w:rPr>
                <w:iCs/>
                <w:sz w:val="18"/>
                <w:szCs w:val="18"/>
              </w:rPr>
            </w:pPr>
            <w:r>
              <w:rPr>
                <w:iCs/>
                <w:sz w:val="18"/>
                <w:szCs w:val="18"/>
              </w:rPr>
              <w:lastRenderedPageBreak/>
              <w:t>1.0</w:t>
            </w:r>
          </w:p>
        </w:tc>
        <w:tc>
          <w:tcPr>
            <w:tcW w:w="1821" w:type="dxa"/>
          </w:tcPr>
          <w:p w:rsidR="00433F2C" w:rsidRPr="00F71A6D" w:rsidRDefault="00433F2C">
            <w:pPr>
              <w:pStyle w:val="TableContent"/>
              <w:rPr>
                <w:b/>
                <w:iCs/>
                <w:sz w:val="18"/>
                <w:szCs w:val="18"/>
              </w:rPr>
            </w:pPr>
            <w:bookmarkStart w:id="178" w:name="AE"/>
            <w:r w:rsidRPr="00F71A6D">
              <w:rPr>
                <w:b/>
                <w:iCs/>
                <w:sz w:val="18"/>
                <w:szCs w:val="18"/>
              </w:rPr>
              <w:t>AE</w:t>
            </w:r>
            <w:bookmarkEnd w:id="178"/>
          </w:p>
        </w:tc>
        <w:tc>
          <w:tcPr>
            <w:tcW w:w="4883" w:type="dxa"/>
          </w:tcPr>
          <w:p w:rsidR="00433F2C" w:rsidRDefault="00221403">
            <w:pPr>
              <w:rPr>
                <w:rFonts w:cs="Arial"/>
                <w:b/>
                <w:sz w:val="18"/>
                <w:szCs w:val="18"/>
              </w:rPr>
            </w:pPr>
            <w:r>
              <w:rPr>
                <w:rFonts w:cs="Arial"/>
                <w:b/>
                <w:sz w:val="18"/>
                <w:szCs w:val="18"/>
              </w:rPr>
              <w:t>T</w:t>
            </w:r>
            <w:r w:rsidR="00433F2C" w:rsidRPr="00433F2C">
              <w:rPr>
                <w:rFonts w:cs="Arial"/>
                <w:b/>
                <w:sz w:val="18"/>
                <w:szCs w:val="18"/>
              </w:rPr>
              <w:t>otal amount</w:t>
            </w:r>
            <w:r w:rsidR="001A7ADC">
              <w:rPr>
                <w:rFonts w:cs="Arial"/>
                <w:b/>
                <w:sz w:val="18"/>
                <w:szCs w:val="18"/>
              </w:rPr>
              <w:t xml:space="preserve"> </w:t>
            </w:r>
            <w:r w:rsidR="00433F2C" w:rsidRPr="00433F2C">
              <w:rPr>
                <w:rFonts w:cs="Arial"/>
                <w:sz w:val="18"/>
                <w:szCs w:val="18"/>
              </w:rPr>
              <w:t xml:space="preserve">of drug recovered unchanged in the urine, from </w:t>
            </w:r>
            <w:r w:rsidR="00433F2C" w:rsidRPr="00433F2C">
              <w:rPr>
                <w:rFonts w:cs="Arial"/>
                <w:b/>
                <w:sz w:val="18"/>
                <w:szCs w:val="18"/>
              </w:rPr>
              <w:t>time zero to infinity</w:t>
            </w:r>
          </w:p>
          <w:p w:rsidR="005E027C" w:rsidRDefault="005E027C">
            <w:pPr>
              <w:rPr>
                <w:rFonts w:cs="Arial"/>
                <w:b/>
                <w:sz w:val="18"/>
                <w:szCs w:val="18"/>
              </w:rPr>
            </w:pPr>
          </w:p>
          <w:p w:rsidR="005E027C" w:rsidRPr="00433F2C" w:rsidRDefault="005E027C">
            <w:pPr>
              <w:rPr>
                <w:rFonts w:cs="Arial"/>
                <w:b/>
                <w:sz w:val="18"/>
                <w:szCs w:val="18"/>
              </w:rPr>
            </w:pPr>
            <w:r>
              <w:rPr>
                <w:rFonts w:cs="Arial"/>
                <w:b/>
                <w:sz w:val="18"/>
                <w:szCs w:val="18"/>
              </w:rPr>
              <w:t>Model M4</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i/>
                <w:sz w:val="18"/>
                <w:szCs w:val="18"/>
              </w:rPr>
            </w:pPr>
            <w:r w:rsidRPr="00433F2C">
              <w:rPr>
                <w:rFonts w:cs="Arial"/>
                <w:i/>
                <w:sz w:val="18"/>
                <w:szCs w:val="18"/>
              </w:rPr>
              <w:t>AE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AT</w:t>
            </w:r>
            <w:r w:rsidRPr="00433F2C">
              <w:rPr>
                <w:rFonts w:cs="Arial"/>
                <w:i/>
                <w:sz w:val="18"/>
                <w:szCs w:val="18"/>
                <w:vertAlign w:val="subscript"/>
              </w:rPr>
              <w:t>last</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 = cumulative total amount from time zero to infinity (wt)</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last</w:t>
            </w:r>
            <w:r w:rsidRPr="00433F2C">
              <w:rPr>
                <w:rFonts w:cs="Arial"/>
                <w:sz w:val="18"/>
                <w:szCs w:val="18"/>
              </w:rPr>
              <w:t xml:space="preserve"> = Last measurable amount of drug (wt)</w:t>
            </w:r>
          </w:p>
          <w:p w:rsidR="008F39FF" w:rsidRDefault="008F39FF" w:rsidP="008F39FF">
            <w:pPr>
              <w:rPr>
                <w:sz w:val="18"/>
                <w:szCs w:val="18"/>
              </w:rPr>
            </w:pPr>
          </w:p>
          <w:p w:rsidR="008F39FF" w:rsidRDefault="00DB0240" w:rsidP="008F39FF">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8F39FF" w:rsidRPr="00433F2C" w:rsidTr="00B61B22">
              <w:tc>
                <w:tcPr>
                  <w:tcW w:w="796" w:type="dxa"/>
                </w:tcPr>
                <w:p w:rsidR="008F39FF" w:rsidRPr="00953E83" w:rsidRDefault="008F39FF" w:rsidP="00B61B22">
                  <w:pPr>
                    <w:jc w:val="center"/>
                    <w:rPr>
                      <w:rFonts w:cs="Arial"/>
                      <w:sz w:val="18"/>
                      <w:szCs w:val="18"/>
                    </w:rPr>
                  </w:pPr>
                  <w:r w:rsidRPr="00953E83">
                    <w:rPr>
                      <w:rFonts w:cs="Arial"/>
                      <w:sz w:val="18"/>
                      <w:szCs w:val="18"/>
                    </w:rPr>
                    <w:t>Start Time</w:t>
                  </w:r>
                </w:p>
              </w:tc>
              <w:tc>
                <w:tcPr>
                  <w:tcW w:w="796" w:type="dxa"/>
                </w:tcPr>
                <w:p w:rsidR="008F39FF" w:rsidRPr="00953E83" w:rsidRDefault="008F39FF" w:rsidP="00B61B22">
                  <w:pPr>
                    <w:jc w:val="center"/>
                    <w:rPr>
                      <w:rFonts w:cs="Arial"/>
                      <w:sz w:val="18"/>
                      <w:szCs w:val="18"/>
                    </w:rPr>
                  </w:pPr>
                  <w:r w:rsidRPr="00953E83">
                    <w:rPr>
                      <w:rFonts w:cs="Arial"/>
                      <w:sz w:val="18"/>
                      <w:szCs w:val="18"/>
                    </w:rPr>
                    <w:t>End Time</w:t>
                  </w:r>
                </w:p>
              </w:tc>
              <w:tc>
                <w:tcPr>
                  <w:tcW w:w="768" w:type="dxa"/>
                </w:tcPr>
                <w:p w:rsidR="008F39FF" w:rsidRPr="00953E83" w:rsidRDefault="008F39FF" w:rsidP="00B61B22">
                  <w:pPr>
                    <w:jc w:val="center"/>
                    <w:rPr>
                      <w:rFonts w:cs="Arial"/>
                      <w:sz w:val="18"/>
                      <w:szCs w:val="18"/>
                    </w:rPr>
                  </w:pPr>
                  <w:r w:rsidRPr="00953E83">
                    <w:rPr>
                      <w:rFonts w:cs="Arial"/>
                      <w:sz w:val="18"/>
                      <w:szCs w:val="18"/>
                    </w:rPr>
                    <w:t>V</w:t>
                  </w:r>
                </w:p>
              </w:tc>
              <w:tc>
                <w:tcPr>
                  <w:tcW w:w="755" w:type="dxa"/>
                </w:tcPr>
                <w:p w:rsidR="008F39FF" w:rsidRPr="00953E83" w:rsidRDefault="008F39FF" w:rsidP="00B61B22">
                  <w:pPr>
                    <w:jc w:val="center"/>
                    <w:rPr>
                      <w:rFonts w:cs="Arial"/>
                      <w:sz w:val="18"/>
                      <w:szCs w:val="18"/>
                    </w:rPr>
                  </w:pPr>
                  <w:r w:rsidRPr="00953E83">
                    <w:rPr>
                      <w:rFonts w:cs="Arial"/>
                      <w:sz w:val="18"/>
                      <w:szCs w:val="18"/>
                    </w:rPr>
                    <w:t>C</w:t>
                  </w:r>
                </w:p>
              </w:tc>
              <w:tc>
                <w:tcPr>
                  <w:tcW w:w="837" w:type="dxa"/>
                </w:tcPr>
                <w:p w:rsidR="008F39FF" w:rsidRPr="00953E83" w:rsidRDefault="008F39FF" w:rsidP="00B61B22">
                  <w:pPr>
                    <w:jc w:val="center"/>
                    <w:rPr>
                      <w:rFonts w:cs="Arial"/>
                      <w:sz w:val="18"/>
                      <w:szCs w:val="18"/>
                    </w:rPr>
                  </w:pPr>
                  <w:r w:rsidRPr="00953E83">
                    <w:rPr>
                      <w:rFonts w:cs="Arial"/>
                      <w:sz w:val="18"/>
                      <w:szCs w:val="18"/>
                    </w:rPr>
                    <w:t>AT</w:t>
                  </w:r>
                </w:p>
              </w:tc>
              <w:tc>
                <w:tcPr>
                  <w:tcW w:w="691" w:type="dxa"/>
                </w:tcPr>
                <w:p w:rsidR="008F39FF" w:rsidRPr="00953E83" w:rsidRDefault="008F39FF" w:rsidP="00B61B22">
                  <w:pPr>
                    <w:jc w:val="center"/>
                    <w:rPr>
                      <w:rFonts w:cs="Arial"/>
                      <w:sz w:val="18"/>
                      <w:szCs w:val="18"/>
                    </w:rPr>
                  </w:pPr>
                  <w:r>
                    <w:rPr>
                      <w:rFonts w:cs="Arial"/>
                      <w:sz w:val="18"/>
                      <w:szCs w:val="18"/>
                    </w:rPr>
                    <w:t>AET</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0</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4</w:t>
                  </w:r>
                </w:p>
              </w:tc>
              <w:tc>
                <w:tcPr>
                  <w:tcW w:w="768" w:type="dxa"/>
                </w:tcPr>
                <w:p w:rsidR="008F39FF" w:rsidRPr="00737F5F" w:rsidRDefault="008F39FF" w:rsidP="00B61B22">
                  <w:pPr>
                    <w:jc w:val="center"/>
                    <w:rPr>
                      <w:rFonts w:cs="Arial"/>
                      <w:sz w:val="18"/>
                      <w:szCs w:val="18"/>
                    </w:rPr>
                  </w:pPr>
                  <w:r w:rsidRPr="00737F5F">
                    <w:rPr>
                      <w:sz w:val="18"/>
                      <w:szCs w:val="18"/>
                    </w:rPr>
                    <w:t>200</w:t>
                  </w:r>
                </w:p>
              </w:tc>
              <w:tc>
                <w:tcPr>
                  <w:tcW w:w="755" w:type="dxa"/>
                </w:tcPr>
                <w:p w:rsidR="008F39FF" w:rsidRPr="00737F5F" w:rsidRDefault="008F39FF" w:rsidP="00B61B22">
                  <w:pPr>
                    <w:jc w:val="center"/>
                    <w:rPr>
                      <w:rFonts w:cs="Arial"/>
                      <w:sz w:val="18"/>
                      <w:szCs w:val="18"/>
                    </w:rPr>
                  </w:pPr>
                  <w:r w:rsidRPr="00737F5F">
                    <w:rPr>
                      <w:sz w:val="18"/>
                      <w:szCs w:val="18"/>
                    </w:rPr>
                    <w:t>3</w:t>
                  </w:r>
                </w:p>
              </w:tc>
              <w:tc>
                <w:tcPr>
                  <w:tcW w:w="837" w:type="dxa"/>
                </w:tcPr>
                <w:p w:rsidR="008F39FF" w:rsidRPr="00737F5F" w:rsidRDefault="008F39FF" w:rsidP="00B61B22">
                  <w:pPr>
                    <w:jc w:val="center"/>
                    <w:rPr>
                      <w:rFonts w:cs="Arial"/>
                      <w:sz w:val="18"/>
                      <w:szCs w:val="18"/>
                    </w:rPr>
                  </w:pPr>
                  <w:r w:rsidRPr="00737F5F">
                    <w:rPr>
                      <w:sz w:val="18"/>
                      <w:szCs w:val="18"/>
                    </w:rPr>
                    <w:t>600</w:t>
                  </w:r>
                </w:p>
              </w:tc>
              <w:tc>
                <w:tcPr>
                  <w:tcW w:w="691" w:type="dxa"/>
                </w:tcPr>
                <w:p w:rsidR="008F39FF" w:rsidRPr="00737F5F" w:rsidRDefault="008F39FF" w:rsidP="00B61B22">
                  <w:pPr>
                    <w:jc w:val="center"/>
                    <w:rPr>
                      <w:sz w:val="18"/>
                      <w:szCs w:val="18"/>
                    </w:rPr>
                  </w:pPr>
                  <w:r w:rsidRPr="00737F5F">
                    <w:rPr>
                      <w:sz w:val="18"/>
                      <w:szCs w:val="18"/>
                    </w:rPr>
                    <w:t>600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4</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8</w:t>
                  </w:r>
                </w:p>
              </w:tc>
              <w:tc>
                <w:tcPr>
                  <w:tcW w:w="768" w:type="dxa"/>
                </w:tcPr>
                <w:p w:rsidR="008F39FF" w:rsidRPr="00737F5F" w:rsidRDefault="008F39FF" w:rsidP="00B61B22">
                  <w:pPr>
                    <w:jc w:val="center"/>
                    <w:rPr>
                      <w:rFonts w:cs="Arial"/>
                      <w:sz w:val="18"/>
                      <w:szCs w:val="18"/>
                    </w:rPr>
                  </w:pPr>
                  <w:r w:rsidRPr="00737F5F">
                    <w:rPr>
                      <w:sz w:val="18"/>
                      <w:szCs w:val="18"/>
                    </w:rPr>
                    <w:t>350</w:t>
                  </w:r>
                </w:p>
              </w:tc>
              <w:tc>
                <w:tcPr>
                  <w:tcW w:w="755" w:type="dxa"/>
                </w:tcPr>
                <w:p w:rsidR="008F39FF" w:rsidRPr="00737F5F" w:rsidRDefault="008F39FF" w:rsidP="00B61B22">
                  <w:pPr>
                    <w:jc w:val="center"/>
                    <w:rPr>
                      <w:rFonts w:cs="Arial"/>
                      <w:sz w:val="18"/>
                      <w:szCs w:val="18"/>
                    </w:rPr>
                  </w:pPr>
                  <w:r w:rsidRPr="00737F5F">
                    <w:rPr>
                      <w:sz w:val="18"/>
                      <w:szCs w:val="18"/>
                    </w:rPr>
                    <w:t>4.2</w:t>
                  </w:r>
                </w:p>
              </w:tc>
              <w:tc>
                <w:tcPr>
                  <w:tcW w:w="837" w:type="dxa"/>
                </w:tcPr>
                <w:p w:rsidR="008F39FF" w:rsidRPr="00737F5F" w:rsidRDefault="008F39FF" w:rsidP="00B61B22">
                  <w:pPr>
                    <w:jc w:val="center"/>
                    <w:rPr>
                      <w:rFonts w:cs="Arial"/>
                      <w:sz w:val="18"/>
                      <w:szCs w:val="18"/>
                    </w:rPr>
                  </w:pPr>
                  <w:r w:rsidRPr="00737F5F">
                    <w:rPr>
                      <w:sz w:val="18"/>
                      <w:szCs w:val="18"/>
                    </w:rPr>
                    <w:t>1470</w:t>
                  </w:r>
                </w:p>
              </w:tc>
              <w:tc>
                <w:tcPr>
                  <w:tcW w:w="691" w:type="dxa"/>
                </w:tcPr>
                <w:p w:rsidR="008F39FF" w:rsidRPr="00737F5F" w:rsidRDefault="008F39FF" w:rsidP="00B61B22">
                  <w:pPr>
                    <w:jc w:val="center"/>
                    <w:rPr>
                      <w:sz w:val="18"/>
                      <w:szCs w:val="18"/>
                    </w:rPr>
                  </w:pPr>
                  <w:r w:rsidRPr="00737F5F">
                    <w:rPr>
                      <w:sz w:val="18"/>
                      <w:szCs w:val="18"/>
                    </w:rPr>
                    <w:t>2070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8</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12</w:t>
                  </w:r>
                </w:p>
              </w:tc>
              <w:tc>
                <w:tcPr>
                  <w:tcW w:w="768" w:type="dxa"/>
                </w:tcPr>
                <w:p w:rsidR="008F39FF" w:rsidRPr="00737F5F" w:rsidRDefault="008F39FF" w:rsidP="00B61B22">
                  <w:pPr>
                    <w:jc w:val="center"/>
                    <w:rPr>
                      <w:rFonts w:cs="Arial"/>
                      <w:sz w:val="18"/>
                      <w:szCs w:val="18"/>
                    </w:rPr>
                  </w:pPr>
                  <w:r w:rsidRPr="00737F5F">
                    <w:rPr>
                      <w:sz w:val="18"/>
                      <w:szCs w:val="18"/>
                    </w:rPr>
                    <w:t>300</w:t>
                  </w:r>
                </w:p>
              </w:tc>
              <w:tc>
                <w:tcPr>
                  <w:tcW w:w="755" w:type="dxa"/>
                </w:tcPr>
                <w:p w:rsidR="008F39FF" w:rsidRPr="00737F5F" w:rsidRDefault="008F39FF" w:rsidP="00B61B22">
                  <w:pPr>
                    <w:jc w:val="center"/>
                    <w:rPr>
                      <w:rFonts w:cs="Arial"/>
                      <w:sz w:val="18"/>
                      <w:szCs w:val="18"/>
                    </w:rPr>
                  </w:pPr>
                  <w:r w:rsidRPr="00737F5F">
                    <w:rPr>
                      <w:sz w:val="18"/>
                      <w:szCs w:val="18"/>
                    </w:rPr>
                    <w:t>4</w:t>
                  </w:r>
                </w:p>
              </w:tc>
              <w:tc>
                <w:tcPr>
                  <w:tcW w:w="837" w:type="dxa"/>
                </w:tcPr>
                <w:p w:rsidR="008F39FF" w:rsidRPr="00737F5F" w:rsidRDefault="008F39FF" w:rsidP="00B61B22">
                  <w:pPr>
                    <w:jc w:val="center"/>
                    <w:rPr>
                      <w:rFonts w:cs="Arial"/>
                      <w:sz w:val="18"/>
                      <w:szCs w:val="18"/>
                    </w:rPr>
                  </w:pPr>
                  <w:r w:rsidRPr="00737F5F">
                    <w:rPr>
                      <w:sz w:val="18"/>
                      <w:szCs w:val="18"/>
                    </w:rPr>
                    <w:t>1200</w:t>
                  </w:r>
                </w:p>
              </w:tc>
              <w:tc>
                <w:tcPr>
                  <w:tcW w:w="691" w:type="dxa"/>
                </w:tcPr>
                <w:p w:rsidR="008F39FF" w:rsidRPr="00737F5F" w:rsidRDefault="008F39FF" w:rsidP="00B61B22">
                  <w:pPr>
                    <w:jc w:val="center"/>
                    <w:rPr>
                      <w:sz w:val="18"/>
                      <w:szCs w:val="18"/>
                    </w:rPr>
                  </w:pPr>
                  <w:r w:rsidRPr="00737F5F">
                    <w:rPr>
                      <w:sz w:val="18"/>
                      <w:szCs w:val="18"/>
                    </w:rPr>
                    <w:t>3270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12</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16</w:t>
                  </w:r>
                </w:p>
              </w:tc>
              <w:tc>
                <w:tcPr>
                  <w:tcW w:w="768" w:type="dxa"/>
                </w:tcPr>
                <w:p w:rsidR="008F39FF" w:rsidRPr="00737F5F" w:rsidRDefault="008F39FF" w:rsidP="00B61B22">
                  <w:pPr>
                    <w:jc w:val="center"/>
                    <w:rPr>
                      <w:rFonts w:cs="Arial"/>
                      <w:sz w:val="18"/>
                      <w:szCs w:val="18"/>
                    </w:rPr>
                  </w:pPr>
                  <w:r w:rsidRPr="00737F5F">
                    <w:rPr>
                      <w:sz w:val="18"/>
                      <w:szCs w:val="18"/>
                    </w:rPr>
                    <w:t>275</w:t>
                  </w:r>
                </w:p>
              </w:tc>
              <w:tc>
                <w:tcPr>
                  <w:tcW w:w="755" w:type="dxa"/>
                </w:tcPr>
                <w:p w:rsidR="008F39FF" w:rsidRPr="00737F5F" w:rsidRDefault="008F39FF" w:rsidP="00B61B22">
                  <w:pPr>
                    <w:jc w:val="center"/>
                    <w:rPr>
                      <w:rFonts w:cs="Arial"/>
                      <w:sz w:val="18"/>
                      <w:szCs w:val="18"/>
                    </w:rPr>
                  </w:pPr>
                  <w:r w:rsidRPr="00737F5F">
                    <w:rPr>
                      <w:sz w:val="18"/>
                      <w:szCs w:val="18"/>
                    </w:rPr>
                    <w:t>3.9</w:t>
                  </w:r>
                </w:p>
              </w:tc>
              <w:tc>
                <w:tcPr>
                  <w:tcW w:w="837" w:type="dxa"/>
                </w:tcPr>
                <w:p w:rsidR="008F39FF" w:rsidRPr="00737F5F" w:rsidRDefault="008F39FF" w:rsidP="00B61B22">
                  <w:pPr>
                    <w:jc w:val="center"/>
                    <w:rPr>
                      <w:rFonts w:cs="Arial"/>
                      <w:sz w:val="18"/>
                      <w:szCs w:val="18"/>
                    </w:rPr>
                  </w:pPr>
                  <w:r w:rsidRPr="00737F5F">
                    <w:rPr>
                      <w:sz w:val="18"/>
                      <w:szCs w:val="18"/>
                    </w:rPr>
                    <w:t>1073</w:t>
                  </w:r>
                </w:p>
              </w:tc>
              <w:tc>
                <w:tcPr>
                  <w:tcW w:w="691" w:type="dxa"/>
                </w:tcPr>
                <w:p w:rsidR="008F39FF" w:rsidRPr="00737F5F" w:rsidRDefault="008F39FF" w:rsidP="00B61B22">
                  <w:pPr>
                    <w:jc w:val="center"/>
                    <w:rPr>
                      <w:sz w:val="18"/>
                      <w:szCs w:val="18"/>
                    </w:rPr>
                  </w:pPr>
                  <w:r w:rsidRPr="00737F5F">
                    <w:rPr>
                      <w:sz w:val="18"/>
                      <w:szCs w:val="18"/>
                    </w:rPr>
                    <w:t>4343</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16</w:t>
                  </w:r>
                </w:p>
              </w:tc>
              <w:tc>
                <w:tcPr>
                  <w:tcW w:w="796" w:type="dxa"/>
                  <w:vAlign w:val="center"/>
                </w:tcPr>
                <w:p w:rsidR="008F39FF" w:rsidRPr="001A7ADC" w:rsidRDefault="008F39FF" w:rsidP="00B61B22">
                  <w:pPr>
                    <w:jc w:val="center"/>
                    <w:rPr>
                      <w:rFonts w:cs="Arial"/>
                      <w:sz w:val="18"/>
                      <w:szCs w:val="18"/>
                    </w:rPr>
                  </w:pPr>
                  <w:r w:rsidRPr="001A7ADC">
                    <w:rPr>
                      <w:rFonts w:cs="Arial"/>
                      <w:sz w:val="18"/>
                      <w:szCs w:val="18"/>
                    </w:rPr>
                    <w:t>20</w:t>
                  </w:r>
                </w:p>
              </w:tc>
              <w:tc>
                <w:tcPr>
                  <w:tcW w:w="768" w:type="dxa"/>
                </w:tcPr>
                <w:p w:rsidR="008F39FF" w:rsidRPr="00737F5F" w:rsidRDefault="008F39FF" w:rsidP="00B61B22">
                  <w:pPr>
                    <w:jc w:val="center"/>
                    <w:rPr>
                      <w:rFonts w:cs="Arial"/>
                      <w:sz w:val="18"/>
                      <w:szCs w:val="18"/>
                    </w:rPr>
                  </w:pPr>
                  <w:r w:rsidRPr="00737F5F">
                    <w:rPr>
                      <w:sz w:val="18"/>
                      <w:szCs w:val="18"/>
                    </w:rPr>
                    <w:t>250</w:t>
                  </w:r>
                </w:p>
              </w:tc>
              <w:tc>
                <w:tcPr>
                  <w:tcW w:w="755" w:type="dxa"/>
                </w:tcPr>
                <w:p w:rsidR="008F39FF" w:rsidRPr="00737F5F" w:rsidRDefault="008F39FF" w:rsidP="00B61B22">
                  <w:pPr>
                    <w:jc w:val="center"/>
                    <w:rPr>
                      <w:rFonts w:cs="Arial"/>
                      <w:sz w:val="18"/>
                      <w:szCs w:val="18"/>
                    </w:rPr>
                  </w:pPr>
                  <w:r w:rsidRPr="00737F5F">
                    <w:rPr>
                      <w:sz w:val="18"/>
                      <w:szCs w:val="18"/>
                    </w:rPr>
                    <w:t>3.5</w:t>
                  </w:r>
                </w:p>
              </w:tc>
              <w:tc>
                <w:tcPr>
                  <w:tcW w:w="837" w:type="dxa"/>
                </w:tcPr>
                <w:p w:rsidR="008F39FF" w:rsidRPr="00737F5F" w:rsidRDefault="008F39FF" w:rsidP="00B61B22">
                  <w:pPr>
                    <w:jc w:val="center"/>
                    <w:rPr>
                      <w:rFonts w:cs="Arial"/>
                      <w:sz w:val="18"/>
                      <w:szCs w:val="18"/>
                    </w:rPr>
                  </w:pPr>
                  <w:r w:rsidRPr="00737F5F">
                    <w:rPr>
                      <w:sz w:val="18"/>
                      <w:szCs w:val="18"/>
                    </w:rPr>
                    <w:t>875</w:t>
                  </w:r>
                </w:p>
              </w:tc>
              <w:tc>
                <w:tcPr>
                  <w:tcW w:w="691" w:type="dxa"/>
                </w:tcPr>
                <w:p w:rsidR="008F39FF" w:rsidRPr="00737F5F" w:rsidRDefault="008F39FF" w:rsidP="00B61B22">
                  <w:pPr>
                    <w:jc w:val="center"/>
                    <w:rPr>
                      <w:b/>
                      <w:sz w:val="18"/>
                      <w:szCs w:val="18"/>
                    </w:rPr>
                  </w:pPr>
                  <w:r w:rsidRPr="00737F5F">
                    <w:rPr>
                      <w:b/>
                      <w:sz w:val="18"/>
                      <w:szCs w:val="18"/>
                    </w:rPr>
                    <w:t>5218</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20</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24</w:t>
                  </w:r>
                </w:p>
              </w:tc>
              <w:tc>
                <w:tcPr>
                  <w:tcW w:w="768" w:type="dxa"/>
                </w:tcPr>
                <w:p w:rsidR="008F39FF" w:rsidRPr="00737F5F" w:rsidRDefault="008F39FF" w:rsidP="00B61B22">
                  <w:pPr>
                    <w:jc w:val="center"/>
                    <w:rPr>
                      <w:rFonts w:cs="Arial"/>
                      <w:sz w:val="18"/>
                      <w:szCs w:val="18"/>
                    </w:rPr>
                  </w:pPr>
                  <w:r w:rsidRPr="00737F5F">
                    <w:rPr>
                      <w:sz w:val="18"/>
                      <w:szCs w:val="18"/>
                    </w:rPr>
                    <w:t>200</w:t>
                  </w:r>
                </w:p>
              </w:tc>
              <w:tc>
                <w:tcPr>
                  <w:tcW w:w="755" w:type="dxa"/>
                </w:tcPr>
                <w:p w:rsidR="008F39FF" w:rsidRPr="00737F5F" w:rsidRDefault="008F39FF" w:rsidP="00B61B22">
                  <w:pPr>
                    <w:jc w:val="center"/>
                    <w:rPr>
                      <w:rFonts w:cs="Arial"/>
                      <w:sz w:val="18"/>
                      <w:szCs w:val="18"/>
                    </w:rPr>
                  </w:pPr>
                  <w:r w:rsidRPr="00737F5F">
                    <w:rPr>
                      <w:sz w:val="18"/>
                      <w:szCs w:val="18"/>
                    </w:rPr>
                    <w:t>0</w:t>
                  </w:r>
                </w:p>
              </w:tc>
              <w:tc>
                <w:tcPr>
                  <w:tcW w:w="837" w:type="dxa"/>
                </w:tcPr>
                <w:p w:rsidR="008F39FF" w:rsidRPr="00737F5F" w:rsidRDefault="008F39FF" w:rsidP="00B61B22">
                  <w:pPr>
                    <w:jc w:val="center"/>
                    <w:rPr>
                      <w:rFonts w:cs="Arial"/>
                      <w:sz w:val="18"/>
                      <w:szCs w:val="18"/>
                    </w:rPr>
                  </w:pPr>
                  <w:r w:rsidRPr="00737F5F">
                    <w:rPr>
                      <w:sz w:val="18"/>
                      <w:szCs w:val="18"/>
                    </w:rPr>
                    <w:t>0</w:t>
                  </w:r>
                </w:p>
              </w:tc>
              <w:tc>
                <w:tcPr>
                  <w:tcW w:w="691" w:type="dxa"/>
                </w:tcPr>
                <w:p w:rsidR="008F39FF" w:rsidRPr="00737F5F" w:rsidRDefault="008F39FF" w:rsidP="00B61B22">
                  <w:pPr>
                    <w:jc w:val="center"/>
                    <w:rPr>
                      <w:sz w:val="18"/>
                      <w:szCs w:val="18"/>
                    </w:rPr>
                  </w:pPr>
                  <w:r w:rsidRPr="00737F5F">
                    <w:rPr>
                      <w:sz w:val="18"/>
                      <w:szCs w:val="18"/>
                    </w:rPr>
                    <w:t>5218</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lastRenderedPageBreak/>
              <w:t>As per example table, if last measurable urine concentration is at the end of 20 hours, then cumulative total amount of drug recovered from time zero to infinity will be calculated as follows:</w:t>
            </w:r>
          </w:p>
          <w:p w:rsidR="00433F2C" w:rsidRPr="00433F2C" w:rsidRDefault="00433F2C">
            <w:pPr>
              <w:rPr>
                <w:rFonts w:cs="Arial"/>
                <w:sz w:val="18"/>
                <w:szCs w:val="18"/>
              </w:rPr>
            </w:pPr>
          </w:p>
          <w:p w:rsidR="008F39FF" w:rsidRDefault="008F39FF" w:rsidP="008F39FF">
            <w:pPr>
              <w:rPr>
                <w:rFonts w:cs="Arial"/>
                <w:i/>
                <w:sz w:val="18"/>
                <w:szCs w:val="18"/>
              </w:rPr>
            </w:pPr>
          </w:p>
          <w:p w:rsidR="008F39FF" w:rsidRPr="00433F2C" w:rsidRDefault="008F39FF" w:rsidP="008F39FF">
            <w:pPr>
              <w:rPr>
                <w:rFonts w:cs="Arial"/>
                <w:i/>
                <w:sz w:val="18"/>
                <w:szCs w:val="18"/>
              </w:rPr>
            </w:pPr>
            <w:r>
              <w:rPr>
                <w:rFonts w:cs="Arial"/>
                <w:i/>
                <w:sz w:val="18"/>
                <w:szCs w:val="18"/>
              </w:rPr>
              <w:t>AE =600 + 1470 + 1200 + 1073 + 875 = 5218</w:t>
            </w:r>
            <w:r w:rsidRPr="00433F2C">
              <w:rPr>
                <w:rFonts w:cs="Arial"/>
                <w:i/>
                <w:sz w:val="18"/>
                <w:szCs w:val="18"/>
              </w:rPr>
              <w:t xml:space="preserve"> ng </w:t>
            </w:r>
          </w:p>
          <w:p w:rsidR="008F39FF" w:rsidRPr="00433F2C" w:rsidRDefault="008F39FF">
            <w:pPr>
              <w:rPr>
                <w:rFonts w:cs="Arial"/>
                <w:i/>
                <w:sz w:val="18"/>
                <w:szCs w:val="18"/>
              </w:rPr>
            </w:pPr>
          </w:p>
          <w:p w:rsidR="00433F2C" w:rsidRPr="00433F2C" w:rsidRDefault="00433F2C">
            <w:pPr>
              <w:pStyle w:val="TableContent"/>
              <w:rPr>
                <w:sz w:val="18"/>
                <w:szCs w:val="18"/>
                <w:highlight w:val="yellow"/>
              </w:rPr>
            </w:pPr>
          </w:p>
          <w:p w:rsidR="00433F2C" w:rsidRPr="00433F2C" w:rsidRDefault="00433F2C">
            <w:pPr>
              <w:rPr>
                <w:rFonts w:cs="Arial"/>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lastRenderedPageBreak/>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body"/>
              <w:spacing w:before="0" w:beforeAutospacing="0" w:after="0" w:afterAutospacing="0"/>
              <w:rPr>
                <w:rFonts w:cs="Arial"/>
                <w:sz w:val="18"/>
                <w:szCs w:val="18"/>
              </w:rPr>
            </w:pPr>
            <w:r>
              <w:rPr>
                <w:rFonts w:cs="Arial"/>
                <w:sz w:val="18"/>
                <w:szCs w:val="18"/>
              </w:rPr>
              <w:lastRenderedPageBreak/>
              <w:t>1.0</w:t>
            </w:r>
          </w:p>
        </w:tc>
        <w:tc>
          <w:tcPr>
            <w:tcW w:w="1821" w:type="dxa"/>
          </w:tcPr>
          <w:p w:rsidR="00433F2C" w:rsidRPr="00F71A6D" w:rsidRDefault="00433F2C">
            <w:pPr>
              <w:pStyle w:val="body"/>
              <w:spacing w:before="0" w:beforeAutospacing="0" w:after="0" w:afterAutospacing="0"/>
              <w:rPr>
                <w:rFonts w:cs="Arial"/>
                <w:b/>
                <w:sz w:val="18"/>
                <w:szCs w:val="18"/>
              </w:rPr>
            </w:pPr>
            <w:bookmarkStart w:id="179" w:name="AETAUi"/>
            <w:r w:rsidRPr="00F71A6D">
              <w:rPr>
                <w:rFonts w:cs="Arial"/>
                <w:b/>
                <w:sz w:val="18"/>
                <w:szCs w:val="18"/>
              </w:rPr>
              <w:t>AETAUi</w:t>
            </w:r>
            <w:bookmarkEnd w:id="179"/>
          </w:p>
          <w:p w:rsidR="00433F2C" w:rsidRPr="00433F2C" w:rsidRDefault="00433F2C">
            <w:pPr>
              <w:pStyle w:val="TableContent"/>
              <w:rPr>
                <w:iCs/>
                <w:sz w:val="18"/>
                <w:szCs w:val="18"/>
              </w:rPr>
            </w:pPr>
          </w:p>
        </w:tc>
        <w:tc>
          <w:tcPr>
            <w:tcW w:w="4883" w:type="dxa"/>
          </w:tcPr>
          <w:p w:rsidR="00433F2C" w:rsidRDefault="00433F2C">
            <w:pPr>
              <w:rPr>
                <w:rFonts w:cs="Arial"/>
                <w:b/>
                <w:sz w:val="18"/>
                <w:szCs w:val="18"/>
              </w:rPr>
            </w:pPr>
            <w:r w:rsidRPr="00433F2C">
              <w:rPr>
                <w:rFonts w:cs="Arial"/>
                <w:b/>
                <w:sz w:val="18"/>
                <w:szCs w:val="18"/>
              </w:rPr>
              <w:t>Cumulative amount of drug</w:t>
            </w:r>
            <w:r w:rsidRPr="00433F2C">
              <w:rPr>
                <w:rFonts w:cs="Arial"/>
                <w:sz w:val="18"/>
                <w:szCs w:val="18"/>
              </w:rPr>
              <w:t xml:space="preserve"> recovered unchanged in the urine during a </w:t>
            </w:r>
            <w:r w:rsidRPr="00433F2C">
              <w:rPr>
                <w:rFonts w:cs="Arial"/>
                <w:b/>
                <w:sz w:val="18"/>
                <w:szCs w:val="18"/>
              </w:rPr>
              <w:t xml:space="preserve">dosing interval </w:t>
            </w:r>
            <w:r w:rsidRPr="00433F2C">
              <w:rPr>
                <w:rFonts w:cs="Arial"/>
                <w:b/>
                <w:i/>
                <w:iCs/>
                <w:sz w:val="18"/>
                <w:szCs w:val="18"/>
              </w:rPr>
              <w:t>i</w:t>
            </w:r>
            <w:r w:rsidRPr="00433F2C">
              <w:rPr>
                <w:rFonts w:cs="Arial"/>
                <w:b/>
                <w:sz w:val="18"/>
                <w:szCs w:val="18"/>
              </w:rPr>
              <w:t xml:space="preserve"> post dose</w:t>
            </w:r>
            <w:r w:rsidR="00AB4B19">
              <w:rPr>
                <w:rFonts w:cs="Arial"/>
                <w:b/>
                <w:sz w:val="18"/>
                <w:szCs w:val="18"/>
              </w:rPr>
              <w:t>.</w:t>
            </w:r>
          </w:p>
          <w:p w:rsidR="00AB4B19" w:rsidRPr="00AB4B19"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Default="00433F2C">
            <w:pPr>
              <w:rPr>
                <w:rFonts w:cs="Arial"/>
                <w:sz w:val="18"/>
                <w:szCs w:val="18"/>
              </w:rPr>
            </w:pPr>
          </w:p>
          <w:p w:rsidR="001154E8" w:rsidRPr="00AE3D8E" w:rsidRDefault="001154E8">
            <w:pPr>
              <w:rPr>
                <w:rFonts w:cs="Arial"/>
                <w:b/>
                <w:sz w:val="18"/>
                <w:szCs w:val="18"/>
              </w:rPr>
            </w:pPr>
            <w:r w:rsidRPr="00AE3D8E">
              <w:rPr>
                <w:rFonts w:cs="Arial"/>
                <w:b/>
                <w:sz w:val="18"/>
                <w:szCs w:val="18"/>
              </w:rPr>
              <w:t>Model M4</w:t>
            </w:r>
          </w:p>
          <w:p w:rsidR="001154E8" w:rsidRPr="00433F2C" w:rsidRDefault="001154E8">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i/>
                <w:sz w:val="18"/>
                <w:szCs w:val="18"/>
              </w:rPr>
            </w:pPr>
            <w:r w:rsidRPr="00433F2C">
              <w:rPr>
                <w:rFonts w:cs="Arial"/>
                <w:i/>
                <w:sz w:val="18"/>
                <w:szCs w:val="18"/>
              </w:rPr>
              <w:t>AETAUi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AT</w:t>
            </w:r>
            <w:r w:rsidRPr="00433F2C">
              <w:rPr>
                <w:rFonts w:cs="Arial"/>
                <w:i/>
                <w:sz w:val="18"/>
                <w:szCs w:val="18"/>
                <w:vertAlign w:val="subscript"/>
              </w:rPr>
              <w:t>tau</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AETAUi = Cumulative amount at of drug during a dosing interval  (wt)</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tau</w:t>
            </w:r>
            <w:r w:rsidRPr="00433F2C">
              <w:rPr>
                <w:rFonts w:cs="Arial"/>
                <w:sz w:val="18"/>
                <w:szCs w:val="18"/>
              </w:rPr>
              <w:t xml:space="preserve"> = amount of drug (wt) at end of the dosing interval</w:t>
            </w:r>
          </w:p>
          <w:p w:rsidR="00433F2C" w:rsidRPr="00433F2C" w:rsidRDefault="00433F2C">
            <w:pPr>
              <w:rPr>
                <w:rFonts w:cs="Arial"/>
                <w:sz w:val="18"/>
                <w:szCs w:val="18"/>
              </w:rPr>
            </w:pPr>
          </w:p>
          <w:p w:rsidR="00737F5F" w:rsidRDefault="00DB0240" w:rsidP="00737F5F">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737F5F" w:rsidRPr="00433F2C" w:rsidTr="00B61B22">
              <w:tc>
                <w:tcPr>
                  <w:tcW w:w="796" w:type="dxa"/>
                </w:tcPr>
                <w:p w:rsidR="00737F5F" w:rsidRPr="005F089B" w:rsidRDefault="00737F5F" w:rsidP="00B61B22">
                  <w:pPr>
                    <w:jc w:val="center"/>
                    <w:rPr>
                      <w:rFonts w:cs="Arial"/>
                      <w:sz w:val="18"/>
                      <w:szCs w:val="18"/>
                    </w:rPr>
                  </w:pPr>
                  <w:r w:rsidRPr="005F089B">
                    <w:rPr>
                      <w:rFonts w:cs="Arial"/>
                      <w:sz w:val="18"/>
                      <w:szCs w:val="18"/>
                    </w:rPr>
                    <w:t>Start Time</w:t>
                  </w:r>
                </w:p>
              </w:tc>
              <w:tc>
                <w:tcPr>
                  <w:tcW w:w="796" w:type="dxa"/>
                </w:tcPr>
                <w:p w:rsidR="00737F5F" w:rsidRPr="005F089B" w:rsidRDefault="00737F5F" w:rsidP="00B61B22">
                  <w:pPr>
                    <w:jc w:val="center"/>
                    <w:rPr>
                      <w:rFonts w:cs="Arial"/>
                      <w:sz w:val="18"/>
                      <w:szCs w:val="18"/>
                    </w:rPr>
                  </w:pPr>
                  <w:r w:rsidRPr="005F089B">
                    <w:rPr>
                      <w:rFonts w:cs="Arial"/>
                      <w:sz w:val="18"/>
                      <w:szCs w:val="18"/>
                    </w:rPr>
                    <w:t>End Time</w:t>
                  </w:r>
                </w:p>
              </w:tc>
              <w:tc>
                <w:tcPr>
                  <w:tcW w:w="768" w:type="dxa"/>
                </w:tcPr>
                <w:p w:rsidR="00737F5F" w:rsidRPr="005F089B" w:rsidRDefault="00737F5F" w:rsidP="00B61B22">
                  <w:pPr>
                    <w:jc w:val="center"/>
                    <w:rPr>
                      <w:rFonts w:cs="Arial"/>
                      <w:sz w:val="18"/>
                      <w:szCs w:val="18"/>
                    </w:rPr>
                  </w:pPr>
                  <w:r w:rsidRPr="005F089B">
                    <w:rPr>
                      <w:rFonts w:cs="Arial"/>
                      <w:sz w:val="18"/>
                      <w:szCs w:val="18"/>
                    </w:rPr>
                    <w:t>V</w:t>
                  </w:r>
                </w:p>
              </w:tc>
              <w:tc>
                <w:tcPr>
                  <w:tcW w:w="755" w:type="dxa"/>
                </w:tcPr>
                <w:p w:rsidR="00737F5F" w:rsidRPr="005F089B" w:rsidRDefault="00737F5F" w:rsidP="00B61B22">
                  <w:pPr>
                    <w:jc w:val="center"/>
                    <w:rPr>
                      <w:rFonts w:cs="Arial"/>
                      <w:sz w:val="18"/>
                      <w:szCs w:val="18"/>
                    </w:rPr>
                  </w:pPr>
                  <w:r w:rsidRPr="005F089B">
                    <w:rPr>
                      <w:rFonts w:cs="Arial"/>
                      <w:sz w:val="18"/>
                      <w:szCs w:val="18"/>
                    </w:rPr>
                    <w:t>C</w:t>
                  </w:r>
                </w:p>
              </w:tc>
              <w:tc>
                <w:tcPr>
                  <w:tcW w:w="837" w:type="dxa"/>
                </w:tcPr>
                <w:p w:rsidR="00737F5F" w:rsidRPr="005F089B" w:rsidRDefault="00737F5F" w:rsidP="00B61B22">
                  <w:pPr>
                    <w:jc w:val="center"/>
                    <w:rPr>
                      <w:rFonts w:cs="Arial"/>
                      <w:sz w:val="18"/>
                      <w:szCs w:val="18"/>
                    </w:rPr>
                  </w:pPr>
                  <w:r w:rsidRPr="005F089B">
                    <w:rPr>
                      <w:rFonts w:cs="Arial"/>
                      <w:sz w:val="18"/>
                      <w:szCs w:val="18"/>
                    </w:rPr>
                    <w:t>AT</w:t>
                  </w:r>
                </w:p>
              </w:tc>
              <w:tc>
                <w:tcPr>
                  <w:tcW w:w="691" w:type="dxa"/>
                </w:tcPr>
                <w:p w:rsidR="00737F5F" w:rsidRPr="005F089B" w:rsidRDefault="00737F5F" w:rsidP="00B61B22">
                  <w:pPr>
                    <w:jc w:val="center"/>
                    <w:rPr>
                      <w:rFonts w:cs="Arial"/>
                      <w:sz w:val="18"/>
                      <w:szCs w:val="18"/>
                    </w:rPr>
                  </w:pPr>
                  <w:r w:rsidRPr="005F089B">
                    <w:rPr>
                      <w:rFonts w:cs="Arial"/>
                      <w:sz w:val="18"/>
                      <w:szCs w:val="18"/>
                    </w:rPr>
                    <w:t>AET</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0</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4</w:t>
                  </w:r>
                </w:p>
              </w:tc>
              <w:tc>
                <w:tcPr>
                  <w:tcW w:w="768" w:type="dxa"/>
                </w:tcPr>
                <w:p w:rsidR="00737F5F" w:rsidRPr="005F089B" w:rsidRDefault="00737F5F" w:rsidP="00B61B22">
                  <w:pPr>
                    <w:jc w:val="center"/>
                    <w:rPr>
                      <w:rFonts w:cs="Arial"/>
                      <w:sz w:val="18"/>
                      <w:szCs w:val="18"/>
                    </w:rPr>
                  </w:pPr>
                  <w:r w:rsidRPr="005F089B">
                    <w:rPr>
                      <w:sz w:val="18"/>
                      <w:szCs w:val="18"/>
                    </w:rPr>
                    <w:t>200</w:t>
                  </w:r>
                </w:p>
              </w:tc>
              <w:tc>
                <w:tcPr>
                  <w:tcW w:w="755" w:type="dxa"/>
                </w:tcPr>
                <w:p w:rsidR="00737F5F" w:rsidRPr="005F089B" w:rsidRDefault="00737F5F" w:rsidP="00B61B22">
                  <w:pPr>
                    <w:jc w:val="center"/>
                    <w:rPr>
                      <w:rFonts w:cs="Arial"/>
                      <w:sz w:val="18"/>
                      <w:szCs w:val="18"/>
                    </w:rPr>
                  </w:pPr>
                  <w:r w:rsidRPr="005F089B">
                    <w:rPr>
                      <w:sz w:val="18"/>
                      <w:szCs w:val="18"/>
                    </w:rPr>
                    <w:t>3</w:t>
                  </w:r>
                </w:p>
              </w:tc>
              <w:tc>
                <w:tcPr>
                  <w:tcW w:w="837" w:type="dxa"/>
                </w:tcPr>
                <w:p w:rsidR="00737F5F" w:rsidRPr="005F089B" w:rsidRDefault="00737F5F" w:rsidP="00B61B22">
                  <w:pPr>
                    <w:jc w:val="center"/>
                    <w:rPr>
                      <w:rFonts w:cs="Arial"/>
                      <w:sz w:val="18"/>
                      <w:szCs w:val="18"/>
                    </w:rPr>
                  </w:pPr>
                  <w:r w:rsidRPr="005F089B">
                    <w:rPr>
                      <w:sz w:val="18"/>
                      <w:szCs w:val="18"/>
                    </w:rPr>
                    <w:t>600</w:t>
                  </w:r>
                </w:p>
              </w:tc>
              <w:tc>
                <w:tcPr>
                  <w:tcW w:w="691" w:type="dxa"/>
                </w:tcPr>
                <w:p w:rsidR="00737F5F" w:rsidRPr="005F089B" w:rsidRDefault="00737F5F" w:rsidP="00B61B22">
                  <w:pPr>
                    <w:jc w:val="center"/>
                    <w:rPr>
                      <w:sz w:val="18"/>
                      <w:szCs w:val="18"/>
                    </w:rPr>
                  </w:pPr>
                  <w:r w:rsidRPr="005F089B">
                    <w:rPr>
                      <w:sz w:val="18"/>
                      <w:szCs w:val="18"/>
                    </w:rPr>
                    <w:t>600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4</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8</w:t>
                  </w:r>
                </w:p>
              </w:tc>
              <w:tc>
                <w:tcPr>
                  <w:tcW w:w="768" w:type="dxa"/>
                </w:tcPr>
                <w:p w:rsidR="00737F5F" w:rsidRPr="005F089B" w:rsidRDefault="00737F5F" w:rsidP="00B61B22">
                  <w:pPr>
                    <w:jc w:val="center"/>
                    <w:rPr>
                      <w:rFonts w:cs="Arial"/>
                      <w:sz w:val="18"/>
                      <w:szCs w:val="18"/>
                    </w:rPr>
                  </w:pPr>
                  <w:r w:rsidRPr="005F089B">
                    <w:rPr>
                      <w:sz w:val="18"/>
                      <w:szCs w:val="18"/>
                    </w:rPr>
                    <w:t>350</w:t>
                  </w:r>
                </w:p>
              </w:tc>
              <w:tc>
                <w:tcPr>
                  <w:tcW w:w="755" w:type="dxa"/>
                </w:tcPr>
                <w:p w:rsidR="00737F5F" w:rsidRPr="005F089B" w:rsidRDefault="00737F5F" w:rsidP="00B61B22">
                  <w:pPr>
                    <w:jc w:val="center"/>
                    <w:rPr>
                      <w:rFonts w:cs="Arial"/>
                      <w:sz w:val="18"/>
                      <w:szCs w:val="18"/>
                    </w:rPr>
                  </w:pPr>
                  <w:r w:rsidRPr="005F089B">
                    <w:rPr>
                      <w:sz w:val="18"/>
                      <w:szCs w:val="18"/>
                    </w:rPr>
                    <w:t>4.2</w:t>
                  </w:r>
                </w:p>
              </w:tc>
              <w:tc>
                <w:tcPr>
                  <w:tcW w:w="837" w:type="dxa"/>
                </w:tcPr>
                <w:p w:rsidR="00737F5F" w:rsidRPr="005F089B" w:rsidRDefault="00737F5F" w:rsidP="00B61B22">
                  <w:pPr>
                    <w:jc w:val="center"/>
                    <w:rPr>
                      <w:rFonts w:cs="Arial"/>
                      <w:sz w:val="18"/>
                      <w:szCs w:val="18"/>
                    </w:rPr>
                  </w:pPr>
                  <w:r w:rsidRPr="005F089B">
                    <w:rPr>
                      <w:sz w:val="18"/>
                      <w:szCs w:val="18"/>
                    </w:rPr>
                    <w:t>1470</w:t>
                  </w:r>
                </w:p>
              </w:tc>
              <w:tc>
                <w:tcPr>
                  <w:tcW w:w="691" w:type="dxa"/>
                </w:tcPr>
                <w:p w:rsidR="00737F5F" w:rsidRPr="005F089B" w:rsidRDefault="00737F5F" w:rsidP="00B61B22">
                  <w:pPr>
                    <w:jc w:val="center"/>
                    <w:rPr>
                      <w:sz w:val="18"/>
                      <w:szCs w:val="18"/>
                    </w:rPr>
                  </w:pPr>
                  <w:r w:rsidRPr="005F089B">
                    <w:rPr>
                      <w:sz w:val="18"/>
                      <w:szCs w:val="18"/>
                    </w:rPr>
                    <w:t>2070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8</w:t>
                  </w:r>
                </w:p>
              </w:tc>
              <w:tc>
                <w:tcPr>
                  <w:tcW w:w="796" w:type="dxa"/>
                  <w:vAlign w:val="center"/>
                </w:tcPr>
                <w:p w:rsidR="00737F5F" w:rsidRPr="005F089B" w:rsidRDefault="00737F5F" w:rsidP="00B61B22">
                  <w:pPr>
                    <w:jc w:val="center"/>
                    <w:rPr>
                      <w:rFonts w:cs="Arial"/>
                      <w:b/>
                      <w:sz w:val="18"/>
                      <w:szCs w:val="18"/>
                    </w:rPr>
                  </w:pPr>
                  <w:r w:rsidRPr="005F089B">
                    <w:rPr>
                      <w:rFonts w:cs="Arial"/>
                      <w:b/>
                      <w:sz w:val="18"/>
                      <w:szCs w:val="18"/>
                    </w:rPr>
                    <w:t>12</w:t>
                  </w:r>
                </w:p>
              </w:tc>
              <w:tc>
                <w:tcPr>
                  <w:tcW w:w="768" w:type="dxa"/>
                </w:tcPr>
                <w:p w:rsidR="00737F5F" w:rsidRPr="005F089B" w:rsidRDefault="00737F5F" w:rsidP="00B61B22">
                  <w:pPr>
                    <w:jc w:val="center"/>
                    <w:rPr>
                      <w:rFonts w:cs="Arial"/>
                      <w:sz w:val="18"/>
                      <w:szCs w:val="18"/>
                    </w:rPr>
                  </w:pPr>
                  <w:r w:rsidRPr="005F089B">
                    <w:rPr>
                      <w:sz w:val="18"/>
                      <w:szCs w:val="18"/>
                    </w:rPr>
                    <w:t>300</w:t>
                  </w:r>
                </w:p>
              </w:tc>
              <w:tc>
                <w:tcPr>
                  <w:tcW w:w="755" w:type="dxa"/>
                </w:tcPr>
                <w:p w:rsidR="00737F5F" w:rsidRPr="005F089B" w:rsidRDefault="00737F5F" w:rsidP="00B61B22">
                  <w:pPr>
                    <w:jc w:val="center"/>
                    <w:rPr>
                      <w:rFonts w:cs="Arial"/>
                      <w:sz w:val="18"/>
                      <w:szCs w:val="18"/>
                    </w:rPr>
                  </w:pPr>
                  <w:r w:rsidRPr="005F089B">
                    <w:rPr>
                      <w:sz w:val="18"/>
                      <w:szCs w:val="18"/>
                    </w:rPr>
                    <w:t>4</w:t>
                  </w:r>
                </w:p>
              </w:tc>
              <w:tc>
                <w:tcPr>
                  <w:tcW w:w="837" w:type="dxa"/>
                </w:tcPr>
                <w:p w:rsidR="00737F5F" w:rsidRPr="005F089B" w:rsidRDefault="00737F5F" w:rsidP="00B61B22">
                  <w:pPr>
                    <w:jc w:val="center"/>
                    <w:rPr>
                      <w:rFonts w:cs="Arial"/>
                      <w:sz w:val="18"/>
                      <w:szCs w:val="18"/>
                    </w:rPr>
                  </w:pPr>
                  <w:r w:rsidRPr="005F089B">
                    <w:rPr>
                      <w:sz w:val="18"/>
                      <w:szCs w:val="18"/>
                    </w:rPr>
                    <w:t>1200</w:t>
                  </w:r>
                </w:p>
              </w:tc>
              <w:tc>
                <w:tcPr>
                  <w:tcW w:w="691" w:type="dxa"/>
                </w:tcPr>
                <w:p w:rsidR="00737F5F" w:rsidRPr="005F089B" w:rsidRDefault="00737F5F" w:rsidP="00B61B22">
                  <w:pPr>
                    <w:jc w:val="center"/>
                    <w:rPr>
                      <w:b/>
                      <w:sz w:val="18"/>
                      <w:szCs w:val="18"/>
                    </w:rPr>
                  </w:pPr>
                  <w:r w:rsidRPr="005F089B">
                    <w:rPr>
                      <w:b/>
                      <w:sz w:val="18"/>
                      <w:szCs w:val="18"/>
                    </w:rPr>
                    <w:t>3270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12</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16</w:t>
                  </w:r>
                </w:p>
              </w:tc>
              <w:tc>
                <w:tcPr>
                  <w:tcW w:w="768" w:type="dxa"/>
                </w:tcPr>
                <w:p w:rsidR="00737F5F" w:rsidRPr="005F089B" w:rsidRDefault="00737F5F" w:rsidP="00B61B22">
                  <w:pPr>
                    <w:jc w:val="center"/>
                    <w:rPr>
                      <w:rFonts w:cs="Arial"/>
                      <w:sz w:val="18"/>
                      <w:szCs w:val="18"/>
                    </w:rPr>
                  </w:pPr>
                  <w:r w:rsidRPr="005F089B">
                    <w:rPr>
                      <w:sz w:val="18"/>
                      <w:szCs w:val="18"/>
                    </w:rPr>
                    <w:t>275</w:t>
                  </w:r>
                </w:p>
              </w:tc>
              <w:tc>
                <w:tcPr>
                  <w:tcW w:w="755" w:type="dxa"/>
                </w:tcPr>
                <w:p w:rsidR="00737F5F" w:rsidRPr="005F089B" w:rsidRDefault="00737F5F" w:rsidP="00B61B22">
                  <w:pPr>
                    <w:jc w:val="center"/>
                    <w:rPr>
                      <w:rFonts w:cs="Arial"/>
                      <w:sz w:val="18"/>
                      <w:szCs w:val="18"/>
                    </w:rPr>
                  </w:pPr>
                  <w:r w:rsidRPr="005F089B">
                    <w:rPr>
                      <w:sz w:val="18"/>
                      <w:szCs w:val="18"/>
                    </w:rPr>
                    <w:t>3.9</w:t>
                  </w:r>
                </w:p>
              </w:tc>
              <w:tc>
                <w:tcPr>
                  <w:tcW w:w="837" w:type="dxa"/>
                </w:tcPr>
                <w:p w:rsidR="00737F5F" w:rsidRPr="005F089B" w:rsidRDefault="00737F5F" w:rsidP="00B61B22">
                  <w:pPr>
                    <w:jc w:val="center"/>
                    <w:rPr>
                      <w:rFonts w:cs="Arial"/>
                      <w:sz w:val="18"/>
                      <w:szCs w:val="18"/>
                    </w:rPr>
                  </w:pPr>
                  <w:r w:rsidRPr="005F089B">
                    <w:rPr>
                      <w:sz w:val="18"/>
                      <w:szCs w:val="18"/>
                    </w:rPr>
                    <w:t>1073</w:t>
                  </w:r>
                </w:p>
              </w:tc>
              <w:tc>
                <w:tcPr>
                  <w:tcW w:w="691" w:type="dxa"/>
                </w:tcPr>
                <w:p w:rsidR="00737F5F" w:rsidRPr="005F089B" w:rsidRDefault="00737F5F" w:rsidP="00B61B22">
                  <w:pPr>
                    <w:jc w:val="center"/>
                    <w:rPr>
                      <w:sz w:val="18"/>
                      <w:szCs w:val="18"/>
                    </w:rPr>
                  </w:pPr>
                  <w:r w:rsidRPr="005F089B">
                    <w:rPr>
                      <w:sz w:val="18"/>
                      <w:szCs w:val="18"/>
                    </w:rPr>
                    <w:t>4343</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16</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20</w:t>
                  </w:r>
                </w:p>
              </w:tc>
              <w:tc>
                <w:tcPr>
                  <w:tcW w:w="768" w:type="dxa"/>
                </w:tcPr>
                <w:p w:rsidR="00737F5F" w:rsidRPr="005F089B" w:rsidRDefault="00737F5F" w:rsidP="00B61B22">
                  <w:pPr>
                    <w:jc w:val="center"/>
                    <w:rPr>
                      <w:rFonts w:cs="Arial"/>
                      <w:sz w:val="18"/>
                      <w:szCs w:val="18"/>
                    </w:rPr>
                  </w:pPr>
                  <w:r w:rsidRPr="005F089B">
                    <w:rPr>
                      <w:sz w:val="18"/>
                      <w:szCs w:val="18"/>
                    </w:rPr>
                    <w:t>250</w:t>
                  </w:r>
                </w:p>
              </w:tc>
              <w:tc>
                <w:tcPr>
                  <w:tcW w:w="755" w:type="dxa"/>
                </w:tcPr>
                <w:p w:rsidR="00737F5F" w:rsidRPr="005F089B" w:rsidRDefault="00737F5F" w:rsidP="00B61B22">
                  <w:pPr>
                    <w:jc w:val="center"/>
                    <w:rPr>
                      <w:rFonts w:cs="Arial"/>
                      <w:sz w:val="18"/>
                      <w:szCs w:val="18"/>
                    </w:rPr>
                  </w:pPr>
                  <w:r w:rsidRPr="005F089B">
                    <w:rPr>
                      <w:sz w:val="18"/>
                      <w:szCs w:val="18"/>
                    </w:rPr>
                    <w:t>3.5</w:t>
                  </w:r>
                </w:p>
              </w:tc>
              <w:tc>
                <w:tcPr>
                  <w:tcW w:w="837" w:type="dxa"/>
                </w:tcPr>
                <w:p w:rsidR="00737F5F" w:rsidRPr="005F089B" w:rsidRDefault="00737F5F" w:rsidP="00B61B22">
                  <w:pPr>
                    <w:jc w:val="center"/>
                    <w:rPr>
                      <w:rFonts w:cs="Arial"/>
                      <w:sz w:val="18"/>
                      <w:szCs w:val="18"/>
                    </w:rPr>
                  </w:pPr>
                  <w:r w:rsidRPr="005F089B">
                    <w:rPr>
                      <w:sz w:val="18"/>
                      <w:szCs w:val="18"/>
                    </w:rPr>
                    <w:t>875</w:t>
                  </w:r>
                </w:p>
              </w:tc>
              <w:tc>
                <w:tcPr>
                  <w:tcW w:w="691" w:type="dxa"/>
                </w:tcPr>
                <w:p w:rsidR="00737F5F" w:rsidRPr="005F089B" w:rsidRDefault="00737F5F" w:rsidP="00B61B22">
                  <w:pPr>
                    <w:jc w:val="center"/>
                    <w:rPr>
                      <w:sz w:val="18"/>
                      <w:szCs w:val="18"/>
                    </w:rPr>
                  </w:pPr>
                  <w:r w:rsidRPr="005F089B">
                    <w:rPr>
                      <w:sz w:val="18"/>
                      <w:szCs w:val="18"/>
                    </w:rPr>
                    <w:t>5218</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20</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24</w:t>
                  </w:r>
                </w:p>
              </w:tc>
              <w:tc>
                <w:tcPr>
                  <w:tcW w:w="768" w:type="dxa"/>
                </w:tcPr>
                <w:p w:rsidR="00737F5F" w:rsidRPr="005F089B" w:rsidRDefault="00737F5F" w:rsidP="00B61B22">
                  <w:pPr>
                    <w:jc w:val="center"/>
                    <w:rPr>
                      <w:rFonts w:cs="Arial"/>
                      <w:sz w:val="18"/>
                      <w:szCs w:val="18"/>
                    </w:rPr>
                  </w:pPr>
                  <w:r w:rsidRPr="005F089B">
                    <w:rPr>
                      <w:sz w:val="18"/>
                      <w:szCs w:val="18"/>
                    </w:rPr>
                    <w:t>200</w:t>
                  </w:r>
                </w:p>
              </w:tc>
              <w:tc>
                <w:tcPr>
                  <w:tcW w:w="755" w:type="dxa"/>
                </w:tcPr>
                <w:p w:rsidR="00737F5F" w:rsidRPr="005F089B" w:rsidRDefault="00737F5F" w:rsidP="00B61B22">
                  <w:pPr>
                    <w:jc w:val="center"/>
                    <w:rPr>
                      <w:rFonts w:cs="Arial"/>
                      <w:sz w:val="18"/>
                      <w:szCs w:val="18"/>
                    </w:rPr>
                  </w:pPr>
                  <w:r w:rsidRPr="005F089B">
                    <w:rPr>
                      <w:sz w:val="18"/>
                      <w:szCs w:val="18"/>
                    </w:rPr>
                    <w:t>0</w:t>
                  </w:r>
                </w:p>
              </w:tc>
              <w:tc>
                <w:tcPr>
                  <w:tcW w:w="837" w:type="dxa"/>
                </w:tcPr>
                <w:p w:rsidR="00737F5F" w:rsidRPr="005F089B" w:rsidRDefault="00737F5F" w:rsidP="00B61B22">
                  <w:pPr>
                    <w:jc w:val="center"/>
                    <w:rPr>
                      <w:rFonts w:cs="Arial"/>
                      <w:sz w:val="18"/>
                      <w:szCs w:val="18"/>
                    </w:rPr>
                  </w:pPr>
                  <w:r w:rsidRPr="005F089B">
                    <w:rPr>
                      <w:sz w:val="18"/>
                      <w:szCs w:val="18"/>
                    </w:rPr>
                    <w:t>0</w:t>
                  </w:r>
                </w:p>
              </w:tc>
              <w:tc>
                <w:tcPr>
                  <w:tcW w:w="691" w:type="dxa"/>
                </w:tcPr>
                <w:p w:rsidR="00737F5F" w:rsidRPr="005F089B" w:rsidRDefault="00737F5F" w:rsidP="00B61B22">
                  <w:pPr>
                    <w:jc w:val="center"/>
                    <w:rPr>
                      <w:sz w:val="18"/>
                      <w:szCs w:val="18"/>
                    </w:rPr>
                  </w:pPr>
                  <w:r w:rsidRPr="005F089B">
                    <w:rPr>
                      <w:sz w:val="18"/>
                      <w:szCs w:val="18"/>
                    </w:rPr>
                    <w:t>5218</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if the dosing interval (i.e., tau) is 12 hours, then cumulative amount of drug recovered during a dosing interval will be calculated as follow:</w:t>
            </w:r>
          </w:p>
          <w:p w:rsidR="00433F2C" w:rsidRPr="00433F2C" w:rsidRDefault="00433F2C">
            <w:pPr>
              <w:rPr>
                <w:rFonts w:cs="Arial"/>
                <w:sz w:val="18"/>
                <w:szCs w:val="18"/>
              </w:rPr>
            </w:pPr>
          </w:p>
          <w:p w:rsidR="00737F5F" w:rsidRDefault="00737F5F" w:rsidP="00737F5F">
            <w:pPr>
              <w:rPr>
                <w:rFonts w:cs="Arial"/>
                <w:i/>
                <w:sz w:val="18"/>
                <w:szCs w:val="18"/>
              </w:rPr>
            </w:pPr>
          </w:p>
          <w:p w:rsidR="00737F5F" w:rsidRPr="00433F2C" w:rsidRDefault="005F089B" w:rsidP="00737F5F">
            <w:pPr>
              <w:rPr>
                <w:rFonts w:cs="Arial"/>
                <w:i/>
                <w:sz w:val="18"/>
                <w:szCs w:val="18"/>
              </w:rPr>
            </w:pPr>
            <w:r>
              <w:rPr>
                <w:rFonts w:cs="Arial"/>
                <w:i/>
                <w:sz w:val="18"/>
                <w:szCs w:val="18"/>
              </w:rPr>
              <w:t>AETAU =600 + 1470 +1200 = 3270</w:t>
            </w:r>
            <w:r w:rsidR="00737F5F" w:rsidRPr="00433F2C">
              <w:rPr>
                <w:rFonts w:cs="Arial"/>
                <w:i/>
                <w:sz w:val="18"/>
                <w:szCs w:val="18"/>
              </w:rPr>
              <w:t xml:space="preserve"> ng </w:t>
            </w:r>
          </w:p>
          <w:p w:rsidR="00737F5F" w:rsidRPr="00433F2C" w:rsidRDefault="00737F5F">
            <w:pPr>
              <w:rPr>
                <w:rFonts w:cs="Arial"/>
                <w:i/>
                <w:sz w:val="18"/>
                <w:szCs w:val="18"/>
              </w:rPr>
            </w:pPr>
          </w:p>
          <w:p w:rsidR="00433F2C" w:rsidRPr="00433F2C" w:rsidRDefault="00433F2C">
            <w:pPr>
              <w:rPr>
                <w:rFonts w:cs="Arial"/>
                <w:sz w:val="18"/>
                <w:szCs w:val="18"/>
              </w:rPr>
            </w:pPr>
          </w:p>
          <w:p w:rsidR="00433F2C" w:rsidRPr="00433F2C" w:rsidRDefault="00433F2C">
            <w:pPr>
              <w:rPr>
                <w:rFonts w:cs="Arial"/>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rPr>
                <w:rFonts w:cs="Arial"/>
                <w:sz w:val="18"/>
                <w:szCs w:val="18"/>
              </w:rPr>
            </w:pPr>
            <w:r>
              <w:rPr>
                <w:rFonts w:cs="Arial"/>
                <w:sz w:val="18"/>
                <w:szCs w:val="18"/>
              </w:rPr>
              <w:t>1.0</w:t>
            </w:r>
          </w:p>
        </w:tc>
        <w:tc>
          <w:tcPr>
            <w:tcW w:w="1821" w:type="dxa"/>
          </w:tcPr>
          <w:p w:rsidR="00433F2C" w:rsidRPr="00F71A6D" w:rsidRDefault="00433F2C">
            <w:pPr>
              <w:rPr>
                <w:rFonts w:cs="Arial"/>
                <w:b/>
                <w:sz w:val="18"/>
                <w:szCs w:val="18"/>
              </w:rPr>
            </w:pPr>
            <w:bookmarkStart w:id="180" w:name="AETPCT"/>
            <w:r w:rsidRPr="00F71A6D">
              <w:rPr>
                <w:rFonts w:cs="Arial"/>
                <w:b/>
                <w:sz w:val="18"/>
                <w:szCs w:val="18"/>
              </w:rPr>
              <w:t>AE</w:t>
            </w:r>
            <w:r w:rsidRPr="00F71A6D">
              <w:rPr>
                <w:rFonts w:cs="Arial"/>
                <w:b/>
                <w:iCs/>
                <w:sz w:val="18"/>
                <w:szCs w:val="18"/>
              </w:rPr>
              <w:t>T</w:t>
            </w:r>
            <w:r w:rsidR="001154E8" w:rsidRPr="00F71A6D">
              <w:rPr>
                <w:rFonts w:cs="Arial"/>
                <w:b/>
                <w:sz w:val="18"/>
                <w:szCs w:val="18"/>
              </w:rPr>
              <w:t>PCT</w:t>
            </w:r>
            <w:bookmarkEnd w:id="180"/>
          </w:p>
          <w:p w:rsidR="00433F2C" w:rsidRPr="00433F2C" w:rsidRDefault="00433F2C">
            <w:pPr>
              <w:pStyle w:val="TableContent"/>
              <w:rPr>
                <w:iCs/>
                <w:sz w:val="18"/>
                <w:szCs w:val="18"/>
              </w:rPr>
            </w:pPr>
          </w:p>
        </w:tc>
        <w:tc>
          <w:tcPr>
            <w:tcW w:w="4883" w:type="dxa"/>
          </w:tcPr>
          <w:p w:rsidR="00433F2C" w:rsidRDefault="00433F2C">
            <w:pPr>
              <w:rPr>
                <w:rFonts w:cs="Arial"/>
                <w:b/>
                <w:sz w:val="18"/>
                <w:szCs w:val="18"/>
              </w:rPr>
            </w:pPr>
            <w:r w:rsidRPr="00433F2C">
              <w:rPr>
                <w:rFonts w:cs="Arial"/>
                <w:b/>
                <w:sz w:val="18"/>
                <w:szCs w:val="18"/>
              </w:rPr>
              <w:t>Cumulative amount of drug</w:t>
            </w:r>
            <w:r w:rsidRPr="00433F2C">
              <w:rPr>
                <w:rFonts w:cs="Arial"/>
                <w:sz w:val="18"/>
                <w:szCs w:val="18"/>
              </w:rPr>
              <w:t xml:space="preserve"> recovered unchanged in the urine up to </w:t>
            </w:r>
            <w:r w:rsidRPr="00433F2C">
              <w:rPr>
                <w:rFonts w:cs="Arial"/>
                <w:b/>
                <w:sz w:val="18"/>
                <w:szCs w:val="18"/>
              </w:rPr>
              <w:t xml:space="preserve">time </w:t>
            </w:r>
            <w:r w:rsidRPr="00433F2C">
              <w:rPr>
                <w:rFonts w:cs="Arial"/>
                <w:b/>
                <w:i/>
                <w:iCs/>
                <w:sz w:val="18"/>
                <w:szCs w:val="18"/>
              </w:rPr>
              <w:t xml:space="preserve">T </w:t>
            </w:r>
            <w:r w:rsidRPr="00433F2C">
              <w:rPr>
                <w:rFonts w:cs="Arial"/>
                <w:b/>
                <w:sz w:val="18"/>
                <w:szCs w:val="18"/>
              </w:rPr>
              <w:t>post-dose</w:t>
            </w:r>
            <w:r w:rsidRPr="00433F2C">
              <w:rPr>
                <w:rFonts w:cs="Arial"/>
                <w:sz w:val="18"/>
                <w:szCs w:val="18"/>
              </w:rPr>
              <w:t xml:space="preserve">, where t can have a numerical value, </w:t>
            </w:r>
            <w:r w:rsidRPr="00433F2C">
              <w:rPr>
                <w:rFonts w:cs="Arial"/>
                <w:b/>
                <w:sz w:val="18"/>
                <w:szCs w:val="18"/>
              </w:rPr>
              <w:t>expressed as percentage of administered dose</w:t>
            </w:r>
          </w:p>
          <w:p w:rsidR="001154E8" w:rsidRDefault="001154E8">
            <w:pPr>
              <w:rPr>
                <w:rFonts w:cs="Arial"/>
                <w:b/>
                <w:sz w:val="18"/>
                <w:szCs w:val="18"/>
              </w:rPr>
            </w:pPr>
          </w:p>
          <w:p w:rsidR="001154E8" w:rsidRPr="00433F2C" w:rsidRDefault="001154E8">
            <w:pPr>
              <w:rPr>
                <w:rFonts w:cs="Arial"/>
                <w:b/>
                <w:sz w:val="18"/>
                <w:szCs w:val="18"/>
              </w:rPr>
            </w:pPr>
            <w:r>
              <w:rPr>
                <w:rFonts w:cs="Arial"/>
                <w:b/>
                <w:sz w:val="18"/>
                <w:szCs w:val="18"/>
              </w:rPr>
              <w:t>Model M4</w:t>
            </w:r>
            <w:r w:rsidR="00BD7662">
              <w:rPr>
                <w:rFonts w:cs="Arial"/>
                <w:b/>
                <w:sz w:val="18"/>
                <w:szCs w:val="18"/>
              </w:rPr>
              <w:t>, DERIVED</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1154E8">
            <w:pPr>
              <w:rPr>
                <w:rFonts w:cs="Arial"/>
                <w:sz w:val="18"/>
                <w:szCs w:val="18"/>
              </w:rPr>
            </w:pPr>
            <w:r w:rsidRPr="00433F2C">
              <w:rPr>
                <w:position w:val="-28"/>
                <w:sz w:val="18"/>
                <w:szCs w:val="18"/>
              </w:rPr>
              <w:object w:dxaOrig="2520" w:dyaOrig="680">
                <v:shape id="_x0000_i1110" type="#_x0000_t75" style="width:127.65pt;height:33.5pt" o:ole="">
                  <v:imagedata r:id="rId175" o:title=""/>
                </v:shape>
                <o:OLEObject Type="Embed" ProgID="Equation.3" ShapeID="_x0000_i1110" DrawAspect="Content" ObjectID="_1640609739" r:id="rId176"/>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 = cumulative amount at of drug at time t (wt)</w:t>
            </w:r>
          </w:p>
          <w:p w:rsidR="00433F2C" w:rsidRPr="00433F2C" w:rsidRDefault="00433F2C">
            <w:pPr>
              <w:rPr>
                <w:rFonts w:cs="Arial"/>
                <w:sz w:val="18"/>
                <w:szCs w:val="18"/>
              </w:rPr>
            </w:pPr>
            <w:r w:rsidRPr="00433F2C">
              <w:rPr>
                <w:iCs/>
                <w:sz w:val="18"/>
                <w:szCs w:val="18"/>
              </w:rPr>
              <w:t xml:space="preserve">Dose = </w:t>
            </w:r>
            <w:r w:rsidR="00357386">
              <w:rPr>
                <w:iCs/>
                <w:sz w:val="18"/>
                <w:szCs w:val="18"/>
              </w:rPr>
              <w:t>administered</w:t>
            </w:r>
            <w:r w:rsidRPr="00433F2C">
              <w:rPr>
                <w:iCs/>
                <w:sz w:val="18"/>
                <w:szCs w:val="18"/>
              </w:rPr>
              <w:t xml:space="preserve"> dose </w:t>
            </w:r>
            <w:r w:rsidRPr="00433F2C">
              <w:rPr>
                <w:rFonts w:cs="Arial"/>
                <w:sz w:val="18"/>
                <w:szCs w:val="18"/>
              </w:rPr>
              <w:t xml:space="preserve"> (wt)</w:t>
            </w:r>
          </w:p>
          <w:p w:rsidR="00433F2C" w:rsidRDefault="00433F2C">
            <w:pPr>
              <w:rPr>
                <w:rFonts w:cs="Arial"/>
                <w:sz w:val="18"/>
                <w:szCs w:val="18"/>
              </w:rPr>
            </w:pPr>
          </w:p>
          <w:p w:rsidR="005F089B" w:rsidRDefault="00DB0240" w:rsidP="005F089B">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5F089B" w:rsidRPr="00433F2C" w:rsidTr="00EB17E9">
              <w:tc>
                <w:tcPr>
                  <w:tcW w:w="656" w:type="dxa"/>
                </w:tcPr>
                <w:p w:rsidR="005F089B" w:rsidRPr="005F089B" w:rsidRDefault="005F089B" w:rsidP="00B61B22">
                  <w:pPr>
                    <w:jc w:val="center"/>
                    <w:rPr>
                      <w:rFonts w:cs="Arial"/>
                      <w:sz w:val="18"/>
                      <w:szCs w:val="18"/>
                    </w:rPr>
                  </w:pPr>
                  <w:r w:rsidRPr="005F089B">
                    <w:rPr>
                      <w:rFonts w:cs="Arial"/>
                      <w:sz w:val="18"/>
                      <w:szCs w:val="18"/>
                    </w:rPr>
                    <w:t>Start Time</w:t>
                  </w:r>
                </w:p>
              </w:tc>
              <w:tc>
                <w:tcPr>
                  <w:tcW w:w="656" w:type="dxa"/>
                </w:tcPr>
                <w:p w:rsidR="005F089B" w:rsidRPr="005F089B" w:rsidRDefault="005F089B" w:rsidP="00B61B22">
                  <w:pPr>
                    <w:jc w:val="center"/>
                    <w:rPr>
                      <w:rFonts w:cs="Arial"/>
                      <w:sz w:val="18"/>
                      <w:szCs w:val="18"/>
                    </w:rPr>
                  </w:pPr>
                  <w:r w:rsidRPr="005F089B">
                    <w:rPr>
                      <w:rFonts w:cs="Arial"/>
                      <w:sz w:val="18"/>
                      <w:szCs w:val="18"/>
                    </w:rPr>
                    <w:t>End Time</w:t>
                  </w:r>
                </w:p>
              </w:tc>
              <w:tc>
                <w:tcPr>
                  <w:tcW w:w="573" w:type="dxa"/>
                </w:tcPr>
                <w:p w:rsidR="005F089B" w:rsidRPr="005F089B" w:rsidRDefault="005F089B" w:rsidP="00B61B22">
                  <w:pPr>
                    <w:jc w:val="center"/>
                    <w:rPr>
                      <w:rFonts w:cs="Arial"/>
                      <w:sz w:val="18"/>
                      <w:szCs w:val="18"/>
                    </w:rPr>
                  </w:pPr>
                  <w:r w:rsidRPr="005F089B">
                    <w:rPr>
                      <w:rFonts w:cs="Arial"/>
                      <w:sz w:val="18"/>
                      <w:szCs w:val="18"/>
                    </w:rPr>
                    <w:t>V</w:t>
                  </w:r>
                </w:p>
              </w:tc>
              <w:tc>
                <w:tcPr>
                  <w:tcW w:w="531" w:type="dxa"/>
                </w:tcPr>
                <w:p w:rsidR="005F089B" w:rsidRPr="005F089B" w:rsidRDefault="005F089B" w:rsidP="00B61B22">
                  <w:pPr>
                    <w:jc w:val="center"/>
                    <w:rPr>
                      <w:rFonts w:cs="Arial"/>
                      <w:sz w:val="18"/>
                      <w:szCs w:val="18"/>
                    </w:rPr>
                  </w:pPr>
                  <w:r w:rsidRPr="005F089B">
                    <w:rPr>
                      <w:rFonts w:cs="Arial"/>
                      <w:sz w:val="18"/>
                      <w:szCs w:val="18"/>
                    </w:rPr>
                    <w:t>C</w:t>
                  </w:r>
                </w:p>
              </w:tc>
              <w:tc>
                <w:tcPr>
                  <w:tcW w:w="666" w:type="dxa"/>
                </w:tcPr>
                <w:p w:rsidR="005F089B" w:rsidRPr="005F089B" w:rsidRDefault="005F089B" w:rsidP="00B61B22">
                  <w:pPr>
                    <w:jc w:val="center"/>
                    <w:rPr>
                      <w:rFonts w:cs="Arial"/>
                      <w:sz w:val="18"/>
                      <w:szCs w:val="18"/>
                    </w:rPr>
                  </w:pPr>
                  <w:r w:rsidRPr="005F089B">
                    <w:rPr>
                      <w:rFonts w:cs="Arial"/>
                      <w:sz w:val="18"/>
                      <w:szCs w:val="18"/>
                    </w:rPr>
                    <w:t>AT</w:t>
                  </w:r>
                </w:p>
              </w:tc>
              <w:tc>
                <w:tcPr>
                  <w:tcW w:w="634" w:type="dxa"/>
                </w:tcPr>
                <w:p w:rsidR="005F089B" w:rsidRPr="005F089B" w:rsidRDefault="005F089B" w:rsidP="00B61B22">
                  <w:pPr>
                    <w:jc w:val="center"/>
                    <w:rPr>
                      <w:rFonts w:cs="Arial"/>
                      <w:sz w:val="18"/>
                      <w:szCs w:val="18"/>
                    </w:rPr>
                  </w:pPr>
                  <w:r w:rsidRPr="005F089B">
                    <w:rPr>
                      <w:rFonts w:cs="Arial"/>
                      <w:sz w:val="18"/>
                      <w:szCs w:val="18"/>
                    </w:rPr>
                    <w:t>AET</w:t>
                  </w:r>
                </w:p>
              </w:tc>
              <w:tc>
                <w:tcPr>
                  <w:tcW w:w="927" w:type="dxa"/>
                </w:tcPr>
                <w:p w:rsidR="005F089B" w:rsidRPr="005F089B" w:rsidRDefault="005F089B" w:rsidP="00B61B22">
                  <w:pPr>
                    <w:jc w:val="center"/>
                    <w:rPr>
                      <w:rFonts w:cs="Arial"/>
                      <w:sz w:val="18"/>
                      <w:szCs w:val="18"/>
                    </w:rPr>
                  </w:pPr>
                  <w:r>
                    <w:rPr>
                      <w:rFonts w:cs="Arial"/>
                      <w:sz w:val="18"/>
                      <w:szCs w:val="18"/>
                    </w:rPr>
                    <w:t>AETPCT</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0</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4</w:t>
                  </w:r>
                </w:p>
              </w:tc>
              <w:tc>
                <w:tcPr>
                  <w:tcW w:w="573" w:type="dxa"/>
                </w:tcPr>
                <w:p w:rsidR="005F089B" w:rsidRPr="005F089B" w:rsidRDefault="005F089B" w:rsidP="00B61B22">
                  <w:pPr>
                    <w:jc w:val="center"/>
                    <w:rPr>
                      <w:rFonts w:cs="Arial"/>
                      <w:sz w:val="18"/>
                      <w:szCs w:val="18"/>
                    </w:rPr>
                  </w:pPr>
                  <w:r w:rsidRPr="005F089B">
                    <w:rPr>
                      <w:sz w:val="18"/>
                      <w:szCs w:val="18"/>
                    </w:rPr>
                    <w:t>200</w:t>
                  </w:r>
                </w:p>
              </w:tc>
              <w:tc>
                <w:tcPr>
                  <w:tcW w:w="531" w:type="dxa"/>
                </w:tcPr>
                <w:p w:rsidR="005F089B" w:rsidRPr="005F089B" w:rsidRDefault="005F089B" w:rsidP="00B61B22">
                  <w:pPr>
                    <w:jc w:val="center"/>
                    <w:rPr>
                      <w:rFonts w:cs="Arial"/>
                      <w:sz w:val="18"/>
                      <w:szCs w:val="18"/>
                    </w:rPr>
                  </w:pPr>
                  <w:r w:rsidRPr="005F089B">
                    <w:rPr>
                      <w:sz w:val="18"/>
                      <w:szCs w:val="18"/>
                    </w:rPr>
                    <w:t>3</w:t>
                  </w:r>
                </w:p>
              </w:tc>
              <w:tc>
                <w:tcPr>
                  <w:tcW w:w="666" w:type="dxa"/>
                </w:tcPr>
                <w:p w:rsidR="005F089B" w:rsidRPr="005F089B" w:rsidRDefault="005F089B" w:rsidP="00B61B22">
                  <w:pPr>
                    <w:jc w:val="center"/>
                    <w:rPr>
                      <w:rFonts w:cs="Arial"/>
                      <w:sz w:val="18"/>
                      <w:szCs w:val="18"/>
                    </w:rPr>
                  </w:pPr>
                  <w:r w:rsidRPr="005F089B">
                    <w:rPr>
                      <w:sz w:val="18"/>
                      <w:szCs w:val="18"/>
                    </w:rPr>
                    <w:t>600</w:t>
                  </w:r>
                </w:p>
              </w:tc>
              <w:tc>
                <w:tcPr>
                  <w:tcW w:w="634" w:type="dxa"/>
                </w:tcPr>
                <w:p w:rsidR="005F089B" w:rsidRPr="005F089B" w:rsidRDefault="005F089B" w:rsidP="00B61B22">
                  <w:pPr>
                    <w:jc w:val="center"/>
                    <w:rPr>
                      <w:sz w:val="18"/>
                      <w:szCs w:val="18"/>
                    </w:rPr>
                  </w:pPr>
                  <w:r w:rsidRPr="005F089B">
                    <w:rPr>
                      <w:sz w:val="18"/>
                      <w:szCs w:val="18"/>
                    </w:rPr>
                    <w:t>600</w:t>
                  </w:r>
                </w:p>
              </w:tc>
              <w:tc>
                <w:tcPr>
                  <w:tcW w:w="927" w:type="dxa"/>
                </w:tcPr>
                <w:p w:rsidR="005F089B" w:rsidRPr="005F089B" w:rsidRDefault="005F089B" w:rsidP="00B61B22">
                  <w:pPr>
                    <w:jc w:val="center"/>
                    <w:rPr>
                      <w:sz w:val="18"/>
                      <w:szCs w:val="18"/>
                    </w:rPr>
                  </w:pPr>
                  <w:r>
                    <w:rPr>
                      <w:sz w:val="18"/>
                      <w:szCs w:val="18"/>
                    </w:rPr>
                    <w:t>1.2</w:t>
                  </w:r>
                </w:p>
              </w:tc>
            </w:tr>
            <w:tr w:rsidR="005F089B" w:rsidRPr="00433F2C" w:rsidTr="00EB17E9">
              <w:tc>
                <w:tcPr>
                  <w:tcW w:w="656" w:type="dxa"/>
                  <w:vAlign w:val="center"/>
                </w:tcPr>
                <w:p w:rsidR="005F089B" w:rsidRPr="00357386" w:rsidRDefault="005F089B" w:rsidP="00B61B22">
                  <w:pPr>
                    <w:jc w:val="center"/>
                    <w:rPr>
                      <w:rFonts w:cs="Arial"/>
                      <w:sz w:val="18"/>
                      <w:szCs w:val="18"/>
                    </w:rPr>
                  </w:pPr>
                  <w:r w:rsidRPr="00357386">
                    <w:rPr>
                      <w:rFonts w:cs="Arial"/>
                      <w:sz w:val="18"/>
                      <w:szCs w:val="18"/>
                    </w:rPr>
                    <w:t>4</w:t>
                  </w:r>
                </w:p>
              </w:tc>
              <w:tc>
                <w:tcPr>
                  <w:tcW w:w="656" w:type="dxa"/>
                  <w:vAlign w:val="center"/>
                </w:tcPr>
                <w:p w:rsidR="005F089B" w:rsidRPr="00357386" w:rsidRDefault="005F089B" w:rsidP="00B61B22">
                  <w:pPr>
                    <w:jc w:val="center"/>
                    <w:rPr>
                      <w:rFonts w:cs="Arial"/>
                      <w:b/>
                      <w:sz w:val="18"/>
                      <w:szCs w:val="18"/>
                    </w:rPr>
                  </w:pPr>
                  <w:r w:rsidRPr="00357386">
                    <w:rPr>
                      <w:rFonts w:cs="Arial"/>
                      <w:b/>
                      <w:sz w:val="18"/>
                      <w:szCs w:val="18"/>
                    </w:rPr>
                    <w:t>8</w:t>
                  </w:r>
                </w:p>
              </w:tc>
              <w:tc>
                <w:tcPr>
                  <w:tcW w:w="573" w:type="dxa"/>
                </w:tcPr>
                <w:p w:rsidR="005F089B" w:rsidRPr="00357386" w:rsidRDefault="005F089B" w:rsidP="00B61B22">
                  <w:pPr>
                    <w:jc w:val="center"/>
                    <w:rPr>
                      <w:rFonts w:cs="Arial"/>
                      <w:sz w:val="18"/>
                      <w:szCs w:val="18"/>
                    </w:rPr>
                  </w:pPr>
                  <w:r w:rsidRPr="00357386">
                    <w:rPr>
                      <w:sz w:val="18"/>
                      <w:szCs w:val="18"/>
                    </w:rPr>
                    <w:t>350</w:t>
                  </w:r>
                </w:p>
              </w:tc>
              <w:tc>
                <w:tcPr>
                  <w:tcW w:w="531" w:type="dxa"/>
                </w:tcPr>
                <w:p w:rsidR="005F089B" w:rsidRPr="00357386" w:rsidRDefault="005F089B" w:rsidP="00B61B22">
                  <w:pPr>
                    <w:jc w:val="center"/>
                    <w:rPr>
                      <w:rFonts w:cs="Arial"/>
                      <w:sz w:val="18"/>
                      <w:szCs w:val="18"/>
                    </w:rPr>
                  </w:pPr>
                  <w:r w:rsidRPr="00357386">
                    <w:rPr>
                      <w:sz w:val="18"/>
                      <w:szCs w:val="18"/>
                    </w:rPr>
                    <w:t>4.2</w:t>
                  </w:r>
                </w:p>
              </w:tc>
              <w:tc>
                <w:tcPr>
                  <w:tcW w:w="666" w:type="dxa"/>
                </w:tcPr>
                <w:p w:rsidR="005F089B" w:rsidRPr="00357386" w:rsidRDefault="005F089B" w:rsidP="00B61B22">
                  <w:pPr>
                    <w:jc w:val="center"/>
                    <w:rPr>
                      <w:rFonts w:cs="Arial"/>
                      <w:sz w:val="18"/>
                      <w:szCs w:val="18"/>
                    </w:rPr>
                  </w:pPr>
                  <w:r w:rsidRPr="00357386">
                    <w:rPr>
                      <w:sz w:val="18"/>
                      <w:szCs w:val="18"/>
                    </w:rPr>
                    <w:t>1470</w:t>
                  </w:r>
                </w:p>
              </w:tc>
              <w:tc>
                <w:tcPr>
                  <w:tcW w:w="634" w:type="dxa"/>
                </w:tcPr>
                <w:p w:rsidR="005F089B" w:rsidRPr="00357386" w:rsidRDefault="005F089B" w:rsidP="00B61B22">
                  <w:pPr>
                    <w:jc w:val="center"/>
                    <w:rPr>
                      <w:sz w:val="18"/>
                      <w:szCs w:val="18"/>
                    </w:rPr>
                  </w:pPr>
                  <w:r w:rsidRPr="00357386">
                    <w:rPr>
                      <w:sz w:val="18"/>
                      <w:szCs w:val="18"/>
                    </w:rPr>
                    <w:t>2070</w:t>
                  </w:r>
                </w:p>
              </w:tc>
              <w:tc>
                <w:tcPr>
                  <w:tcW w:w="927" w:type="dxa"/>
                </w:tcPr>
                <w:p w:rsidR="005F089B" w:rsidRPr="00357386" w:rsidRDefault="005F089B" w:rsidP="00B61B22">
                  <w:pPr>
                    <w:jc w:val="center"/>
                    <w:rPr>
                      <w:b/>
                      <w:sz w:val="18"/>
                      <w:szCs w:val="18"/>
                    </w:rPr>
                  </w:pPr>
                  <w:r w:rsidRPr="00357386">
                    <w:rPr>
                      <w:b/>
                      <w:sz w:val="18"/>
                      <w:szCs w:val="18"/>
                    </w:rPr>
                    <w:t>4.14</w:t>
                  </w:r>
                </w:p>
              </w:tc>
            </w:tr>
            <w:tr w:rsidR="005F089B" w:rsidRPr="00433F2C" w:rsidTr="00EB17E9">
              <w:tc>
                <w:tcPr>
                  <w:tcW w:w="656" w:type="dxa"/>
                  <w:vAlign w:val="center"/>
                </w:tcPr>
                <w:p w:rsidR="005F089B" w:rsidRPr="00357386" w:rsidRDefault="005F089B" w:rsidP="00B61B22">
                  <w:pPr>
                    <w:jc w:val="center"/>
                    <w:rPr>
                      <w:rFonts w:cs="Arial"/>
                      <w:sz w:val="18"/>
                      <w:szCs w:val="18"/>
                    </w:rPr>
                  </w:pPr>
                  <w:r w:rsidRPr="00357386">
                    <w:rPr>
                      <w:rFonts w:cs="Arial"/>
                      <w:sz w:val="18"/>
                      <w:szCs w:val="18"/>
                    </w:rPr>
                    <w:t>8</w:t>
                  </w:r>
                </w:p>
              </w:tc>
              <w:tc>
                <w:tcPr>
                  <w:tcW w:w="656" w:type="dxa"/>
                  <w:vAlign w:val="center"/>
                </w:tcPr>
                <w:p w:rsidR="005F089B" w:rsidRPr="00357386" w:rsidRDefault="005F089B" w:rsidP="00B61B22">
                  <w:pPr>
                    <w:jc w:val="center"/>
                    <w:rPr>
                      <w:rFonts w:cs="Arial"/>
                      <w:sz w:val="18"/>
                      <w:szCs w:val="18"/>
                    </w:rPr>
                  </w:pPr>
                  <w:r w:rsidRPr="00357386">
                    <w:rPr>
                      <w:rFonts w:cs="Arial"/>
                      <w:sz w:val="18"/>
                      <w:szCs w:val="18"/>
                    </w:rPr>
                    <w:t>12</w:t>
                  </w:r>
                </w:p>
              </w:tc>
              <w:tc>
                <w:tcPr>
                  <w:tcW w:w="573" w:type="dxa"/>
                </w:tcPr>
                <w:p w:rsidR="005F089B" w:rsidRPr="00357386" w:rsidRDefault="005F089B" w:rsidP="00B61B22">
                  <w:pPr>
                    <w:jc w:val="center"/>
                    <w:rPr>
                      <w:rFonts w:cs="Arial"/>
                      <w:sz w:val="18"/>
                      <w:szCs w:val="18"/>
                    </w:rPr>
                  </w:pPr>
                  <w:r w:rsidRPr="00357386">
                    <w:rPr>
                      <w:sz w:val="18"/>
                      <w:szCs w:val="18"/>
                    </w:rPr>
                    <w:t>300</w:t>
                  </w:r>
                </w:p>
              </w:tc>
              <w:tc>
                <w:tcPr>
                  <w:tcW w:w="531" w:type="dxa"/>
                </w:tcPr>
                <w:p w:rsidR="005F089B" w:rsidRPr="00357386" w:rsidRDefault="005F089B" w:rsidP="00B61B22">
                  <w:pPr>
                    <w:jc w:val="center"/>
                    <w:rPr>
                      <w:rFonts w:cs="Arial"/>
                      <w:sz w:val="18"/>
                      <w:szCs w:val="18"/>
                    </w:rPr>
                  </w:pPr>
                  <w:r w:rsidRPr="00357386">
                    <w:rPr>
                      <w:sz w:val="18"/>
                      <w:szCs w:val="18"/>
                    </w:rPr>
                    <w:t>4</w:t>
                  </w:r>
                </w:p>
              </w:tc>
              <w:tc>
                <w:tcPr>
                  <w:tcW w:w="666" w:type="dxa"/>
                </w:tcPr>
                <w:p w:rsidR="005F089B" w:rsidRPr="00357386" w:rsidRDefault="005F089B" w:rsidP="00B61B22">
                  <w:pPr>
                    <w:jc w:val="center"/>
                    <w:rPr>
                      <w:rFonts w:cs="Arial"/>
                      <w:sz w:val="18"/>
                      <w:szCs w:val="18"/>
                    </w:rPr>
                  </w:pPr>
                  <w:r w:rsidRPr="00357386">
                    <w:rPr>
                      <w:sz w:val="18"/>
                      <w:szCs w:val="18"/>
                    </w:rPr>
                    <w:t>1200</w:t>
                  </w:r>
                </w:p>
              </w:tc>
              <w:tc>
                <w:tcPr>
                  <w:tcW w:w="634" w:type="dxa"/>
                </w:tcPr>
                <w:p w:rsidR="005F089B" w:rsidRPr="00357386" w:rsidRDefault="005F089B" w:rsidP="00B61B22">
                  <w:pPr>
                    <w:jc w:val="center"/>
                    <w:rPr>
                      <w:sz w:val="18"/>
                      <w:szCs w:val="18"/>
                    </w:rPr>
                  </w:pPr>
                  <w:r w:rsidRPr="00357386">
                    <w:rPr>
                      <w:sz w:val="18"/>
                      <w:szCs w:val="18"/>
                    </w:rPr>
                    <w:t>3270</w:t>
                  </w:r>
                </w:p>
              </w:tc>
              <w:tc>
                <w:tcPr>
                  <w:tcW w:w="927" w:type="dxa"/>
                </w:tcPr>
                <w:p w:rsidR="005F089B" w:rsidRPr="00357386" w:rsidRDefault="005F089B" w:rsidP="00B61B22">
                  <w:pPr>
                    <w:jc w:val="center"/>
                    <w:rPr>
                      <w:sz w:val="18"/>
                      <w:szCs w:val="18"/>
                    </w:rPr>
                  </w:pPr>
                  <w:r w:rsidRPr="00357386">
                    <w:rPr>
                      <w:sz w:val="18"/>
                      <w:szCs w:val="18"/>
                    </w:rPr>
                    <w:t>6.54</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12</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16</w:t>
                  </w:r>
                </w:p>
              </w:tc>
              <w:tc>
                <w:tcPr>
                  <w:tcW w:w="573" w:type="dxa"/>
                </w:tcPr>
                <w:p w:rsidR="005F089B" w:rsidRPr="005F089B" w:rsidRDefault="005F089B" w:rsidP="00B61B22">
                  <w:pPr>
                    <w:jc w:val="center"/>
                    <w:rPr>
                      <w:rFonts w:cs="Arial"/>
                      <w:sz w:val="18"/>
                      <w:szCs w:val="18"/>
                    </w:rPr>
                  </w:pPr>
                  <w:r w:rsidRPr="005F089B">
                    <w:rPr>
                      <w:sz w:val="18"/>
                      <w:szCs w:val="18"/>
                    </w:rPr>
                    <w:t>275</w:t>
                  </w:r>
                </w:p>
              </w:tc>
              <w:tc>
                <w:tcPr>
                  <w:tcW w:w="531" w:type="dxa"/>
                </w:tcPr>
                <w:p w:rsidR="005F089B" w:rsidRPr="005F089B" w:rsidRDefault="005F089B" w:rsidP="00B61B22">
                  <w:pPr>
                    <w:jc w:val="center"/>
                    <w:rPr>
                      <w:rFonts w:cs="Arial"/>
                      <w:sz w:val="18"/>
                      <w:szCs w:val="18"/>
                    </w:rPr>
                  </w:pPr>
                  <w:r w:rsidRPr="005F089B">
                    <w:rPr>
                      <w:sz w:val="18"/>
                      <w:szCs w:val="18"/>
                    </w:rPr>
                    <w:t>3.9</w:t>
                  </w:r>
                </w:p>
              </w:tc>
              <w:tc>
                <w:tcPr>
                  <w:tcW w:w="666" w:type="dxa"/>
                </w:tcPr>
                <w:p w:rsidR="005F089B" w:rsidRPr="005F089B" w:rsidRDefault="005F089B" w:rsidP="00B61B22">
                  <w:pPr>
                    <w:jc w:val="center"/>
                    <w:rPr>
                      <w:rFonts w:cs="Arial"/>
                      <w:sz w:val="18"/>
                      <w:szCs w:val="18"/>
                    </w:rPr>
                  </w:pPr>
                  <w:r w:rsidRPr="005F089B">
                    <w:rPr>
                      <w:sz w:val="18"/>
                      <w:szCs w:val="18"/>
                    </w:rPr>
                    <w:t>1073</w:t>
                  </w:r>
                </w:p>
              </w:tc>
              <w:tc>
                <w:tcPr>
                  <w:tcW w:w="634" w:type="dxa"/>
                </w:tcPr>
                <w:p w:rsidR="005F089B" w:rsidRPr="005F089B" w:rsidRDefault="005F089B" w:rsidP="00B61B22">
                  <w:pPr>
                    <w:jc w:val="center"/>
                    <w:rPr>
                      <w:sz w:val="18"/>
                      <w:szCs w:val="18"/>
                    </w:rPr>
                  </w:pPr>
                  <w:r w:rsidRPr="005F089B">
                    <w:rPr>
                      <w:sz w:val="18"/>
                      <w:szCs w:val="18"/>
                    </w:rPr>
                    <w:t>4343</w:t>
                  </w:r>
                </w:p>
              </w:tc>
              <w:tc>
                <w:tcPr>
                  <w:tcW w:w="927" w:type="dxa"/>
                </w:tcPr>
                <w:p w:rsidR="005F089B" w:rsidRPr="005F089B" w:rsidRDefault="005F089B" w:rsidP="00B61B22">
                  <w:pPr>
                    <w:jc w:val="center"/>
                    <w:rPr>
                      <w:sz w:val="18"/>
                      <w:szCs w:val="18"/>
                    </w:rPr>
                  </w:pPr>
                  <w:r>
                    <w:rPr>
                      <w:sz w:val="18"/>
                      <w:szCs w:val="18"/>
                    </w:rPr>
                    <w:t>8.67</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16</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20</w:t>
                  </w:r>
                </w:p>
              </w:tc>
              <w:tc>
                <w:tcPr>
                  <w:tcW w:w="573" w:type="dxa"/>
                </w:tcPr>
                <w:p w:rsidR="005F089B" w:rsidRPr="005F089B" w:rsidRDefault="005F089B" w:rsidP="00B61B22">
                  <w:pPr>
                    <w:jc w:val="center"/>
                    <w:rPr>
                      <w:rFonts w:cs="Arial"/>
                      <w:sz w:val="18"/>
                      <w:szCs w:val="18"/>
                    </w:rPr>
                  </w:pPr>
                  <w:r w:rsidRPr="005F089B">
                    <w:rPr>
                      <w:sz w:val="18"/>
                      <w:szCs w:val="18"/>
                    </w:rPr>
                    <w:t>250</w:t>
                  </w:r>
                </w:p>
              </w:tc>
              <w:tc>
                <w:tcPr>
                  <w:tcW w:w="531" w:type="dxa"/>
                </w:tcPr>
                <w:p w:rsidR="005F089B" w:rsidRPr="005F089B" w:rsidRDefault="005F089B" w:rsidP="00B61B22">
                  <w:pPr>
                    <w:jc w:val="center"/>
                    <w:rPr>
                      <w:rFonts w:cs="Arial"/>
                      <w:sz w:val="18"/>
                      <w:szCs w:val="18"/>
                    </w:rPr>
                  </w:pPr>
                  <w:r w:rsidRPr="005F089B">
                    <w:rPr>
                      <w:sz w:val="18"/>
                      <w:szCs w:val="18"/>
                    </w:rPr>
                    <w:t>3.5</w:t>
                  </w:r>
                </w:p>
              </w:tc>
              <w:tc>
                <w:tcPr>
                  <w:tcW w:w="666" w:type="dxa"/>
                </w:tcPr>
                <w:p w:rsidR="005F089B" w:rsidRPr="005F089B" w:rsidRDefault="005F089B" w:rsidP="00B61B22">
                  <w:pPr>
                    <w:jc w:val="center"/>
                    <w:rPr>
                      <w:rFonts w:cs="Arial"/>
                      <w:sz w:val="18"/>
                      <w:szCs w:val="18"/>
                    </w:rPr>
                  </w:pPr>
                  <w:r w:rsidRPr="005F089B">
                    <w:rPr>
                      <w:sz w:val="18"/>
                      <w:szCs w:val="18"/>
                    </w:rPr>
                    <w:t>875</w:t>
                  </w:r>
                </w:p>
              </w:tc>
              <w:tc>
                <w:tcPr>
                  <w:tcW w:w="634" w:type="dxa"/>
                </w:tcPr>
                <w:p w:rsidR="005F089B" w:rsidRPr="005F089B" w:rsidRDefault="005F089B" w:rsidP="00B61B22">
                  <w:pPr>
                    <w:jc w:val="center"/>
                    <w:rPr>
                      <w:sz w:val="18"/>
                      <w:szCs w:val="18"/>
                    </w:rPr>
                  </w:pPr>
                  <w:r w:rsidRPr="005F089B">
                    <w:rPr>
                      <w:sz w:val="18"/>
                      <w:szCs w:val="18"/>
                    </w:rPr>
                    <w:t>5218</w:t>
                  </w:r>
                </w:p>
              </w:tc>
              <w:tc>
                <w:tcPr>
                  <w:tcW w:w="927" w:type="dxa"/>
                </w:tcPr>
                <w:p w:rsidR="005F089B" w:rsidRPr="005F089B" w:rsidRDefault="005F089B" w:rsidP="00B61B22">
                  <w:pPr>
                    <w:jc w:val="center"/>
                    <w:rPr>
                      <w:sz w:val="18"/>
                      <w:szCs w:val="18"/>
                    </w:rPr>
                  </w:pPr>
                  <w:r>
                    <w:rPr>
                      <w:sz w:val="18"/>
                      <w:szCs w:val="18"/>
                    </w:rPr>
                    <w:t>10.4</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20</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24</w:t>
                  </w:r>
                </w:p>
              </w:tc>
              <w:tc>
                <w:tcPr>
                  <w:tcW w:w="573" w:type="dxa"/>
                </w:tcPr>
                <w:p w:rsidR="005F089B" w:rsidRPr="005F089B" w:rsidRDefault="005F089B" w:rsidP="00B61B22">
                  <w:pPr>
                    <w:jc w:val="center"/>
                    <w:rPr>
                      <w:rFonts w:cs="Arial"/>
                      <w:sz w:val="18"/>
                      <w:szCs w:val="18"/>
                    </w:rPr>
                  </w:pPr>
                  <w:r w:rsidRPr="005F089B">
                    <w:rPr>
                      <w:sz w:val="18"/>
                      <w:szCs w:val="18"/>
                    </w:rPr>
                    <w:t>200</w:t>
                  </w:r>
                </w:p>
              </w:tc>
              <w:tc>
                <w:tcPr>
                  <w:tcW w:w="531" w:type="dxa"/>
                </w:tcPr>
                <w:p w:rsidR="005F089B" w:rsidRPr="005F089B" w:rsidRDefault="005F089B" w:rsidP="00B61B22">
                  <w:pPr>
                    <w:jc w:val="center"/>
                    <w:rPr>
                      <w:rFonts w:cs="Arial"/>
                      <w:sz w:val="18"/>
                      <w:szCs w:val="18"/>
                    </w:rPr>
                  </w:pPr>
                  <w:r w:rsidRPr="005F089B">
                    <w:rPr>
                      <w:sz w:val="18"/>
                      <w:szCs w:val="18"/>
                    </w:rPr>
                    <w:t>0</w:t>
                  </w:r>
                </w:p>
              </w:tc>
              <w:tc>
                <w:tcPr>
                  <w:tcW w:w="666" w:type="dxa"/>
                </w:tcPr>
                <w:p w:rsidR="005F089B" w:rsidRPr="005F089B" w:rsidRDefault="005F089B" w:rsidP="00B61B22">
                  <w:pPr>
                    <w:jc w:val="center"/>
                    <w:rPr>
                      <w:rFonts w:cs="Arial"/>
                      <w:sz w:val="18"/>
                      <w:szCs w:val="18"/>
                    </w:rPr>
                  </w:pPr>
                  <w:r w:rsidRPr="005F089B">
                    <w:rPr>
                      <w:sz w:val="18"/>
                      <w:szCs w:val="18"/>
                    </w:rPr>
                    <w:t>0</w:t>
                  </w:r>
                </w:p>
              </w:tc>
              <w:tc>
                <w:tcPr>
                  <w:tcW w:w="634" w:type="dxa"/>
                </w:tcPr>
                <w:p w:rsidR="005F089B" w:rsidRPr="005F089B" w:rsidRDefault="005F089B" w:rsidP="00B61B22">
                  <w:pPr>
                    <w:jc w:val="center"/>
                    <w:rPr>
                      <w:sz w:val="18"/>
                      <w:szCs w:val="18"/>
                    </w:rPr>
                  </w:pPr>
                  <w:r w:rsidRPr="005F089B">
                    <w:rPr>
                      <w:sz w:val="18"/>
                      <w:szCs w:val="18"/>
                    </w:rPr>
                    <w:t>5218</w:t>
                  </w:r>
                </w:p>
              </w:tc>
              <w:tc>
                <w:tcPr>
                  <w:tcW w:w="927" w:type="dxa"/>
                </w:tcPr>
                <w:p w:rsidR="005F089B" w:rsidRPr="005F089B" w:rsidRDefault="005F089B" w:rsidP="00B61B22">
                  <w:pPr>
                    <w:jc w:val="center"/>
                    <w:rPr>
                      <w:sz w:val="18"/>
                      <w:szCs w:val="18"/>
                    </w:rPr>
                  </w:pPr>
                  <w:r>
                    <w:rPr>
                      <w:sz w:val="18"/>
                      <w:szCs w:val="18"/>
                    </w:rPr>
                    <w:t>10.4</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if cumulative amount of drug at the end of 8 hours and unit dose administered is 5 mg, then AETp</w:t>
            </w:r>
            <w:r w:rsidR="00357386">
              <w:rPr>
                <w:rFonts w:cs="Arial"/>
                <w:sz w:val="18"/>
                <w:szCs w:val="18"/>
              </w:rPr>
              <w:t>c</w:t>
            </w:r>
            <w:r w:rsidRPr="00433F2C">
              <w:rPr>
                <w:rFonts w:cs="Arial"/>
                <w:sz w:val="18"/>
                <w:szCs w:val="18"/>
              </w:rPr>
              <w:t>t will be calculated as follow:</w:t>
            </w:r>
          </w:p>
          <w:p w:rsidR="00433F2C" w:rsidRPr="00433F2C" w:rsidRDefault="00433F2C">
            <w:pPr>
              <w:rPr>
                <w:rFonts w:cs="Arial"/>
                <w:sz w:val="18"/>
                <w:szCs w:val="18"/>
              </w:rPr>
            </w:pPr>
          </w:p>
          <w:p w:rsidR="00357386" w:rsidRDefault="00357386" w:rsidP="00357386">
            <w:pPr>
              <w:pStyle w:val="TableContent"/>
              <w:rPr>
                <w:sz w:val="18"/>
                <w:szCs w:val="18"/>
              </w:rPr>
            </w:pPr>
          </w:p>
          <w:p w:rsidR="00357386" w:rsidRPr="00433F2C" w:rsidRDefault="00357386" w:rsidP="00357386">
            <w:pPr>
              <w:pStyle w:val="TableContent"/>
              <w:rPr>
                <w:sz w:val="18"/>
                <w:szCs w:val="18"/>
              </w:rPr>
            </w:pPr>
            <w:r>
              <w:rPr>
                <w:sz w:val="18"/>
                <w:szCs w:val="18"/>
              </w:rPr>
              <w:t>AE8pct = (2070 n</w:t>
            </w:r>
            <w:r w:rsidRPr="00433F2C">
              <w:rPr>
                <w:sz w:val="18"/>
                <w:szCs w:val="18"/>
              </w:rPr>
              <w:t>g / 5</w:t>
            </w:r>
            <w:r>
              <w:rPr>
                <w:sz w:val="18"/>
                <w:szCs w:val="18"/>
              </w:rPr>
              <w:t>0000 ng)  x 100 = 4.14</w:t>
            </w:r>
            <w:r w:rsidRPr="00433F2C">
              <w:rPr>
                <w:sz w:val="18"/>
                <w:szCs w:val="18"/>
              </w:rPr>
              <w:t>%</w:t>
            </w:r>
          </w:p>
          <w:p w:rsidR="00357386" w:rsidRPr="00433F2C" w:rsidRDefault="00357386">
            <w:pPr>
              <w:pStyle w:val="TableContent"/>
              <w:rPr>
                <w:sz w:val="18"/>
                <w:szCs w:val="18"/>
              </w:rPr>
            </w:pP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Pr="00433F2C" w:rsidRDefault="00433F2C">
            <w:pPr>
              <w:rPr>
                <w:rFonts w:cs="Arial"/>
                <w:sz w:val="18"/>
                <w:szCs w:val="18"/>
              </w:rPr>
            </w:pPr>
            <w:r w:rsidRPr="00433F2C">
              <w:rPr>
                <w:sz w:val="18"/>
                <w:szCs w:val="18"/>
              </w:rPr>
              <w:t>NOTE:  correct for units</w:t>
            </w:r>
          </w:p>
        </w:tc>
        <w:tc>
          <w:tcPr>
            <w:tcW w:w="921" w:type="dxa"/>
          </w:tcPr>
          <w:p w:rsidR="00433F2C" w:rsidRPr="00433F2C" w:rsidRDefault="00433F2C">
            <w:pPr>
              <w:pStyle w:val="TableContent"/>
              <w:rPr>
                <w:rFonts w:cs="Arial"/>
                <w:iCs/>
                <w:sz w:val="18"/>
                <w:szCs w:val="18"/>
              </w:rPr>
            </w:pPr>
            <w:r w:rsidRPr="00433F2C">
              <w:rPr>
                <w:rFonts w:cs="Arial"/>
                <w:iCs/>
                <w:sz w:val="18"/>
                <w:szCs w:val="18"/>
              </w:rPr>
              <w:lastRenderedPageBreak/>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433F2C" w:rsidRPr="00433F2C" w:rsidTr="00A9087F">
        <w:tc>
          <w:tcPr>
            <w:tcW w:w="911" w:type="dxa"/>
          </w:tcPr>
          <w:p w:rsidR="00433F2C" w:rsidRPr="00433F2C" w:rsidRDefault="00B520E1">
            <w:pPr>
              <w:pStyle w:val="TableContent"/>
              <w:rPr>
                <w:iCs/>
                <w:sz w:val="18"/>
                <w:szCs w:val="18"/>
              </w:rPr>
            </w:pPr>
            <w:r>
              <w:rPr>
                <w:rFonts w:cs="Arial"/>
                <w:sz w:val="18"/>
                <w:szCs w:val="18"/>
              </w:rPr>
              <w:lastRenderedPageBreak/>
              <w:t>1.0</w:t>
            </w:r>
          </w:p>
        </w:tc>
        <w:tc>
          <w:tcPr>
            <w:tcW w:w="1821" w:type="dxa"/>
          </w:tcPr>
          <w:p w:rsidR="00433F2C" w:rsidRPr="00F71A6D" w:rsidRDefault="00433F2C">
            <w:pPr>
              <w:pStyle w:val="TableContent"/>
              <w:rPr>
                <w:b/>
                <w:iCs/>
                <w:sz w:val="18"/>
                <w:szCs w:val="18"/>
              </w:rPr>
            </w:pPr>
            <w:bookmarkStart w:id="181" w:name="AEPCT"/>
            <w:r w:rsidRPr="00F71A6D">
              <w:rPr>
                <w:b/>
                <w:iCs/>
                <w:sz w:val="18"/>
                <w:szCs w:val="18"/>
              </w:rPr>
              <w:t>AE</w:t>
            </w:r>
            <w:r w:rsidR="001154E8" w:rsidRPr="00F71A6D">
              <w:rPr>
                <w:b/>
                <w:iCs/>
                <w:sz w:val="18"/>
                <w:szCs w:val="18"/>
              </w:rPr>
              <w:t>PCT</w:t>
            </w:r>
            <w:bookmarkEnd w:id="181"/>
          </w:p>
        </w:tc>
        <w:tc>
          <w:tcPr>
            <w:tcW w:w="4883" w:type="dxa"/>
          </w:tcPr>
          <w:p w:rsidR="00433F2C" w:rsidRDefault="00433F2C">
            <w:pPr>
              <w:rPr>
                <w:rFonts w:cs="Arial"/>
                <w:b/>
                <w:sz w:val="18"/>
                <w:szCs w:val="18"/>
              </w:rPr>
            </w:pPr>
            <w:r w:rsidRPr="00433F2C">
              <w:rPr>
                <w:rFonts w:cs="Arial"/>
                <w:b/>
                <w:sz w:val="18"/>
                <w:szCs w:val="18"/>
              </w:rPr>
              <w:t xml:space="preserve">Cumulative total amount of drug </w:t>
            </w:r>
            <w:r w:rsidRPr="00433F2C">
              <w:rPr>
                <w:rFonts w:cs="Arial"/>
                <w:sz w:val="18"/>
                <w:szCs w:val="18"/>
              </w:rPr>
              <w:t xml:space="preserve">recovered unchanged in the urine, </w:t>
            </w:r>
            <w:r w:rsidRPr="00433F2C">
              <w:rPr>
                <w:rFonts w:cs="Arial"/>
                <w:b/>
                <w:sz w:val="18"/>
                <w:szCs w:val="18"/>
              </w:rPr>
              <w:t>from time zero to infinity, expressed as percentage of administered dose</w:t>
            </w:r>
          </w:p>
          <w:p w:rsidR="001154E8" w:rsidRDefault="001154E8">
            <w:pPr>
              <w:rPr>
                <w:rFonts w:cs="Arial"/>
                <w:b/>
                <w:sz w:val="18"/>
                <w:szCs w:val="18"/>
              </w:rPr>
            </w:pPr>
          </w:p>
          <w:p w:rsidR="001154E8" w:rsidRPr="00433F2C" w:rsidRDefault="001154E8">
            <w:pPr>
              <w:rPr>
                <w:rFonts w:cs="Arial"/>
                <w:b/>
                <w:sz w:val="18"/>
                <w:szCs w:val="18"/>
              </w:rPr>
            </w:pPr>
            <w:r>
              <w:rPr>
                <w:rFonts w:cs="Arial"/>
                <w:b/>
                <w:sz w:val="18"/>
                <w:szCs w:val="18"/>
              </w:rPr>
              <w:t>Model M4</w:t>
            </w:r>
            <w:r w:rsidR="00BD7662">
              <w:rPr>
                <w:rFonts w:cs="Arial"/>
                <w:b/>
                <w:sz w:val="18"/>
                <w:szCs w:val="18"/>
              </w:rPr>
              <w:t>, DERIVED</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1154E8">
            <w:pPr>
              <w:rPr>
                <w:rFonts w:cs="Arial"/>
                <w:sz w:val="18"/>
                <w:szCs w:val="18"/>
              </w:rPr>
            </w:pPr>
            <w:r w:rsidRPr="00433F2C">
              <w:rPr>
                <w:position w:val="-28"/>
                <w:sz w:val="18"/>
                <w:szCs w:val="18"/>
              </w:rPr>
              <w:object w:dxaOrig="2400" w:dyaOrig="680">
                <v:shape id="_x0000_i1111" type="#_x0000_t75" style="width:119.3pt;height:33.5pt" o:ole="">
                  <v:imagedata r:id="rId177" o:title=""/>
                </v:shape>
                <o:OLEObject Type="Embed" ProgID="Equation.3" ShapeID="_x0000_i1111" DrawAspect="Content" ObjectID="_1640609740" r:id="rId178"/>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 = Cumulative total amount of drug from time zero to infinity (wt)</w:t>
            </w:r>
          </w:p>
          <w:p w:rsidR="00433F2C" w:rsidRPr="00433F2C" w:rsidRDefault="00433F2C">
            <w:pPr>
              <w:rPr>
                <w:rFonts w:cs="Arial"/>
                <w:sz w:val="18"/>
                <w:szCs w:val="18"/>
              </w:rPr>
            </w:pPr>
            <w:r w:rsidRPr="00433F2C">
              <w:rPr>
                <w:iCs/>
                <w:sz w:val="18"/>
                <w:szCs w:val="18"/>
              </w:rPr>
              <w:t xml:space="preserve">Dose = </w:t>
            </w:r>
            <w:r w:rsidR="009E165B">
              <w:rPr>
                <w:iCs/>
                <w:sz w:val="18"/>
                <w:szCs w:val="18"/>
              </w:rPr>
              <w:t>administered</w:t>
            </w:r>
            <w:r w:rsidR="009E165B" w:rsidRPr="00433F2C">
              <w:rPr>
                <w:iCs/>
                <w:sz w:val="18"/>
                <w:szCs w:val="18"/>
              </w:rPr>
              <w:t xml:space="preserve"> dose </w:t>
            </w:r>
            <w:r w:rsidR="009E165B" w:rsidRPr="00433F2C">
              <w:rPr>
                <w:rFonts w:cs="Arial"/>
                <w:sz w:val="18"/>
                <w:szCs w:val="18"/>
              </w:rPr>
              <w:t xml:space="preserve"> (wt)</w:t>
            </w:r>
          </w:p>
          <w:p w:rsidR="00433F2C" w:rsidRPr="00433F2C" w:rsidRDefault="00433F2C">
            <w:pPr>
              <w:rPr>
                <w:rFonts w:cs="Arial"/>
                <w:sz w:val="18"/>
                <w:szCs w:val="18"/>
              </w:rPr>
            </w:pPr>
          </w:p>
          <w:p w:rsidR="00433F2C" w:rsidRPr="00433F2C" w:rsidRDefault="00DB0240">
            <w:pPr>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9E165B" w:rsidRPr="00433F2C" w:rsidTr="00EB17E9">
              <w:tc>
                <w:tcPr>
                  <w:tcW w:w="656" w:type="dxa"/>
                </w:tcPr>
                <w:p w:rsidR="009E165B" w:rsidRPr="005F089B" w:rsidRDefault="009E165B" w:rsidP="00B61B22">
                  <w:pPr>
                    <w:jc w:val="center"/>
                    <w:rPr>
                      <w:rFonts w:cs="Arial"/>
                      <w:sz w:val="18"/>
                      <w:szCs w:val="18"/>
                    </w:rPr>
                  </w:pPr>
                  <w:r w:rsidRPr="005F089B">
                    <w:rPr>
                      <w:rFonts w:cs="Arial"/>
                      <w:sz w:val="18"/>
                      <w:szCs w:val="18"/>
                    </w:rPr>
                    <w:t>Start Time</w:t>
                  </w:r>
                </w:p>
              </w:tc>
              <w:tc>
                <w:tcPr>
                  <w:tcW w:w="656" w:type="dxa"/>
                </w:tcPr>
                <w:p w:rsidR="009E165B" w:rsidRPr="005F089B" w:rsidRDefault="009E165B" w:rsidP="00B61B22">
                  <w:pPr>
                    <w:jc w:val="center"/>
                    <w:rPr>
                      <w:rFonts w:cs="Arial"/>
                      <w:sz w:val="18"/>
                      <w:szCs w:val="18"/>
                    </w:rPr>
                  </w:pPr>
                  <w:r w:rsidRPr="005F089B">
                    <w:rPr>
                      <w:rFonts w:cs="Arial"/>
                      <w:sz w:val="18"/>
                      <w:szCs w:val="18"/>
                    </w:rPr>
                    <w:t>End Time</w:t>
                  </w:r>
                </w:p>
              </w:tc>
              <w:tc>
                <w:tcPr>
                  <w:tcW w:w="573" w:type="dxa"/>
                </w:tcPr>
                <w:p w:rsidR="009E165B" w:rsidRPr="005F089B" w:rsidRDefault="009E165B" w:rsidP="00B61B22">
                  <w:pPr>
                    <w:jc w:val="center"/>
                    <w:rPr>
                      <w:rFonts w:cs="Arial"/>
                      <w:sz w:val="18"/>
                      <w:szCs w:val="18"/>
                    </w:rPr>
                  </w:pPr>
                  <w:r w:rsidRPr="005F089B">
                    <w:rPr>
                      <w:rFonts w:cs="Arial"/>
                      <w:sz w:val="18"/>
                      <w:szCs w:val="18"/>
                    </w:rPr>
                    <w:t>V</w:t>
                  </w:r>
                </w:p>
              </w:tc>
              <w:tc>
                <w:tcPr>
                  <w:tcW w:w="531" w:type="dxa"/>
                </w:tcPr>
                <w:p w:rsidR="009E165B" w:rsidRPr="005F089B" w:rsidRDefault="009E165B" w:rsidP="00B61B22">
                  <w:pPr>
                    <w:jc w:val="center"/>
                    <w:rPr>
                      <w:rFonts w:cs="Arial"/>
                      <w:sz w:val="18"/>
                      <w:szCs w:val="18"/>
                    </w:rPr>
                  </w:pPr>
                  <w:r w:rsidRPr="005F089B">
                    <w:rPr>
                      <w:rFonts w:cs="Arial"/>
                      <w:sz w:val="18"/>
                      <w:szCs w:val="18"/>
                    </w:rPr>
                    <w:t>C</w:t>
                  </w:r>
                </w:p>
              </w:tc>
              <w:tc>
                <w:tcPr>
                  <w:tcW w:w="666" w:type="dxa"/>
                </w:tcPr>
                <w:p w:rsidR="009E165B" w:rsidRPr="005F089B" w:rsidRDefault="009E165B" w:rsidP="00B61B22">
                  <w:pPr>
                    <w:jc w:val="center"/>
                    <w:rPr>
                      <w:rFonts w:cs="Arial"/>
                      <w:sz w:val="18"/>
                      <w:szCs w:val="18"/>
                    </w:rPr>
                  </w:pPr>
                  <w:r w:rsidRPr="005F089B">
                    <w:rPr>
                      <w:rFonts w:cs="Arial"/>
                      <w:sz w:val="18"/>
                      <w:szCs w:val="18"/>
                    </w:rPr>
                    <w:t>AT</w:t>
                  </w:r>
                </w:p>
              </w:tc>
              <w:tc>
                <w:tcPr>
                  <w:tcW w:w="634" w:type="dxa"/>
                </w:tcPr>
                <w:p w:rsidR="009E165B" w:rsidRPr="005F089B" w:rsidRDefault="009E165B" w:rsidP="00B61B22">
                  <w:pPr>
                    <w:jc w:val="center"/>
                    <w:rPr>
                      <w:rFonts w:cs="Arial"/>
                      <w:sz w:val="18"/>
                      <w:szCs w:val="18"/>
                    </w:rPr>
                  </w:pPr>
                  <w:r w:rsidRPr="005F089B">
                    <w:rPr>
                      <w:rFonts w:cs="Arial"/>
                      <w:sz w:val="18"/>
                      <w:szCs w:val="18"/>
                    </w:rPr>
                    <w:t>AE</w:t>
                  </w:r>
                </w:p>
              </w:tc>
              <w:tc>
                <w:tcPr>
                  <w:tcW w:w="927" w:type="dxa"/>
                </w:tcPr>
                <w:p w:rsidR="009E165B" w:rsidRPr="005F089B" w:rsidRDefault="009E165B" w:rsidP="00B61B22">
                  <w:pPr>
                    <w:jc w:val="center"/>
                    <w:rPr>
                      <w:rFonts w:cs="Arial"/>
                      <w:sz w:val="18"/>
                      <w:szCs w:val="18"/>
                    </w:rPr>
                  </w:pPr>
                  <w:r>
                    <w:rPr>
                      <w:rFonts w:cs="Arial"/>
                      <w:sz w:val="18"/>
                      <w:szCs w:val="18"/>
                    </w:rPr>
                    <w:t>AEPCT</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0</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4</w:t>
                  </w:r>
                </w:p>
              </w:tc>
              <w:tc>
                <w:tcPr>
                  <w:tcW w:w="573" w:type="dxa"/>
                </w:tcPr>
                <w:p w:rsidR="009E165B" w:rsidRPr="005F089B" w:rsidRDefault="009E165B" w:rsidP="00B61B22">
                  <w:pPr>
                    <w:jc w:val="center"/>
                    <w:rPr>
                      <w:rFonts w:cs="Arial"/>
                      <w:sz w:val="18"/>
                      <w:szCs w:val="18"/>
                    </w:rPr>
                  </w:pPr>
                  <w:r w:rsidRPr="005F089B">
                    <w:rPr>
                      <w:sz w:val="18"/>
                      <w:szCs w:val="18"/>
                    </w:rPr>
                    <w:t>200</w:t>
                  </w:r>
                </w:p>
              </w:tc>
              <w:tc>
                <w:tcPr>
                  <w:tcW w:w="531" w:type="dxa"/>
                </w:tcPr>
                <w:p w:rsidR="009E165B" w:rsidRPr="005F089B" w:rsidRDefault="009E165B" w:rsidP="00B61B22">
                  <w:pPr>
                    <w:jc w:val="center"/>
                    <w:rPr>
                      <w:rFonts w:cs="Arial"/>
                      <w:sz w:val="18"/>
                      <w:szCs w:val="18"/>
                    </w:rPr>
                  </w:pPr>
                  <w:r w:rsidRPr="005F089B">
                    <w:rPr>
                      <w:sz w:val="18"/>
                      <w:szCs w:val="18"/>
                    </w:rPr>
                    <w:t>3</w:t>
                  </w:r>
                </w:p>
              </w:tc>
              <w:tc>
                <w:tcPr>
                  <w:tcW w:w="666" w:type="dxa"/>
                </w:tcPr>
                <w:p w:rsidR="009E165B" w:rsidRPr="005F089B" w:rsidRDefault="009E165B" w:rsidP="00B61B22">
                  <w:pPr>
                    <w:jc w:val="center"/>
                    <w:rPr>
                      <w:rFonts w:cs="Arial"/>
                      <w:sz w:val="18"/>
                      <w:szCs w:val="18"/>
                    </w:rPr>
                  </w:pPr>
                  <w:r w:rsidRPr="005F089B">
                    <w:rPr>
                      <w:sz w:val="18"/>
                      <w:szCs w:val="18"/>
                    </w:rPr>
                    <w:t>600</w:t>
                  </w:r>
                </w:p>
              </w:tc>
              <w:tc>
                <w:tcPr>
                  <w:tcW w:w="634" w:type="dxa"/>
                </w:tcPr>
                <w:p w:rsidR="009E165B" w:rsidRPr="005F089B" w:rsidRDefault="009E165B" w:rsidP="00B61B22">
                  <w:pPr>
                    <w:jc w:val="center"/>
                    <w:rPr>
                      <w:sz w:val="18"/>
                      <w:szCs w:val="18"/>
                    </w:rPr>
                  </w:pPr>
                  <w:r w:rsidRPr="005F089B">
                    <w:rPr>
                      <w:sz w:val="18"/>
                      <w:szCs w:val="18"/>
                    </w:rPr>
                    <w:t>600</w:t>
                  </w:r>
                </w:p>
              </w:tc>
              <w:tc>
                <w:tcPr>
                  <w:tcW w:w="927" w:type="dxa"/>
                </w:tcPr>
                <w:p w:rsidR="009E165B" w:rsidRPr="005F089B" w:rsidRDefault="009E165B" w:rsidP="00B61B22">
                  <w:pPr>
                    <w:jc w:val="center"/>
                    <w:rPr>
                      <w:sz w:val="18"/>
                      <w:szCs w:val="18"/>
                    </w:rPr>
                  </w:pPr>
                  <w:r>
                    <w:rPr>
                      <w:sz w:val="18"/>
                      <w:szCs w:val="18"/>
                    </w:rPr>
                    <w:t>1.2</w:t>
                  </w:r>
                </w:p>
              </w:tc>
            </w:tr>
            <w:tr w:rsidR="009E165B" w:rsidRPr="00433F2C" w:rsidTr="00EB17E9">
              <w:tc>
                <w:tcPr>
                  <w:tcW w:w="656" w:type="dxa"/>
                  <w:vAlign w:val="center"/>
                </w:tcPr>
                <w:p w:rsidR="009E165B" w:rsidRPr="00357386" w:rsidRDefault="009E165B" w:rsidP="00B61B22">
                  <w:pPr>
                    <w:jc w:val="center"/>
                    <w:rPr>
                      <w:rFonts w:cs="Arial"/>
                      <w:sz w:val="18"/>
                      <w:szCs w:val="18"/>
                    </w:rPr>
                  </w:pPr>
                  <w:r w:rsidRPr="00357386">
                    <w:rPr>
                      <w:rFonts w:cs="Arial"/>
                      <w:sz w:val="18"/>
                      <w:szCs w:val="18"/>
                    </w:rPr>
                    <w:t>4</w:t>
                  </w:r>
                </w:p>
              </w:tc>
              <w:tc>
                <w:tcPr>
                  <w:tcW w:w="656" w:type="dxa"/>
                  <w:vAlign w:val="center"/>
                </w:tcPr>
                <w:p w:rsidR="009E165B" w:rsidRPr="00357386" w:rsidRDefault="009E165B" w:rsidP="00B61B22">
                  <w:pPr>
                    <w:jc w:val="center"/>
                    <w:rPr>
                      <w:rFonts w:cs="Arial"/>
                      <w:b/>
                      <w:sz w:val="18"/>
                      <w:szCs w:val="18"/>
                    </w:rPr>
                  </w:pPr>
                  <w:r w:rsidRPr="00357386">
                    <w:rPr>
                      <w:rFonts w:cs="Arial"/>
                      <w:b/>
                      <w:sz w:val="18"/>
                      <w:szCs w:val="18"/>
                    </w:rPr>
                    <w:t>8</w:t>
                  </w:r>
                </w:p>
              </w:tc>
              <w:tc>
                <w:tcPr>
                  <w:tcW w:w="573" w:type="dxa"/>
                </w:tcPr>
                <w:p w:rsidR="009E165B" w:rsidRPr="00357386" w:rsidRDefault="009E165B" w:rsidP="00B61B22">
                  <w:pPr>
                    <w:jc w:val="center"/>
                    <w:rPr>
                      <w:rFonts w:cs="Arial"/>
                      <w:sz w:val="18"/>
                      <w:szCs w:val="18"/>
                    </w:rPr>
                  </w:pPr>
                  <w:r w:rsidRPr="00357386">
                    <w:rPr>
                      <w:sz w:val="18"/>
                      <w:szCs w:val="18"/>
                    </w:rPr>
                    <w:t>350</w:t>
                  </w:r>
                </w:p>
              </w:tc>
              <w:tc>
                <w:tcPr>
                  <w:tcW w:w="531" w:type="dxa"/>
                </w:tcPr>
                <w:p w:rsidR="009E165B" w:rsidRPr="00357386" w:rsidRDefault="009E165B" w:rsidP="00B61B22">
                  <w:pPr>
                    <w:jc w:val="center"/>
                    <w:rPr>
                      <w:rFonts w:cs="Arial"/>
                      <w:sz w:val="18"/>
                      <w:szCs w:val="18"/>
                    </w:rPr>
                  </w:pPr>
                  <w:r w:rsidRPr="00357386">
                    <w:rPr>
                      <w:sz w:val="18"/>
                      <w:szCs w:val="18"/>
                    </w:rPr>
                    <w:t>4.2</w:t>
                  </w:r>
                </w:p>
              </w:tc>
              <w:tc>
                <w:tcPr>
                  <w:tcW w:w="666" w:type="dxa"/>
                </w:tcPr>
                <w:p w:rsidR="009E165B" w:rsidRPr="00357386" w:rsidRDefault="009E165B" w:rsidP="00B61B22">
                  <w:pPr>
                    <w:jc w:val="center"/>
                    <w:rPr>
                      <w:rFonts w:cs="Arial"/>
                      <w:sz w:val="18"/>
                      <w:szCs w:val="18"/>
                    </w:rPr>
                  </w:pPr>
                  <w:r w:rsidRPr="00357386">
                    <w:rPr>
                      <w:sz w:val="18"/>
                      <w:szCs w:val="18"/>
                    </w:rPr>
                    <w:t>1470</w:t>
                  </w:r>
                </w:p>
              </w:tc>
              <w:tc>
                <w:tcPr>
                  <w:tcW w:w="634" w:type="dxa"/>
                </w:tcPr>
                <w:p w:rsidR="009E165B" w:rsidRPr="00357386" w:rsidRDefault="009E165B" w:rsidP="00B61B22">
                  <w:pPr>
                    <w:jc w:val="center"/>
                    <w:rPr>
                      <w:sz w:val="18"/>
                      <w:szCs w:val="18"/>
                    </w:rPr>
                  </w:pPr>
                  <w:r w:rsidRPr="00357386">
                    <w:rPr>
                      <w:sz w:val="18"/>
                      <w:szCs w:val="18"/>
                    </w:rPr>
                    <w:t>2070</w:t>
                  </w:r>
                </w:p>
              </w:tc>
              <w:tc>
                <w:tcPr>
                  <w:tcW w:w="927" w:type="dxa"/>
                </w:tcPr>
                <w:p w:rsidR="009E165B" w:rsidRPr="00357386" w:rsidRDefault="009E165B" w:rsidP="00B61B22">
                  <w:pPr>
                    <w:jc w:val="center"/>
                    <w:rPr>
                      <w:b/>
                      <w:sz w:val="18"/>
                      <w:szCs w:val="18"/>
                    </w:rPr>
                  </w:pPr>
                  <w:r w:rsidRPr="00357386">
                    <w:rPr>
                      <w:b/>
                      <w:sz w:val="18"/>
                      <w:szCs w:val="18"/>
                    </w:rPr>
                    <w:t>4.14</w:t>
                  </w:r>
                </w:p>
              </w:tc>
            </w:tr>
            <w:tr w:rsidR="009E165B" w:rsidRPr="00433F2C" w:rsidTr="00EB17E9">
              <w:tc>
                <w:tcPr>
                  <w:tcW w:w="656" w:type="dxa"/>
                  <w:vAlign w:val="center"/>
                </w:tcPr>
                <w:p w:rsidR="009E165B" w:rsidRPr="00357386" w:rsidRDefault="009E165B" w:rsidP="00B61B22">
                  <w:pPr>
                    <w:jc w:val="center"/>
                    <w:rPr>
                      <w:rFonts w:cs="Arial"/>
                      <w:sz w:val="18"/>
                      <w:szCs w:val="18"/>
                    </w:rPr>
                  </w:pPr>
                  <w:r w:rsidRPr="00357386">
                    <w:rPr>
                      <w:rFonts w:cs="Arial"/>
                      <w:sz w:val="18"/>
                      <w:szCs w:val="18"/>
                    </w:rPr>
                    <w:t>8</w:t>
                  </w:r>
                </w:p>
              </w:tc>
              <w:tc>
                <w:tcPr>
                  <w:tcW w:w="656" w:type="dxa"/>
                  <w:vAlign w:val="center"/>
                </w:tcPr>
                <w:p w:rsidR="009E165B" w:rsidRPr="00357386" w:rsidRDefault="009E165B" w:rsidP="00B61B22">
                  <w:pPr>
                    <w:jc w:val="center"/>
                    <w:rPr>
                      <w:rFonts w:cs="Arial"/>
                      <w:sz w:val="18"/>
                      <w:szCs w:val="18"/>
                    </w:rPr>
                  </w:pPr>
                  <w:r w:rsidRPr="00357386">
                    <w:rPr>
                      <w:rFonts w:cs="Arial"/>
                      <w:sz w:val="18"/>
                      <w:szCs w:val="18"/>
                    </w:rPr>
                    <w:t>12</w:t>
                  </w:r>
                </w:p>
              </w:tc>
              <w:tc>
                <w:tcPr>
                  <w:tcW w:w="573" w:type="dxa"/>
                </w:tcPr>
                <w:p w:rsidR="009E165B" w:rsidRPr="00357386" w:rsidRDefault="009E165B" w:rsidP="00B61B22">
                  <w:pPr>
                    <w:jc w:val="center"/>
                    <w:rPr>
                      <w:rFonts w:cs="Arial"/>
                      <w:sz w:val="18"/>
                      <w:szCs w:val="18"/>
                    </w:rPr>
                  </w:pPr>
                  <w:r w:rsidRPr="00357386">
                    <w:rPr>
                      <w:sz w:val="18"/>
                      <w:szCs w:val="18"/>
                    </w:rPr>
                    <w:t>300</w:t>
                  </w:r>
                </w:p>
              </w:tc>
              <w:tc>
                <w:tcPr>
                  <w:tcW w:w="531" w:type="dxa"/>
                </w:tcPr>
                <w:p w:rsidR="009E165B" w:rsidRPr="00357386" w:rsidRDefault="009E165B" w:rsidP="00B61B22">
                  <w:pPr>
                    <w:jc w:val="center"/>
                    <w:rPr>
                      <w:rFonts w:cs="Arial"/>
                      <w:sz w:val="18"/>
                      <w:szCs w:val="18"/>
                    </w:rPr>
                  </w:pPr>
                  <w:r w:rsidRPr="00357386">
                    <w:rPr>
                      <w:sz w:val="18"/>
                      <w:szCs w:val="18"/>
                    </w:rPr>
                    <w:t>4</w:t>
                  </w:r>
                </w:p>
              </w:tc>
              <w:tc>
                <w:tcPr>
                  <w:tcW w:w="666" w:type="dxa"/>
                </w:tcPr>
                <w:p w:rsidR="009E165B" w:rsidRPr="00357386" w:rsidRDefault="009E165B" w:rsidP="00B61B22">
                  <w:pPr>
                    <w:jc w:val="center"/>
                    <w:rPr>
                      <w:rFonts w:cs="Arial"/>
                      <w:sz w:val="18"/>
                      <w:szCs w:val="18"/>
                    </w:rPr>
                  </w:pPr>
                  <w:r w:rsidRPr="00357386">
                    <w:rPr>
                      <w:sz w:val="18"/>
                      <w:szCs w:val="18"/>
                    </w:rPr>
                    <w:t>1200</w:t>
                  </w:r>
                </w:p>
              </w:tc>
              <w:tc>
                <w:tcPr>
                  <w:tcW w:w="634" w:type="dxa"/>
                </w:tcPr>
                <w:p w:rsidR="009E165B" w:rsidRPr="00357386" w:rsidRDefault="009E165B" w:rsidP="00B61B22">
                  <w:pPr>
                    <w:jc w:val="center"/>
                    <w:rPr>
                      <w:sz w:val="18"/>
                      <w:szCs w:val="18"/>
                    </w:rPr>
                  </w:pPr>
                  <w:r w:rsidRPr="00357386">
                    <w:rPr>
                      <w:sz w:val="18"/>
                      <w:szCs w:val="18"/>
                    </w:rPr>
                    <w:t>3270</w:t>
                  </w:r>
                </w:p>
              </w:tc>
              <w:tc>
                <w:tcPr>
                  <w:tcW w:w="927" w:type="dxa"/>
                </w:tcPr>
                <w:p w:rsidR="009E165B" w:rsidRPr="00357386" w:rsidRDefault="009E165B" w:rsidP="00B61B22">
                  <w:pPr>
                    <w:jc w:val="center"/>
                    <w:rPr>
                      <w:sz w:val="18"/>
                      <w:szCs w:val="18"/>
                    </w:rPr>
                  </w:pPr>
                  <w:r w:rsidRPr="00357386">
                    <w:rPr>
                      <w:sz w:val="18"/>
                      <w:szCs w:val="18"/>
                    </w:rPr>
                    <w:t>6.54</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12</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16</w:t>
                  </w:r>
                </w:p>
              </w:tc>
              <w:tc>
                <w:tcPr>
                  <w:tcW w:w="573" w:type="dxa"/>
                </w:tcPr>
                <w:p w:rsidR="009E165B" w:rsidRPr="005F089B" w:rsidRDefault="009E165B" w:rsidP="00B61B22">
                  <w:pPr>
                    <w:jc w:val="center"/>
                    <w:rPr>
                      <w:rFonts w:cs="Arial"/>
                      <w:sz w:val="18"/>
                      <w:szCs w:val="18"/>
                    </w:rPr>
                  </w:pPr>
                  <w:r w:rsidRPr="005F089B">
                    <w:rPr>
                      <w:sz w:val="18"/>
                      <w:szCs w:val="18"/>
                    </w:rPr>
                    <w:t>275</w:t>
                  </w:r>
                </w:p>
              </w:tc>
              <w:tc>
                <w:tcPr>
                  <w:tcW w:w="531" w:type="dxa"/>
                </w:tcPr>
                <w:p w:rsidR="009E165B" w:rsidRPr="005F089B" w:rsidRDefault="009E165B" w:rsidP="00B61B22">
                  <w:pPr>
                    <w:jc w:val="center"/>
                    <w:rPr>
                      <w:rFonts w:cs="Arial"/>
                      <w:sz w:val="18"/>
                      <w:szCs w:val="18"/>
                    </w:rPr>
                  </w:pPr>
                  <w:r w:rsidRPr="005F089B">
                    <w:rPr>
                      <w:sz w:val="18"/>
                      <w:szCs w:val="18"/>
                    </w:rPr>
                    <w:t>3.9</w:t>
                  </w:r>
                </w:p>
              </w:tc>
              <w:tc>
                <w:tcPr>
                  <w:tcW w:w="666" w:type="dxa"/>
                </w:tcPr>
                <w:p w:rsidR="009E165B" w:rsidRPr="005F089B" w:rsidRDefault="009E165B" w:rsidP="00B61B22">
                  <w:pPr>
                    <w:jc w:val="center"/>
                    <w:rPr>
                      <w:rFonts w:cs="Arial"/>
                      <w:sz w:val="18"/>
                      <w:szCs w:val="18"/>
                    </w:rPr>
                  </w:pPr>
                  <w:r w:rsidRPr="005F089B">
                    <w:rPr>
                      <w:sz w:val="18"/>
                      <w:szCs w:val="18"/>
                    </w:rPr>
                    <w:t>1073</w:t>
                  </w:r>
                </w:p>
              </w:tc>
              <w:tc>
                <w:tcPr>
                  <w:tcW w:w="634" w:type="dxa"/>
                </w:tcPr>
                <w:p w:rsidR="009E165B" w:rsidRPr="005F089B" w:rsidRDefault="009E165B" w:rsidP="00B61B22">
                  <w:pPr>
                    <w:jc w:val="center"/>
                    <w:rPr>
                      <w:sz w:val="18"/>
                      <w:szCs w:val="18"/>
                    </w:rPr>
                  </w:pPr>
                  <w:r w:rsidRPr="005F089B">
                    <w:rPr>
                      <w:sz w:val="18"/>
                      <w:szCs w:val="18"/>
                    </w:rPr>
                    <w:t>4343</w:t>
                  </w:r>
                </w:p>
              </w:tc>
              <w:tc>
                <w:tcPr>
                  <w:tcW w:w="927" w:type="dxa"/>
                </w:tcPr>
                <w:p w:rsidR="009E165B" w:rsidRPr="005F089B" w:rsidRDefault="009E165B" w:rsidP="00B61B22">
                  <w:pPr>
                    <w:jc w:val="center"/>
                    <w:rPr>
                      <w:sz w:val="18"/>
                      <w:szCs w:val="18"/>
                    </w:rPr>
                  </w:pPr>
                  <w:r>
                    <w:rPr>
                      <w:sz w:val="18"/>
                      <w:szCs w:val="18"/>
                    </w:rPr>
                    <w:t>8.67</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16</w:t>
                  </w:r>
                </w:p>
              </w:tc>
              <w:tc>
                <w:tcPr>
                  <w:tcW w:w="656" w:type="dxa"/>
                  <w:vAlign w:val="center"/>
                </w:tcPr>
                <w:p w:rsidR="009E165B" w:rsidRPr="00B61B22" w:rsidRDefault="009E165B" w:rsidP="00B61B22">
                  <w:pPr>
                    <w:jc w:val="center"/>
                    <w:rPr>
                      <w:rFonts w:cs="Arial"/>
                      <w:b/>
                      <w:sz w:val="18"/>
                      <w:szCs w:val="18"/>
                    </w:rPr>
                  </w:pPr>
                  <w:r w:rsidRPr="00B61B22">
                    <w:rPr>
                      <w:rFonts w:cs="Arial"/>
                      <w:b/>
                      <w:sz w:val="18"/>
                      <w:szCs w:val="18"/>
                    </w:rPr>
                    <w:t>20</w:t>
                  </w:r>
                </w:p>
              </w:tc>
              <w:tc>
                <w:tcPr>
                  <w:tcW w:w="573" w:type="dxa"/>
                </w:tcPr>
                <w:p w:rsidR="009E165B" w:rsidRPr="005F089B" w:rsidRDefault="009E165B" w:rsidP="00B61B22">
                  <w:pPr>
                    <w:jc w:val="center"/>
                    <w:rPr>
                      <w:rFonts w:cs="Arial"/>
                      <w:sz w:val="18"/>
                      <w:szCs w:val="18"/>
                    </w:rPr>
                  </w:pPr>
                  <w:r w:rsidRPr="005F089B">
                    <w:rPr>
                      <w:sz w:val="18"/>
                      <w:szCs w:val="18"/>
                    </w:rPr>
                    <w:t>250</w:t>
                  </w:r>
                </w:p>
              </w:tc>
              <w:tc>
                <w:tcPr>
                  <w:tcW w:w="531" w:type="dxa"/>
                </w:tcPr>
                <w:p w:rsidR="009E165B" w:rsidRPr="005F089B" w:rsidRDefault="009E165B" w:rsidP="00B61B22">
                  <w:pPr>
                    <w:jc w:val="center"/>
                    <w:rPr>
                      <w:rFonts w:cs="Arial"/>
                      <w:sz w:val="18"/>
                      <w:szCs w:val="18"/>
                    </w:rPr>
                  </w:pPr>
                  <w:r w:rsidRPr="005F089B">
                    <w:rPr>
                      <w:sz w:val="18"/>
                      <w:szCs w:val="18"/>
                    </w:rPr>
                    <w:t>3.5</w:t>
                  </w:r>
                </w:p>
              </w:tc>
              <w:tc>
                <w:tcPr>
                  <w:tcW w:w="666" w:type="dxa"/>
                </w:tcPr>
                <w:p w:rsidR="009E165B" w:rsidRPr="005F089B" w:rsidRDefault="009E165B" w:rsidP="00B61B22">
                  <w:pPr>
                    <w:jc w:val="center"/>
                    <w:rPr>
                      <w:rFonts w:cs="Arial"/>
                      <w:sz w:val="18"/>
                      <w:szCs w:val="18"/>
                    </w:rPr>
                  </w:pPr>
                  <w:r w:rsidRPr="005F089B">
                    <w:rPr>
                      <w:sz w:val="18"/>
                      <w:szCs w:val="18"/>
                    </w:rPr>
                    <w:t>875</w:t>
                  </w:r>
                </w:p>
              </w:tc>
              <w:tc>
                <w:tcPr>
                  <w:tcW w:w="634" w:type="dxa"/>
                </w:tcPr>
                <w:p w:rsidR="009E165B" w:rsidRPr="005F089B" w:rsidRDefault="009E165B" w:rsidP="00B61B22">
                  <w:pPr>
                    <w:jc w:val="center"/>
                    <w:rPr>
                      <w:sz w:val="18"/>
                      <w:szCs w:val="18"/>
                    </w:rPr>
                  </w:pPr>
                  <w:r w:rsidRPr="005F089B">
                    <w:rPr>
                      <w:sz w:val="18"/>
                      <w:szCs w:val="18"/>
                    </w:rPr>
                    <w:t>5218</w:t>
                  </w:r>
                </w:p>
              </w:tc>
              <w:tc>
                <w:tcPr>
                  <w:tcW w:w="927" w:type="dxa"/>
                </w:tcPr>
                <w:p w:rsidR="009E165B" w:rsidRPr="00B61B22" w:rsidRDefault="009E165B" w:rsidP="00B61B22">
                  <w:pPr>
                    <w:jc w:val="center"/>
                    <w:rPr>
                      <w:b/>
                      <w:sz w:val="18"/>
                      <w:szCs w:val="18"/>
                    </w:rPr>
                  </w:pPr>
                  <w:r w:rsidRPr="00B61B22">
                    <w:rPr>
                      <w:b/>
                      <w:sz w:val="18"/>
                      <w:szCs w:val="18"/>
                    </w:rPr>
                    <w:t>10.4</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20</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24</w:t>
                  </w:r>
                </w:p>
              </w:tc>
              <w:tc>
                <w:tcPr>
                  <w:tcW w:w="573" w:type="dxa"/>
                </w:tcPr>
                <w:p w:rsidR="009E165B" w:rsidRPr="005F089B" w:rsidRDefault="009E165B" w:rsidP="00B61B22">
                  <w:pPr>
                    <w:jc w:val="center"/>
                    <w:rPr>
                      <w:rFonts w:cs="Arial"/>
                      <w:sz w:val="18"/>
                      <w:szCs w:val="18"/>
                    </w:rPr>
                  </w:pPr>
                  <w:r w:rsidRPr="005F089B">
                    <w:rPr>
                      <w:sz w:val="18"/>
                      <w:szCs w:val="18"/>
                    </w:rPr>
                    <w:t>200</w:t>
                  </w:r>
                </w:p>
              </w:tc>
              <w:tc>
                <w:tcPr>
                  <w:tcW w:w="531" w:type="dxa"/>
                </w:tcPr>
                <w:p w:rsidR="009E165B" w:rsidRPr="005F089B" w:rsidRDefault="009E165B" w:rsidP="00B61B22">
                  <w:pPr>
                    <w:jc w:val="center"/>
                    <w:rPr>
                      <w:rFonts w:cs="Arial"/>
                      <w:sz w:val="18"/>
                      <w:szCs w:val="18"/>
                    </w:rPr>
                  </w:pPr>
                  <w:r w:rsidRPr="005F089B">
                    <w:rPr>
                      <w:sz w:val="18"/>
                      <w:szCs w:val="18"/>
                    </w:rPr>
                    <w:t>0</w:t>
                  </w:r>
                </w:p>
              </w:tc>
              <w:tc>
                <w:tcPr>
                  <w:tcW w:w="666" w:type="dxa"/>
                </w:tcPr>
                <w:p w:rsidR="009E165B" w:rsidRPr="005F089B" w:rsidRDefault="009E165B" w:rsidP="00B61B22">
                  <w:pPr>
                    <w:jc w:val="center"/>
                    <w:rPr>
                      <w:rFonts w:cs="Arial"/>
                      <w:sz w:val="18"/>
                      <w:szCs w:val="18"/>
                    </w:rPr>
                  </w:pPr>
                  <w:r w:rsidRPr="005F089B">
                    <w:rPr>
                      <w:sz w:val="18"/>
                      <w:szCs w:val="18"/>
                    </w:rPr>
                    <w:t>0</w:t>
                  </w:r>
                </w:p>
              </w:tc>
              <w:tc>
                <w:tcPr>
                  <w:tcW w:w="634" w:type="dxa"/>
                </w:tcPr>
                <w:p w:rsidR="009E165B" w:rsidRPr="005F089B" w:rsidRDefault="009E165B" w:rsidP="00B61B22">
                  <w:pPr>
                    <w:jc w:val="center"/>
                    <w:rPr>
                      <w:sz w:val="18"/>
                      <w:szCs w:val="18"/>
                    </w:rPr>
                  </w:pPr>
                  <w:r w:rsidRPr="005F089B">
                    <w:rPr>
                      <w:sz w:val="18"/>
                      <w:szCs w:val="18"/>
                    </w:rPr>
                    <w:t>5218</w:t>
                  </w:r>
                </w:p>
              </w:tc>
              <w:tc>
                <w:tcPr>
                  <w:tcW w:w="927" w:type="dxa"/>
                </w:tcPr>
                <w:p w:rsidR="009E165B" w:rsidRPr="005F089B" w:rsidRDefault="009E165B" w:rsidP="00B61B22">
                  <w:pPr>
                    <w:jc w:val="center"/>
                    <w:rPr>
                      <w:sz w:val="18"/>
                      <w:szCs w:val="18"/>
                    </w:rPr>
                  </w:pPr>
                  <w:r>
                    <w:rPr>
                      <w:sz w:val="18"/>
                      <w:szCs w:val="18"/>
                    </w:rPr>
                    <w:t>10.4</w:t>
                  </w:r>
                </w:p>
              </w:tc>
            </w:tr>
          </w:tbl>
          <w:p w:rsidR="009E165B" w:rsidRDefault="009E165B">
            <w:pPr>
              <w:rPr>
                <w:rFonts w:cs="Arial"/>
                <w:sz w:val="18"/>
                <w:szCs w:val="18"/>
              </w:rPr>
            </w:pPr>
          </w:p>
          <w:p w:rsidR="00433F2C" w:rsidRPr="00433F2C" w:rsidRDefault="00433F2C">
            <w:pPr>
              <w:rPr>
                <w:rFonts w:cs="Arial"/>
                <w:sz w:val="18"/>
                <w:szCs w:val="18"/>
              </w:rPr>
            </w:pPr>
            <w:r w:rsidRPr="00433F2C">
              <w:rPr>
                <w:rFonts w:cs="Arial"/>
                <w:sz w:val="18"/>
                <w:szCs w:val="18"/>
              </w:rPr>
              <w:t xml:space="preserve">As per example table, </w:t>
            </w:r>
            <w:r w:rsidR="00492ABB" w:rsidRPr="00433F2C">
              <w:rPr>
                <w:rFonts w:cs="Arial"/>
                <w:sz w:val="18"/>
                <w:szCs w:val="18"/>
              </w:rPr>
              <w:t xml:space="preserve">if last measurable urine concentration is at the end of 20 hours </w:t>
            </w:r>
            <w:r w:rsidR="00492ABB">
              <w:rPr>
                <w:rFonts w:cs="Arial"/>
                <w:sz w:val="18"/>
                <w:szCs w:val="18"/>
              </w:rPr>
              <w:t xml:space="preserve">and unit dose administered is 5 mg, then </w:t>
            </w:r>
            <w:r w:rsidRPr="00433F2C">
              <w:rPr>
                <w:rFonts w:cs="Arial"/>
                <w:sz w:val="18"/>
                <w:szCs w:val="18"/>
              </w:rPr>
              <w:t>cumulative total amount of drug from zero to infinity is at 20 hrs, then AE</w:t>
            </w:r>
            <w:r w:rsidR="001154E8">
              <w:rPr>
                <w:rFonts w:cs="Arial"/>
                <w:sz w:val="18"/>
                <w:szCs w:val="18"/>
              </w:rPr>
              <w:t>PCT</w:t>
            </w:r>
            <w:r w:rsidRPr="00433F2C">
              <w:rPr>
                <w:rFonts w:cs="Arial"/>
                <w:sz w:val="18"/>
                <w:szCs w:val="18"/>
              </w:rPr>
              <w:t xml:space="preserve"> will be calculated as follow:</w:t>
            </w:r>
          </w:p>
          <w:p w:rsidR="00433F2C" w:rsidRDefault="00433F2C">
            <w:pPr>
              <w:rPr>
                <w:rFonts w:cs="Arial"/>
                <w:sz w:val="18"/>
                <w:szCs w:val="18"/>
              </w:rPr>
            </w:pPr>
          </w:p>
          <w:p w:rsidR="00492ABB" w:rsidRDefault="00492ABB">
            <w:pPr>
              <w:rPr>
                <w:rFonts w:cs="Arial"/>
                <w:sz w:val="18"/>
                <w:szCs w:val="18"/>
              </w:rPr>
            </w:pPr>
          </w:p>
          <w:p w:rsidR="00492ABB" w:rsidRPr="00433F2C" w:rsidRDefault="00492ABB" w:rsidP="00492ABB">
            <w:pPr>
              <w:rPr>
                <w:rFonts w:cs="Arial"/>
                <w:sz w:val="18"/>
                <w:szCs w:val="18"/>
              </w:rPr>
            </w:pPr>
            <w:r w:rsidRPr="00433F2C">
              <w:rPr>
                <w:rFonts w:cs="Arial"/>
                <w:sz w:val="18"/>
                <w:szCs w:val="18"/>
              </w:rPr>
              <w:t xml:space="preserve">As per example table, if last measurable urine </w:t>
            </w:r>
            <w:r w:rsidRPr="00433F2C">
              <w:rPr>
                <w:rFonts w:cs="Arial"/>
                <w:sz w:val="18"/>
                <w:szCs w:val="18"/>
              </w:rPr>
              <w:lastRenderedPageBreak/>
              <w:t>concentration is at the end of 20 hours, then cumulative total amount of drug recovered from time zero to infinity will be calculated as follows:</w:t>
            </w:r>
          </w:p>
          <w:p w:rsidR="00492ABB" w:rsidRPr="00433F2C" w:rsidRDefault="00492ABB">
            <w:pPr>
              <w:rPr>
                <w:rFonts w:cs="Arial"/>
                <w:sz w:val="18"/>
                <w:szCs w:val="18"/>
              </w:rPr>
            </w:pPr>
          </w:p>
          <w:p w:rsidR="00B61B22" w:rsidRDefault="00B61B22" w:rsidP="00B61B22">
            <w:pPr>
              <w:pStyle w:val="TableContent"/>
              <w:rPr>
                <w:sz w:val="18"/>
                <w:szCs w:val="18"/>
              </w:rPr>
            </w:pPr>
          </w:p>
          <w:p w:rsidR="00B61B22" w:rsidRPr="00433F2C" w:rsidRDefault="00B61B22" w:rsidP="00B61B22">
            <w:pPr>
              <w:pStyle w:val="TableContent"/>
              <w:rPr>
                <w:sz w:val="18"/>
                <w:szCs w:val="18"/>
              </w:rPr>
            </w:pPr>
            <w:r>
              <w:rPr>
                <w:sz w:val="18"/>
                <w:szCs w:val="18"/>
              </w:rPr>
              <w:t>AE</w:t>
            </w:r>
            <w:r w:rsidRPr="00433F2C">
              <w:rPr>
                <w:sz w:val="18"/>
                <w:szCs w:val="18"/>
              </w:rPr>
              <w:t>p</w:t>
            </w:r>
            <w:r>
              <w:rPr>
                <w:sz w:val="18"/>
                <w:szCs w:val="18"/>
              </w:rPr>
              <w:t>ct = (5218</w:t>
            </w:r>
            <w:r w:rsidRPr="00433F2C">
              <w:rPr>
                <w:sz w:val="18"/>
                <w:szCs w:val="18"/>
              </w:rPr>
              <w:t xml:space="preserve"> </w:t>
            </w:r>
            <w:r>
              <w:rPr>
                <w:sz w:val="18"/>
                <w:szCs w:val="18"/>
              </w:rPr>
              <w:t>ng</w:t>
            </w:r>
            <w:r w:rsidRPr="00433F2C">
              <w:rPr>
                <w:sz w:val="18"/>
                <w:szCs w:val="18"/>
              </w:rPr>
              <w:t>/ 5</w:t>
            </w:r>
            <w:r>
              <w:rPr>
                <w:sz w:val="18"/>
                <w:szCs w:val="18"/>
              </w:rPr>
              <w:t>0000 ng)  x 100 = 10.4</w:t>
            </w:r>
            <w:r w:rsidRPr="00433F2C">
              <w:rPr>
                <w:sz w:val="18"/>
                <w:szCs w:val="18"/>
              </w:rPr>
              <w:t>%</w:t>
            </w:r>
          </w:p>
          <w:p w:rsidR="00B61B22" w:rsidRPr="00433F2C" w:rsidRDefault="00B61B22">
            <w:pPr>
              <w:pStyle w:val="TableContent"/>
              <w:rPr>
                <w:sz w:val="18"/>
                <w:szCs w:val="18"/>
              </w:rPr>
            </w:pP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Pr="00433F2C" w:rsidRDefault="00433F2C">
            <w:pPr>
              <w:rPr>
                <w:rFonts w:cs="Arial"/>
                <w:sz w:val="18"/>
                <w:szCs w:val="18"/>
              </w:rPr>
            </w:pPr>
            <w:r w:rsidRPr="00433F2C">
              <w:rPr>
                <w:sz w:val="18"/>
                <w:szCs w:val="18"/>
              </w:rPr>
              <w:t>NOTE:  correct for units if necessary</w:t>
            </w:r>
          </w:p>
        </w:tc>
        <w:tc>
          <w:tcPr>
            <w:tcW w:w="921" w:type="dxa"/>
          </w:tcPr>
          <w:p w:rsidR="00433F2C" w:rsidRPr="00433F2C" w:rsidRDefault="00433F2C">
            <w:pPr>
              <w:pStyle w:val="TableContent"/>
              <w:rPr>
                <w:rFonts w:cs="Arial"/>
                <w:iCs/>
                <w:sz w:val="18"/>
                <w:szCs w:val="18"/>
              </w:rPr>
            </w:pPr>
            <w:r w:rsidRPr="00433F2C">
              <w:rPr>
                <w:rFonts w:cs="Arial"/>
                <w:iCs/>
                <w:sz w:val="18"/>
                <w:szCs w:val="18"/>
              </w:rPr>
              <w:lastRenderedPageBreak/>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433F2C" w:rsidRPr="00433F2C" w:rsidTr="00A9087F">
        <w:tc>
          <w:tcPr>
            <w:tcW w:w="911" w:type="dxa"/>
          </w:tcPr>
          <w:p w:rsidR="00433F2C" w:rsidRPr="00433F2C" w:rsidRDefault="00B520E1">
            <w:pPr>
              <w:pStyle w:val="TableContent"/>
              <w:rPr>
                <w:iCs/>
                <w:sz w:val="18"/>
                <w:szCs w:val="18"/>
              </w:rPr>
            </w:pPr>
            <w:r>
              <w:rPr>
                <w:rFonts w:cs="Arial"/>
                <w:sz w:val="18"/>
                <w:szCs w:val="18"/>
              </w:rPr>
              <w:lastRenderedPageBreak/>
              <w:t>1.0</w:t>
            </w:r>
          </w:p>
        </w:tc>
        <w:tc>
          <w:tcPr>
            <w:tcW w:w="1821" w:type="dxa"/>
          </w:tcPr>
          <w:p w:rsidR="00433F2C" w:rsidRPr="00F71A6D" w:rsidRDefault="00433F2C">
            <w:pPr>
              <w:pStyle w:val="TableContent"/>
              <w:rPr>
                <w:b/>
                <w:iCs/>
                <w:sz w:val="18"/>
                <w:szCs w:val="18"/>
              </w:rPr>
            </w:pPr>
            <w:bookmarkStart w:id="182" w:name="AETAUPTi"/>
            <w:r w:rsidRPr="00F71A6D">
              <w:rPr>
                <w:b/>
                <w:iCs/>
                <w:sz w:val="18"/>
                <w:szCs w:val="18"/>
              </w:rPr>
              <w:t>AETAU</w:t>
            </w:r>
            <w:r w:rsidR="00873259">
              <w:rPr>
                <w:b/>
                <w:i/>
                <w:sz w:val="18"/>
                <w:szCs w:val="18"/>
              </w:rPr>
              <w:t>PTi</w:t>
            </w:r>
            <w:bookmarkEnd w:id="182"/>
          </w:p>
        </w:tc>
        <w:tc>
          <w:tcPr>
            <w:tcW w:w="4883" w:type="dxa"/>
          </w:tcPr>
          <w:p w:rsidR="00433F2C" w:rsidRPr="00894BFE" w:rsidRDefault="00433F2C">
            <w:pPr>
              <w:pStyle w:val="TableContent"/>
              <w:rPr>
                <w:iCs/>
                <w:sz w:val="18"/>
                <w:szCs w:val="18"/>
              </w:rPr>
            </w:pPr>
            <w:r w:rsidRPr="00433F2C">
              <w:rPr>
                <w:b/>
                <w:sz w:val="18"/>
                <w:szCs w:val="18"/>
              </w:rPr>
              <w:t>Cumulative amount of drug</w:t>
            </w:r>
            <w:r w:rsidRPr="00433F2C">
              <w:rPr>
                <w:sz w:val="18"/>
                <w:szCs w:val="18"/>
              </w:rPr>
              <w:t xml:space="preserve"> recovered unchanged in the urine during a </w:t>
            </w:r>
            <w:r w:rsidRPr="00433F2C">
              <w:rPr>
                <w:b/>
                <w:sz w:val="18"/>
                <w:szCs w:val="18"/>
              </w:rPr>
              <w:t>dosing interval i, expressed as fraction</w:t>
            </w:r>
            <w:r w:rsidR="001154E8">
              <w:rPr>
                <w:b/>
                <w:sz w:val="18"/>
                <w:szCs w:val="18"/>
              </w:rPr>
              <w:t>/percentage</w:t>
            </w:r>
            <w:r w:rsidRPr="00433F2C">
              <w:rPr>
                <w:b/>
                <w:sz w:val="18"/>
                <w:szCs w:val="18"/>
              </w:rPr>
              <w:t xml:space="preserve"> of administered dose</w:t>
            </w:r>
            <w:r w:rsidR="001154E8">
              <w:rPr>
                <w:b/>
                <w:sz w:val="18"/>
                <w:szCs w:val="18"/>
              </w:rPr>
              <w:t>.</w:t>
            </w:r>
            <w:r w:rsidR="00AB4B19">
              <w:rPr>
                <w:b/>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1154E8" w:rsidRDefault="001154E8">
            <w:pPr>
              <w:pStyle w:val="TableContent"/>
              <w:rPr>
                <w:b/>
                <w:sz w:val="18"/>
                <w:szCs w:val="18"/>
              </w:rPr>
            </w:pPr>
          </w:p>
          <w:p w:rsidR="001154E8" w:rsidRPr="001154E8" w:rsidRDefault="001154E8">
            <w:pPr>
              <w:pStyle w:val="TableContent"/>
              <w:rPr>
                <w:b/>
                <w:sz w:val="18"/>
                <w:szCs w:val="18"/>
              </w:rPr>
            </w:pPr>
            <w:r w:rsidRPr="001154E8">
              <w:rPr>
                <w:b/>
                <w:sz w:val="18"/>
                <w:szCs w:val="18"/>
              </w:rPr>
              <w:t>Model M4</w:t>
            </w:r>
          </w:p>
          <w:p w:rsidR="00433F2C" w:rsidRPr="00433F2C" w:rsidRDefault="00433F2C">
            <w:pPr>
              <w:pStyle w:val="TableContent"/>
              <w:rPr>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sz w:val="18"/>
                <w:szCs w:val="18"/>
              </w:rPr>
            </w:pPr>
            <w:r w:rsidRPr="00433F2C">
              <w:rPr>
                <w:position w:val="-28"/>
                <w:sz w:val="18"/>
                <w:szCs w:val="18"/>
              </w:rPr>
              <w:object w:dxaOrig="3000" w:dyaOrig="680">
                <v:shape id="_x0000_i1112" type="#_x0000_t75" style="width:149pt;height:33.5pt" o:ole="">
                  <v:imagedata r:id="rId179" o:title=""/>
                </v:shape>
                <o:OLEObject Type="Embed" ProgID="Equation.3" ShapeID="_x0000_i1112" DrawAspect="Content" ObjectID="_1640609741" r:id="rId180"/>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 xml:space="preserve">AETAUi = Cumulative amount at of drug during a dosing interval </w:t>
            </w:r>
            <w:r w:rsidRPr="00433F2C">
              <w:rPr>
                <w:rFonts w:cs="Arial"/>
                <w:i/>
                <w:iCs/>
                <w:sz w:val="18"/>
                <w:szCs w:val="18"/>
              </w:rPr>
              <w:t xml:space="preserve">i </w:t>
            </w:r>
            <w:r w:rsidRPr="00433F2C">
              <w:rPr>
                <w:rFonts w:cs="Arial"/>
                <w:sz w:val="18"/>
                <w:szCs w:val="18"/>
              </w:rPr>
              <w:t>(wt)</w:t>
            </w:r>
          </w:p>
          <w:p w:rsidR="00433F2C" w:rsidRPr="00433F2C" w:rsidRDefault="00433F2C">
            <w:pPr>
              <w:rPr>
                <w:rFonts w:cs="Arial"/>
                <w:sz w:val="18"/>
                <w:szCs w:val="18"/>
              </w:rPr>
            </w:pPr>
            <w:r w:rsidRPr="00433F2C">
              <w:rPr>
                <w:iCs/>
                <w:sz w:val="18"/>
                <w:szCs w:val="18"/>
              </w:rPr>
              <w:t xml:space="preserve">Dose = </w:t>
            </w:r>
            <w:r w:rsidR="00B61B22">
              <w:rPr>
                <w:iCs/>
                <w:sz w:val="18"/>
                <w:szCs w:val="18"/>
              </w:rPr>
              <w:t>dose administered at</w:t>
            </w:r>
            <w:r w:rsidRPr="00433F2C">
              <w:rPr>
                <w:iCs/>
                <w:sz w:val="18"/>
                <w:szCs w:val="18"/>
              </w:rPr>
              <w:t xml:space="preserve"> interval TAU</w:t>
            </w:r>
            <w:r w:rsidRPr="00433F2C">
              <w:rPr>
                <w:i/>
                <w:sz w:val="18"/>
                <w:szCs w:val="18"/>
              </w:rPr>
              <w:t>i</w:t>
            </w:r>
            <w:r w:rsidRPr="00433F2C">
              <w:rPr>
                <w:rFonts w:cs="Arial"/>
                <w:sz w:val="18"/>
                <w:szCs w:val="18"/>
              </w:rPr>
              <w:t xml:space="preserve"> (wt)</w:t>
            </w:r>
          </w:p>
          <w:p w:rsidR="00433F2C" w:rsidRPr="00433F2C" w:rsidRDefault="00DB0240">
            <w:pPr>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B61B22" w:rsidRPr="00433F2C" w:rsidTr="00EB17E9">
              <w:tc>
                <w:tcPr>
                  <w:tcW w:w="656" w:type="dxa"/>
                </w:tcPr>
                <w:p w:rsidR="00B61B22" w:rsidRPr="00B61B22" w:rsidRDefault="00B61B22" w:rsidP="00B61B22">
                  <w:pPr>
                    <w:jc w:val="center"/>
                    <w:rPr>
                      <w:rFonts w:cs="Arial"/>
                      <w:sz w:val="18"/>
                      <w:szCs w:val="18"/>
                    </w:rPr>
                  </w:pPr>
                  <w:r w:rsidRPr="00B61B22">
                    <w:rPr>
                      <w:rFonts w:cs="Arial"/>
                      <w:sz w:val="18"/>
                      <w:szCs w:val="18"/>
                    </w:rPr>
                    <w:t>Start Time</w:t>
                  </w:r>
                </w:p>
              </w:tc>
              <w:tc>
                <w:tcPr>
                  <w:tcW w:w="656" w:type="dxa"/>
                </w:tcPr>
                <w:p w:rsidR="00B61B22" w:rsidRPr="00B61B22" w:rsidRDefault="00B61B22" w:rsidP="00B61B22">
                  <w:pPr>
                    <w:jc w:val="center"/>
                    <w:rPr>
                      <w:rFonts w:cs="Arial"/>
                      <w:sz w:val="18"/>
                      <w:szCs w:val="18"/>
                    </w:rPr>
                  </w:pPr>
                  <w:r w:rsidRPr="00B61B22">
                    <w:rPr>
                      <w:rFonts w:cs="Arial"/>
                      <w:sz w:val="18"/>
                      <w:szCs w:val="18"/>
                    </w:rPr>
                    <w:t>End Time</w:t>
                  </w:r>
                </w:p>
              </w:tc>
              <w:tc>
                <w:tcPr>
                  <w:tcW w:w="573" w:type="dxa"/>
                </w:tcPr>
                <w:p w:rsidR="00B61B22" w:rsidRPr="00B61B22" w:rsidRDefault="00B61B22" w:rsidP="00B61B22">
                  <w:pPr>
                    <w:jc w:val="center"/>
                    <w:rPr>
                      <w:rFonts w:cs="Arial"/>
                      <w:sz w:val="18"/>
                      <w:szCs w:val="18"/>
                    </w:rPr>
                  </w:pPr>
                  <w:r w:rsidRPr="00B61B22">
                    <w:rPr>
                      <w:rFonts w:cs="Arial"/>
                      <w:sz w:val="18"/>
                      <w:szCs w:val="18"/>
                    </w:rPr>
                    <w:t>V</w:t>
                  </w:r>
                </w:p>
              </w:tc>
              <w:tc>
                <w:tcPr>
                  <w:tcW w:w="531" w:type="dxa"/>
                </w:tcPr>
                <w:p w:rsidR="00B61B22" w:rsidRPr="00B61B22" w:rsidRDefault="00B61B22" w:rsidP="00B61B22">
                  <w:pPr>
                    <w:jc w:val="center"/>
                    <w:rPr>
                      <w:rFonts w:cs="Arial"/>
                      <w:sz w:val="18"/>
                      <w:szCs w:val="18"/>
                    </w:rPr>
                  </w:pPr>
                  <w:r w:rsidRPr="00B61B22">
                    <w:rPr>
                      <w:rFonts w:cs="Arial"/>
                      <w:sz w:val="18"/>
                      <w:szCs w:val="18"/>
                    </w:rPr>
                    <w:t>C</w:t>
                  </w:r>
                </w:p>
              </w:tc>
              <w:tc>
                <w:tcPr>
                  <w:tcW w:w="666" w:type="dxa"/>
                </w:tcPr>
                <w:p w:rsidR="00B61B22" w:rsidRPr="00B61B22" w:rsidRDefault="00B61B22" w:rsidP="00B61B22">
                  <w:pPr>
                    <w:jc w:val="center"/>
                    <w:rPr>
                      <w:rFonts w:cs="Arial"/>
                      <w:sz w:val="18"/>
                      <w:szCs w:val="18"/>
                    </w:rPr>
                  </w:pPr>
                  <w:r w:rsidRPr="00B61B22">
                    <w:rPr>
                      <w:rFonts w:cs="Arial"/>
                      <w:sz w:val="18"/>
                      <w:szCs w:val="18"/>
                    </w:rPr>
                    <w:t>AT</w:t>
                  </w:r>
                </w:p>
              </w:tc>
              <w:tc>
                <w:tcPr>
                  <w:tcW w:w="634" w:type="dxa"/>
                </w:tcPr>
                <w:p w:rsidR="00B61B22" w:rsidRPr="00B61B22" w:rsidRDefault="00B61B22" w:rsidP="00B61B22">
                  <w:pPr>
                    <w:jc w:val="center"/>
                    <w:rPr>
                      <w:rFonts w:cs="Arial"/>
                      <w:sz w:val="18"/>
                      <w:szCs w:val="18"/>
                    </w:rPr>
                  </w:pPr>
                  <w:r w:rsidRPr="00B61B22">
                    <w:rPr>
                      <w:rFonts w:cs="Arial"/>
                      <w:sz w:val="18"/>
                      <w:szCs w:val="18"/>
                    </w:rPr>
                    <w:t>AET</w:t>
                  </w:r>
                </w:p>
              </w:tc>
              <w:tc>
                <w:tcPr>
                  <w:tcW w:w="927" w:type="dxa"/>
                </w:tcPr>
                <w:p w:rsidR="00B61B22" w:rsidRPr="00B61B22" w:rsidRDefault="00B61B22" w:rsidP="00B61B22">
                  <w:pPr>
                    <w:jc w:val="center"/>
                    <w:rPr>
                      <w:rFonts w:cs="Arial"/>
                      <w:sz w:val="18"/>
                      <w:szCs w:val="18"/>
                    </w:rPr>
                  </w:pPr>
                  <w:r w:rsidRPr="00B61B22">
                    <w:rPr>
                      <w:rFonts w:cs="Arial"/>
                      <w:sz w:val="18"/>
                      <w:szCs w:val="18"/>
                    </w:rPr>
                    <w:t>AETPCT</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0</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4</w:t>
                  </w:r>
                </w:p>
              </w:tc>
              <w:tc>
                <w:tcPr>
                  <w:tcW w:w="573" w:type="dxa"/>
                </w:tcPr>
                <w:p w:rsidR="00B61B22" w:rsidRPr="00B61B22" w:rsidRDefault="00B61B22" w:rsidP="00B61B22">
                  <w:pPr>
                    <w:jc w:val="center"/>
                    <w:rPr>
                      <w:rFonts w:cs="Arial"/>
                      <w:sz w:val="18"/>
                      <w:szCs w:val="18"/>
                    </w:rPr>
                  </w:pPr>
                  <w:r w:rsidRPr="00B61B22">
                    <w:rPr>
                      <w:sz w:val="18"/>
                      <w:szCs w:val="18"/>
                    </w:rPr>
                    <w:t>200</w:t>
                  </w:r>
                </w:p>
              </w:tc>
              <w:tc>
                <w:tcPr>
                  <w:tcW w:w="531" w:type="dxa"/>
                </w:tcPr>
                <w:p w:rsidR="00B61B22" w:rsidRPr="00B61B22" w:rsidRDefault="00B61B22" w:rsidP="00B61B22">
                  <w:pPr>
                    <w:jc w:val="center"/>
                    <w:rPr>
                      <w:rFonts w:cs="Arial"/>
                      <w:sz w:val="18"/>
                      <w:szCs w:val="18"/>
                    </w:rPr>
                  </w:pPr>
                  <w:r w:rsidRPr="00B61B22">
                    <w:rPr>
                      <w:sz w:val="18"/>
                      <w:szCs w:val="18"/>
                    </w:rPr>
                    <w:t>3</w:t>
                  </w:r>
                </w:p>
              </w:tc>
              <w:tc>
                <w:tcPr>
                  <w:tcW w:w="666" w:type="dxa"/>
                </w:tcPr>
                <w:p w:rsidR="00B61B22" w:rsidRPr="00B61B22" w:rsidRDefault="00B61B22" w:rsidP="00B61B22">
                  <w:pPr>
                    <w:jc w:val="center"/>
                    <w:rPr>
                      <w:rFonts w:cs="Arial"/>
                      <w:sz w:val="18"/>
                      <w:szCs w:val="18"/>
                    </w:rPr>
                  </w:pPr>
                  <w:r w:rsidRPr="00B61B22">
                    <w:rPr>
                      <w:sz w:val="18"/>
                      <w:szCs w:val="18"/>
                    </w:rPr>
                    <w:t>600</w:t>
                  </w:r>
                </w:p>
              </w:tc>
              <w:tc>
                <w:tcPr>
                  <w:tcW w:w="634" w:type="dxa"/>
                </w:tcPr>
                <w:p w:rsidR="00B61B22" w:rsidRPr="00B61B22" w:rsidRDefault="00B61B22" w:rsidP="00B61B22">
                  <w:pPr>
                    <w:jc w:val="center"/>
                    <w:rPr>
                      <w:sz w:val="18"/>
                      <w:szCs w:val="18"/>
                    </w:rPr>
                  </w:pPr>
                  <w:r w:rsidRPr="00B61B22">
                    <w:rPr>
                      <w:sz w:val="18"/>
                      <w:szCs w:val="18"/>
                    </w:rPr>
                    <w:t>600</w:t>
                  </w:r>
                </w:p>
              </w:tc>
              <w:tc>
                <w:tcPr>
                  <w:tcW w:w="927" w:type="dxa"/>
                </w:tcPr>
                <w:p w:rsidR="00B61B22" w:rsidRPr="00B61B22" w:rsidRDefault="00B61B22" w:rsidP="00B61B22">
                  <w:pPr>
                    <w:jc w:val="center"/>
                    <w:rPr>
                      <w:sz w:val="18"/>
                      <w:szCs w:val="18"/>
                    </w:rPr>
                  </w:pPr>
                  <w:r w:rsidRPr="00B61B22">
                    <w:rPr>
                      <w:sz w:val="18"/>
                      <w:szCs w:val="18"/>
                    </w:rPr>
                    <w:t>1.2</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4</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8</w:t>
                  </w:r>
                </w:p>
              </w:tc>
              <w:tc>
                <w:tcPr>
                  <w:tcW w:w="573" w:type="dxa"/>
                </w:tcPr>
                <w:p w:rsidR="00B61B22" w:rsidRPr="00B61B22" w:rsidRDefault="00B61B22" w:rsidP="00B61B22">
                  <w:pPr>
                    <w:jc w:val="center"/>
                    <w:rPr>
                      <w:rFonts w:cs="Arial"/>
                      <w:sz w:val="18"/>
                      <w:szCs w:val="18"/>
                    </w:rPr>
                  </w:pPr>
                  <w:r w:rsidRPr="00B61B22">
                    <w:rPr>
                      <w:sz w:val="18"/>
                      <w:szCs w:val="18"/>
                    </w:rPr>
                    <w:t>350</w:t>
                  </w:r>
                </w:p>
              </w:tc>
              <w:tc>
                <w:tcPr>
                  <w:tcW w:w="531" w:type="dxa"/>
                </w:tcPr>
                <w:p w:rsidR="00B61B22" w:rsidRPr="00B61B22" w:rsidRDefault="00B61B22" w:rsidP="00B61B22">
                  <w:pPr>
                    <w:jc w:val="center"/>
                    <w:rPr>
                      <w:rFonts w:cs="Arial"/>
                      <w:sz w:val="18"/>
                      <w:szCs w:val="18"/>
                    </w:rPr>
                  </w:pPr>
                  <w:r w:rsidRPr="00B61B22">
                    <w:rPr>
                      <w:sz w:val="18"/>
                      <w:szCs w:val="18"/>
                    </w:rPr>
                    <w:t>4.2</w:t>
                  </w:r>
                </w:p>
              </w:tc>
              <w:tc>
                <w:tcPr>
                  <w:tcW w:w="666" w:type="dxa"/>
                </w:tcPr>
                <w:p w:rsidR="00B61B22" w:rsidRPr="00B61B22" w:rsidRDefault="00B61B22" w:rsidP="00B61B22">
                  <w:pPr>
                    <w:jc w:val="center"/>
                    <w:rPr>
                      <w:rFonts w:cs="Arial"/>
                      <w:sz w:val="18"/>
                      <w:szCs w:val="18"/>
                    </w:rPr>
                  </w:pPr>
                  <w:r w:rsidRPr="00B61B22">
                    <w:rPr>
                      <w:sz w:val="18"/>
                      <w:szCs w:val="18"/>
                    </w:rPr>
                    <w:t>1470</w:t>
                  </w:r>
                </w:p>
              </w:tc>
              <w:tc>
                <w:tcPr>
                  <w:tcW w:w="634" w:type="dxa"/>
                </w:tcPr>
                <w:p w:rsidR="00B61B22" w:rsidRPr="00B61B22" w:rsidRDefault="00B61B22" w:rsidP="00B61B22">
                  <w:pPr>
                    <w:jc w:val="center"/>
                    <w:rPr>
                      <w:sz w:val="18"/>
                      <w:szCs w:val="18"/>
                    </w:rPr>
                  </w:pPr>
                  <w:r w:rsidRPr="00B61B22">
                    <w:rPr>
                      <w:sz w:val="18"/>
                      <w:szCs w:val="18"/>
                    </w:rPr>
                    <w:t>2070</w:t>
                  </w:r>
                </w:p>
              </w:tc>
              <w:tc>
                <w:tcPr>
                  <w:tcW w:w="927" w:type="dxa"/>
                </w:tcPr>
                <w:p w:rsidR="00B61B22" w:rsidRPr="00B61B22" w:rsidRDefault="00B61B22" w:rsidP="00B61B22">
                  <w:pPr>
                    <w:jc w:val="center"/>
                    <w:rPr>
                      <w:sz w:val="18"/>
                      <w:szCs w:val="18"/>
                    </w:rPr>
                  </w:pPr>
                  <w:r w:rsidRPr="00B61B22">
                    <w:rPr>
                      <w:sz w:val="18"/>
                      <w:szCs w:val="18"/>
                    </w:rPr>
                    <w:t>4.14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8</w:t>
                  </w:r>
                </w:p>
              </w:tc>
              <w:tc>
                <w:tcPr>
                  <w:tcW w:w="656" w:type="dxa"/>
                  <w:vAlign w:val="center"/>
                </w:tcPr>
                <w:p w:rsidR="00B61B22" w:rsidRPr="00B61B22" w:rsidRDefault="00B61B22" w:rsidP="00B61B22">
                  <w:pPr>
                    <w:jc w:val="center"/>
                    <w:rPr>
                      <w:rFonts w:cs="Arial"/>
                      <w:b/>
                      <w:sz w:val="18"/>
                      <w:szCs w:val="18"/>
                    </w:rPr>
                  </w:pPr>
                  <w:r w:rsidRPr="00B61B22">
                    <w:rPr>
                      <w:rFonts w:cs="Arial"/>
                      <w:b/>
                      <w:sz w:val="18"/>
                      <w:szCs w:val="18"/>
                    </w:rPr>
                    <w:t>12</w:t>
                  </w:r>
                </w:p>
              </w:tc>
              <w:tc>
                <w:tcPr>
                  <w:tcW w:w="573" w:type="dxa"/>
                </w:tcPr>
                <w:p w:rsidR="00B61B22" w:rsidRPr="00B61B22" w:rsidRDefault="00B61B22" w:rsidP="00B61B22">
                  <w:pPr>
                    <w:jc w:val="center"/>
                    <w:rPr>
                      <w:rFonts w:cs="Arial"/>
                      <w:sz w:val="18"/>
                      <w:szCs w:val="18"/>
                    </w:rPr>
                  </w:pPr>
                  <w:r w:rsidRPr="00B61B22">
                    <w:rPr>
                      <w:sz w:val="18"/>
                      <w:szCs w:val="18"/>
                    </w:rPr>
                    <w:t>300</w:t>
                  </w:r>
                </w:p>
              </w:tc>
              <w:tc>
                <w:tcPr>
                  <w:tcW w:w="531" w:type="dxa"/>
                </w:tcPr>
                <w:p w:rsidR="00B61B22" w:rsidRPr="00B61B22" w:rsidRDefault="00B61B22" w:rsidP="00B61B22">
                  <w:pPr>
                    <w:jc w:val="center"/>
                    <w:rPr>
                      <w:rFonts w:cs="Arial"/>
                      <w:sz w:val="18"/>
                      <w:szCs w:val="18"/>
                    </w:rPr>
                  </w:pPr>
                  <w:r w:rsidRPr="00B61B22">
                    <w:rPr>
                      <w:sz w:val="18"/>
                      <w:szCs w:val="18"/>
                    </w:rPr>
                    <w:t>4</w:t>
                  </w:r>
                </w:p>
              </w:tc>
              <w:tc>
                <w:tcPr>
                  <w:tcW w:w="666" w:type="dxa"/>
                </w:tcPr>
                <w:p w:rsidR="00B61B22" w:rsidRPr="00B61B22" w:rsidRDefault="00B61B22" w:rsidP="00B61B22">
                  <w:pPr>
                    <w:jc w:val="center"/>
                    <w:rPr>
                      <w:rFonts w:cs="Arial"/>
                      <w:sz w:val="18"/>
                      <w:szCs w:val="18"/>
                    </w:rPr>
                  </w:pPr>
                  <w:r w:rsidRPr="00B61B22">
                    <w:rPr>
                      <w:sz w:val="18"/>
                      <w:szCs w:val="18"/>
                    </w:rPr>
                    <w:t>1200</w:t>
                  </w:r>
                </w:p>
              </w:tc>
              <w:tc>
                <w:tcPr>
                  <w:tcW w:w="634" w:type="dxa"/>
                </w:tcPr>
                <w:p w:rsidR="00B61B22" w:rsidRPr="00B61B22" w:rsidRDefault="00B61B22" w:rsidP="00B61B22">
                  <w:pPr>
                    <w:jc w:val="center"/>
                    <w:rPr>
                      <w:sz w:val="18"/>
                      <w:szCs w:val="18"/>
                    </w:rPr>
                  </w:pPr>
                  <w:r w:rsidRPr="00B61B22">
                    <w:rPr>
                      <w:sz w:val="18"/>
                      <w:szCs w:val="18"/>
                    </w:rPr>
                    <w:t>3270</w:t>
                  </w:r>
                </w:p>
              </w:tc>
              <w:tc>
                <w:tcPr>
                  <w:tcW w:w="927" w:type="dxa"/>
                </w:tcPr>
                <w:p w:rsidR="00B61B22" w:rsidRPr="00B61B22" w:rsidRDefault="00B61B22" w:rsidP="00B61B22">
                  <w:pPr>
                    <w:jc w:val="center"/>
                    <w:rPr>
                      <w:b/>
                      <w:sz w:val="18"/>
                      <w:szCs w:val="18"/>
                    </w:rPr>
                  </w:pPr>
                  <w:r w:rsidRPr="00B61B22">
                    <w:rPr>
                      <w:b/>
                      <w:sz w:val="18"/>
                      <w:szCs w:val="18"/>
                    </w:rPr>
                    <w:t>6.54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12</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16</w:t>
                  </w:r>
                </w:p>
              </w:tc>
              <w:tc>
                <w:tcPr>
                  <w:tcW w:w="573" w:type="dxa"/>
                </w:tcPr>
                <w:p w:rsidR="00B61B22" w:rsidRPr="00B61B22" w:rsidRDefault="00B61B22" w:rsidP="00B61B22">
                  <w:pPr>
                    <w:jc w:val="center"/>
                    <w:rPr>
                      <w:rFonts w:cs="Arial"/>
                      <w:sz w:val="18"/>
                      <w:szCs w:val="18"/>
                    </w:rPr>
                  </w:pPr>
                  <w:r w:rsidRPr="00B61B22">
                    <w:rPr>
                      <w:sz w:val="18"/>
                      <w:szCs w:val="18"/>
                    </w:rPr>
                    <w:t>275</w:t>
                  </w:r>
                </w:p>
              </w:tc>
              <w:tc>
                <w:tcPr>
                  <w:tcW w:w="531" w:type="dxa"/>
                </w:tcPr>
                <w:p w:rsidR="00B61B22" w:rsidRPr="00B61B22" w:rsidRDefault="00B61B22" w:rsidP="00B61B22">
                  <w:pPr>
                    <w:jc w:val="center"/>
                    <w:rPr>
                      <w:rFonts w:cs="Arial"/>
                      <w:sz w:val="18"/>
                      <w:szCs w:val="18"/>
                    </w:rPr>
                  </w:pPr>
                  <w:r w:rsidRPr="00B61B22">
                    <w:rPr>
                      <w:sz w:val="18"/>
                      <w:szCs w:val="18"/>
                    </w:rPr>
                    <w:t>3.9</w:t>
                  </w:r>
                </w:p>
              </w:tc>
              <w:tc>
                <w:tcPr>
                  <w:tcW w:w="666" w:type="dxa"/>
                </w:tcPr>
                <w:p w:rsidR="00B61B22" w:rsidRPr="00B61B22" w:rsidRDefault="00B61B22" w:rsidP="00B61B22">
                  <w:pPr>
                    <w:jc w:val="center"/>
                    <w:rPr>
                      <w:rFonts w:cs="Arial"/>
                      <w:sz w:val="18"/>
                      <w:szCs w:val="18"/>
                    </w:rPr>
                  </w:pPr>
                  <w:r w:rsidRPr="00B61B22">
                    <w:rPr>
                      <w:sz w:val="18"/>
                      <w:szCs w:val="18"/>
                    </w:rPr>
                    <w:t>1073</w:t>
                  </w:r>
                </w:p>
              </w:tc>
              <w:tc>
                <w:tcPr>
                  <w:tcW w:w="634" w:type="dxa"/>
                </w:tcPr>
                <w:p w:rsidR="00B61B22" w:rsidRPr="00B61B22" w:rsidRDefault="00B61B22" w:rsidP="00B61B22">
                  <w:pPr>
                    <w:jc w:val="center"/>
                    <w:rPr>
                      <w:sz w:val="18"/>
                      <w:szCs w:val="18"/>
                    </w:rPr>
                  </w:pPr>
                  <w:r w:rsidRPr="00B61B22">
                    <w:rPr>
                      <w:sz w:val="18"/>
                      <w:szCs w:val="18"/>
                    </w:rPr>
                    <w:t>4343</w:t>
                  </w:r>
                </w:p>
              </w:tc>
              <w:tc>
                <w:tcPr>
                  <w:tcW w:w="927" w:type="dxa"/>
                </w:tcPr>
                <w:p w:rsidR="00B61B22" w:rsidRPr="00B61B22" w:rsidRDefault="00B61B22" w:rsidP="00B61B22">
                  <w:pPr>
                    <w:jc w:val="center"/>
                    <w:rPr>
                      <w:sz w:val="18"/>
                      <w:szCs w:val="18"/>
                    </w:rPr>
                  </w:pPr>
                  <w:r w:rsidRPr="00B61B22">
                    <w:rPr>
                      <w:sz w:val="18"/>
                      <w:szCs w:val="18"/>
                    </w:rPr>
                    <w:t>8.67</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16</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20</w:t>
                  </w:r>
                </w:p>
              </w:tc>
              <w:tc>
                <w:tcPr>
                  <w:tcW w:w="573" w:type="dxa"/>
                </w:tcPr>
                <w:p w:rsidR="00B61B22" w:rsidRPr="00B61B22" w:rsidRDefault="00B61B22" w:rsidP="00B61B22">
                  <w:pPr>
                    <w:jc w:val="center"/>
                    <w:rPr>
                      <w:rFonts w:cs="Arial"/>
                      <w:sz w:val="18"/>
                      <w:szCs w:val="18"/>
                    </w:rPr>
                  </w:pPr>
                  <w:r w:rsidRPr="00B61B22">
                    <w:rPr>
                      <w:sz w:val="18"/>
                      <w:szCs w:val="18"/>
                    </w:rPr>
                    <w:t>250</w:t>
                  </w:r>
                </w:p>
              </w:tc>
              <w:tc>
                <w:tcPr>
                  <w:tcW w:w="531" w:type="dxa"/>
                </w:tcPr>
                <w:p w:rsidR="00B61B22" w:rsidRPr="00B61B22" w:rsidRDefault="00B61B22" w:rsidP="00B61B22">
                  <w:pPr>
                    <w:jc w:val="center"/>
                    <w:rPr>
                      <w:rFonts w:cs="Arial"/>
                      <w:sz w:val="18"/>
                      <w:szCs w:val="18"/>
                    </w:rPr>
                  </w:pPr>
                  <w:r w:rsidRPr="00B61B22">
                    <w:rPr>
                      <w:sz w:val="18"/>
                      <w:szCs w:val="18"/>
                    </w:rPr>
                    <w:t>3.5</w:t>
                  </w:r>
                </w:p>
              </w:tc>
              <w:tc>
                <w:tcPr>
                  <w:tcW w:w="666" w:type="dxa"/>
                </w:tcPr>
                <w:p w:rsidR="00B61B22" w:rsidRPr="00B61B22" w:rsidRDefault="00B61B22" w:rsidP="00B61B22">
                  <w:pPr>
                    <w:jc w:val="center"/>
                    <w:rPr>
                      <w:rFonts w:cs="Arial"/>
                      <w:sz w:val="18"/>
                      <w:szCs w:val="18"/>
                    </w:rPr>
                  </w:pPr>
                  <w:r w:rsidRPr="00B61B22">
                    <w:rPr>
                      <w:sz w:val="18"/>
                      <w:szCs w:val="18"/>
                    </w:rPr>
                    <w:t>875</w:t>
                  </w:r>
                </w:p>
              </w:tc>
              <w:tc>
                <w:tcPr>
                  <w:tcW w:w="634" w:type="dxa"/>
                </w:tcPr>
                <w:p w:rsidR="00B61B22" w:rsidRPr="00B61B22" w:rsidRDefault="00B61B22" w:rsidP="00B61B22">
                  <w:pPr>
                    <w:jc w:val="center"/>
                    <w:rPr>
                      <w:sz w:val="18"/>
                      <w:szCs w:val="18"/>
                    </w:rPr>
                  </w:pPr>
                  <w:r w:rsidRPr="00B61B22">
                    <w:rPr>
                      <w:sz w:val="18"/>
                      <w:szCs w:val="18"/>
                    </w:rPr>
                    <w:t>5218</w:t>
                  </w:r>
                </w:p>
              </w:tc>
              <w:tc>
                <w:tcPr>
                  <w:tcW w:w="927" w:type="dxa"/>
                </w:tcPr>
                <w:p w:rsidR="00B61B22" w:rsidRPr="00B61B22" w:rsidRDefault="00B61B22" w:rsidP="00B61B22">
                  <w:pPr>
                    <w:jc w:val="center"/>
                    <w:rPr>
                      <w:sz w:val="18"/>
                      <w:szCs w:val="18"/>
                    </w:rPr>
                  </w:pPr>
                  <w:r w:rsidRPr="00B61B22">
                    <w:rPr>
                      <w:sz w:val="18"/>
                      <w:szCs w:val="18"/>
                    </w:rPr>
                    <w:t>10.4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20</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24</w:t>
                  </w:r>
                </w:p>
              </w:tc>
              <w:tc>
                <w:tcPr>
                  <w:tcW w:w="573" w:type="dxa"/>
                </w:tcPr>
                <w:p w:rsidR="00B61B22" w:rsidRPr="00B61B22" w:rsidRDefault="00B61B22" w:rsidP="00B61B22">
                  <w:pPr>
                    <w:jc w:val="center"/>
                    <w:rPr>
                      <w:rFonts w:cs="Arial"/>
                      <w:sz w:val="18"/>
                      <w:szCs w:val="18"/>
                    </w:rPr>
                  </w:pPr>
                  <w:r w:rsidRPr="00B61B22">
                    <w:rPr>
                      <w:sz w:val="18"/>
                      <w:szCs w:val="18"/>
                    </w:rPr>
                    <w:t>200</w:t>
                  </w:r>
                </w:p>
              </w:tc>
              <w:tc>
                <w:tcPr>
                  <w:tcW w:w="531" w:type="dxa"/>
                </w:tcPr>
                <w:p w:rsidR="00B61B22" w:rsidRPr="00B61B22" w:rsidRDefault="00B61B22" w:rsidP="00B61B22">
                  <w:pPr>
                    <w:jc w:val="center"/>
                    <w:rPr>
                      <w:rFonts w:cs="Arial"/>
                      <w:sz w:val="18"/>
                      <w:szCs w:val="18"/>
                    </w:rPr>
                  </w:pPr>
                  <w:r w:rsidRPr="00B61B22">
                    <w:rPr>
                      <w:sz w:val="18"/>
                      <w:szCs w:val="18"/>
                    </w:rPr>
                    <w:t>0</w:t>
                  </w:r>
                </w:p>
              </w:tc>
              <w:tc>
                <w:tcPr>
                  <w:tcW w:w="666" w:type="dxa"/>
                </w:tcPr>
                <w:p w:rsidR="00B61B22" w:rsidRPr="00B61B22" w:rsidRDefault="00B61B22" w:rsidP="00B61B22">
                  <w:pPr>
                    <w:jc w:val="center"/>
                    <w:rPr>
                      <w:rFonts w:cs="Arial"/>
                      <w:sz w:val="18"/>
                      <w:szCs w:val="18"/>
                    </w:rPr>
                  </w:pPr>
                  <w:r w:rsidRPr="00B61B22">
                    <w:rPr>
                      <w:sz w:val="18"/>
                      <w:szCs w:val="18"/>
                    </w:rPr>
                    <w:t>0</w:t>
                  </w:r>
                </w:p>
              </w:tc>
              <w:tc>
                <w:tcPr>
                  <w:tcW w:w="634" w:type="dxa"/>
                </w:tcPr>
                <w:p w:rsidR="00B61B22" w:rsidRPr="00B61B22" w:rsidRDefault="00B61B22" w:rsidP="00B61B22">
                  <w:pPr>
                    <w:jc w:val="center"/>
                    <w:rPr>
                      <w:sz w:val="18"/>
                      <w:szCs w:val="18"/>
                    </w:rPr>
                  </w:pPr>
                  <w:r w:rsidRPr="00B61B22">
                    <w:rPr>
                      <w:sz w:val="18"/>
                      <w:szCs w:val="18"/>
                    </w:rPr>
                    <w:t>5218</w:t>
                  </w:r>
                </w:p>
              </w:tc>
              <w:tc>
                <w:tcPr>
                  <w:tcW w:w="927" w:type="dxa"/>
                </w:tcPr>
                <w:p w:rsidR="00B61B22" w:rsidRPr="00B61B22" w:rsidRDefault="00B61B22" w:rsidP="00B61B22">
                  <w:pPr>
                    <w:jc w:val="center"/>
                    <w:rPr>
                      <w:sz w:val="18"/>
                      <w:szCs w:val="18"/>
                    </w:rPr>
                  </w:pPr>
                  <w:r w:rsidRPr="00B61B22">
                    <w:rPr>
                      <w:sz w:val="18"/>
                      <w:szCs w:val="18"/>
                    </w:rPr>
                    <w:t>10.4</w:t>
                  </w:r>
                </w:p>
              </w:tc>
            </w:tr>
          </w:tbl>
          <w:p w:rsidR="00433F2C" w:rsidRPr="00433F2C" w:rsidRDefault="00433F2C">
            <w:pPr>
              <w:rPr>
                <w:rFonts w:cs="Arial"/>
                <w:sz w:val="18"/>
                <w:szCs w:val="18"/>
              </w:rPr>
            </w:pPr>
            <w:r w:rsidRPr="00433F2C">
              <w:rPr>
                <w:rFonts w:cs="Arial"/>
                <w:sz w:val="18"/>
                <w:szCs w:val="18"/>
              </w:rPr>
              <w:t xml:space="preserve">As per example table, if cumulative total amount of drug during a dosing interval (tau = 12 hrs) and unit dose administered is 5 mg, then </w:t>
            </w:r>
            <w:r w:rsidR="00873259">
              <w:rPr>
                <w:rFonts w:cs="Arial"/>
                <w:sz w:val="18"/>
                <w:szCs w:val="18"/>
              </w:rPr>
              <w:fldChar w:fldCharType="begin"/>
            </w:r>
            <w:r w:rsidR="00873259">
              <w:rPr>
                <w:rFonts w:cs="Arial"/>
                <w:sz w:val="18"/>
                <w:szCs w:val="18"/>
              </w:rPr>
              <w:instrText xml:space="preserve"> REF AETAUPTi \h </w:instrText>
            </w:r>
            <w:r w:rsidR="00873259">
              <w:rPr>
                <w:rFonts w:cs="Arial"/>
                <w:sz w:val="18"/>
                <w:szCs w:val="18"/>
              </w:rPr>
            </w:r>
            <w:r w:rsidR="00873259">
              <w:rPr>
                <w:rFonts w:cs="Arial"/>
                <w:sz w:val="18"/>
                <w:szCs w:val="18"/>
              </w:rPr>
              <w:fldChar w:fldCharType="separate"/>
            </w:r>
            <w:r w:rsidR="00873259" w:rsidRPr="00F71A6D">
              <w:rPr>
                <w:b/>
                <w:iCs/>
                <w:sz w:val="18"/>
                <w:szCs w:val="18"/>
              </w:rPr>
              <w:t>AETAU</w:t>
            </w:r>
            <w:r w:rsidR="00873259">
              <w:rPr>
                <w:b/>
                <w:i/>
                <w:sz w:val="18"/>
                <w:szCs w:val="18"/>
              </w:rPr>
              <w:t>PTi</w:t>
            </w:r>
            <w:r w:rsidR="00873259">
              <w:rPr>
                <w:rFonts w:cs="Arial"/>
                <w:sz w:val="18"/>
                <w:szCs w:val="18"/>
              </w:rPr>
              <w:fldChar w:fldCharType="end"/>
            </w:r>
            <w:r w:rsidRPr="00433F2C">
              <w:rPr>
                <w:rFonts w:cs="Arial"/>
                <w:sz w:val="18"/>
                <w:szCs w:val="18"/>
              </w:rPr>
              <w:t xml:space="preserve"> will be calculated as follow:</w:t>
            </w:r>
          </w:p>
          <w:p w:rsidR="00433F2C" w:rsidRPr="00433F2C" w:rsidRDefault="00433F2C">
            <w:pPr>
              <w:rPr>
                <w:rFonts w:cs="Arial"/>
                <w:sz w:val="18"/>
                <w:szCs w:val="18"/>
              </w:rPr>
            </w:pPr>
          </w:p>
          <w:p w:rsidR="00B61B22" w:rsidRPr="00433F2C" w:rsidRDefault="00873259" w:rsidP="00B61B22">
            <w:pPr>
              <w:pStyle w:val="TableContent"/>
              <w:rPr>
                <w:sz w:val="18"/>
                <w:szCs w:val="18"/>
              </w:rPr>
            </w:pPr>
            <w:r>
              <w:rPr>
                <w:sz w:val="18"/>
                <w:szCs w:val="18"/>
              </w:rPr>
              <w:fldChar w:fldCharType="begin"/>
            </w:r>
            <w:r>
              <w:rPr>
                <w:sz w:val="18"/>
                <w:szCs w:val="18"/>
              </w:rPr>
              <w:instrText xml:space="preserve"> REF AETAUPTi \h </w:instrText>
            </w:r>
            <w:r>
              <w:rPr>
                <w:sz w:val="18"/>
                <w:szCs w:val="18"/>
              </w:rPr>
            </w:r>
            <w:r>
              <w:rPr>
                <w:sz w:val="18"/>
                <w:szCs w:val="18"/>
              </w:rPr>
              <w:fldChar w:fldCharType="separate"/>
            </w:r>
            <w:r w:rsidRPr="00F71A6D">
              <w:rPr>
                <w:b/>
                <w:iCs/>
                <w:sz w:val="18"/>
                <w:szCs w:val="18"/>
              </w:rPr>
              <w:t>AETAU</w:t>
            </w:r>
            <w:r>
              <w:rPr>
                <w:b/>
                <w:i/>
                <w:sz w:val="18"/>
                <w:szCs w:val="18"/>
              </w:rPr>
              <w:t>PTi</w:t>
            </w:r>
            <w:r>
              <w:rPr>
                <w:sz w:val="18"/>
                <w:szCs w:val="18"/>
              </w:rPr>
              <w:fldChar w:fldCharType="end"/>
            </w:r>
            <w:r w:rsidR="00B61B22">
              <w:rPr>
                <w:sz w:val="18"/>
                <w:szCs w:val="18"/>
              </w:rPr>
              <w:t xml:space="preserve"> = (3270 n</w:t>
            </w:r>
            <w:r w:rsidR="00B61B22" w:rsidRPr="00433F2C">
              <w:rPr>
                <w:sz w:val="18"/>
                <w:szCs w:val="18"/>
              </w:rPr>
              <w:t>g / 5</w:t>
            </w:r>
            <w:r w:rsidR="00B61B22">
              <w:rPr>
                <w:sz w:val="18"/>
                <w:szCs w:val="18"/>
              </w:rPr>
              <w:t>0000 ng)  x 100 = 6.54</w:t>
            </w:r>
            <w:r w:rsidR="00B61B22" w:rsidRPr="00433F2C">
              <w:rPr>
                <w:sz w:val="18"/>
                <w:szCs w:val="18"/>
              </w:rPr>
              <w:t>%</w:t>
            </w: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Pr="000A01B1" w:rsidRDefault="00433F2C">
            <w:pPr>
              <w:pStyle w:val="TableContent"/>
              <w:rPr>
                <w:sz w:val="18"/>
                <w:szCs w:val="18"/>
              </w:rPr>
            </w:pPr>
            <w:r w:rsidRPr="00433F2C">
              <w:rPr>
                <w:sz w:val="18"/>
                <w:szCs w:val="18"/>
              </w:rPr>
              <w:t>NOTE:  correct for units</w:t>
            </w:r>
          </w:p>
        </w:tc>
        <w:tc>
          <w:tcPr>
            <w:tcW w:w="921" w:type="dxa"/>
          </w:tcPr>
          <w:p w:rsidR="00433F2C" w:rsidRPr="00433F2C" w:rsidRDefault="00433F2C">
            <w:pPr>
              <w:pStyle w:val="TableContent"/>
              <w:rPr>
                <w:rFonts w:cs="Arial"/>
                <w:iCs/>
                <w:sz w:val="18"/>
                <w:szCs w:val="18"/>
              </w:rPr>
            </w:pPr>
            <w:r w:rsidRPr="00433F2C">
              <w:rPr>
                <w:rFonts w:cs="Arial"/>
                <w:iCs/>
                <w:sz w:val="18"/>
                <w:szCs w:val="18"/>
              </w:rPr>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D40304" w:rsidRPr="00433F2C" w:rsidTr="00A9087F">
        <w:tc>
          <w:tcPr>
            <w:tcW w:w="911" w:type="dxa"/>
          </w:tcPr>
          <w:p w:rsidR="00D40304" w:rsidRPr="00433F2C" w:rsidRDefault="00D40304" w:rsidP="00C1481F">
            <w:pPr>
              <w:pStyle w:val="TableContent"/>
              <w:rPr>
                <w:rFonts w:cs="Arial"/>
                <w:sz w:val="18"/>
                <w:szCs w:val="18"/>
              </w:rPr>
            </w:pPr>
            <w:r>
              <w:rPr>
                <w:rFonts w:cs="Arial"/>
                <w:sz w:val="18"/>
                <w:szCs w:val="18"/>
              </w:rPr>
              <w:t>2.0</w:t>
            </w:r>
          </w:p>
        </w:tc>
        <w:tc>
          <w:tcPr>
            <w:tcW w:w="1821" w:type="dxa"/>
          </w:tcPr>
          <w:p w:rsidR="00D40304" w:rsidRPr="00F71A6D" w:rsidRDefault="00D40304" w:rsidP="00C1481F">
            <w:pPr>
              <w:pStyle w:val="TableContent"/>
              <w:rPr>
                <w:b/>
                <w:iCs/>
                <w:sz w:val="18"/>
                <w:szCs w:val="18"/>
              </w:rPr>
            </w:pPr>
            <w:bookmarkStart w:id="183" w:name="VOLSUM"/>
            <w:r w:rsidRPr="00F71A6D">
              <w:rPr>
                <w:rFonts w:cs="Arial"/>
                <w:b/>
                <w:sz w:val="18"/>
                <w:szCs w:val="18"/>
              </w:rPr>
              <w:t>VOLSUM</w:t>
            </w:r>
            <w:bookmarkEnd w:id="183"/>
          </w:p>
        </w:tc>
        <w:tc>
          <w:tcPr>
            <w:tcW w:w="4883" w:type="dxa"/>
          </w:tcPr>
          <w:p w:rsidR="00D40304" w:rsidRPr="00AE3D8E" w:rsidRDefault="00D40304" w:rsidP="00C1481F">
            <w:pPr>
              <w:rPr>
                <w:rFonts w:cs="Arial"/>
                <w:b/>
                <w:sz w:val="18"/>
                <w:szCs w:val="20"/>
              </w:rPr>
            </w:pPr>
            <w:r w:rsidRPr="00AE3D8E">
              <w:rPr>
                <w:rFonts w:cs="Arial"/>
                <w:b/>
                <w:sz w:val="18"/>
                <w:szCs w:val="20"/>
              </w:rPr>
              <w:t>Cumulative Sum of Urine Volumes</w:t>
            </w:r>
          </w:p>
          <w:p w:rsidR="00D40304" w:rsidRPr="00740EA1" w:rsidRDefault="00D40304" w:rsidP="00C1481F">
            <w:pPr>
              <w:rPr>
                <w:rFonts w:cs="Arial"/>
                <w:sz w:val="18"/>
                <w:szCs w:val="20"/>
              </w:rPr>
            </w:pPr>
          </w:p>
          <w:p w:rsidR="00D40304" w:rsidRPr="00740EA1" w:rsidRDefault="00D40304" w:rsidP="00C1481F">
            <w:pPr>
              <w:rPr>
                <w:rFonts w:cs="Arial"/>
                <w:sz w:val="18"/>
                <w:szCs w:val="20"/>
              </w:rPr>
            </w:pPr>
            <w:r w:rsidRPr="00740EA1">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lastRenderedPageBreak/>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VOLSUM = 200 + 350 +300 + 275 + 250 +200 = 1575 mL</w:t>
            </w: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301" w:type="dxa"/>
          </w:tcPr>
          <w:p w:rsidR="00D40304" w:rsidRPr="00433F2C" w:rsidRDefault="00D40304" w:rsidP="00C1481F">
            <w:pPr>
              <w:pStyle w:val="TableContent"/>
              <w:rPr>
                <w:rFonts w:cs="Arial"/>
                <w:iCs/>
                <w:sz w:val="18"/>
                <w:szCs w:val="18"/>
              </w:rPr>
            </w:pPr>
            <w:r>
              <w:rPr>
                <w:rFonts w:cs="Arial"/>
                <w:iCs/>
                <w:sz w:val="18"/>
                <w:szCs w:val="18"/>
              </w:rPr>
              <w:t>VOLUMEU</w:t>
            </w:r>
          </w:p>
        </w:tc>
      </w:tr>
    </w:tbl>
    <w:p w:rsidR="003E52B3" w:rsidRDefault="003E52B3">
      <w:pPr>
        <w:rPr>
          <w:b/>
        </w:rPr>
      </w:pPr>
    </w:p>
    <w:p w:rsidR="00E81D8B" w:rsidRDefault="00C1481F" w:rsidP="0014390B">
      <w:pPr>
        <w:pStyle w:val="Heading4"/>
      </w:pPr>
      <w:r>
        <w:t>Midpoint and Rate dependent parameters</w:t>
      </w:r>
      <w:r w:rsidR="003E52B3">
        <w:t xml:space="preserve"> </w:t>
      </w:r>
    </w:p>
    <w:p w:rsidR="00D40304" w:rsidRDefault="00603B60">
      <w:r w:rsidRPr="00AF1A5F">
        <w:rPr>
          <w:b/>
        </w:rPr>
        <w:t>Note:</w:t>
      </w:r>
      <w:r>
        <w:t xml:space="preserve"> </w:t>
      </w:r>
      <w:r w:rsidRPr="00AF1A5F">
        <w:rPr>
          <w:b/>
        </w:rPr>
        <w:t>Midpoint (Nominal/Actual)</w:t>
      </w:r>
      <w:r>
        <w:t xml:space="preserve"> and </w:t>
      </w:r>
      <w:r w:rsidRPr="00AF1A5F">
        <w:rPr>
          <w:b/>
        </w:rPr>
        <w:t>Rate</w:t>
      </w:r>
      <w:r>
        <w:t xml:space="preserve"> are derived by the system and are included as part of the concentration dataset (Data Prep). </w:t>
      </w:r>
      <w:r w:rsidRPr="00AF1A5F">
        <w:rPr>
          <w:i/>
        </w:rPr>
        <w:t xml:space="preserve">See </w:t>
      </w:r>
      <w:r w:rsidR="005B0655">
        <w:rPr>
          <w:i/>
        </w:rPr>
        <w:t>A</w:t>
      </w:r>
      <w:r w:rsidRPr="00AF1A5F">
        <w:rPr>
          <w:i/>
        </w:rPr>
        <w:t xml:space="preserve">ppendix </w:t>
      </w:r>
      <w:r w:rsidR="005B0655">
        <w:rPr>
          <w:i/>
        </w:rPr>
        <w:fldChar w:fldCharType="begin"/>
      </w:r>
      <w:r w:rsidR="005B0655">
        <w:rPr>
          <w:i/>
        </w:rPr>
        <w:instrText xml:space="preserve"> REF _Ref507322560 \h </w:instrText>
      </w:r>
      <w:r w:rsidR="005B0655">
        <w:rPr>
          <w:i/>
        </w:rPr>
      </w:r>
      <w:r w:rsidR="005B0655">
        <w:rPr>
          <w:i/>
        </w:rPr>
        <w:fldChar w:fldCharType="separate"/>
      </w:r>
      <w:r w:rsidR="005B0655" w:rsidRPr="00253268">
        <w:t>Derivations for parameters calculations</w:t>
      </w:r>
      <w:r w:rsidR="005B0655">
        <w:rPr>
          <w:i/>
        </w:rPr>
        <w:fldChar w:fldCharType="end"/>
      </w:r>
      <w:r w:rsidRPr="00AF1A5F">
        <w:rPr>
          <w:i/>
        </w:rPr>
        <w:t xml:space="preserve"> for details</w:t>
      </w:r>
      <w:r>
        <w:t>.</w:t>
      </w:r>
    </w:p>
    <w:p w:rsidR="00C1481F" w:rsidRDefault="00C1481F"/>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454"/>
        <w:gridCol w:w="1857"/>
        <w:gridCol w:w="4539"/>
        <w:gridCol w:w="921"/>
        <w:gridCol w:w="1066"/>
      </w:tblGrid>
      <w:tr w:rsidR="00D40304" w:rsidRPr="00433F2C" w:rsidTr="00284696">
        <w:trPr>
          <w:tblHeader/>
        </w:trPr>
        <w:tc>
          <w:tcPr>
            <w:tcW w:w="1454" w:type="dxa"/>
            <w:shd w:val="clear" w:color="auto" w:fill="E6E6E6"/>
          </w:tcPr>
          <w:p w:rsidR="00D40304" w:rsidRPr="00D40304" w:rsidRDefault="00277B3C" w:rsidP="00D40304">
            <w:pPr>
              <w:pStyle w:val="TableContent"/>
              <w:rPr>
                <w:b/>
                <w:sz w:val="18"/>
              </w:rPr>
            </w:pPr>
            <w:r>
              <w:rPr>
                <w:b/>
                <w:sz w:val="18"/>
              </w:rPr>
              <w:t>Release</w:t>
            </w:r>
          </w:p>
        </w:tc>
        <w:tc>
          <w:tcPr>
            <w:tcW w:w="1857" w:type="dxa"/>
            <w:shd w:val="clear" w:color="auto" w:fill="E6E6E6"/>
          </w:tcPr>
          <w:p w:rsidR="00D40304" w:rsidRPr="00D40304" w:rsidRDefault="00277B3C" w:rsidP="00D40304">
            <w:pPr>
              <w:pStyle w:val="TableContent"/>
              <w:rPr>
                <w:b/>
                <w:sz w:val="18"/>
              </w:rPr>
            </w:pPr>
            <w:r>
              <w:rPr>
                <w:b/>
                <w:sz w:val="18"/>
              </w:rPr>
              <w:t>Name</w:t>
            </w:r>
          </w:p>
        </w:tc>
        <w:tc>
          <w:tcPr>
            <w:tcW w:w="4539" w:type="dxa"/>
            <w:shd w:val="clear" w:color="auto" w:fill="E6E6E6"/>
          </w:tcPr>
          <w:p w:rsidR="00D40304" w:rsidRPr="00D40304" w:rsidRDefault="00D40304" w:rsidP="00D40304">
            <w:pPr>
              <w:pStyle w:val="TableContent"/>
              <w:rPr>
                <w:b/>
                <w:sz w:val="18"/>
              </w:rPr>
            </w:pPr>
            <w:r w:rsidRPr="00D40304">
              <w:rPr>
                <w:b/>
                <w:sz w:val="18"/>
              </w:rPr>
              <w:t>Description</w:t>
            </w:r>
          </w:p>
        </w:tc>
        <w:tc>
          <w:tcPr>
            <w:tcW w:w="921" w:type="dxa"/>
            <w:shd w:val="clear" w:color="auto" w:fill="E6E6E6"/>
          </w:tcPr>
          <w:p w:rsidR="00D40304" w:rsidRPr="00D40304" w:rsidRDefault="00D40304" w:rsidP="00D40304">
            <w:pPr>
              <w:pStyle w:val="TableContent"/>
              <w:rPr>
                <w:b/>
                <w:sz w:val="18"/>
              </w:rPr>
            </w:pPr>
            <w:r w:rsidRPr="00D40304">
              <w:rPr>
                <w:b/>
                <w:sz w:val="18"/>
              </w:rPr>
              <w:t>Decimal Places</w:t>
            </w:r>
          </w:p>
        </w:tc>
        <w:tc>
          <w:tcPr>
            <w:tcW w:w="1066" w:type="dxa"/>
            <w:shd w:val="clear" w:color="auto" w:fill="E6E6E6"/>
          </w:tcPr>
          <w:p w:rsidR="00D40304" w:rsidRPr="00D40304" w:rsidRDefault="00D40304" w:rsidP="00D40304">
            <w:pPr>
              <w:pStyle w:val="TableContent"/>
              <w:rPr>
                <w:b/>
                <w:sz w:val="18"/>
              </w:rPr>
            </w:pPr>
            <w:r w:rsidRPr="00D40304">
              <w:rPr>
                <w:b/>
                <w:sz w:val="18"/>
              </w:rPr>
              <w:t>Unit Class</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433F2C" w:rsidRDefault="0024346D" w:rsidP="00C1481F">
            <w:pPr>
              <w:pStyle w:val="TableContent"/>
              <w:rPr>
                <w:rFonts w:cs="Arial"/>
                <w:sz w:val="18"/>
                <w:szCs w:val="18"/>
              </w:rPr>
            </w:pPr>
            <w:r>
              <w:rPr>
                <w:rFonts w:cs="Arial"/>
                <w:sz w:val="18"/>
                <w:szCs w:val="18"/>
              </w:rPr>
              <w:fldChar w:fldCharType="begin"/>
            </w:r>
            <w:r>
              <w:rPr>
                <w:rFonts w:cs="Arial"/>
                <w:sz w:val="18"/>
                <w:szCs w:val="18"/>
              </w:rPr>
              <w:instrText xml:space="preserve"> REF KELRSQ \h </w:instrText>
            </w:r>
            <w:r>
              <w:rPr>
                <w:rFonts w:cs="Arial"/>
                <w:sz w:val="18"/>
                <w:szCs w:val="18"/>
              </w:rPr>
            </w:r>
            <w:r>
              <w:rPr>
                <w:rFonts w:cs="Arial"/>
                <w:sz w:val="18"/>
                <w:szCs w:val="18"/>
              </w:rPr>
              <w:fldChar w:fldCharType="separate"/>
            </w:r>
            <w:r w:rsidRPr="00433F2C">
              <w:rPr>
                <w:rFonts w:cs="Arial"/>
                <w:sz w:val="18"/>
                <w:szCs w:val="18"/>
              </w:rPr>
              <w:t>KELRSQ</w:t>
            </w:r>
            <w:r>
              <w:rPr>
                <w:rFonts w:cs="Arial"/>
                <w:sz w:val="18"/>
                <w:szCs w:val="18"/>
              </w:rP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KELRSQA \h </w:instrText>
            </w:r>
            <w:r>
              <w:fldChar w:fldCharType="separate"/>
            </w:r>
            <w:r w:rsidRPr="00433F2C">
              <w:rPr>
                <w:iCs/>
                <w:sz w:val="18"/>
                <w:szCs w:val="18"/>
              </w:rPr>
              <w:t>KELRSQA</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BB5F2E" w:rsidRPr="00433F2C" w:rsidTr="00284696">
        <w:tc>
          <w:tcPr>
            <w:tcW w:w="1454" w:type="dxa"/>
          </w:tcPr>
          <w:p w:rsidR="00BB5F2E" w:rsidRDefault="00BB5F2E" w:rsidP="00C1481F">
            <w:pPr>
              <w:pStyle w:val="TableContent"/>
              <w:rPr>
                <w:rFonts w:cs="Arial"/>
                <w:sz w:val="18"/>
                <w:szCs w:val="18"/>
              </w:rPr>
            </w:pPr>
            <w:r>
              <w:rPr>
                <w:rFonts w:cs="Arial"/>
                <w:sz w:val="18"/>
                <w:szCs w:val="18"/>
              </w:rPr>
              <w:t>2.0</w:t>
            </w:r>
          </w:p>
        </w:tc>
        <w:tc>
          <w:tcPr>
            <w:tcW w:w="1857" w:type="dxa"/>
          </w:tcPr>
          <w:p w:rsidR="00BB5F2E" w:rsidRDefault="00BB5F2E" w:rsidP="00C1481F">
            <w:r>
              <w:t>KELR</w:t>
            </w:r>
          </w:p>
        </w:tc>
        <w:tc>
          <w:tcPr>
            <w:tcW w:w="4539" w:type="dxa"/>
          </w:tcPr>
          <w:p w:rsidR="00BB5F2E" w:rsidRDefault="00BB5F2E"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tc>
        <w:tc>
          <w:tcPr>
            <w:tcW w:w="921" w:type="dxa"/>
          </w:tcPr>
          <w:p w:rsidR="00BB5F2E" w:rsidRPr="00433F2C" w:rsidRDefault="00BB5F2E" w:rsidP="00C1481F">
            <w:pPr>
              <w:pStyle w:val="TableContent"/>
              <w:rPr>
                <w:rFonts w:cs="Arial"/>
                <w:iCs/>
                <w:sz w:val="18"/>
                <w:szCs w:val="18"/>
              </w:rPr>
            </w:pPr>
          </w:p>
        </w:tc>
        <w:tc>
          <w:tcPr>
            <w:tcW w:w="1066" w:type="dxa"/>
          </w:tcPr>
          <w:p w:rsidR="00BB5F2E" w:rsidRDefault="00BB5F2E"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KELNOPT \h </w:instrText>
            </w:r>
            <w:r>
              <w:fldChar w:fldCharType="separate"/>
            </w:r>
            <w:r w:rsidRPr="00433F2C">
              <w:rPr>
                <w:rFonts w:cs="Arial"/>
                <w:sz w:val="18"/>
                <w:szCs w:val="18"/>
              </w:rPr>
              <w:t>KELNOPT</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 \h </w:instrText>
            </w:r>
            <w:r>
              <w:fldChar w:fldCharType="separate"/>
            </w:r>
            <w:r w:rsidRPr="00433F2C">
              <w:rPr>
                <w:iCs/>
                <w:sz w:val="18"/>
                <w:szCs w:val="18"/>
              </w:rPr>
              <w:t>KEL</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KELU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E27196" w:rsidP="00C1481F">
            <w:pPr>
              <w:rPr>
                <w:rFonts w:cs="Arial"/>
                <w:szCs w:val="20"/>
              </w:rPr>
            </w:pPr>
            <w:r>
              <w:fldChar w:fldCharType="begin"/>
            </w:r>
            <w:r>
              <w:instrText xml:space="preserve"> REF KELTMLO \h </w:instrText>
            </w:r>
            <w:r>
              <w:fldChar w:fldCharType="separate"/>
            </w:r>
            <w:r w:rsidRPr="00433F2C">
              <w:rPr>
                <w:rFonts w:cs="Arial"/>
                <w:sz w:val="18"/>
                <w:szCs w:val="18"/>
              </w:rPr>
              <w:t>KELTMLO</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Tr="00284696">
        <w:tc>
          <w:tcPr>
            <w:tcW w:w="1454" w:type="dxa"/>
          </w:tcPr>
          <w:p w:rsidR="00D40304" w:rsidRDefault="00D40304" w:rsidP="00C1481F">
            <w:pPr>
              <w:pStyle w:val="TableContent"/>
              <w:rPr>
                <w:rFonts w:cs="Arial"/>
                <w:sz w:val="18"/>
                <w:szCs w:val="18"/>
              </w:rPr>
            </w:pPr>
            <w:r>
              <w:rPr>
                <w:rFonts w:cs="Arial"/>
                <w:sz w:val="18"/>
                <w:szCs w:val="18"/>
              </w:rPr>
              <w:t>2.0</w:t>
            </w:r>
          </w:p>
        </w:tc>
        <w:tc>
          <w:tcPr>
            <w:tcW w:w="1857" w:type="dxa"/>
          </w:tcPr>
          <w:p w:rsidR="00D40304" w:rsidRDefault="00E27196" w:rsidP="00C1481F">
            <w:r>
              <w:fldChar w:fldCharType="begin"/>
            </w:r>
            <w:r>
              <w:instrText xml:space="preserve"> REF KELC0 \h </w:instrText>
            </w:r>
            <w:r>
              <w:fldChar w:fldCharType="separate"/>
            </w:r>
            <w:r w:rsidRPr="00433F2C">
              <w:rPr>
                <w:rFonts w:cs="Arial"/>
                <w:sz w:val="18"/>
                <w:szCs w:val="18"/>
              </w:rPr>
              <w:t>KELC0</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Default="00D40304" w:rsidP="00C1481F">
            <w:pPr>
              <w:pStyle w:val="TableContent"/>
              <w:rPr>
                <w:rFonts w:cs="Arial"/>
                <w:iCs/>
                <w:sz w:val="18"/>
                <w:szCs w:val="18"/>
              </w:rPr>
            </w:pPr>
            <w:r>
              <w:rPr>
                <w:rFonts w:cs="Arial"/>
                <w:iCs/>
                <w:sz w:val="18"/>
                <w:szCs w:val="18"/>
              </w:rPr>
              <w:t>CONCU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E27196" w:rsidP="00C1481F">
            <w:pPr>
              <w:rPr>
                <w:rFonts w:cs="Arial"/>
                <w:szCs w:val="20"/>
              </w:rPr>
            </w:pPr>
            <w:r>
              <w:fldChar w:fldCharType="begin"/>
            </w:r>
            <w:r>
              <w:instrText xml:space="preserve"> REF KELTMHI \h </w:instrText>
            </w:r>
            <w:r>
              <w:fldChar w:fldCharType="separate"/>
            </w:r>
            <w:r w:rsidRPr="00433F2C">
              <w:rPr>
                <w:iCs/>
                <w:sz w:val="18"/>
                <w:szCs w:val="18"/>
              </w:rPr>
              <w:t>KELTMHI</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B6022" w:rsidP="00C1481F">
            <w:pPr>
              <w:rPr>
                <w:rFonts w:cs="Arial"/>
                <w:szCs w:val="20"/>
              </w:rPr>
            </w:pPr>
            <w:r>
              <w:fldChar w:fldCharType="begin"/>
            </w:r>
            <w:r>
              <w:instrText xml:space="preserve"> REF THALF \h </w:instrText>
            </w:r>
            <w:r>
              <w:fldChar w:fldCharType="separate"/>
            </w:r>
            <w:r w:rsidRPr="00433F2C">
              <w:rPr>
                <w:iCs/>
                <w:sz w:val="18"/>
                <w:szCs w:val="18"/>
              </w:rPr>
              <w:t>THALF</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p>
        </w:tc>
        <w:tc>
          <w:tcPr>
            <w:tcW w:w="1857" w:type="dxa"/>
          </w:tcPr>
          <w:p w:rsidR="00D40304" w:rsidRPr="00433F2C" w:rsidRDefault="002B6022" w:rsidP="00C1481F">
            <w:pPr>
              <w:pStyle w:val="TableContent"/>
              <w:rPr>
                <w:rFonts w:cs="Arial"/>
                <w:sz w:val="18"/>
                <w:szCs w:val="18"/>
              </w:rPr>
            </w:pPr>
            <w:r>
              <w:rPr>
                <w:rFonts w:cs="Arial"/>
                <w:sz w:val="18"/>
                <w:szCs w:val="18"/>
              </w:rPr>
              <w:fldChar w:fldCharType="begin"/>
            </w:r>
            <w:r>
              <w:rPr>
                <w:rFonts w:cs="Arial"/>
                <w:sz w:val="18"/>
                <w:szCs w:val="18"/>
              </w:rPr>
              <w:instrText xml:space="preserve"> REF TLAG \h </w:instrText>
            </w:r>
            <w:r>
              <w:rPr>
                <w:rFonts w:cs="Arial"/>
                <w:sz w:val="18"/>
                <w:szCs w:val="18"/>
              </w:rPr>
            </w:r>
            <w:r>
              <w:rPr>
                <w:rFonts w:cs="Arial"/>
                <w:sz w:val="18"/>
                <w:szCs w:val="18"/>
              </w:rPr>
              <w:fldChar w:fldCharType="separate"/>
            </w:r>
            <w:r w:rsidRPr="00433F2C">
              <w:rPr>
                <w:sz w:val="18"/>
                <w:szCs w:val="18"/>
              </w:rPr>
              <w:t>TLAG</w:t>
            </w:r>
            <w:r>
              <w:rPr>
                <w:rFonts w:cs="Arial"/>
                <w:sz w:val="18"/>
                <w:szCs w:val="18"/>
              </w:rP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497122" w:rsidRPr="00433F2C" w:rsidTr="00916D8A">
        <w:tc>
          <w:tcPr>
            <w:tcW w:w="1454" w:type="dxa"/>
          </w:tcPr>
          <w:p w:rsidR="00497122" w:rsidRPr="00433F2C" w:rsidRDefault="00497122" w:rsidP="00916D8A">
            <w:pPr>
              <w:pStyle w:val="TableContent"/>
              <w:rPr>
                <w:rFonts w:cs="Arial"/>
                <w:sz w:val="18"/>
                <w:szCs w:val="18"/>
              </w:rPr>
            </w:pPr>
            <w:r>
              <w:rPr>
                <w:rFonts w:cs="Arial"/>
                <w:sz w:val="18"/>
                <w:szCs w:val="18"/>
              </w:rPr>
              <w:t>3.0</w:t>
            </w:r>
          </w:p>
        </w:tc>
        <w:tc>
          <w:tcPr>
            <w:tcW w:w="1857" w:type="dxa"/>
          </w:tcPr>
          <w:p w:rsidR="00497122" w:rsidRPr="00F71A6D" w:rsidRDefault="00497122" w:rsidP="00916D8A">
            <w:pPr>
              <w:pStyle w:val="TableContent"/>
              <w:rPr>
                <w:b/>
                <w:iCs/>
                <w:sz w:val="18"/>
                <w:szCs w:val="18"/>
              </w:rPr>
            </w:pPr>
            <w:bookmarkStart w:id="184" w:name="TMAXRATE"/>
            <w:r w:rsidRPr="00F71A6D">
              <w:rPr>
                <w:rFonts w:cs="Arial"/>
                <w:b/>
                <w:sz w:val="18"/>
                <w:szCs w:val="18"/>
              </w:rPr>
              <w:t>TMAXRATE</w:t>
            </w:r>
            <w:bookmarkEnd w:id="184"/>
          </w:p>
        </w:tc>
        <w:tc>
          <w:tcPr>
            <w:tcW w:w="4539" w:type="dxa"/>
          </w:tcPr>
          <w:p w:rsidR="00497122" w:rsidRPr="00AB4B19" w:rsidRDefault="00497122" w:rsidP="00916D8A">
            <w:pPr>
              <w:pStyle w:val="TableContent"/>
              <w:rPr>
                <w:iCs/>
                <w:sz w:val="18"/>
                <w:szCs w:val="18"/>
              </w:rPr>
            </w:pPr>
            <w:r w:rsidRPr="002B6022">
              <w:rPr>
                <w:rFonts w:cs="Arial"/>
                <w:sz w:val="18"/>
                <w:szCs w:val="18"/>
              </w:rPr>
              <w:t>Midpoint of collection interval associated with the maximum observed excretion rate</w:t>
            </w:r>
            <w:r>
              <w:rPr>
                <w:rFonts w:cs="Arial"/>
                <w:sz w:val="18"/>
                <w:szCs w:val="18"/>
              </w:rPr>
              <w:t xml:space="preserve">. </w:t>
            </w:r>
          </w:p>
          <w:p w:rsidR="00497122" w:rsidRDefault="00497122" w:rsidP="00916D8A">
            <w:pPr>
              <w:rPr>
                <w:rFonts w:eastAsia="Times New Roman" w:cs="Arial"/>
                <w:sz w:val="18"/>
                <w:szCs w:val="18"/>
                <w:lang w:eastAsia="en-US"/>
              </w:rPr>
            </w:pPr>
          </w:p>
          <w:p w:rsidR="00497122" w:rsidRDefault="00497122" w:rsidP="00916D8A">
            <w:pPr>
              <w:rPr>
                <w:rFonts w:cs="Arial"/>
                <w:szCs w:val="20"/>
              </w:rPr>
            </w:pPr>
            <w:r>
              <w:rPr>
                <w:rFonts w:cs="Arial"/>
                <w:szCs w:val="20"/>
              </w:rPr>
              <w:t>Example:</w:t>
            </w:r>
          </w:p>
          <w:p w:rsidR="00497122" w:rsidRDefault="00497122" w:rsidP="00916D8A">
            <w:pPr>
              <w:rPr>
                <w:rFonts w:cs="Arial"/>
                <w:szCs w:val="20"/>
              </w:rPr>
            </w:pP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497122" w:rsidRPr="00433F2C" w:rsidTr="00916D8A">
              <w:tc>
                <w:tcPr>
                  <w:tcW w:w="705" w:type="dxa"/>
                </w:tcPr>
                <w:p w:rsidR="00497122" w:rsidRPr="000348CA" w:rsidRDefault="00497122" w:rsidP="00916D8A">
                  <w:pPr>
                    <w:jc w:val="center"/>
                    <w:rPr>
                      <w:rFonts w:cs="Arial"/>
                      <w:sz w:val="18"/>
                      <w:szCs w:val="18"/>
                    </w:rPr>
                  </w:pPr>
                  <w:r w:rsidRPr="000348CA">
                    <w:rPr>
                      <w:rFonts w:cs="Arial"/>
                      <w:sz w:val="18"/>
                      <w:szCs w:val="18"/>
                    </w:rPr>
                    <w:t>Start Time</w:t>
                  </w:r>
                </w:p>
              </w:tc>
              <w:tc>
                <w:tcPr>
                  <w:tcW w:w="705" w:type="dxa"/>
                </w:tcPr>
                <w:p w:rsidR="00497122" w:rsidRPr="000348CA" w:rsidRDefault="00497122" w:rsidP="00916D8A">
                  <w:pPr>
                    <w:jc w:val="center"/>
                    <w:rPr>
                      <w:rFonts w:cs="Arial"/>
                      <w:sz w:val="18"/>
                      <w:szCs w:val="18"/>
                    </w:rPr>
                  </w:pPr>
                  <w:r w:rsidRPr="000348CA">
                    <w:rPr>
                      <w:rFonts w:cs="Arial"/>
                      <w:sz w:val="18"/>
                      <w:szCs w:val="18"/>
                    </w:rPr>
                    <w:t>End Time</w:t>
                  </w:r>
                </w:p>
              </w:tc>
              <w:tc>
                <w:tcPr>
                  <w:tcW w:w="776" w:type="dxa"/>
                </w:tcPr>
                <w:p w:rsidR="00497122" w:rsidRPr="000348CA" w:rsidRDefault="00497122" w:rsidP="00916D8A">
                  <w:pPr>
                    <w:jc w:val="center"/>
                    <w:rPr>
                      <w:rFonts w:cs="Arial"/>
                      <w:sz w:val="18"/>
                      <w:szCs w:val="18"/>
                    </w:rPr>
                  </w:pPr>
                  <w:r w:rsidRPr="000348CA">
                    <w:rPr>
                      <w:rFonts w:cs="Arial"/>
                      <w:sz w:val="18"/>
                      <w:szCs w:val="18"/>
                    </w:rPr>
                    <w:t>MIDPT</w:t>
                  </w:r>
                </w:p>
              </w:tc>
              <w:tc>
                <w:tcPr>
                  <w:tcW w:w="606" w:type="dxa"/>
                </w:tcPr>
                <w:p w:rsidR="00497122" w:rsidRPr="000348CA" w:rsidRDefault="00497122" w:rsidP="00916D8A">
                  <w:pPr>
                    <w:jc w:val="center"/>
                    <w:rPr>
                      <w:rFonts w:cs="Arial"/>
                      <w:sz w:val="18"/>
                      <w:szCs w:val="18"/>
                    </w:rPr>
                  </w:pPr>
                  <w:r w:rsidRPr="000348CA">
                    <w:rPr>
                      <w:rFonts w:cs="Arial"/>
                      <w:sz w:val="18"/>
                      <w:szCs w:val="18"/>
                    </w:rPr>
                    <w:t>V</w:t>
                  </w:r>
                </w:p>
              </w:tc>
              <w:tc>
                <w:tcPr>
                  <w:tcW w:w="641" w:type="dxa"/>
                </w:tcPr>
                <w:p w:rsidR="00497122" w:rsidRPr="000348CA" w:rsidRDefault="00497122" w:rsidP="00916D8A">
                  <w:pPr>
                    <w:jc w:val="center"/>
                    <w:rPr>
                      <w:rFonts w:cs="Arial"/>
                      <w:sz w:val="18"/>
                      <w:szCs w:val="18"/>
                    </w:rPr>
                  </w:pPr>
                  <w:r w:rsidRPr="000348CA">
                    <w:rPr>
                      <w:rFonts w:cs="Arial"/>
                      <w:sz w:val="18"/>
                      <w:szCs w:val="18"/>
                    </w:rPr>
                    <w:t>C</w:t>
                  </w:r>
                </w:p>
              </w:tc>
              <w:tc>
                <w:tcPr>
                  <w:tcW w:w="610" w:type="dxa"/>
                </w:tcPr>
                <w:p w:rsidR="00497122" w:rsidRPr="000348CA" w:rsidRDefault="00497122" w:rsidP="00916D8A">
                  <w:pPr>
                    <w:jc w:val="center"/>
                    <w:rPr>
                      <w:rFonts w:cs="Arial"/>
                      <w:sz w:val="18"/>
                      <w:szCs w:val="18"/>
                    </w:rPr>
                  </w:pPr>
                  <w:r w:rsidRPr="000348CA">
                    <w:rPr>
                      <w:rFonts w:cs="Arial"/>
                      <w:sz w:val="18"/>
                      <w:szCs w:val="18"/>
                    </w:rPr>
                    <w:t>RATE</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76" w:type="dxa"/>
                  <w:vAlign w:val="center"/>
                </w:tcPr>
                <w:p w:rsidR="00497122" w:rsidRPr="000348CA" w:rsidRDefault="00497122" w:rsidP="00916D8A">
                  <w:pPr>
                    <w:jc w:val="center"/>
                    <w:rPr>
                      <w:sz w:val="18"/>
                      <w:szCs w:val="18"/>
                    </w:rPr>
                  </w:pPr>
                  <w:r w:rsidRPr="000348CA">
                    <w:rPr>
                      <w:sz w:val="18"/>
                      <w:szCs w:val="18"/>
                    </w:rPr>
                    <w:t>0</w:t>
                  </w:r>
                </w:p>
              </w:tc>
              <w:tc>
                <w:tcPr>
                  <w:tcW w:w="606" w:type="dxa"/>
                </w:tcPr>
                <w:p w:rsidR="00497122" w:rsidRPr="000348CA" w:rsidRDefault="00497122" w:rsidP="00916D8A">
                  <w:pPr>
                    <w:jc w:val="center"/>
                    <w:rPr>
                      <w:sz w:val="18"/>
                      <w:szCs w:val="18"/>
                    </w:rPr>
                  </w:pPr>
                  <w:r>
                    <w:rPr>
                      <w:sz w:val="18"/>
                      <w:szCs w:val="18"/>
                    </w:rPr>
                    <w:t>0</w:t>
                  </w:r>
                </w:p>
              </w:tc>
              <w:tc>
                <w:tcPr>
                  <w:tcW w:w="641" w:type="dxa"/>
                </w:tcPr>
                <w:p w:rsidR="00497122" w:rsidRPr="000348CA" w:rsidRDefault="00497122" w:rsidP="00916D8A">
                  <w:pPr>
                    <w:jc w:val="center"/>
                    <w:rPr>
                      <w:rFonts w:cs="Arial"/>
                      <w:sz w:val="18"/>
                      <w:szCs w:val="18"/>
                    </w:rPr>
                  </w:pPr>
                  <w:r w:rsidRPr="000348CA">
                    <w:rPr>
                      <w:sz w:val="18"/>
                      <w:szCs w:val="18"/>
                    </w:rPr>
                    <w:t>0</w:t>
                  </w:r>
                </w:p>
              </w:tc>
              <w:tc>
                <w:tcPr>
                  <w:tcW w:w="610" w:type="dxa"/>
                  <w:vAlign w:val="center"/>
                </w:tcPr>
                <w:p w:rsidR="00497122" w:rsidRPr="000348CA" w:rsidRDefault="00497122" w:rsidP="00916D8A">
                  <w:pPr>
                    <w:jc w:val="center"/>
                    <w:rPr>
                      <w:rFonts w:cs="Arial"/>
                      <w:sz w:val="18"/>
                      <w:szCs w:val="18"/>
                    </w:rPr>
                  </w:pPr>
                  <w:r w:rsidRPr="000348CA">
                    <w:rPr>
                      <w:sz w:val="18"/>
                      <w:szCs w:val="18"/>
                    </w:rPr>
                    <w:t>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4</w:t>
                  </w:r>
                </w:p>
              </w:tc>
              <w:tc>
                <w:tcPr>
                  <w:tcW w:w="776" w:type="dxa"/>
                  <w:vAlign w:val="center"/>
                </w:tcPr>
                <w:p w:rsidR="00497122" w:rsidRPr="000348CA" w:rsidRDefault="00497122" w:rsidP="00916D8A">
                  <w:pPr>
                    <w:jc w:val="center"/>
                    <w:rPr>
                      <w:sz w:val="18"/>
                      <w:szCs w:val="18"/>
                    </w:rPr>
                  </w:pPr>
                  <w:r w:rsidRPr="000348CA">
                    <w:rPr>
                      <w:sz w:val="18"/>
                      <w:szCs w:val="18"/>
                    </w:rPr>
                    <w:t>2</w:t>
                  </w:r>
                </w:p>
              </w:tc>
              <w:tc>
                <w:tcPr>
                  <w:tcW w:w="606" w:type="dxa"/>
                </w:tcPr>
                <w:p w:rsidR="00497122" w:rsidRPr="000348CA" w:rsidRDefault="00497122" w:rsidP="00916D8A">
                  <w:pPr>
                    <w:jc w:val="center"/>
                    <w:rPr>
                      <w:sz w:val="18"/>
                      <w:szCs w:val="18"/>
                    </w:rPr>
                  </w:pPr>
                  <w:r w:rsidRPr="000348CA">
                    <w:rPr>
                      <w:sz w:val="18"/>
                      <w:szCs w:val="18"/>
                    </w:rPr>
                    <w:t>200</w:t>
                  </w:r>
                </w:p>
              </w:tc>
              <w:tc>
                <w:tcPr>
                  <w:tcW w:w="641" w:type="dxa"/>
                </w:tcPr>
                <w:p w:rsidR="00497122" w:rsidRPr="000348CA" w:rsidRDefault="00497122" w:rsidP="00916D8A">
                  <w:pPr>
                    <w:jc w:val="center"/>
                    <w:rPr>
                      <w:rFonts w:cs="Arial"/>
                      <w:sz w:val="18"/>
                      <w:szCs w:val="18"/>
                    </w:rPr>
                  </w:pPr>
                  <w:r w:rsidRPr="000348CA">
                    <w:rPr>
                      <w:sz w:val="18"/>
                      <w:szCs w:val="18"/>
                    </w:rPr>
                    <w:t>3</w:t>
                  </w:r>
                </w:p>
              </w:tc>
              <w:tc>
                <w:tcPr>
                  <w:tcW w:w="610" w:type="dxa"/>
                  <w:vAlign w:val="center"/>
                </w:tcPr>
                <w:p w:rsidR="00497122" w:rsidRPr="000348CA" w:rsidRDefault="00497122" w:rsidP="00916D8A">
                  <w:pPr>
                    <w:jc w:val="center"/>
                    <w:rPr>
                      <w:sz w:val="18"/>
                      <w:szCs w:val="18"/>
                    </w:rPr>
                  </w:pPr>
                  <w:r w:rsidRPr="000348CA">
                    <w:rPr>
                      <w:sz w:val="18"/>
                      <w:szCs w:val="18"/>
                    </w:rPr>
                    <w:t>150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4</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8</w:t>
                  </w:r>
                </w:p>
              </w:tc>
              <w:tc>
                <w:tcPr>
                  <w:tcW w:w="776" w:type="dxa"/>
                  <w:vAlign w:val="center"/>
                </w:tcPr>
                <w:p w:rsidR="00497122" w:rsidRPr="003C4E84" w:rsidRDefault="00497122" w:rsidP="00916D8A">
                  <w:pPr>
                    <w:jc w:val="center"/>
                    <w:rPr>
                      <w:b/>
                      <w:sz w:val="18"/>
                      <w:szCs w:val="18"/>
                    </w:rPr>
                  </w:pPr>
                  <w:r w:rsidRPr="003C4E84">
                    <w:rPr>
                      <w:b/>
                      <w:sz w:val="18"/>
                      <w:szCs w:val="18"/>
                    </w:rPr>
                    <w:t>6</w:t>
                  </w:r>
                </w:p>
              </w:tc>
              <w:tc>
                <w:tcPr>
                  <w:tcW w:w="606" w:type="dxa"/>
                </w:tcPr>
                <w:p w:rsidR="00497122" w:rsidRPr="000348CA" w:rsidRDefault="00497122" w:rsidP="00916D8A">
                  <w:pPr>
                    <w:jc w:val="center"/>
                    <w:rPr>
                      <w:sz w:val="18"/>
                      <w:szCs w:val="18"/>
                    </w:rPr>
                  </w:pPr>
                  <w:r w:rsidRPr="000348CA">
                    <w:rPr>
                      <w:sz w:val="18"/>
                      <w:szCs w:val="18"/>
                    </w:rPr>
                    <w:t>350</w:t>
                  </w:r>
                </w:p>
              </w:tc>
              <w:tc>
                <w:tcPr>
                  <w:tcW w:w="641" w:type="dxa"/>
                </w:tcPr>
                <w:p w:rsidR="00497122" w:rsidRPr="000348CA" w:rsidRDefault="00497122" w:rsidP="00916D8A">
                  <w:pPr>
                    <w:jc w:val="center"/>
                    <w:rPr>
                      <w:rFonts w:cs="Arial"/>
                      <w:sz w:val="18"/>
                      <w:szCs w:val="18"/>
                    </w:rPr>
                  </w:pPr>
                  <w:r w:rsidRPr="000348CA">
                    <w:rPr>
                      <w:sz w:val="18"/>
                      <w:szCs w:val="18"/>
                    </w:rPr>
                    <w:t>4.2</w:t>
                  </w:r>
                </w:p>
              </w:tc>
              <w:tc>
                <w:tcPr>
                  <w:tcW w:w="610" w:type="dxa"/>
                  <w:vAlign w:val="center"/>
                </w:tcPr>
                <w:p w:rsidR="00497122" w:rsidRPr="003C4E84" w:rsidRDefault="00497122" w:rsidP="00916D8A">
                  <w:pPr>
                    <w:jc w:val="center"/>
                    <w:rPr>
                      <w:rFonts w:cs="Arial"/>
                      <w:b/>
                      <w:sz w:val="18"/>
                      <w:szCs w:val="18"/>
                    </w:rPr>
                  </w:pPr>
                  <w:r w:rsidRPr="003C4E84">
                    <w:rPr>
                      <w:b/>
                      <w:sz w:val="18"/>
                      <w:szCs w:val="18"/>
                    </w:rPr>
                    <w:t>368</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8</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12</w:t>
                  </w:r>
                </w:p>
              </w:tc>
              <w:tc>
                <w:tcPr>
                  <w:tcW w:w="776" w:type="dxa"/>
                  <w:vAlign w:val="center"/>
                </w:tcPr>
                <w:p w:rsidR="00497122" w:rsidRPr="000348CA" w:rsidRDefault="00497122" w:rsidP="00916D8A">
                  <w:pPr>
                    <w:jc w:val="center"/>
                    <w:rPr>
                      <w:sz w:val="18"/>
                      <w:szCs w:val="18"/>
                    </w:rPr>
                  </w:pPr>
                  <w:r w:rsidRPr="000348CA">
                    <w:rPr>
                      <w:sz w:val="18"/>
                      <w:szCs w:val="18"/>
                    </w:rPr>
                    <w:t>10</w:t>
                  </w:r>
                </w:p>
              </w:tc>
              <w:tc>
                <w:tcPr>
                  <w:tcW w:w="606" w:type="dxa"/>
                </w:tcPr>
                <w:p w:rsidR="00497122" w:rsidRPr="000348CA" w:rsidRDefault="00497122" w:rsidP="00916D8A">
                  <w:pPr>
                    <w:jc w:val="center"/>
                    <w:rPr>
                      <w:sz w:val="18"/>
                      <w:szCs w:val="18"/>
                    </w:rPr>
                  </w:pPr>
                  <w:r w:rsidRPr="000348CA">
                    <w:rPr>
                      <w:sz w:val="18"/>
                      <w:szCs w:val="18"/>
                    </w:rPr>
                    <w:t>300</w:t>
                  </w:r>
                </w:p>
              </w:tc>
              <w:tc>
                <w:tcPr>
                  <w:tcW w:w="641" w:type="dxa"/>
                </w:tcPr>
                <w:p w:rsidR="00497122" w:rsidRPr="000348CA" w:rsidRDefault="00497122" w:rsidP="00916D8A">
                  <w:pPr>
                    <w:jc w:val="center"/>
                    <w:rPr>
                      <w:rFonts w:cs="Arial"/>
                      <w:sz w:val="18"/>
                      <w:szCs w:val="18"/>
                    </w:rPr>
                  </w:pPr>
                  <w:r w:rsidRPr="000348CA">
                    <w:rPr>
                      <w:sz w:val="18"/>
                      <w:szCs w:val="18"/>
                    </w:rPr>
                    <w:t>4</w:t>
                  </w:r>
                </w:p>
              </w:tc>
              <w:tc>
                <w:tcPr>
                  <w:tcW w:w="610" w:type="dxa"/>
                  <w:vAlign w:val="center"/>
                </w:tcPr>
                <w:p w:rsidR="00497122" w:rsidRPr="000348CA" w:rsidRDefault="00497122" w:rsidP="00916D8A">
                  <w:pPr>
                    <w:jc w:val="center"/>
                    <w:rPr>
                      <w:rFonts w:cs="Arial"/>
                      <w:sz w:val="18"/>
                      <w:szCs w:val="18"/>
                    </w:rPr>
                  </w:pPr>
                  <w:r w:rsidRPr="000348CA">
                    <w:rPr>
                      <w:sz w:val="18"/>
                      <w:szCs w:val="18"/>
                    </w:rPr>
                    <w:t>300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12</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16</w:t>
                  </w:r>
                </w:p>
              </w:tc>
              <w:tc>
                <w:tcPr>
                  <w:tcW w:w="776" w:type="dxa"/>
                  <w:vAlign w:val="center"/>
                </w:tcPr>
                <w:p w:rsidR="00497122" w:rsidRPr="000348CA" w:rsidRDefault="00497122" w:rsidP="00916D8A">
                  <w:pPr>
                    <w:jc w:val="center"/>
                    <w:rPr>
                      <w:sz w:val="18"/>
                      <w:szCs w:val="18"/>
                    </w:rPr>
                  </w:pPr>
                  <w:r w:rsidRPr="000348CA">
                    <w:rPr>
                      <w:sz w:val="18"/>
                      <w:szCs w:val="18"/>
                    </w:rPr>
                    <w:t>14</w:t>
                  </w:r>
                </w:p>
              </w:tc>
              <w:tc>
                <w:tcPr>
                  <w:tcW w:w="606" w:type="dxa"/>
                </w:tcPr>
                <w:p w:rsidR="00497122" w:rsidRPr="000348CA" w:rsidRDefault="00497122" w:rsidP="00916D8A">
                  <w:pPr>
                    <w:jc w:val="center"/>
                    <w:rPr>
                      <w:sz w:val="18"/>
                      <w:szCs w:val="18"/>
                    </w:rPr>
                  </w:pPr>
                  <w:r w:rsidRPr="000348CA">
                    <w:rPr>
                      <w:sz w:val="18"/>
                      <w:szCs w:val="18"/>
                    </w:rPr>
                    <w:t>275</w:t>
                  </w:r>
                </w:p>
              </w:tc>
              <w:tc>
                <w:tcPr>
                  <w:tcW w:w="641" w:type="dxa"/>
                </w:tcPr>
                <w:p w:rsidR="00497122" w:rsidRPr="000348CA" w:rsidRDefault="00497122" w:rsidP="00916D8A">
                  <w:pPr>
                    <w:jc w:val="center"/>
                    <w:rPr>
                      <w:rFonts w:cs="Arial"/>
                      <w:sz w:val="18"/>
                      <w:szCs w:val="18"/>
                    </w:rPr>
                  </w:pPr>
                  <w:r w:rsidRPr="000348CA">
                    <w:rPr>
                      <w:sz w:val="18"/>
                      <w:szCs w:val="18"/>
                    </w:rPr>
                    <w:t>3.9</w:t>
                  </w:r>
                </w:p>
              </w:tc>
              <w:tc>
                <w:tcPr>
                  <w:tcW w:w="610" w:type="dxa"/>
                  <w:vAlign w:val="center"/>
                </w:tcPr>
                <w:p w:rsidR="00497122" w:rsidRPr="000348CA" w:rsidRDefault="00497122" w:rsidP="00916D8A">
                  <w:pPr>
                    <w:jc w:val="center"/>
                    <w:rPr>
                      <w:rFonts w:cs="Arial"/>
                      <w:sz w:val="18"/>
                      <w:szCs w:val="18"/>
                    </w:rPr>
                  </w:pPr>
                  <w:r w:rsidRPr="000348CA">
                    <w:rPr>
                      <w:sz w:val="18"/>
                      <w:szCs w:val="18"/>
                    </w:rPr>
                    <w:t>268</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16</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20</w:t>
                  </w:r>
                </w:p>
              </w:tc>
              <w:tc>
                <w:tcPr>
                  <w:tcW w:w="776" w:type="dxa"/>
                  <w:vAlign w:val="center"/>
                </w:tcPr>
                <w:p w:rsidR="00497122" w:rsidRPr="000348CA" w:rsidRDefault="00497122" w:rsidP="00916D8A">
                  <w:pPr>
                    <w:jc w:val="center"/>
                    <w:rPr>
                      <w:sz w:val="18"/>
                      <w:szCs w:val="18"/>
                    </w:rPr>
                  </w:pPr>
                  <w:r w:rsidRPr="000348CA">
                    <w:rPr>
                      <w:sz w:val="18"/>
                      <w:szCs w:val="18"/>
                    </w:rPr>
                    <w:t>18</w:t>
                  </w:r>
                </w:p>
              </w:tc>
              <w:tc>
                <w:tcPr>
                  <w:tcW w:w="606" w:type="dxa"/>
                </w:tcPr>
                <w:p w:rsidR="00497122" w:rsidRPr="000348CA" w:rsidRDefault="00497122" w:rsidP="00916D8A">
                  <w:pPr>
                    <w:jc w:val="center"/>
                    <w:rPr>
                      <w:sz w:val="18"/>
                      <w:szCs w:val="18"/>
                    </w:rPr>
                  </w:pPr>
                  <w:r w:rsidRPr="000348CA">
                    <w:rPr>
                      <w:sz w:val="18"/>
                      <w:szCs w:val="18"/>
                    </w:rPr>
                    <w:t>250</w:t>
                  </w:r>
                </w:p>
              </w:tc>
              <w:tc>
                <w:tcPr>
                  <w:tcW w:w="641" w:type="dxa"/>
                </w:tcPr>
                <w:p w:rsidR="00497122" w:rsidRPr="000348CA" w:rsidRDefault="00497122" w:rsidP="00916D8A">
                  <w:pPr>
                    <w:jc w:val="center"/>
                    <w:rPr>
                      <w:rFonts w:cs="Arial"/>
                      <w:sz w:val="18"/>
                      <w:szCs w:val="18"/>
                    </w:rPr>
                  </w:pPr>
                  <w:r w:rsidRPr="000348CA">
                    <w:rPr>
                      <w:sz w:val="18"/>
                      <w:szCs w:val="18"/>
                    </w:rPr>
                    <w:t>3.5</w:t>
                  </w:r>
                </w:p>
              </w:tc>
              <w:tc>
                <w:tcPr>
                  <w:tcW w:w="610" w:type="dxa"/>
                  <w:vAlign w:val="center"/>
                </w:tcPr>
                <w:p w:rsidR="00497122" w:rsidRPr="000348CA" w:rsidRDefault="00497122" w:rsidP="00916D8A">
                  <w:pPr>
                    <w:jc w:val="center"/>
                    <w:rPr>
                      <w:rFonts w:cs="Arial"/>
                      <w:sz w:val="18"/>
                      <w:szCs w:val="18"/>
                    </w:rPr>
                  </w:pPr>
                  <w:r w:rsidRPr="000348CA">
                    <w:rPr>
                      <w:sz w:val="18"/>
                      <w:szCs w:val="18"/>
                    </w:rPr>
                    <w:t>219</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20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24</w:t>
                  </w:r>
                </w:p>
              </w:tc>
              <w:tc>
                <w:tcPr>
                  <w:tcW w:w="776" w:type="dxa"/>
                  <w:vAlign w:val="center"/>
                </w:tcPr>
                <w:p w:rsidR="00497122" w:rsidRPr="000348CA" w:rsidRDefault="00497122" w:rsidP="00916D8A">
                  <w:pPr>
                    <w:jc w:val="center"/>
                    <w:rPr>
                      <w:sz w:val="18"/>
                      <w:szCs w:val="18"/>
                    </w:rPr>
                  </w:pPr>
                  <w:r w:rsidRPr="000348CA">
                    <w:rPr>
                      <w:sz w:val="18"/>
                      <w:szCs w:val="18"/>
                    </w:rPr>
                    <w:t>22</w:t>
                  </w:r>
                </w:p>
              </w:tc>
              <w:tc>
                <w:tcPr>
                  <w:tcW w:w="606" w:type="dxa"/>
                </w:tcPr>
                <w:p w:rsidR="00497122" w:rsidRPr="000348CA" w:rsidRDefault="00497122" w:rsidP="00916D8A">
                  <w:pPr>
                    <w:jc w:val="center"/>
                    <w:rPr>
                      <w:sz w:val="18"/>
                      <w:szCs w:val="18"/>
                    </w:rPr>
                  </w:pPr>
                  <w:r w:rsidRPr="000348CA">
                    <w:rPr>
                      <w:sz w:val="18"/>
                      <w:szCs w:val="18"/>
                    </w:rPr>
                    <w:t>200</w:t>
                  </w:r>
                </w:p>
              </w:tc>
              <w:tc>
                <w:tcPr>
                  <w:tcW w:w="641" w:type="dxa"/>
                </w:tcPr>
                <w:p w:rsidR="00497122" w:rsidRPr="000348CA" w:rsidRDefault="00497122" w:rsidP="00916D8A">
                  <w:pPr>
                    <w:jc w:val="center"/>
                    <w:rPr>
                      <w:rFonts w:cs="Arial"/>
                      <w:sz w:val="18"/>
                      <w:szCs w:val="18"/>
                    </w:rPr>
                  </w:pPr>
                  <w:r w:rsidRPr="000348CA">
                    <w:rPr>
                      <w:sz w:val="18"/>
                      <w:szCs w:val="18"/>
                    </w:rPr>
                    <w:t>0</w:t>
                  </w:r>
                </w:p>
              </w:tc>
              <w:tc>
                <w:tcPr>
                  <w:tcW w:w="610" w:type="dxa"/>
                  <w:vAlign w:val="center"/>
                </w:tcPr>
                <w:p w:rsidR="00497122" w:rsidRPr="000348CA" w:rsidRDefault="00497122" w:rsidP="00916D8A">
                  <w:pPr>
                    <w:jc w:val="center"/>
                    <w:rPr>
                      <w:rFonts w:cs="Arial"/>
                      <w:sz w:val="18"/>
                      <w:szCs w:val="18"/>
                    </w:rPr>
                  </w:pPr>
                  <w:r w:rsidRPr="000348CA">
                    <w:rPr>
                      <w:sz w:val="18"/>
                      <w:szCs w:val="18"/>
                    </w:rPr>
                    <w:t>0</w:t>
                  </w:r>
                </w:p>
              </w:tc>
            </w:tr>
          </w:tbl>
          <w:p w:rsidR="00497122" w:rsidRDefault="00497122" w:rsidP="00916D8A">
            <w:pPr>
              <w:rPr>
                <w:rFonts w:cs="Arial"/>
                <w:szCs w:val="20"/>
              </w:rPr>
            </w:pPr>
          </w:p>
          <w:p w:rsidR="00497122" w:rsidRDefault="00497122" w:rsidP="00916D8A">
            <w:pPr>
              <w:rPr>
                <w:rFonts w:eastAsia="Times New Roman" w:cs="Arial"/>
                <w:sz w:val="18"/>
                <w:szCs w:val="18"/>
                <w:highlight w:val="yellow"/>
                <w:lang w:eastAsia="en-US"/>
              </w:rPr>
            </w:pPr>
          </w:p>
          <w:p w:rsidR="00497122" w:rsidRDefault="00497122" w:rsidP="00916D8A">
            <w:pPr>
              <w:rPr>
                <w:rFonts w:cs="Arial"/>
                <w:szCs w:val="20"/>
              </w:rPr>
            </w:pPr>
            <w:r>
              <w:rPr>
                <w:rFonts w:cs="Arial"/>
                <w:szCs w:val="20"/>
              </w:rPr>
              <w:t>TMAXRATE in above example is 6 hr.</w:t>
            </w:r>
          </w:p>
          <w:p w:rsidR="00497122" w:rsidRDefault="00497122" w:rsidP="00916D8A">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497122" w:rsidRPr="00433F2C" w:rsidTr="00916D8A">
              <w:tc>
                <w:tcPr>
                  <w:tcW w:w="2644" w:type="dxa"/>
                </w:tcPr>
                <w:p w:rsidR="00497122" w:rsidRPr="00433F2C" w:rsidRDefault="00497122" w:rsidP="00916D8A">
                  <w:pPr>
                    <w:pStyle w:val="TableContent"/>
                    <w:rPr>
                      <w:b/>
                      <w:iCs/>
                      <w:sz w:val="18"/>
                      <w:szCs w:val="18"/>
                    </w:rPr>
                  </w:pPr>
                  <w:r w:rsidRPr="00433F2C">
                    <w:rPr>
                      <w:b/>
                      <w:iCs/>
                      <w:sz w:val="18"/>
                      <w:szCs w:val="18"/>
                    </w:rPr>
                    <w:t>Data Checks</w:t>
                  </w:r>
                </w:p>
              </w:tc>
              <w:tc>
                <w:tcPr>
                  <w:tcW w:w="2644" w:type="dxa"/>
                </w:tcPr>
                <w:p w:rsidR="00497122" w:rsidRPr="00433F2C" w:rsidRDefault="00497122" w:rsidP="00916D8A">
                  <w:pPr>
                    <w:pStyle w:val="TableContent"/>
                    <w:rPr>
                      <w:b/>
                      <w:iCs/>
                      <w:sz w:val="18"/>
                      <w:szCs w:val="18"/>
                    </w:rPr>
                  </w:pPr>
                  <w:r w:rsidRPr="00433F2C">
                    <w:rPr>
                      <w:b/>
                      <w:iCs/>
                      <w:sz w:val="18"/>
                      <w:szCs w:val="18"/>
                    </w:rPr>
                    <w:t>Actions</w:t>
                  </w:r>
                </w:p>
              </w:tc>
            </w:tr>
            <w:tr w:rsidR="00497122" w:rsidRPr="00433F2C" w:rsidTr="00916D8A">
              <w:tc>
                <w:tcPr>
                  <w:tcW w:w="2644" w:type="dxa"/>
                </w:tcPr>
                <w:p w:rsidR="00497122" w:rsidRPr="00433F2C" w:rsidRDefault="00497122" w:rsidP="00916D8A">
                  <w:pPr>
                    <w:pStyle w:val="TableContent"/>
                    <w:rPr>
                      <w:iCs/>
                      <w:sz w:val="18"/>
                      <w:szCs w:val="18"/>
                    </w:rPr>
                  </w:pPr>
                  <w:r>
                    <w:rPr>
                      <w:iCs/>
                      <w:sz w:val="18"/>
                      <w:szCs w:val="18"/>
                    </w:rPr>
                    <w:t>If all RATE</w:t>
                  </w:r>
                  <w:r w:rsidRPr="00433F2C">
                    <w:rPr>
                      <w:iCs/>
                      <w:sz w:val="18"/>
                      <w:szCs w:val="18"/>
                    </w:rPr>
                    <w:t xml:space="preserve"> = 0</w:t>
                  </w:r>
                </w:p>
              </w:tc>
              <w:tc>
                <w:tcPr>
                  <w:tcW w:w="2644" w:type="dxa"/>
                </w:tcPr>
                <w:p w:rsidR="00497122" w:rsidRPr="00433F2C" w:rsidRDefault="00497122" w:rsidP="00916D8A">
                  <w:pPr>
                    <w:pStyle w:val="TableContent"/>
                    <w:rPr>
                      <w:iCs/>
                      <w:sz w:val="18"/>
                      <w:szCs w:val="18"/>
                    </w:rPr>
                  </w:pPr>
                  <w:r w:rsidRPr="00433F2C">
                    <w:rPr>
                      <w:iCs/>
                      <w:sz w:val="18"/>
                      <w:szCs w:val="18"/>
                    </w:rPr>
                    <w:t>Return “NA”</w:t>
                  </w:r>
                </w:p>
              </w:tc>
            </w:tr>
          </w:tbl>
          <w:p w:rsidR="00497122" w:rsidRDefault="00497122" w:rsidP="00916D8A">
            <w:pPr>
              <w:rPr>
                <w:rFonts w:cs="Arial"/>
                <w:szCs w:val="20"/>
              </w:rPr>
            </w:pPr>
          </w:p>
          <w:p w:rsidR="00497122" w:rsidRPr="00433F2C" w:rsidRDefault="00497122" w:rsidP="00916D8A">
            <w:pPr>
              <w:rPr>
                <w:rFonts w:eastAsia="Times New Roman" w:cs="Arial"/>
                <w:sz w:val="18"/>
                <w:szCs w:val="18"/>
                <w:lang w:eastAsia="en-US"/>
              </w:rPr>
            </w:pPr>
          </w:p>
        </w:tc>
        <w:tc>
          <w:tcPr>
            <w:tcW w:w="921" w:type="dxa"/>
          </w:tcPr>
          <w:p w:rsidR="00497122" w:rsidRPr="00433F2C" w:rsidRDefault="00497122" w:rsidP="00916D8A">
            <w:pPr>
              <w:pStyle w:val="TableContent"/>
              <w:rPr>
                <w:rFonts w:cs="Arial"/>
                <w:iCs/>
                <w:sz w:val="18"/>
                <w:szCs w:val="18"/>
              </w:rPr>
            </w:pPr>
          </w:p>
        </w:tc>
        <w:tc>
          <w:tcPr>
            <w:tcW w:w="1066" w:type="dxa"/>
          </w:tcPr>
          <w:p w:rsidR="00497122" w:rsidRPr="00433F2C" w:rsidRDefault="00497122" w:rsidP="00916D8A">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4576DD" w:rsidP="00C1481F">
            <w:pPr>
              <w:pStyle w:val="TableContent"/>
              <w:rPr>
                <w:rFonts w:cs="Arial"/>
                <w:sz w:val="18"/>
                <w:szCs w:val="18"/>
              </w:rPr>
            </w:pPr>
            <w:r>
              <w:rPr>
                <w:rFonts w:cs="Arial"/>
                <w:sz w:val="18"/>
                <w:szCs w:val="18"/>
              </w:rPr>
              <w:t>3.0</w:t>
            </w:r>
          </w:p>
        </w:tc>
        <w:tc>
          <w:tcPr>
            <w:tcW w:w="1857" w:type="dxa"/>
          </w:tcPr>
          <w:p w:rsidR="00D40304" w:rsidRPr="00F71A6D" w:rsidRDefault="00D40304" w:rsidP="00C1481F">
            <w:pPr>
              <w:pStyle w:val="TableContent"/>
              <w:rPr>
                <w:b/>
                <w:iCs/>
                <w:sz w:val="18"/>
                <w:szCs w:val="18"/>
              </w:rPr>
            </w:pPr>
            <w:bookmarkStart w:id="185" w:name="TMAXRATEi"/>
            <w:r w:rsidRPr="00F71A6D">
              <w:rPr>
                <w:rFonts w:cs="Arial"/>
                <w:b/>
                <w:sz w:val="18"/>
                <w:szCs w:val="18"/>
              </w:rPr>
              <w:t>TMAXRATEi</w:t>
            </w:r>
            <w:bookmarkEnd w:id="185"/>
          </w:p>
        </w:tc>
        <w:tc>
          <w:tcPr>
            <w:tcW w:w="4539" w:type="dxa"/>
          </w:tcPr>
          <w:p w:rsidR="00AB4B19" w:rsidRPr="00AB4B19" w:rsidRDefault="00D40304" w:rsidP="00894BFE">
            <w:pPr>
              <w:pStyle w:val="TableContent"/>
              <w:rPr>
                <w:iCs/>
                <w:sz w:val="18"/>
                <w:szCs w:val="18"/>
              </w:rPr>
            </w:pPr>
            <w:r w:rsidRPr="002B6022">
              <w:rPr>
                <w:rFonts w:cs="Arial"/>
                <w:sz w:val="18"/>
                <w:szCs w:val="18"/>
              </w:rPr>
              <w:t>Midpoint of collection interval associated with the maximum observed excretion rate</w:t>
            </w:r>
            <w:r w:rsidR="00AB4B19">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Default="00D40304" w:rsidP="00C1481F">
            <w:pPr>
              <w:rPr>
                <w:rFonts w:eastAsia="Times New Roman" w:cs="Arial"/>
                <w:sz w:val="18"/>
                <w:szCs w:val="18"/>
                <w:lang w:eastAsia="en-US"/>
              </w:rPr>
            </w:pPr>
          </w:p>
          <w:p w:rsidR="00D40304" w:rsidRDefault="00D40304" w:rsidP="00C1481F">
            <w:pPr>
              <w:rPr>
                <w:rFonts w:cs="Arial"/>
                <w:szCs w:val="20"/>
              </w:rPr>
            </w:pPr>
            <w:r>
              <w:rPr>
                <w:rFonts w:cs="Arial"/>
                <w:szCs w:val="20"/>
              </w:rPr>
              <w:t>Example:</w:t>
            </w:r>
          </w:p>
          <w:p w:rsidR="00D40304" w:rsidRDefault="00D40304" w:rsidP="00C1481F">
            <w:pPr>
              <w:rPr>
                <w:rFonts w:cs="Arial"/>
                <w:szCs w:val="20"/>
              </w:rPr>
            </w:pP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3C4E84" w:rsidRDefault="00D40304" w:rsidP="00C1481F">
                  <w:pPr>
                    <w:jc w:val="center"/>
                    <w:rPr>
                      <w:b/>
                      <w:sz w:val="18"/>
                      <w:szCs w:val="18"/>
                    </w:rPr>
                  </w:pPr>
                  <w:r w:rsidRPr="003C4E84">
                    <w:rPr>
                      <w:b/>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3C4E84" w:rsidRDefault="00D40304" w:rsidP="00C1481F">
                  <w:pPr>
                    <w:jc w:val="center"/>
                    <w:rPr>
                      <w:rFonts w:cs="Arial"/>
                      <w:b/>
                      <w:sz w:val="18"/>
                      <w:szCs w:val="18"/>
                    </w:rPr>
                  </w:pPr>
                  <w:r w:rsidRPr="003C4E84">
                    <w:rPr>
                      <w:b/>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eastAsia="Times New Roman" w:cs="Arial"/>
                <w:sz w:val="18"/>
                <w:szCs w:val="18"/>
                <w:highlight w:val="yellow"/>
                <w:lang w:eastAsia="en-US"/>
              </w:rPr>
            </w:pPr>
          </w:p>
          <w:p w:rsidR="00D40304" w:rsidRDefault="00D40304" w:rsidP="00C1481F">
            <w:pPr>
              <w:rPr>
                <w:rFonts w:cs="Arial"/>
                <w:szCs w:val="20"/>
              </w:rPr>
            </w:pPr>
            <w:r>
              <w:rPr>
                <w:rFonts w:cs="Arial"/>
                <w:szCs w:val="20"/>
              </w:rPr>
              <w:t>TMAXRATE in above example is 6 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644" w:type="dxa"/>
                </w:tcPr>
                <w:p w:rsidR="00D40304" w:rsidRPr="00433F2C" w:rsidRDefault="00D40304" w:rsidP="00C1481F">
                  <w:pPr>
                    <w:pStyle w:val="TableContent"/>
                    <w:rPr>
                      <w:b/>
                      <w:iCs/>
                      <w:sz w:val="18"/>
                      <w:szCs w:val="18"/>
                    </w:rPr>
                  </w:pPr>
                  <w:r w:rsidRPr="00433F2C">
                    <w:rPr>
                      <w:b/>
                      <w:iCs/>
                      <w:sz w:val="18"/>
                      <w:szCs w:val="18"/>
                    </w:rPr>
                    <w:t>Data Checks</w:t>
                  </w:r>
                </w:p>
              </w:tc>
              <w:tc>
                <w:tcPr>
                  <w:tcW w:w="2644"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644"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644" w:type="dxa"/>
                </w:tcPr>
                <w:p w:rsidR="00D40304" w:rsidRPr="00433F2C" w:rsidRDefault="00D40304" w:rsidP="00C1481F">
                  <w:pPr>
                    <w:pStyle w:val="TableContent"/>
                    <w:rPr>
                      <w:iCs/>
                      <w:sz w:val="18"/>
                      <w:szCs w:val="18"/>
                    </w:rPr>
                  </w:pPr>
                  <w:r w:rsidRPr="00433F2C">
                    <w:rPr>
                      <w:iCs/>
                      <w:sz w:val="18"/>
                      <w:szCs w:val="18"/>
                    </w:rPr>
                    <w:t>Return “NA”</w:t>
                  </w:r>
                </w:p>
              </w:tc>
            </w:tr>
          </w:tbl>
          <w:p w:rsidR="00D40304" w:rsidRDefault="00D40304" w:rsidP="00C1481F">
            <w:pPr>
              <w:rPr>
                <w:rFonts w:cs="Arial"/>
                <w:szCs w:val="20"/>
              </w:rPr>
            </w:pPr>
          </w:p>
          <w:p w:rsidR="00D40304" w:rsidRPr="00433F2C" w:rsidRDefault="00D40304" w:rsidP="00C1481F">
            <w:pPr>
              <w:rPr>
                <w:rFonts w:eastAsia="Times New Roman" w:cs="Arial"/>
                <w:sz w:val="18"/>
                <w:szCs w:val="18"/>
                <w:lang w:eastAsia="en-US"/>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284696" w:rsidRPr="00433F2C" w:rsidTr="00284696">
        <w:tc>
          <w:tcPr>
            <w:tcW w:w="1454" w:type="dxa"/>
          </w:tcPr>
          <w:p w:rsidR="00284696" w:rsidRPr="00433F2C" w:rsidRDefault="00284696" w:rsidP="00702B90">
            <w:pPr>
              <w:pStyle w:val="TableContent"/>
              <w:rPr>
                <w:rFonts w:cs="Arial"/>
                <w:sz w:val="18"/>
                <w:szCs w:val="18"/>
              </w:rPr>
            </w:pPr>
            <w:r>
              <w:rPr>
                <w:rFonts w:cs="Arial"/>
                <w:sz w:val="18"/>
                <w:szCs w:val="18"/>
              </w:rPr>
              <w:t>2.0†</w:t>
            </w:r>
          </w:p>
        </w:tc>
        <w:tc>
          <w:tcPr>
            <w:tcW w:w="1857" w:type="dxa"/>
          </w:tcPr>
          <w:p w:rsidR="00284696" w:rsidRPr="00F71A6D" w:rsidRDefault="00284696" w:rsidP="00702B90">
            <w:pPr>
              <w:pStyle w:val="TableContent"/>
              <w:rPr>
                <w:b/>
                <w:iCs/>
                <w:sz w:val="18"/>
                <w:szCs w:val="18"/>
              </w:rPr>
            </w:pPr>
            <w:bookmarkStart w:id="186" w:name="MAXRATE"/>
            <w:r w:rsidRPr="00F71A6D">
              <w:rPr>
                <w:rFonts w:cs="Arial"/>
                <w:b/>
                <w:sz w:val="18"/>
                <w:szCs w:val="18"/>
              </w:rPr>
              <w:t>MAXRATE</w:t>
            </w:r>
            <w:bookmarkEnd w:id="186"/>
          </w:p>
        </w:tc>
        <w:tc>
          <w:tcPr>
            <w:tcW w:w="4539" w:type="dxa"/>
          </w:tcPr>
          <w:p w:rsidR="00284696" w:rsidRDefault="00284696" w:rsidP="00702B90">
            <w:pPr>
              <w:rPr>
                <w:rFonts w:cs="Arial"/>
                <w:b/>
                <w:sz w:val="18"/>
                <w:szCs w:val="20"/>
              </w:rPr>
            </w:pPr>
            <w:r w:rsidRPr="007C3AA8">
              <w:rPr>
                <w:rFonts w:cs="Arial"/>
                <w:b/>
                <w:sz w:val="18"/>
                <w:szCs w:val="20"/>
              </w:rPr>
              <w:t>Maximum observed excretion rate</w:t>
            </w:r>
          </w:p>
          <w:p w:rsidR="00284696" w:rsidRPr="00894BFE" w:rsidRDefault="00284696" w:rsidP="00702B90">
            <w:pPr>
              <w:pStyle w:val="TableContent"/>
              <w:rPr>
                <w:iCs/>
                <w:sz w:val="18"/>
                <w:szCs w:val="18"/>
              </w:rPr>
            </w:pPr>
            <w:r>
              <w:rPr>
                <w:i/>
                <w:iCs/>
                <w:sz w:val="18"/>
                <w:szCs w:val="18"/>
              </w:rPr>
              <w:t xml:space="preserve">Computed within the profile. </w:t>
            </w:r>
          </w:p>
          <w:p w:rsidR="00284696" w:rsidRPr="007C3AA8" w:rsidRDefault="00284696" w:rsidP="00702B90">
            <w:pPr>
              <w:rPr>
                <w:rFonts w:cs="Arial"/>
                <w:sz w:val="18"/>
                <w:szCs w:val="20"/>
              </w:rPr>
            </w:pPr>
          </w:p>
          <w:p w:rsidR="00284696" w:rsidRDefault="00284696" w:rsidP="00702B90">
            <w:pPr>
              <w:rPr>
                <w:rFonts w:cs="Arial"/>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284696" w:rsidRPr="00433F2C" w:rsidTr="00702B90">
              <w:tc>
                <w:tcPr>
                  <w:tcW w:w="705" w:type="dxa"/>
                </w:tcPr>
                <w:p w:rsidR="00284696" w:rsidRPr="000348CA" w:rsidRDefault="00284696" w:rsidP="00702B90">
                  <w:pPr>
                    <w:jc w:val="center"/>
                    <w:rPr>
                      <w:rFonts w:cs="Arial"/>
                      <w:sz w:val="18"/>
                      <w:szCs w:val="18"/>
                    </w:rPr>
                  </w:pPr>
                  <w:r w:rsidRPr="000348CA">
                    <w:rPr>
                      <w:rFonts w:cs="Arial"/>
                      <w:sz w:val="18"/>
                      <w:szCs w:val="18"/>
                    </w:rPr>
                    <w:t>Start Time</w:t>
                  </w:r>
                </w:p>
              </w:tc>
              <w:tc>
                <w:tcPr>
                  <w:tcW w:w="705" w:type="dxa"/>
                </w:tcPr>
                <w:p w:rsidR="00284696" w:rsidRPr="000348CA" w:rsidRDefault="00284696" w:rsidP="00702B90">
                  <w:pPr>
                    <w:jc w:val="center"/>
                    <w:rPr>
                      <w:rFonts w:cs="Arial"/>
                      <w:sz w:val="18"/>
                      <w:szCs w:val="18"/>
                    </w:rPr>
                  </w:pPr>
                  <w:r w:rsidRPr="000348CA">
                    <w:rPr>
                      <w:rFonts w:cs="Arial"/>
                      <w:sz w:val="18"/>
                      <w:szCs w:val="18"/>
                    </w:rPr>
                    <w:t>End Time</w:t>
                  </w:r>
                </w:p>
              </w:tc>
              <w:tc>
                <w:tcPr>
                  <w:tcW w:w="776" w:type="dxa"/>
                </w:tcPr>
                <w:p w:rsidR="00284696" w:rsidRPr="000348CA" w:rsidRDefault="00284696" w:rsidP="00702B90">
                  <w:pPr>
                    <w:jc w:val="center"/>
                    <w:rPr>
                      <w:rFonts w:cs="Arial"/>
                      <w:sz w:val="18"/>
                      <w:szCs w:val="18"/>
                    </w:rPr>
                  </w:pPr>
                  <w:r w:rsidRPr="000348CA">
                    <w:rPr>
                      <w:rFonts w:cs="Arial"/>
                      <w:sz w:val="18"/>
                      <w:szCs w:val="18"/>
                    </w:rPr>
                    <w:t>MIDPT</w:t>
                  </w:r>
                </w:p>
              </w:tc>
              <w:tc>
                <w:tcPr>
                  <w:tcW w:w="606" w:type="dxa"/>
                </w:tcPr>
                <w:p w:rsidR="00284696" w:rsidRPr="000348CA" w:rsidRDefault="00284696" w:rsidP="00702B90">
                  <w:pPr>
                    <w:jc w:val="center"/>
                    <w:rPr>
                      <w:rFonts w:cs="Arial"/>
                      <w:sz w:val="18"/>
                      <w:szCs w:val="18"/>
                    </w:rPr>
                  </w:pPr>
                  <w:r w:rsidRPr="000348CA">
                    <w:rPr>
                      <w:rFonts w:cs="Arial"/>
                      <w:sz w:val="18"/>
                      <w:szCs w:val="18"/>
                    </w:rPr>
                    <w:t>V</w:t>
                  </w:r>
                </w:p>
              </w:tc>
              <w:tc>
                <w:tcPr>
                  <w:tcW w:w="641" w:type="dxa"/>
                </w:tcPr>
                <w:p w:rsidR="00284696" w:rsidRPr="000348CA" w:rsidRDefault="00284696" w:rsidP="00702B90">
                  <w:pPr>
                    <w:jc w:val="center"/>
                    <w:rPr>
                      <w:rFonts w:cs="Arial"/>
                      <w:sz w:val="18"/>
                      <w:szCs w:val="18"/>
                    </w:rPr>
                  </w:pPr>
                  <w:r w:rsidRPr="000348CA">
                    <w:rPr>
                      <w:rFonts w:cs="Arial"/>
                      <w:sz w:val="18"/>
                      <w:szCs w:val="18"/>
                    </w:rPr>
                    <w:t>C</w:t>
                  </w:r>
                </w:p>
              </w:tc>
              <w:tc>
                <w:tcPr>
                  <w:tcW w:w="610" w:type="dxa"/>
                </w:tcPr>
                <w:p w:rsidR="00284696" w:rsidRPr="000348CA" w:rsidRDefault="00284696" w:rsidP="00702B90">
                  <w:pPr>
                    <w:jc w:val="center"/>
                    <w:rPr>
                      <w:rFonts w:cs="Arial"/>
                      <w:sz w:val="18"/>
                      <w:szCs w:val="18"/>
                    </w:rPr>
                  </w:pPr>
                  <w:r w:rsidRPr="000348CA">
                    <w:rPr>
                      <w:rFonts w:cs="Arial"/>
                      <w:sz w:val="18"/>
                      <w:szCs w:val="18"/>
                    </w:rPr>
                    <w:t>RATE</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76" w:type="dxa"/>
                  <w:vAlign w:val="center"/>
                </w:tcPr>
                <w:p w:rsidR="00284696" w:rsidRPr="000348CA" w:rsidRDefault="00284696" w:rsidP="00702B90">
                  <w:pPr>
                    <w:jc w:val="center"/>
                    <w:rPr>
                      <w:sz w:val="18"/>
                      <w:szCs w:val="18"/>
                    </w:rPr>
                  </w:pPr>
                  <w:r w:rsidRPr="000348CA">
                    <w:rPr>
                      <w:sz w:val="18"/>
                      <w:szCs w:val="18"/>
                    </w:rPr>
                    <w:t>0</w:t>
                  </w:r>
                </w:p>
              </w:tc>
              <w:tc>
                <w:tcPr>
                  <w:tcW w:w="606" w:type="dxa"/>
                </w:tcPr>
                <w:p w:rsidR="00284696" w:rsidRPr="000348CA" w:rsidRDefault="00284696" w:rsidP="00702B90">
                  <w:pPr>
                    <w:jc w:val="center"/>
                    <w:rPr>
                      <w:sz w:val="18"/>
                      <w:szCs w:val="18"/>
                    </w:rPr>
                  </w:pPr>
                  <w:r>
                    <w:rPr>
                      <w:sz w:val="18"/>
                      <w:szCs w:val="18"/>
                    </w:rPr>
                    <w:t>0</w:t>
                  </w:r>
                </w:p>
              </w:tc>
              <w:tc>
                <w:tcPr>
                  <w:tcW w:w="641" w:type="dxa"/>
                </w:tcPr>
                <w:p w:rsidR="00284696" w:rsidRPr="000348CA" w:rsidRDefault="00284696" w:rsidP="00702B90">
                  <w:pPr>
                    <w:jc w:val="center"/>
                    <w:rPr>
                      <w:rFonts w:cs="Arial"/>
                      <w:sz w:val="18"/>
                      <w:szCs w:val="18"/>
                    </w:rPr>
                  </w:pPr>
                  <w:r w:rsidRPr="000348CA">
                    <w:rPr>
                      <w:sz w:val="18"/>
                      <w:szCs w:val="18"/>
                    </w:rPr>
                    <w:t>0</w:t>
                  </w:r>
                </w:p>
              </w:tc>
              <w:tc>
                <w:tcPr>
                  <w:tcW w:w="610" w:type="dxa"/>
                  <w:vAlign w:val="center"/>
                </w:tcPr>
                <w:p w:rsidR="00284696" w:rsidRPr="000348CA" w:rsidRDefault="00284696" w:rsidP="00702B90">
                  <w:pPr>
                    <w:jc w:val="center"/>
                    <w:rPr>
                      <w:rFonts w:cs="Arial"/>
                      <w:sz w:val="18"/>
                      <w:szCs w:val="18"/>
                    </w:rPr>
                  </w:pPr>
                  <w:r w:rsidRPr="000348CA">
                    <w:rPr>
                      <w:sz w:val="18"/>
                      <w:szCs w:val="18"/>
                    </w:rPr>
                    <w:t>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4</w:t>
                  </w:r>
                </w:p>
              </w:tc>
              <w:tc>
                <w:tcPr>
                  <w:tcW w:w="776" w:type="dxa"/>
                  <w:vAlign w:val="center"/>
                </w:tcPr>
                <w:p w:rsidR="00284696" w:rsidRPr="000348CA" w:rsidRDefault="00284696" w:rsidP="00702B90">
                  <w:pPr>
                    <w:jc w:val="center"/>
                    <w:rPr>
                      <w:sz w:val="18"/>
                      <w:szCs w:val="18"/>
                    </w:rPr>
                  </w:pPr>
                  <w:r w:rsidRPr="000348CA">
                    <w:rPr>
                      <w:sz w:val="18"/>
                      <w:szCs w:val="18"/>
                    </w:rPr>
                    <w:t>2</w:t>
                  </w:r>
                </w:p>
              </w:tc>
              <w:tc>
                <w:tcPr>
                  <w:tcW w:w="606" w:type="dxa"/>
                </w:tcPr>
                <w:p w:rsidR="00284696" w:rsidRPr="000348CA" w:rsidRDefault="00284696" w:rsidP="00702B90">
                  <w:pPr>
                    <w:jc w:val="center"/>
                    <w:rPr>
                      <w:sz w:val="18"/>
                      <w:szCs w:val="18"/>
                    </w:rPr>
                  </w:pPr>
                  <w:r w:rsidRPr="000348CA">
                    <w:rPr>
                      <w:sz w:val="18"/>
                      <w:szCs w:val="18"/>
                    </w:rPr>
                    <w:t>200</w:t>
                  </w:r>
                </w:p>
              </w:tc>
              <w:tc>
                <w:tcPr>
                  <w:tcW w:w="641" w:type="dxa"/>
                </w:tcPr>
                <w:p w:rsidR="00284696" w:rsidRPr="000348CA" w:rsidRDefault="00284696" w:rsidP="00702B90">
                  <w:pPr>
                    <w:jc w:val="center"/>
                    <w:rPr>
                      <w:rFonts w:cs="Arial"/>
                      <w:sz w:val="18"/>
                      <w:szCs w:val="18"/>
                    </w:rPr>
                  </w:pPr>
                  <w:r w:rsidRPr="000348CA">
                    <w:rPr>
                      <w:sz w:val="18"/>
                      <w:szCs w:val="18"/>
                    </w:rPr>
                    <w:t>3</w:t>
                  </w:r>
                </w:p>
              </w:tc>
              <w:tc>
                <w:tcPr>
                  <w:tcW w:w="610" w:type="dxa"/>
                  <w:vAlign w:val="center"/>
                </w:tcPr>
                <w:p w:rsidR="00284696" w:rsidRPr="000348CA" w:rsidRDefault="00284696" w:rsidP="00702B90">
                  <w:pPr>
                    <w:jc w:val="center"/>
                    <w:rPr>
                      <w:sz w:val="18"/>
                      <w:szCs w:val="18"/>
                    </w:rPr>
                  </w:pPr>
                  <w:r w:rsidRPr="000348CA">
                    <w:rPr>
                      <w:sz w:val="18"/>
                      <w:szCs w:val="18"/>
                    </w:rPr>
                    <w:t>150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4</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8</w:t>
                  </w:r>
                </w:p>
              </w:tc>
              <w:tc>
                <w:tcPr>
                  <w:tcW w:w="776" w:type="dxa"/>
                  <w:vAlign w:val="center"/>
                </w:tcPr>
                <w:p w:rsidR="00284696" w:rsidRPr="000348CA" w:rsidRDefault="00284696" w:rsidP="00702B90">
                  <w:pPr>
                    <w:jc w:val="center"/>
                    <w:rPr>
                      <w:sz w:val="18"/>
                      <w:szCs w:val="18"/>
                    </w:rPr>
                  </w:pPr>
                  <w:r w:rsidRPr="000348CA">
                    <w:rPr>
                      <w:sz w:val="18"/>
                      <w:szCs w:val="18"/>
                    </w:rPr>
                    <w:t>6</w:t>
                  </w:r>
                </w:p>
              </w:tc>
              <w:tc>
                <w:tcPr>
                  <w:tcW w:w="606" w:type="dxa"/>
                </w:tcPr>
                <w:p w:rsidR="00284696" w:rsidRPr="000348CA" w:rsidRDefault="00284696" w:rsidP="00702B90">
                  <w:pPr>
                    <w:jc w:val="center"/>
                    <w:rPr>
                      <w:sz w:val="18"/>
                      <w:szCs w:val="18"/>
                    </w:rPr>
                  </w:pPr>
                  <w:r w:rsidRPr="000348CA">
                    <w:rPr>
                      <w:sz w:val="18"/>
                      <w:szCs w:val="18"/>
                    </w:rPr>
                    <w:t>350</w:t>
                  </w:r>
                </w:p>
              </w:tc>
              <w:tc>
                <w:tcPr>
                  <w:tcW w:w="641" w:type="dxa"/>
                </w:tcPr>
                <w:p w:rsidR="00284696" w:rsidRPr="000348CA" w:rsidRDefault="00284696" w:rsidP="00702B90">
                  <w:pPr>
                    <w:jc w:val="center"/>
                    <w:rPr>
                      <w:rFonts w:cs="Arial"/>
                      <w:sz w:val="18"/>
                      <w:szCs w:val="18"/>
                    </w:rPr>
                  </w:pPr>
                  <w:r w:rsidRPr="000348CA">
                    <w:rPr>
                      <w:sz w:val="18"/>
                      <w:szCs w:val="18"/>
                    </w:rPr>
                    <w:t>4.2</w:t>
                  </w:r>
                </w:p>
              </w:tc>
              <w:tc>
                <w:tcPr>
                  <w:tcW w:w="610" w:type="dxa"/>
                  <w:vAlign w:val="center"/>
                </w:tcPr>
                <w:p w:rsidR="00284696" w:rsidRPr="003C4E84" w:rsidRDefault="00284696" w:rsidP="00702B90">
                  <w:pPr>
                    <w:jc w:val="center"/>
                    <w:rPr>
                      <w:rFonts w:cs="Arial"/>
                      <w:b/>
                      <w:sz w:val="18"/>
                      <w:szCs w:val="18"/>
                    </w:rPr>
                  </w:pPr>
                  <w:r w:rsidRPr="003C4E84">
                    <w:rPr>
                      <w:b/>
                      <w:sz w:val="18"/>
                      <w:szCs w:val="18"/>
                    </w:rPr>
                    <w:t>368</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8</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12</w:t>
                  </w:r>
                </w:p>
              </w:tc>
              <w:tc>
                <w:tcPr>
                  <w:tcW w:w="776" w:type="dxa"/>
                  <w:vAlign w:val="center"/>
                </w:tcPr>
                <w:p w:rsidR="00284696" w:rsidRPr="000348CA" w:rsidRDefault="00284696" w:rsidP="00702B90">
                  <w:pPr>
                    <w:jc w:val="center"/>
                    <w:rPr>
                      <w:sz w:val="18"/>
                      <w:szCs w:val="18"/>
                    </w:rPr>
                  </w:pPr>
                  <w:r w:rsidRPr="000348CA">
                    <w:rPr>
                      <w:sz w:val="18"/>
                      <w:szCs w:val="18"/>
                    </w:rPr>
                    <w:t>10</w:t>
                  </w:r>
                </w:p>
              </w:tc>
              <w:tc>
                <w:tcPr>
                  <w:tcW w:w="606" w:type="dxa"/>
                </w:tcPr>
                <w:p w:rsidR="00284696" w:rsidRPr="000348CA" w:rsidRDefault="00284696" w:rsidP="00702B90">
                  <w:pPr>
                    <w:jc w:val="center"/>
                    <w:rPr>
                      <w:sz w:val="18"/>
                      <w:szCs w:val="18"/>
                    </w:rPr>
                  </w:pPr>
                  <w:r w:rsidRPr="000348CA">
                    <w:rPr>
                      <w:sz w:val="18"/>
                      <w:szCs w:val="18"/>
                    </w:rPr>
                    <w:t>300</w:t>
                  </w:r>
                </w:p>
              </w:tc>
              <w:tc>
                <w:tcPr>
                  <w:tcW w:w="641" w:type="dxa"/>
                </w:tcPr>
                <w:p w:rsidR="00284696" w:rsidRPr="000348CA" w:rsidRDefault="00284696" w:rsidP="00702B90">
                  <w:pPr>
                    <w:jc w:val="center"/>
                    <w:rPr>
                      <w:rFonts w:cs="Arial"/>
                      <w:sz w:val="18"/>
                      <w:szCs w:val="18"/>
                    </w:rPr>
                  </w:pPr>
                  <w:r w:rsidRPr="000348CA">
                    <w:rPr>
                      <w:sz w:val="18"/>
                      <w:szCs w:val="18"/>
                    </w:rPr>
                    <w:t>4</w:t>
                  </w:r>
                </w:p>
              </w:tc>
              <w:tc>
                <w:tcPr>
                  <w:tcW w:w="610" w:type="dxa"/>
                  <w:vAlign w:val="center"/>
                </w:tcPr>
                <w:p w:rsidR="00284696" w:rsidRPr="000348CA" w:rsidRDefault="00284696" w:rsidP="00702B90">
                  <w:pPr>
                    <w:jc w:val="center"/>
                    <w:rPr>
                      <w:rFonts w:cs="Arial"/>
                      <w:sz w:val="18"/>
                      <w:szCs w:val="18"/>
                    </w:rPr>
                  </w:pPr>
                  <w:r w:rsidRPr="000348CA">
                    <w:rPr>
                      <w:sz w:val="18"/>
                      <w:szCs w:val="18"/>
                    </w:rPr>
                    <w:t>300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12</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16</w:t>
                  </w:r>
                </w:p>
              </w:tc>
              <w:tc>
                <w:tcPr>
                  <w:tcW w:w="776" w:type="dxa"/>
                  <w:vAlign w:val="center"/>
                </w:tcPr>
                <w:p w:rsidR="00284696" w:rsidRPr="000348CA" w:rsidRDefault="00284696" w:rsidP="00702B90">
                  <w:pPr>
                    <w:jc w:val="center"/>
                    <w:rPr>
                      <w:sz w:val="18"/>
                      <w:szCs w:val="18"/>
                    </w:rPr>
                  </w:pPr>
                  <w:r w:rsidRPr="000348CA">
                    <w:rPr>
                      <w:sz w:val="18"/>
                      <w:szCs w:val="18"/>
                    </w:rPr>
                    <w:t>14</w:t>
                  </w:r>
                </w:p>
              </w:tc>
              <w:tc>
                <w:tcPr>
                  <w:tcW w:w="606" w:type="dxa"/>
                </w:tcPr>
                <w:p w:rsidR="00284696" w:rsidRPr="000348CA" w:rsidRDefault="00284696" w:rsidP="00702B90">
                  <w:pPr>
                    <w:jc w:val="center"/>
                    <w:rPr>
                      <w:sz w:val="18"/>
                      <w:szCs w:val="18"/>
                    </w:rPr>
                  </w:pPr>
                  <w:r w:rsidRPr="000348CA">
                    <w:rPr>
                      <w:sz w:val="18"/>
                      <w:szCs w:val="18"/>
                    </w:rPr>
                    <w:t>275</w:t>
                  </w:r>
                </w:p>
              </w:tc>
              <w:tc>
                <w:tcPr>
                  <w:tcW w:w="641" w:type="dxa"/>
                </w:tcPr>
                <w:p w:rsidR="00284696" w:rsidRPr="000348CA" w:rsidRDefault="00284696" w:rsidP="00702B90">
                  <w:pPr>
                    <w:jc w:val="center"/>
                    <w:rPr>
                      <w:rFonts w:cs="Arial"/>
                      <w:sz w:val="18"/>
                      <w:szCs w:val="18"/>
                    </w:rPr>
                  </w:pPr>
                  <w:r w:rsidRPr="000348CA">
                    <w:rPr>
                      <w:sz w:val="18"/>
                      <w:szCs w:val="18"/>
                    </w:rPr>
                    <w:t>3.9</w:t>
                  </w:r>
                </w:p>
              </w:tc>
              <w:tc>
                <w:tcPr>
                  <w:tcW w:w="610" w:type="dxa"/>
                  <w:vAlign w:val="center"/>
                </w:tcPr>
                <w:p w:rsidR="00284696" w:rsidRPr="000348CA" w:rsidRDefault="00284696" w:rsidP="00702B90">
                  <w:pPr>
                    <w:jc w:val="center"/>
                    <w:rPr>
                      <w:rFonts w:cs="Arial"/>
                      <w:sz w:val="18"/>
                      <w:szCs w:val="18"/>
                    </w:rPr>
                  </w:pPr>
                  <w:r w:rsidRPr="000348CA">
                    <w:rPr>
                      <w:sz w:val="18"/>
                      <w:szCs w:val="18"/>
                    </w:rPr>
                    <w:t>268</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16</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20</w:t>
                  </w:r>
                </w:p>
              </w:tc>
              <w:tc>
                <w:tcPr>
                  <w:tcW w:w="776" w:type="dxa"/>
                  <w:vAlign w:val="center"/>
                </w:tcPr>
                <w:p w:rsidR="00284696" w:rsidRPr="000348CA" w:rsidRDefault="00284696" w:rsidP="00702B90">
                  <w:pPr>
                    <w:jc w:val="center"/>
                    <w:rPr>
                      <w:sz w:val="18"/>
                      <w:szCs w:val="18"/>
                    </w:rPr>
                  </w:pPr>
                  <w:r w:rsidRPr="000348CA">
                    <w:rPr>
                      <w:sz w:val="18"/>
                      <w:szCs w:val="18"/>
                    </w:rPr>
                    <w:t>18</w:t>
                  </w:r>
                </w:p>
              </w:tc>
              <w:tc>
                <w:tcPr>
                  <w:tcW w:w="606" w:type="dxa"/>
                </w:tcPr>
                <w:p w:rsidR="00284696" w:rsidRPr="000348CA" w:rsidRDefault="00284696" w:rsidP="00702B90">
                  <w:pPr>
                    <w:jc w:val="center"/>
                    <w:rPr>
                      <w:sz w:val="18"/>
                      <w:szCs w:val="18"/>
                    </w:rPr>
                  </w:pPr>
                  <w:r w:rsidRPr="000348CA">
                    <w:rPr>
                      <w:sz w:val="18"/>
                      <w:szCs w:val="18"/>
                    </w:rPr>
                    <w:t>250</w:t>
                  </w:r>
                </w:p>
              </w:tc>
              <w:tc>
                <w:tcPr>
                  <w:tcW w:w="641" w:type="dxa"/>
                </w:tcPr>
                <w:p w:rsidR="00284696" w:rsidRPr="000348CA" w:rsidRDefault="00284696" w:rsidP="00702B90">
                  <w:pPr>
                    <w:jc w:val="center"/>
                    <w:rPr>
                      <w:rFonts w:cs="Arial"/>
                      <w:sz w:val="18"/>
                      <w:szCs w:val="18"/>
                    </w:rPr>
                  </w:pPr>
                  <w:r w:rsidRPr="000348CA">
                    <w:rPr>
                      <w:sz w:val="18"/>
                      <w:szCs w:val="18"/>
                    </w:rPr>
                    <w:t>3.5</w:t>
                  </w:r>
                </w:p>
              </w:tc>
              <w:tc>
                <w:tcPr>
                  <w:tcW w:w="610" w:type="dxa"/>
                  <w:vAlign w:val="center"/>
                </w:tcPr>
                <w:p w:rsidR="00284696" w:rsidRPr="000348CA" w:rsidRDefault="00284696" w:rsidP="00702B90">
                  <w:pPr>
                    <w:jc w:val="center"/>
                    <w:rPr>
                      <w:rFonts w:cs="Arial"/>
                      <w:sz w:val="18"/>
                      <w:szCs w:val="18"/>
                    </w:rPr>
                  </w:pPr>
                  <w:r w:rsidRPr="000348CA">
                    <w:rPr>
                      <w:sz w:val="18"/>
                      <w:szCs w:val="18"/>
                    </w:rPr>
                    <w:t>219</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20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24</w:t>
                  </w:r>
                </w:p>
              </w:tc>
              <w:tc>
                <w:tcPr>
                  <w:tcW w:w="776" w:type="dxa"/>
                  <w:vAlign w:val="center"/>
                </w:tcPr>
                <w:p w:rsidR="00284696" w:rsidRPr="000348CA" w:rsidRDefault="00284696" w:rsidP="00702B90">
                  <w:pPr>
                    <w:jc w:val="center"/>
                    <w:rPr>
                      <w:sz w:val="18"/>
                      <w:szCs w:val="18"/>
                    </w:rPr>
                  </w:pPr>
                  <w:r w:rsidRPr="000348CA">
                    <w:rPr>
                      <w:sz w:val="18"/>
                      <w:szCs w:val="18"/>
                    </w:rPr>
                    <w:t>22</w:t>
                  </w:r>
                </w:p>
              </w:tc>
              <w:tc>
                <w:tcPr>
                  <w:tcW w:w="606" w:type="dxa"/>
                </w:tcPr>
                <w:p w:rsidR="00284696" w:rsidRPr="000348CA" w:rsidRDefault="00284696" w:rsidP="00702B90">
                  <w:pPr>
                    <w:jc w:val="center"/>
                    <w:rPr>
                      <w:sz w:val="18"/>
                      <w:szCs w:val="18"/>
                    </w:rPr>
                  </w:pPr>
                  <w:r w:rsidRPr="000348CA">
                    <w:rPr>
                      <w:sz w:val="18"/>
                      <w:szCs w:val="18"/>
                    </w:rPr>
                    <w:t>200</w:t>
                  </w:r>
                </w:p>
              </w:tc>
              <w:tc>
                <w:tcPr>
                  <w:tcW w:w="641" w:type="dxa"/>
                </w:tcPr>
                <w:p w:rsidR="00284696" w:rsidRPr="000348CA" w:rsidRDefault="00284696" w:rsidP="00702B90">
                  <w:pPr>
                    <w:jc w:val="center"/>
                    <w:rPr>
                      <w:rFonts w:cs="Arial"/>
                      <w:sz w:val="18"/>
                      <w:szCs w:val="18"/>
                    </w:rPr>
                  </w:pPr>
                  <w:r w:rsidRPr="000348CA">
                    <w:rPr>
                      <w:sz w:val="18"/>
                      <w:szCs w:val="18"/>
                    </w:rPr>
                    <w:t>0</w:t>
                  </w:r>
                </w:p>
              </w:tc>
              <w:tc>
                <w:tcPr>
                  <w:tcW w:w="610" w:type="dxa"/>
                  <w:vAlign w:val="center"/>
                </w:tcPr>
                <w:p w:rsidR="00284696" w:rsidRPr="000348CA" w:rsidRDefault="00284696" w:rsidP="00702B90">
                  <w:pPr>
                    <w:jc w:val="center"/>
                    <w:rPr>
                      <w:rFonts w:cs="Arial"/>
                      <w:sz w:val="18"/>
                      <w:szCs w:val="18"/>
                    </w:rPr>
                  </w:pPr>
                  <w:r w:rsidRPr="000348CA">
                    <w:rPr>
                      <w:sz w:val="18"/>
                      <w:szCs w:val="18"/>
                    </w:rPr>
                    <w:t>0</w:t>
                  </w:r>
                </w:p>
              </w:tc>
            </w:tr>
          </w:tbl>
          <w:p w:rsidR="00284696" w:rsidRDefault="00284696" w:rsidP="00702B90">
            <w:pPr>
              <w:rPr>
                <w:rFonts w:cs="Arial"/>
                <w:szCs w:val="20"/>
              </w:rPr>
            </w:pPr>
          </w:p>
          <w:p w:rsidR="00284696" w:rsidRDefault="00284696" w:rsidP="00702B90">
            <w:pPr>
              <w:rPr>
                <w:rFonts w:eastAsia="Times New Roman" w:cs="Arial"/>
                <w:sz w:val="18"/>
                <w:szCs w:val="18"/>
                <w:highlight w:val="yellow"/>
                <w:lang w:eastAsia="en-US"/>
              </w:rPr>
            </w:pPr>
          </w:p>
          <w:p w:rsidR="00284696" w:rsidRPr="007C3AA8" w:rsidRDefault="00284696" w:rsidP="00702B90">
            <w:pPr>
              <w:rPr>
                <w:rFonts w:cs="Arial"/>
                <w:sz w:val="18"/>
                <w:szCs w:val="20"/>
              </w:rPr>
            </w:pPr>
            <w:r w:rsidRPr="007C3AA8">
              <w:rPr>
                <w:rFonts w:cs="Arial"/>
                <w:sz w:val="18"/>
                <w:szCs w:val="20"/>
              </w:rPr>
              <w:t>MAXRATE in above example is 368 ng/hr</w:t>
            </w:r>
          </w:p>
          <w:p w:rsidR="00284696" w:rsidRDefault="00284696" w:rsidP="00702B90">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43"/>
              <w:gridCol w:w="1800"/>
            </w:tblGrid>
            <w:tr w:rsidR="00284696" w:rsidRPr="00433F2C" w:rsidTr="00702B90">
              <w:tc>
                <w:tcPr>
                  <w:tcW w:w="1543" w:type="dxa"/>
                </w:tcPr>
                <w:p w:rsidR="00284696" w:rsidRPr="00433F2C" w:rsidRDefault="00284696" w:rsidP="00702B90">
                  <w:pPr>
                    <w:pStyle w:val="TableContent"/>
                    <w:rPr>
                      <w:b/>
                      <w:iCs/>
                      <w:sz w:val="18"/>
                      <w:szCs w:val="18"/>
                    </w:rPr>
                  </w:pPr>
                  <w:r w:rsidRPr="00433F2C">
                    <w:rPr>
                      <w:b/>
                      <w:iCs/>
                      <w:sz w:val="18"/>
                      <w:szCs w:val="18"/>
                    </w:rPr>
                    <w:t>Data Checks</w:t>
                  </w:r>
                </w:p>
              </w:tc>
              <w:tc>
                <w:tcPr>
                  <w:tcW w:w="1800" w:type="dxa"/>
                </w:tcPr>
                <w:p w:rsidR="00284696" w:rsidRPr="00433F2C" w:rsidRDefault="00284696" w:rsidP="00702B90">
                  <w:pPr>
                    <w:pStyle w:val="TableContent"/>
                    <w:rPr>
                      <w:b/>
                      <w:iCs/>
                      <w:sz w:val="18"/>
                      <w:szCs w:val="18"/>
                    </w:rPr>
                  </w:pPr>
                  <w:r w:rsidRPr="00433F2C">
                    <w:rPr>
                      <w:b/>
                      <w:iCs/>
                      <w:sz w:val="18"/>
                      <w:szCs w:val="18"/>
                    </w:rPr>
                    <w:t>Actions</w:t>
                  </w:r>
                </w:p>
              </w:tc>
            </w:tr>
            <w:tr w:rsidR="00284696" w:rsidRPr="00433F2C" w:rsidTr="00702B90">
              <w:tc>
                <w:tcPr>
                  <w:tcW w:w="1543" w:type="dxa"/>
                </w:tcPr>
                <w:p w:rsidR="00284696" w:rsidRPr="00433F2C" w:rsidRDefault="00284696" w:rsidP="00702B90">
                  <w:pPr>
                    <w:pStyle w:val="TableContent"/>
                    <w:rPr>
                      <w:iCs/>
                      <w:sz w:val="18"/>
                      <w:szCs w:val="18"/>
                    </w:rPr>
                  </w:pPr>
                  <w:r>
                    <w:rPr>
                      <w:iCs/>
                      <w:sz w:val="18"/>
                      <w:szCs w:val="18"/>
                    </w:rPr>
                    <w:t>If all RATE</w:t>
                  </w:r>
                  <w:r w:rsidRPr="00433F2C">
                    <w:rPr>
                      <w:iCs/>
                      <w:sz w:val="18"/>
                      <w:szCs w:val="18"/>
                    </w:rPr>
                    <w:t xml:space="preserve"> = 0</w:t>
                  </w:r>
                </w:p>
              </w:tc>
              <w:tc>
                <w:tcPr>
                  <w:tcW w:w="1800" w:type="dxa"/>
                </w:tcPr>
                <w:p w:rsidR="00284696" w:rsidRPr="00433F2C" w:rsidRDefault="00284696" w:rsidP="00702B90">
                  <w:pPr>
                    <w:pStyle w:val="TableContent"/>
                    <w:rPr>
                      <w:iCs/>
                      <w:sz w:val="18"/>
                      <w:szCs w:val="18"/>
                    </w:rPr>
                  </w:pPr>
                  <w:r w:rsidRPr="00433F2C">
                    <w:rPr>
                      <w:iCs/>
                      <w:sz w:val="18"/>
                      <w:szCs w:val="18"/>
                    </w:rPr>
                    <w:t>MAX</w:t>
                  </w:r>
                  <w:r>
                    <w:rPr>
                      <w:iCs/>
                      <w:sz w:val="18"/>
                      <w:szCs w:val="18"/>
                    </w:rPr>
                    <w:t>RATE</w:t>
                  </w:r>
                  <w:r w:rsidRPr="00433F2C">
                    <w:rPr>
                      <w:iCs/>
                      <w:sz w:val="18"/>
                      <w:szCs w:val="18"/>
                    </w:rPr>
                    <w:t xml:space="preserve"> = 0</w:t>
                  </w:r>
                </w:p>
              </w:tc>
            </w:tr>
          </w:tbl>
          <w:p w:rsidR="00284696" w:rsidRDefault="00284696" w:rsidP="00702B90">
            <w:pPr>
              <w:rPr>
                <w:rFonts w:cs="Arial"/>
                <w:szCs w:val="20"/>
              </w:rPr>
            </w:pPr>
          </w:p>
          <w:p w:rsidR="00284696" w:rsidRPr="003827EA" w:rsidRDefault="00284696" w:rsidP="00702B90">
            <w:pPr>
              <w:rPr>
                <w:rFonts w:cs="Arial"/>
                <w:szCs w:val="20"/>
              </w:rPr>
            </w:pPr>
          </w:p>
        </w:tc>
        <w:tc>
          <w:tcPr>
            <w:tcW w:w="921" w:type="dxa"/>
          </w:tcPr>
          <w:p w:rsidR="00284696" w:rsidRPr="00433F2C" w:rsidRDefault="00284696" w:rsidP="00702B90">
            <w:pPr>
              <w:pStyle w:val="TableContent"/>
              <w:rPr>
                <w:rFonts w:cs="Arial"/>
                <w:iCs/>
                <w:sz w:val="18"/>
                <w:szCs w:val="18"/>
              </w:rPr>
            </w:pPr>
          </w:p>
        </w:tc>
        <w:tc>
          <w:tcPr>
            <w:tcW w:w="1066" w:type="dxa"/>
          </w:tcPr>
          <w:p w:rsidR="00284696" w:rsidRPr="00433F2C" w:rsidRDefault="00284696" w:rsidP="00702B90">
            <w:pPr>
              <w:pStyle w:val="TableContent"/>
              <w:rPr>
                <w:rFonts w:cs="Arial"/>
                <w:iCs/>
                <w:sz w:val="18"/>
                <w:szCs w:val="18"/>
              </w:rPr>
            </w:pPr>
            <w:r>
              <w:rPr>
                <w:rFonts w:cs="Arial"/>
                <w:iCs/>
                <w:sz w:val="18"/>
                <w:szCs w:val="18"/>
              </w:rPr>
              <w:t>RATEU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87" w:name="MAXRATEi"/>
            <w:r w:rsidRPr="00F71A6D">
              <w:rPr>
                <w:rFonts w:cs="Arial"/>
                <w:b/>
                <w:sz w:val="18"/>
                <w:szCs w:val="18"/>
              </w:rPr>
              <w:t>MAXRATEi</w:t>
            </w:r>
            <w:bookmarkEnd w:id="187"/>
          </w:p>
        </w:tc>
        <w:tc>
          <w:tcPr>
            <w:tcW w:w="4539" w:type="dxa"/>
          </w:tcPr>
          <w:p w:rsidR="00D40304" w:rsidRDefault="00D40304" w:rsidP="00C1481F">
            <w:pPr>
              <w:rPr>
                <w:rFonts w:cs="Arial"/>
                <w:b/>
                <w:sz w:val="18"/>
                <w:szCs w:val="20"/>
              </w:rPr>
            </w:pPr>
            <w:r w:rsidRPr="007C3AA8">
              <w:rPr>
                <w:rFonts w:cs="Arial"/>
                <w:b/>
                <w:sz w:val="18"/>
                <w:szCs w:val="20"/>
              </w:rPr>
              <w:t>Maximum observed excretion rate</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Pr="007C3AA8" w:rsidRDefault="00D40304" w:rsidP="00C1481F">
            <w:pPr>
              <w:rPr>
                <w:rFonts w:cs="Arial"/>
                <w:sz w:val="18"/>
                <w:szCs w:val="20"/>
              </w:rPr>
            </w:pPr>
          </w:p>
          <w:p w:rsidR="00D40304" w:rsidRDefault="00D40304" w:rsidP="00C1481F">
            <w:pPr>
              <w:rPr>
                <w:rFonts w:cs="Arial"/>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3C4E84" w:rsidRDefault="00D40304" w:rsidP="00C1481F">
                  <w:pPr>
                    <w:jc w:val="center"/>
                    <w:rPr>
                      <w:rFonts w:cs="Arial"/>
                      <w:b/>
                      <w:sz w:val="18"/>
                      <w:szCs w:val="18"/>
                    </w:rPr>
                  </w:pPr>
                  <w:r w:rsidRPr="003C4E84">
                    <w:rPr>
                      <w:b/>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eastAsia="Times New Roman" w:cs="Arial"/>
                <w:sz w:val="18"/>
                <w:szCs w:val="18"/>
                <w:highlight w:val="yellow"/>
                <w:lang w:eastAsia="en-US"/>
              </w:rPr>
            </w:pPr>
          </w:p>
          <w:p w:rsidR="00D40304" w:rsidRPr="007C3AA8" w:rsidRDefault="00D40304" w:rsidP="00C1481F">
            <w:pPr>
              <w:rPr>
                <w:rFonts w:cs="Arial"/>
                <w:sz w:val="18"/>
                <w:szCs w:val="20"/>
              </w:rPr>
            </w:pPr>
            <w:r w:rsidRPr="007C3AA8">
              <w:rPr>
                <w:rFonts w:cs="Arial"/>
                <w:sz w:val="18"/>
                <w:szCs w:val="20"/>
              </w:rPr>
              <w:t>MAXRATE in above example is 368 ng/hr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43"/>
              <w:gridCol w:w="1800"/>
            </w:tblGrid>
            <w:tr w:rsidR="00D40304" w:rsidRPr="00433F2C" w:rsidTr="00C1481F">
              <w:tc>
                <w:tcPr>
                  <w:tcW w:w="1543" w:type="dxa"/>
                </w:tcPr>
                <w:p w:rsidR="00D40304" w:rsidRPr="00433F2C" w:rsidRDefault="00D40304" w:rsidP="00C1481F">
                  <w:pPr>
                    <w:pStyle w:val="TableContent"/>
                    <w:rPr>
                      <w:b/>
                      <w:iCs/>
                      <w:sz w:val="18"/>
                      <w:szCs w:val="18"/>
                    </w:rPr>
                  </w:pPr>
                  <w:r w:rsidRPr="00433F2C">
                    <w:rPr>
                      <w:b/>
                      <w:iCs/>
                      <w:sz w:val="18"/>
                      <w:szCs w:val="18"/>
                    </w:rPr>
                    <w:t>Data Checks</w:t>
                  </w:r>
                </w:p>
              </w:tc>
              <w:tc>
                <w:tcPr>
                  <w:tcW w:w="1800"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1543"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1800" w:type="dxa"/>
                </w:tcPr>
                <w:p w:rsidR="00D40304" w:rsidRPr="00433F2C" w:rsidRDefault="00D40304" w:rsidP="00C1481F">
                  <w:pPr>
                    <w:pStyle w:val="TableContent"/>
                    <w:rPr>
                      <w:iCs/>
                      <w:sz w:val="18"/>
                      <w:szCs w:val="18"/>
                    </w:rPr>
                  </w:pPr>
                  <w:r w:rsidRPr="00433F2C">
                    <w:rPr>
                      <w:iCs/>
                      <w:sz w:val="18"/>
                      <w:szCs w:val="18"/>
                    </w:rPr>
                    <w:t>MAX</w:t>
                  </w:r>
                  <w:r>
                    <w:rPr>
                      <w:iCs/>
                      <w:sz w:val="18"/>
                      <w:szCs w:val="18"/>
                    </w:rPr>
                    <w:t>RATE</w:t>
                  </w:r>
                  <w:r w:rsidRPr="00433F2C">
                    <w:rPr>
                      <w:iCs/>
                      <w:sz w:val="18"/>
                      <w:szCs w:val="18"/>
                    </w:rPr>
                    <w:t xml:space="preserve"> = 0</w:t>
                  </w:r>
                </w:p>
              </w:tc>
            </w:tr>
          </w:tbl>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RATEU</w:t>
            </w:r>
          </w:p>
        </w:tc>
      </w:tr>
      <w:tr w:rsidR="008C4C9D" w:rsidRPr="00433F2C" w:rsidTr="00B0351F">
        <w:tc>
          <w:tcPr>
            <w:tcW w:w="1454" w:type="dxa"/>
          </w:tcPr>
          <w:p w:rsidR="008C4C9D" w:rsidRPr="00433F2C" w:rsidRDefault="008C4C9D" w:rsidP="00B0351F">
            <w:pPr>
              <w:pStyle w:val="TableContent"/>
              <w:rPr>
                <w:rFonts w:cs="Arial"/>
                <w:sz w:val="18"/>
                <w:szCs w:val="18"/>
              </w:rPr>
            </w:pPr>
            <w:r>
              <w:rPr>
                <w:rFonts w:cs="Arial"/>
                <w:sz w:val="18"/>
                <w:szCs w:val="18"/>
              </w:rPr>
              <w:t>2.0†</w:t>
            </w:r>
          </w:p>
        </w:tc>
        <w:tc>
          <w:tcPr>
            <w:tcW w:w="1857" w:type="dxa"/>
          </w:tcPr>
          <w:p w:rsidR="008C4C9D" w:rsidRPr="00F71A6D" w:rsidRDefault="008C4C9D" w:rsidP="00B0351F">
            <w:pPr>
              <w:pStyle w:val="TableContent"/>
              <w:rPr>
                <w:b/>
                <w:iCs/>
                <w:sz w:val="18"/>
                <w:szCs w:val="18"/>
              </w:rPr>
            </w:pPr>
            <w:bookmarkStart w:id="188" w:name="MIDPTLAST"/>
            <w:r w:rsidRPr="00F71A6D">
              <w:rPr>
                <w:rFonts w:cs="Arial"/>
                <w:b/>
                <w:sz w:val="18"/>
                <w:szCs w:val="18"/>
              </w:rPr>
              <w:t>MIDPTLAST</w:t>
            </w:r>
            <w:bookmarkEnd w:id="188"/>
          </w:p>
        </w:tc>
        <w:tc>
          <w:tcPr>
            <w:tcW w:w="4539" w:type="dxa"/>
          </w:tcPr>
          <w:p w:rsidR="008C4C9D" w:rsidRDefault="008C4C9D" w:rsidP="00B0351F">
            <w:pPr>
              <w:rPr>
                <w:rFonts w:cs="Arial"/>
                <w:b/>
                <w:sz w:val="18"/>
                <w:szCs w:val="20"/>
              </w:rPr>
            </w:pPr>
            <w:r w:rsidRPr="007C3AA8">
              <w:rPr>
                <w:rFonts w:cs="Arial"/>
                <w:b/>
                <w:sz w:val="18"/>
                <w:szCs w:val="20"/>
              </w:rPr>
              <w:t>Midpoint of collection interval associated with last measurable (nonzero) rate</w:t>
            </w:r>
            <w:r>
              <w:rPr>
                <w:rFonts w:cs="Arial"/>
                <w:b/>
                <w:sz w:val="18"/>
                <w:szCs w:val="20"/>
              </w:rPr>
              <w:t>.</w:t>
            </w:r>
          </w:p>
          <w:p w:rsidR="008C4C9D" w:rsidRPr="007C3AA8" w:rsidRDefault="008C4C9D" w:rsidP="00B0351F">
            <w:pPr>
              <w:rPr>
                <w:rFonts w:cs="Arial"/>
                <w:b/>
                <w:sz w:val="18"/>
                <w:szCs w:val="20"/>
              </w:rPr>
            </w:pPr>
          </w:p>
          <w:p w:rsidR="008C4C9D" w:rsidRDefault="008C4C9D" w:rsidP="00B0351F">
            <w:pPr>
              <w:rPr>
                <w:rFonts w:cs="Arial"/>
                <w:szCs w:val="20"/>
              </w:rPr>
            </w:pPr>
          </w:p>
          <w:p w:rsidR="008C4C9D" w:rsidRPr="007C3AA8" w:rsidRDefault="008C4C9D" w:rsidP="00B035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8C4C9D" w:rsidRPr="00433F2C" w:rsidTr="00B0351F">
              <w:tc>
                <w:tcPr>
                  <w:tcW w:w="705" w:type="dxa"/>
                </w:tcPr>
                <w:p w:rsidR="008C4C9D" w:rsidRPr="000348CA" w:rsidRDefault="008C4C9D" w:rsidP="00B0351F">
                  <w:pPr>
                    <w:jc w:val="center"/>
                    <w:rPr>
                      <w:rFonts w:cs="Arial"/>
                      <w:sz w:val="18"/>
                      <w:szCs w:val="18"/>
                    </w:rPr>
                  </w:pPr>
                  <w:r w:rsidRPr="000348CA">
                    <w:rPr>
                      <w:rFonts w:cs="Arial"/>
                      <w:sz w:val="18"/>
                      <w:szCs w:val="18"/>
                    </w:rPr>
                    <w:t>Start Time</w:t>
                  </w:r>
                </w:p>
              </w:tc>
              <w:tc>
                <w:tcPr>
                  <w:tcW w:w="705" w:type="dxa"/>
                </w:tcPr>
                <w:p w:rsidR="008C4C9D" w:rsidRPr="000348CA" w:rsidRDefault="008C4C9D" w:rsidP="00B0351F">
                  <w:pPr>
                    <w:jc w:val="center"/>
                    <w:rPr>
                      <w:rFonts w:cs="Arial"/>
                      <w:sz w:val="18"/>
                      <w:szCs w:val="18"/>
                    </w:rPr>
                  </w:pPr>
                  <w:r w:rsidRPr="000348CA">
                    <w:rPr>
                      <w:rFonts w:cs="Arial"/>
                      <w:sz w:val="18"/>
                      <w:szCs w:val="18"/>
                    </w:rPr>
                    <w:t>End Time</w:t>
                  </w:r>
                </w:p>
              </w:tc>
              <w:tc>
                <w:tcPr>
                  <w:tcW w:w="776" w:type="dxa"/>
                </w:tcPr>
                <w:p w:rsidR="008C4C9D" w:rsidRPr="000348CA" w:rsidRDefault="008C4C9D" w:rsidP="00B0351F">
                  <w:pPr>
                    <w:jc w:val="center"/>
                    <w:rPr>
                      <w:rFonts w:cs="Arial"/>
                      <w:sz w:val="18"/>
                      <w:szCs w:val="18"/>
                    </w:rPr>
                  </w:pPr>
                  <w:r w:rsidRPr="000348CA">
                    <w:rPr>
                      <w:rFonts w:cs="Arial"/>
                      <w:sz w:val="18"/>
                      <w:szCs w:val="18"/>
                    </w:rPr>
                    <w:t>MIDPT</w:t>
                  </w:r>
                </w:p>
              </w:tc>
              <w:tc>
                <w:tcPr>
                  <w:tcW w:w="606" w:type="dxa"/>
                </w:tcPr>
                <w:p w:rsidR="008C4C9D" w:rsidRPr="000348CA" w:rsidRDefault="008C4C9D" w:rsidP="00B0351F">
                  <w:pPr>
                    <w:jc w:val="center"/>
                    <w:rPr>
                      <w:rFonts w:cs="Arial"/>
                      <w:sz w:val="18"/>
                      <w:szCs w:val="18"/>
                    </w:rPr>
                  </w:pPr>
                  <w:r w:rsidRPr="000348CA">
                    <w:rPr>
                      <w:rFonts w:cs="Arial"/>
                      <w:sz w:val="18"/>
                      <w:szCs w:val="18"/>
                    </w:rPr>
                    <w:t>V</w:t>
                  </w:r>
                </w:p>
              </w:tc>
              <w:tc>
                <w:tcPr>
                  <w:tcW w:w="641" w:type="dxa"/>
                </w:tcPr>
                <w:p w:rsidR="008C4C9D" w:rsidRPr="000348CA" w:rsidRDefault="008C4C9D" w:rsidP="00B0351F">
                  <w:pPr>
                    <w:jc w:val="center"/>
                    <w:rPr>
                      <w:rFonts w:cs="Arial"/>
                      <w:sz w:val="18"/>
                      <w:szCs w:val="18"/>
                    </w:rPr>
                  </w:pPr>
                  <w:r w:rsidRPr="000348CA">
                    <w:rPr>
                      <w:rFonts w:cs="Arial"/>
                      <w:sz w:val="18"/>
                      <w:szCs w:val="18"/>
                    </w:rPr>
                    <w:t>C</w:t>
                  </w:r>
                </w:p>
              </w:tc>
              <w:tc>
                <w:tcPr>
                  <w:tcW w:w="610" w:type="dxa"/>
                </w:tcPr>
                <w:p w:rsidR="008C4C9D" w:rsidRPr="000348CA" w:rsidRDefault="008C4C9D" w:rsidP="00B0351F">
                  <w:pPr>
                    <w:jc w:val="center"/>
                    <w:rPr>
                      <w:rFonts w:cs="Arial"/>
                      <w:sz w:val="18"/>
                      <w:szCs w:val="18"/>
                    </w:rPr>
                  </w:pPr>
                  <w:r w:rsidRPr="000348CA">
                    <w:rPr>
                      <w:rFonts w:cs="Arial"/>
                      <w:sz w:val="18"/>
                      <w:szCs w:val="18"/>
                    </w:rPr>
                    <w:t>RATE</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76" w:type="dxa"/>
                  <w:vAlign w:val="center"/>
                </w:tcPr>
                <w:p w:rsidR="008C4C9D" w:rsidRPr="000348CA" w:rsidRDefault="008C4C9D" w:rsidP="00B0351F">
                  <w:pPr>
                    <w:jc w:val="center"/>
                    <w:rPr>
                      <w:sz w:val="18"/>
                      <w:szCs w:val="18"/>
                    </w:rPr>
                  </w:pPr>
                  <w:r w:rsidRPr="000348CA">
                    <w:rPr>
                      <w:sz w:val="18"/>
                      <w:szCs w:val="18"/>
                    </w:rPr>
                    <w:t>0</w:t>
                  </w:r>
                </w:p>
              </w:tc>
              <w:tc>
                <w:tcPr>
                  <w:tcW w:w="606" w:type="dxa"/>
                </w:tcPr>
                <w:p w:rsidR="008C4C9D" w:rsidRPr="000348CA" w:rsidRDefault="008C4C9D" w:rsidP="00B0351F">
                  <w:pPr>
                    <w:jc w:val="center"/>
                    <w:rPr>
                      <w:sz w:val="18"/>
                      <w:szCs w:val="18"/>
                    </w:rPr>
                  </w:pPr>
                  <w:r>
                    <w:rPr>
                      <w:sz w:val="18"/>
                      <w:szCs w:val="18"/>
                    </w:rPr>
                    <w:t>0</w:t>
                  </w:r>
                </w:p>
              </w:tc>
              <w:tc>
                <w:tcPr>
                  <w:tcW w:w="641" w:type="dxa"/>
                </w:tcPr>
                <w:p w:rsidR="008C4C9D" w:rsidRPr="000348CA" w:rsidRDefault="008C4C9D" w:rsidP="00B0351F">
                  <w:pPr>
                    <w:jc w:val="center"/>
                    <w:rPr>
                      <w:rFonts w:cs="Arial"/>
                      <w:sz w:val="18"/>
                      <w:szCs w:val="18"/>
                    </w:rPr>
                  </w:pPr>
                  <w:r w:rsidRPr="000348CA">
                    <w:rPr>
                      <w:sz w:val="18"/>
                      <w:szCs w:val="18"/>
                    </w:rPr>
                    <w:t>0</w:t>
                  </w:r>
                </w:p>
              </w:tc>
              <w:tc>
                <w:tcPr>
                  <w:tcW w:w="610" w:type="dxa"/>
                  <w:vAlign w:val="center"/>
                </w:tcPr>
                <w:p w:rsidR="008C4C9D" w:rsidRPr="000348CA" w:rsidRDefault="008C4C9D" w:rsidP="00B0351F">
                  <w:pPr>
                    <w:jc w:val="center"/>
                    <w:rPr>
                      <w:rFonts w:cs="Arial"/>
                      <w:sz w:val="18"/>
                      <w:szCs w:val="18"/>
                    </w:rPr>
                  </w:pPr>
                  <w:r w:rsidRPr="000348CA">
                    <w:rPr>
                      <w:sz w:val="18"/>
                      <w:szCs w:val="18"/>
                    </w:rPr>
                    <w:t>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4</w:t>
                  </w:r>
                </w:p>
              </w:tc>
              <w:tc>
                <w:tcPr>
                  <w:tcW w:w="776" w:type="dxa"/>
                  <w:vAlign w:val="center"/>
                </w:tcPr>
                <w:p w:rsidR="008C4C9D" w:rsidRPr="000348CA" w:rsidRDefault="008C4C9D" w:rsidP="00B0351F">
                  <w:pPr>
                    <w:jc w:val="center"/>
                    <w:rPr>
                      <w:sz w:val="18"/>
                      <w:szCs w:val="18"/>
                    </w:rPr>
                  </w:pPr>
                  <w:r w:rsidRPr="000348CA">
                    <w:rPr>
                      <w:sz w:val="18"/>
                      <w:szCs w:val="18"/>
                    </w:rPr>
                    <w:t>2</w:t>
                  </w:r>
                </w:p>
              </w:tc>
              <w:tc>
                <w:tcPr>
                  <w:tcW w:w="606" w:type="dxa"/>
                </w:tcPr>
                <w:p w:rsidR="008C4C9D" w:rsidRPr="000348CA" w:rsidRDefault="008C4C9D" w:rsidP="00B0351F">
                  <w:pPr>
                    <w:jc w:val="center"/>
                    <w:rPr>
                      <w:sz w:val="18"/>
                      <w:szCs w:val="18"/>
                    </w:rPr>
                  </w:pPr>
                  <w:r w:rsidRPr="000348CA">
                    <w:rPr>
                      <w:sz w:val="18"/>
                      <w:szCs w:val="18"/>
                    </w:rPr>
                    <w:t>200</w:t>
                  </w:r>
                </w:p>
              </w:tc>
              <w:tc>
                <w:tcPr>
                  <w:tcW w:w="641" w:type="dxa"/>
                </w:tcPr>
                <w:p w:rsidR="008C4C9D" w:rsidRPr="000348CA" w:rsidRDefault="008C4C9D" w:rsidP="00B0351F">
                  <w:pPr>
                    <w:jc w:val="center"/>
                    <w:rPr>
                      <w:rFonts w:cs="Arial"/>
                      <w:sz w:val="18"/>
                      <w:szCs w:val="18"/>
                    </w:rPr>
                  </w:pPr>
                  <w:r w:rsidRPr="000348CA">
                    <w:rPr>
                      <w:sz w:val="18"/>
                      <w:szCs w:val="18"/>
                    </w:rPr>
                    <w:t>3</w:t>
                  </w:r>
                </w:p>
              </w:tc>
              <w:tc>
                <w:tcPr>
                  <w:tcW w:w="610" w:type="dxa"/>
                  <w:vAlign w:val="center"/>
                </w:tcPr>
                <w:p w:rsidR="008C4C9D" w:rsidRPr="000348CA" w:rsidRDefault="008C4C9D" w:rsidP="00B0351F">
                  <w:pPr>
                    <w:jc w:val="center"/>
                    <w:rPr>
                      <w:sz w:val="18"/>
                      <w:szCs w:val="18"/>
                    </w:rPr>
                  </w:pPr>
                  <w:r w:rsidRPr="000348CA">
                    <w:rPr>
                      <w:sz w:val="18"/>
                      <w:szCs w:val="18"/>
                    </w:rPr>
                    <w:t>150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4</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8</w:t>
                  </w:r>
                </w:p>
              </w:tc>
              <w:tc>
                <w:tcPr>
                  <w:tcW w:w="776" w:type="dxa"/>
                  <w:vAlign w:val="center"/>
                </w:tcPr>
                <w:p w:rsidR="008C4C9D" w:rsidRPr="000348CA" w:rsidRDefault="008C4C9D" w:rsidP="00B0351F">
                  <w:pPr>
                    <w:jc w:val="center"/>
                    <w:rPr>
                      <w:sz w:val="18"/>
                      <w:szCs w:val="18"/>
                    </w:rPr>
                  </w:pPr>
                  <w:r w:rsidRPr="000348CA">
                    <w:rPr>
                      <w:sz w:val="18"/>
                      <w:szCs w:val="18"/>
                    </w:rPr>
                    <w:t>6</w:t>
                  </w:r>
                </w:p>
              </w:tc>
              <w:tc>
                <w:tcPr>
                  <w:tcW w:w="606" w:type="dxa"/>
                </w:tcPr>
                <w:p w:rsidR="008C4C9D" w:rsidRPr="000348CA" w:rsidRDefault="008C4C9D" w:rsidP="00B0351F">
                  <w:pPr>
                    <w:jc w:val="center"/>
                    <w:rPr>
                      <w:sz w:val="18"/>
                      <w:szCs w:val="18"/>
                    </w:rPr>
                  </w:pPr>
                  <w:r w:rsidRPr="000348CA">
                    <w:rPr>
                      <w:sz w:val="18"/>
                      <w:szCs w:val="18"/>
                    </w:rPr>
                    <w:t>350</w:t>
                  </w:r>
                </w:p>
              </w:tc>
              <w:tc>
                <w:tcPr>
                  <w:tcW w:w="641" w:type="dxa"/>
                </w:tcPr>
                <w:p w:rsidR="008C4C9D" w:rsidRPr="000348CA" w:rsidRDefault="008C4C9D" w:rsidP="00B0351F">
                  <w:pPr>
                    <w:jc w:val="center"/>
                    <w:rPr>
                      <w:rFonts w:cs="Arial"/>
                      <w:sz w:val="18"/>
                      <w:szCs w:val="18"/>
                    </w:rPr>
                  </w:pPr>
                  <w:r w:rsidRPr="000348CA">
                    <w:rPr>
                      <w:sz w:val="18"/>
                      <w:szCs w:val="18"/>
                    </w:rPr>
                    <w:t>4.2</w:t>
                  </w:r>
                </w:p>
              </w:tc>
              <w:tc>
                <w:tcPr>
                  <w:tcW w:w="610" w:type="dxa"/>
                  <w:vAlign w:val="center"/>
                </w:tcPr>
                <w:p w:rsidR="008C4C9D" w:rsidRPr="000348CA" w:rsidRDefault="008C4C9D" w:rsidP="00B0351F">
                  <w:pPr>
                    <w:jc w:val="center"/>
                    <w:rPr>
                      <w:rFonts w:cs="Arial"/>
                      <w:sz w:val="18"/>
                      <w:szCs w:val="18"/>
                    </w:rPr>
                  </w:pPr>
                  <w:r w:rsidRPr="000348CA">
                    <w:rPr>
                      <w:sz w:val="18"/>
                      <w:szCs w:val="18"/>
                    </w:rPr>
                    <w:t>368</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8</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12</w:t>
                  </w:r>
                </w:p>
              </w:tc>
              <w:tc>
                <w:tcPr>
                  <w:tcW w:w="776" w:type="dxa"/>
                  <w:vAlign w:val="center"/>
                </w:tcPr>
                <w:p w:rsidR="008C4C9D" w:rsidRPr="000348CA" w:rsidRDefault="008C4C9D" w:rsidP="00B0351F">
                  <w:pPr>
                    <w:jc w:val="center"/>
                    <w:rPr>
                      <w:sz w:val="18"/>
                      <w:szCs w:val="18"/>
                    </w:rPr>
                  </w:pPr>
                  <w:r w:rsidRPr="000348CA">
                    <w:rPr>
                      <w:sz w:val="18"/>
                      <w:szCs w:val="18"/>
                    </w:rPr>
                    <w:t>10</w:t>
                  </w:r>
                </w:p>
              </w:tc>
              <w:tc>
                <w:tcPr>
                  <w:tcW w:w="606" w:type="dxa"/>
                </w:tcPr>
                <w:p w:rsidR="008C4C9D" w:rsidRPr="000348CA" w:rsidRDefault="008C4C9D" w:rsidP="00B0351F">
                  <w:pPr>
                    <w:jc w:val="center"/>
                    <w:rPr>
                      <w:sz w:val="18"/>
                      <w:szCs w:val="18"/>
                    </w:rPr>
                  </w:pPr>
                  <w:r w:rsidRPr="000348CA">
                    <w:rPr>
                      <w:sz w:val="18"/>
                      <w:szCs w:val="18"/>
                    </w:rPr>
                    <w:t>300</w:t>
                  </w:r>
                </w:p>
              </w:tc>
              <w:tc>
                <w:tcPr>
                  <w:tcW w:w="641" w:type="dxa"/>
                </w:tcPr>
                <w:p w:rsidR="008C4C9D" w:rsidRPr="000348CA" w:rsidRDefault="008C4C9D" w:rsidP="00B0351F">
                  <w:pPr>
                    <w:jc w:val="center"/>
                    <w:rPr>
                      <w:rFonts w:cs="Arial"/>
                      <w:sz w:val="18"/>
                      <w:szCs w:val="18"/>
                    </w:rPr>
                  </w:pPr>
                  <w:r w:rsidRPr="000348CA">
                    <w:rPr>
                      <w:sz w:val="18"/>
                      <w:szCs w:val="18"/>
                    </w:rPr>
                    <w:t>4</w:t>
                  </w:r>
                </w:p>
              </w:tc>
              <w:tc>
                <w:tcPr>
                  <w:tcW w:w="610" w:type="dxa"/>
                  <w:vAlign w:val="center"/>
                </w:tcPr>
                <w:p w:rsidR="008C4C9D" w:rsidRPr="000348CA" w:rsidRDefault="008C4C9D" w:rsidP="00B0351F">
                  <w:pPr>
                    <w:jc w:val="center"/>
                    <w:rPr>
                      <w:rFonts w:cs="Arial"/>
                      <w:sz w:val="18"/>
                      <w:szCs w:val="18"/>
                    </w:rPr>
                  </w:pPr>
                  <w:r w:rsidRPr="000348CA">
                    <w:rPr>
                      <w:sz w:val="18"/>
                      <w:szCs w:val="18"/>
                    </w:rPr>
                    <w:t>300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12</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16</w:t>
                  </w:r>
                </w:p>
              </w:tc>
              <w:tc>
                <w:tcPr>
                  <w:tcW w:w="776" w:type="dxa"/>
                  <w:vAlign w:val="center"/>
                </w:tcPr>
                <w:p w:rsidR="008C4C9D" w:rsidRPr="000348CA" w:rsidRDefault="008C4C9D" w:rsidP="00B0351F">
                  <w:pPr>
                    <w:jc w:val="center"/>
                    <w:rPr>
                      <w:sz w:val="18"/>
                      <w:szCs w:val="18"/>
                    </w:rPr>
                  </w:pPr>
                  <w:r w:rsidRPr="000348CA">
                    <w:rPr>
                      <w:sz w:val="18"/>
                      <w:szCs w:val="18"/>
                    </w:rPr>
                    <w:t>14</w:t>
                  </w:r>
                </w:p>
              </w:tc>
              <w:tc>
                <w:tcPr>
                  <w:tcW w:w="606" w:type="dxa"/>
                </w:tcPr>
                <w:p w:rsidR="008C4C9D" w:rsidRPr="000348CA" w:rsidRDefault="008C4C9D" w:rsidP="00B0351F">
                  <w:pPr>
                    <w:jc w:val="center"/>
                    <w:rPr>
                      <w:sz w:val="18"/>
                      <w:szCs w:val="18"/>
                    </w:rPr>
                  </w:pPr>
                  <w:r w:rsidRPr="000348CA">
                    <w:rPr>
                      <w:sz w:val="18"/>
                      <w:szCs w:val="18"/>
                    </w:rPr>
                    <w:t>275</w:t>
                  </w:r>
                </w:p>
              </w:tc>
              <w:tc>
                <w:tcPr>
                  <w:tcW w:w="641" w:type="dxa"/>
                </w:tcPr>
                <w:p w:rsidR="008C4C9D" w:rsidRPr="000348CA" w:rsidRDefault="008C4C9D" w:rsidP="00B0351F">
                  <w:pPr>
                    <w:jc w:val="center"/>
                    <w:rPr>
                      <w:rFonts w:cs="Arial"/>
                      <w:sz w:val="18"/>
                      <w:szCs w:val="18"/>
                    </w:rPr>
                  </w:pPr>
                  <w:r w:rsidRPr="000348CA">
                    <w:rPr>
                      <w:sz w:val="18"/>
                      <w:szCs w:val="18"/>
                    </w:rPr>
                    <w:t>3.9</w:t>
                  </w:r>
                </w:p>
              </w:tc>
              <w:tc>
                <w:tcPr>
                  <w:tcW w:w="610" w:type="dxa"/>
                  <w:vAlign w:val="center"/>
                </w:tcPr>
                <w:p w:rsidR="008C4C9D" w:rsidRPr="000348CA" w:rsidRDefault="008C4C9D" w:rsidP="00B0351F">
                  <w:pPr>
                    <w:jc w:val="center"/>
                    <w:rPr>
                      <w:rFonts w:cs="Arial"/>
                      <w:sz w:val="18"/>
                      <w:szCs w:val="18"/>
                    </w:rPr>
                  </w:pPr>
                  <w:r w:rsidRPr="000348CA">
                    <w:rPr>
                      <w:sz w:val="18"/>
                      <w:szCs w:val="18"/>
                    </w:rPr>
                    <w:t>268</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16</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20</w:t>
                  </w:r>
                </w:p>
              </w:tc>
              <w:tc>
                <w:tcPr>
                  <w:tcW w:w="776" w:type="dxa"/>
                  <w:vAlign w:val="center"/>
                </w:tcPr>
                <w:p w:rsidR="008C4C9D" w:rsidRPr="003C4E84" w:rsidRDefault="008C4C9D" w:rsidP="00B0351F">
                  <w:pPr>
                    <w:jc w:val="center"/>
                    <w:rPr>
                      <w:b/>
                      <w:sz w:val="18"/>
                      <w:szCs w:val="18"/>
                    </w:rPr>
                  </w:pPr>
                  <w:r w:rsidRPr="003C4E84">
                    <w:rPr>
                      <w:b/>
                      <w:sz w:val="18"/>
                      <w:szCs w:val="18"/>
                    </w:rPr>
                    <w:t>18</w:t>
                  </w:r>
                </w:p>
              </w:tc>
              <w:tc>
                <w:tcPr>
                  <w:tcW w:w="606" w:type="dxa"/>
                </w:tcPr>
                <w:p w:rsidR="008C4C9D" w:rsidRPr="000348CA" w:rsidRDefault="008C4C9D" w:rsidP="00B0351F">
                  <w:pPr>
                    <w:jc w:val="center"/>
                    <w:rPr>
                      <w:sz w:val="18"/>
                      <w:szCs w:val="18"/>
                    </w:rPr>
                  </w:pPr>
                  <w:r w:rsidRPr="000348CA">
                    <w:rPr>
                      <w:sz w:val="18"/>
                      <w:szCs w:val="18"/>
                    </w:rPr>
                    <w:t>250</w:t>
                  </w:r>
                </w:p>
              </w:tc>
              <w:tc>
                <w:tcPr>
                  <w:tcW w:w="641" w:type="dxa"/>
                </w:tcPr>
                <w:p w:rsidR="008C4C9D" w:rsidRPr="000348CA" w:rsidRDefault="008C4C9D" w:rsidP="00B0351F">
                  <w:pPr>
                    <w:jc w:val="center"/>
                    <w:rPr>
                      <w:rFonts w:cs="Arial"/>
                      <w:sz w:val="18"/>
                      <w:szCs w:val="18"/>
                    </w:rPr>
                  </w:pPr>
                  <w:r w:rsidRPr="000348CA">
                    <w:rPr>
                      <w:sz w:val="18"/>
                      <w:szCs w:val="18"/>
                    </w:rPr>
                    <w:t>3.5</w:t>
                  </w:r>
                </w:p>
              </w:tc>
              <w:tc>
                <w:tcPr>
                  <w:tcW w:w="610" w:type="dxa"/>
                  <w:vAlign w:val="center"/>
                </w:tcPr>
                <w:p w:rsidR="008C4C9D" w:rsidRPr="000348CA" w:rsidRDefault="008C4C9D" w:rsidP="00B0351F">
                  <w:pPr>
                    <w:jc w:val="center"/>
                    <w:rPr>
                      <w:rFonts w:cs="Arial"/>
                      <w:sz w:val="18"/>
                      <w:szCs w:val="18"/>
                    </w:rPr>
                  </w:pPr>
                  <w:r w:rsidRPr="000348CA">
                    <w:rPr>
                      <w:sz w:val="18"/>
                      <w:szCs w:val="18"/>
                    </w:rPr>
                    <w:t>219</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lastRenderedPageBreak/>
                    <w:t>20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24</w:t>
                  </w:r>
                </w:p>
              </w:tc>
              <w:tc>
                <w:tcPr>
                  <w:tcW w:w="776" w:type="dxa"/>
                  <w:vAlign w:val="center"/>
                </w:tcPr>
                <w:p w:rsidR="008C4C9D" w:rsidRPr="000348CA" w:rsidRDefault="008C4C9D" w:rsidP="00B0351F">
                  <w:pPr>
                    <w:jc w:val="center"/>
                    <w:rPr>
                      <w:sz w:val="18"/>
                      <w:szCs w:val="18"/>
                    </w:rPr>
                  </w:pPr>
                  <w:r w:rsidRPr="000348CA">
                    <w:rPr>
                      <w:sz w:val="18"/>
                      <w:szCs w:val="18"/>
                    </w:rPr>
                    <w:t>22</w:t>
                  </w:r>
                </w:p>
              </w:tc>
              <w:tc>
                <w:tcPr>
                  <w:tcW w:w="606" w:type="dxa"/>
                </w:tcPr>
                <w:p w:rsidR="008C4C9D" w:rsidRPr="000348CA" w:rsidRDefault="008C4C9D" w:rsidP="00B0351F">
                  <w:pPr>
                    <w:jc w:val="center"/>
                    <w:rPr>
                      <w:sz w:val="18"/>
                      <w:szCs w:val="18"/>
                    </w:rPr>
                  </w:pPr>
                  <w:r w:rsidRPr="000348CA">
                    <w:rPr>
                      <w:sz w:val="18"/>
                      <w:szCs w:val="18"/>
                    </w:rPr>
                    <w:t>200</w:t>
                  </w:r>
                </w:p>
              </w:tc>
              <w:tc>
                <w:tcPr>
                  <w:tcW w:w="641" w:type="dxa"/>
                </w:tcPr>
                <w:p w:rsidR="008C4C9D" w:rsidRPr="000348CA" w:rsidRDefault="008C4C9D" w:rsidP="00B0351F">
                  <w:pPr>
                    <w:jc w:val="center"/>
                    <w:rPr>
                      <w:rFonts w:cs="Arial"/>
                      <w:sz w:val="18"/>
                      <w:szCs w:val="18"/>
                    </w:rPr>
                  </w:pPr>
                  <w:r w:rsidRPr="000348CA">
                    <w:rPr>
                      <w:sz w:val="18"/>
                      <w:szCs w:val="18"/>
                    </w:rPr>
                    <w:t>0</w:t>
                  </w:r>
                </w:p>
              </w:tc>
              <w:tc>
                <w:tcPr>
                  <w:tcW w:w="610" w:type="dxa"/>
                  <w:vAlign w:val="center"/>
                </w:tcPr>
                <w:p w:rsidR="008C4C9D" w:rsidRPr="000348CA" w:rsidRDefault="008C4C9D" w:rsidP="00B0351F">
                  <w:pPr>
                    <w:jc w:val="center"/>
                    <w:rPr>
                      <w:rFonts w:cs="Arial"/>
                      <w:sz w:val="18"/>
                      <w:szCs w:val="18"/>
                    </w:rPr>
                  </w:pPr>
                  <w:r w:rsidRPr="000348CA">
                    <w:rPr>
                      <w:sz w:val="18"/>
                      <w:szCs w:val="18"/>
                    </w:rPr>
                    <w:t>0</w:t>
                  </w:r>
                </w:p>
              </w:tc>
            </w:tr>
          </w:tbl>
          <w:p w:rsidR="008C4C9D" w:rsidRDefault="008C4C9D" w:rsidP="00B0351F">
            <w:pPr>
              <w:rPr>
                <w:rFonts w:cs="Arial"/>
                <w:szCs w:val="20"/>
              </w:rPr>
            </w:pPr>
          </w:p>
          <w:p w:rsidR="008C4C9D" w:rsidRDefault="008C4C9D" w:rsidP="00B0351F">
            <w:pPr>
              <w:rPr>
                <w:rFonts w:cs="Arial"/>
                <w:szCs w:val="20"/>
              </w:rPr>
            </w:pPr>
          </w:p>
          <w:p w:rsidR="008C4C9D" w:rsidRPr="007C3AA8" w:rsidRDefault="008C4C9D" w:rsidP="00B0351F">
            <w:pPr>
              <w:rPr>
                <w:rFonts w:cs="Arial"/>
                <w:sz w:val="18"/>
                <w:szCs w:val="20"/>
              </w:rPr>
            </w:pPr>
            <w:r w:rsidRPr="007C3AA8">
              <w:rPr>
                <w:rFonts w:cs="Arial"/>
                <w:sz w:val="18"/>
                <w:szCs w:val="20"/>
              </w:rPr>
              <w:t>MIDPTLAST in above example is 18 hr.</w:t>
            </w:r>
          </w:p>
          <w:p w:rsidR="008C4C9D" w:rsidRDefault="008C4C9D" w:rsidP="00B035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8C4C9D" w:rsidRPr="00433F2C" w:rsidTr="00B0351F">
              <w:tc>
                <w:tcPr>
                  <w:tcW w:w="2412" w:type="dxa"/>
                </w:tcPr>
                <w:p w:rsidR="008C4C9D" w:rsidRPr="00433F2C" w:rsidRDefault="008C4C9D" w:rsidP="00B0351F">
                  <w:pPr>
                    <w:pStyle w:val="TableContent"/>
                    <w:rPr>
                      <w:b/>
                      <w:iCs/>
                      <w:sz w:val="18"/>
                      <w:szCs w:val="18"/>
                    </w:rPr>
                  </w:pPr>
                  <w:r w:rsidRPr="00433F2C">
                    <w:rPr>
                      <w:b/>
                      <w:iCs/>
                      <w:sz w:val="18"/>
                      <w:szCs w:val="18"/>
                    </w:rPr>
                    <w:t>Data Checks</w:t>
                  </w:r>
                </w:p>
              </w:tc>
              <w:tc>
                <w:tcPr>
                  <w:tcW w:w="2415" w:type="dxa"/>
                </w:tcPr>
                <w:p w:rsidR="008C4C9D" w:rsidRPr="00433F2C" w:rsidRDefault="008C4C9D" w:rsidP="00B0351F">
                  <w:pPr>
                    <w:pStyle w:val="TableContent"/>
                    <w:rPr>
                      <w:b/>
                      <w:iCs/>
                      <w:sz w:val="18"/>
                      <w:szCs w:val="18"/>
                    </w:rPr>
                  </w:pPr>
                  <w:r w:rsidRPr="00433F2C">
                    <w:rPr>
                      <w:b/>
                      <w:iCs/>
                      <w:sz w:val="18"/>
                      <w:szCs w:val="18"/>
                    </w:rPr>
                    <w:t>Actions</w:t>
                  </w:r>
                </w:p>
              </w:tc>
            </w:tr>
            <w:tr w:rsidR="008C4C9D" w:rsidRPr="00433F2C" w:rsidTr="00B0351F">
              <w:tc>
                <w:tcPr>
                  <w:tcW w:w="2412" w:type="dxa"/>
                </w:tcPr>
                <w:p w:rsidR="008C4C9D" w:rsidRPr="00433F2C" w:rsidRDefault="008C4C9D" w:rsidP="00B035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8C4C9D" w:rsidRPr="00433F2C" w:rsidRDefault="008C4C9D" w:rsidP="00B0351F">
                  <w:pPr>
                    <w:pStyle w:val="TableContent"/>
                    <w:rPr>
                      <w:iCs/>
                      <w:sz w:val="18"/>
                      <w:szCs w:val="18"/>
                    </w:rPr>
                  </w:pPr>
                  <w:r>
                    <w:rPr>
                      <w:iCs/>
                      <w:sz w:val="18"/>
                      <w:szCs w:val="18"/>
                    </w:rPr>
                    <w:t>Return “NA</w:t>
                  </w:r>
                  <w:r w:rsidRPr="00433F2C">
                    <w:rPr>
                      <w:iCs/>
                      <w:sz w:val="18"/>
                      <w:szCs w:val="18"/>
                    </w:rPr>
                    <w:t>”</w:t>
                  </w:r>
                </w:p>
              </w:tc>
            </w:tr>
          </w:tbl>
          <w:p w:rsidR="008C4C9D" w:rsidRDefault="008C4C9D" w:rsidP="00B0351F">
            <w:pPr>
              <w:rPr>
                <w:rFonts w:cs="Arial"/>
                <w:szCs w:val="20"/>
              </w:rPr>
            </w:pPr>
          </w:p>
          <w:p w:rsidR="008C4C9D" w:rsidRPr="003827EA" w:rsidRDefault="008C4C9D" w:rsidP="00B0351F">
            <w:pPr>
              <w:rPr>
                <w:rFonts w:cs="Arial"/>
                <w:szCs w:val="20"/>
              </w:rPr>
            </w:pPr>
          </w:p>
        </w:tc>
        <w:tc>
          <w:tcPr>
            <w:tcW w:w="921" w:type="dxa"/>
          </w:tcPr>
          <w:p w:rsidR="008C4C9D" w:rsidRPr="00433F2C" w:rsidRDefault="008C4C9D" w:rsidP="00B0351F">
            <w:pPr>
              <w:pStyle w:val="TableContent"/>
              <w:rPr>
                <w:rFonts w:cs="Arial"/>
                <w:iCs/>
                <w:sz w:val="18"/>
                <w:szCs w:val="18"/>
              </w:rPr>
            </w:pPr>
          </w:p>
        </w:tc>
        <w:tc>
          <w:tcPr>
            <w:tcW w:w="1066" w:type="dxa"/>
          </w:tcPr>
          <w:p w:rsidR="008C4C9D" w:rsidRPr="00433F2C" w:rsidRDefault="008C4C9D" w:rsidP="00B035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89" w:name="MIDPTLASTi"/>
            <w:r w:rsidRPr="00F71A6D">
              <w:rPr>
                <w:rFonts w:cs="Arial"/>
                <w:b/>
                <w:sz w:val="18"/>
                <w:szCs w:val="18"/>
              </w:rPr>
              <w:t>MIDPTLASTi</w:t>
            </w:r>
            <w:bookmarkEnd w:id="189"/>
          </w:p>
        </w:tc>
        <w:tc>
          <w:tcPr>
            <w:tcW w:w="4539" w:type="dxa"/>
          </w:tcPr>
          <w:p w:rsidR="00D40304" w:rsidRDefault="00D40304" w:rsidP="00C1481F">
            <w:pPr>
              <w:rPr>
                <w:rFonts w:cs="Arial"/>
                <w:b/>
                <w:sz w:val="18"/>
                <w:szCs w:val="20"/>
              </w:rPr>
            </w:pPr>
            <w:r w:rsidRPr="007C3AA8">
              <w:rPr>
                <w:rFonts w:cs="Arial"/>
                <w:b/>
                <w:sz w:val="18"/>
                <w:szCs w:val="20"/>
              </w:rPr>
              <w:t>Midpoint of collection interval associated with last measurable (nonzero) rate</w:t>
            </w:r>
            <w:r w:rsidR="00AB4B19">
              <w:rPr>
                <w:rFonts w:cs="Arial"/>
                <w:b/>
                <w:sz w:val="18"/>
                <w:szCs w:val="20"/>
              </w:rPr>
              <w:t>.</w:t>
            </w:r>
          </w:p>
          <w:p w:rsidR="00AB4B19" w:rsidRPr="00DA1FF2" w:rsidRDefault="00DC667B" w:rsidP="00AB4B19">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AB4B19" w:rsidRPr="007C3AA8" w:rsidRDefault="00AB4B19" w:rsidP="00C1481F">
            <w:pPr>
              <w:rPr>
                <w:rFonts w:cs="Arial"/>
                <w:b/>
                <w:sz w:val="18"/>
                <w:szCs w:val="20"/>
              </w:rPr>
            </w:pP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3C4E84" w:rsidRDefault="00D40304" w:rsidP="00C1481F">
                  <w:pPr>
                    <w:jc w:val="center"/>
                    <w:rPr>
                      <w:b/>
                      <w:sz w:val="18"/>
                      <w:szCs w:val="18"/>
                    </w:rPr>
                  </w:pPr>
                  <w:r w:rsidRPr="003C4E84">
                    <w:rPr>
                      <w:b/>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MIDPTLAST in above example is 18 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412" w:type="dxa"/>
                </w:tcPr>
                <w:p w:rsidR="00D40304" w:rsidRPr="00433F2C" w:rsidRDefault="00D40304" w:rsidP="00C1481F">
                  <w:pPr>
                    <w:pStyle w:val="TableContent"/>
                    <w:rPr>
                      <w:b/>
                      <w:iCs/>
                      <w:sz w:val="18"/>
                      <w:szCs w:val="18"/>
                    </w:rPr>
                  </w:pPr>
                  <w:r w:rsidRPr="00433F2C">
                    <w:rPr>
                      <w:b/>
                      <w:iCs/>
                      <w:sz w:val="18"/>
                      <w:szCs w:val="18"/>
                    </w:rPr>
                    <w:t>Data Checks</w:t>
                  </w:r>
                </w:p>
              </w:tc>
              <w:tc>
                <w:tcPr>
                  <w:tcW w:w="2415"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412"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D40304" w:rsidRPr="00433F2C" w:rsidRDefault="00D40304" w:rsidP="00C1481F">
                  <w:pPr>
                    <w:pStyle w:val="TableContent"/>
                    <w:rPr>
                      <w:iCs/>
                      <w:sz w:val="18"/>
                      <w:szCs w:val="18"/>
                    </w:rPr>
                  </w:pPr>
                  <w:r>
                    <w:rPr>
                      <w:iCs/>
                      <w:sz w:val="18"/>
                      <w:szCs w:val="18"/>
                    </w:rPr>
                    <w:t>Return “NA</w:t>
                  </w:r>
                  <w:r w:rsidRPr="00433F2C">
                    <w:rPr>
                      <w:iCs/>
                      <w:sz w:val="18"/>
                      <w:szCs w:val="18"/>
                    </w:rPr>
                    <w:t>”</w:t>
                  </w:r>
                </w:p>
              </w:tc>
            </w:tr>
          </w:tbl>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0" w:name="RATELASTi"/>
            <w:r w:rsidRPr="00F71A6D">
              <w:rPr>
                <w:rFonts w:cs="Arial"/>
                <w:b/>
                <w:sz w:val="18"/>
                <w:szCs w:val="18"/>
              </w:rPr>
              <w:t>RATELASTi</w:t>
            </w:r>
            <w:bookmarkEnd w:id="190"/>
          </w:p>
        </w:tc>
        <w:tc>
          <w:tcPr>
            <w:tcW w:w="4539" w:type="dxa"/>
          </w:tcPr>
          <w:p w:rsidR="00D40304" w:rsidRDefault="00D40304" w:rsidP="00C1481F">
            <w:pPr>
              <w:rPr>
                <w:rFonts w:cs="Arial"/>
                <w:b/>
                <w:sz w:val="18"/>
                <w:szCs w:val="20"/>
              </w:rPr>
            </w:pPr>
            <w:r w:rsidRPr="007C3AA8">
              <w:rPr>
                <w:rFonts w:cs="Arial"/>
                <w:b/>
                <w:sz w:val="18"/>
                <w:szCs w:val="20"/>
              </w:rPr>
              <w:t>Last measurable (nonzero) rate</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3C4E84" w:rsidRDefault="00D40304" w:rsidP="00C1481F">
                  <w:pPr>
                    <w:jc w:val="center"/>
                    <w:rPr>
                      <w:rFonts w:cs="Arial"/>
                      <w:b/>
                      <w:sz w:val="18"/>
                      <w:szCs w:val="18"/>
                    </w:rPr>
                  </w:pPr>
                  <w:r w:rsidRPr="003C4E84">
                    <w:rPr>
                      <w:b/>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 xml:space="preserve">RATELAST in above example is </w:t>
            </w:r>
            <w:proofErr w:type="gramStart"/>
            <w:r w:rsidRPr="007C3AA8">
              <w:rPr>
                <w:rFonts w:cs="Arial"/>
                <w:sz w:val="18"/>
                <w:szCs w:val="20"/>
              </w:rPr>
              <w:t>219 ng/hr</w:t>
            </w:r>
            <w:proofErr w:type="gramEnd"/>
            <w:r w:rsidRPr="007C3AA8">
              <w:rPr>
                <w:rFonts w:cs="Arial"/>
                <w:sz w:val="18"/>
                <w:szCs w:val="20"/>
              </w:rPr>
              <w:t>.</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412" w:type="dxa"/>
                </w:tcPr>
                <w:p w:rsidR="00D40304" w:rsidRPr="00433F2C" w:rsidRDefault="00D40304" w:rsidP="00C1481F">
                  <w:pPr>
                    <w:pStyle w:val="TableContent"/>
                    <w:rPr>
                      <w:b/>
                      <w:iCs/>
                      <w:sz w:val="18"/>
                      <w:szCs w:val="18"/>
                    </w:rPr>
                  </w:pPr>
                  <w:r w:rsidRPr="00433F2C">
                    <w:rPr>
                      <w:b/>
                      <w:iCs/>
                      <w:sz w:val="18"/>
                      <w:szCs w:val="18"/>
                    </w:rPr>
                    <w:t>Data Checks</w:t>
                  </w:r>
                </w:p>
              </w:tc>
              <w:tc>
                <w:tcPr>
                  <w:tcW w:w="2415"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412"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D40304" w:rsidRPr="00433F2C" w:rsidRDefault="00D40304" w:rsidP="00C1481F">
                  <w:pPr>
                    <w:pStyle w:val="TableContent"/>
                    <w:rPr>
                      <w:iCs/>
                      <w:sz w:val="18"/>
                      <w:szCs w:val="18"/>
                    </w:rPr>
                  </w:pPr>
                  <w:r>
                    <w:rPr>
                      <w:iCs/>
                      <w:sz w:val="18"/>
                      <w:szCs w:val="18"/>
                    </w:rPr>
                    <w:t>Return “NA</w:t>
                  </w:r>
                  <w:r w:rsidRPr="00433F2C">
                    <w:rPr>
                      <w:iCs/>
                      <w:sz w:val="18"/>
                      <w:szCs w:val="18"/>
                    </w:rPr>
                    <w:t>”</w:t>
                  </w:r>
                </w:p>
              </w:tc>
            </w:tr>
          </w:tbl>
          <w:p w:rsidR="00D40304" w:rsidRDefault="00D40304" w:rsidP="00C1481F">
            <w:pPr>
              <w:rPr>
                <w:rFonts w:cs="Arial"/>
                <w:szCs w:val="20"/>
              </w:rPr>
            </w:pPr>
          </w:p>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RATEU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1" w:name="AURCLAST"/>
            <w:r w:rsidRPr="00F71A6D">
              <w:rPr>
                <w:rFonts w:cs="Arial"/>
                <w:b/>
                <w:sz w:val="18"/>
                <w:szCs w:val="18"/>
              </w:rPr>
              <w:t>AURCLAST</w:t>
            </w:r>
            <w:bookmarkEnd w:id="191"/>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from time 0 to the last measurable rate.</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Same as plasma/serum/blood calculations</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p w:rsidR="00D40304" w:rsidRDefault="00D40304" w:rsidP="00C1481F">
            <w:pPr>
              <w:rPr>
                <w:rFonts w:eastAsia="Times New Roman" w:cs="Arial"/>
                <w:sz w:val="18"/>
                <w:szCs w:val="18"/>
                <w:lang w:eastAsia="en-US"/>
              </w:rPr>
            </w:pPr>
          </w:p>
          <w:p w:rsidR="00D40304" w:rsidRPr="007A0E72" w:rsidRDefault="00D40304" w:rsidP="00C1481F">
            <w:pPr>
              <w:rPr>
                <w:rFonts w:eastAsia="Times New Roman" w:cs="Arial"/>
                <w:b/>
                <w:sz w:val="18"/>
                <w:szCs w:val="18"/>
                <w:lang w:eastAsia="en-US"/>
              </w:rPr>
            </w:pPr>
            <w:r w:rsidRPr="007A0E72">
              <w:rPr>
                <w:rFonts w:eastAsia="Times New Roman" w:cs="Arial"/>
                <w:b/>
                <w:sz w:val="18"/>
                <w:szCs w:val="18"/>
                <w:lang w:eastAsia="en-US"/>
              </w:rPr>
              <w:t>Determination of T0</w:t>
            </w:r>
          </w:p>
          <w:p w:rsidR="00D40304" w:rsidRDefault="00D40304" w:rsidP="00C1481F">
            <w:pPr>
              <w:rPr>
                <w:rFonts w:eastAsia="Times New Roman" w:cs="Arial"/>
                <w:sz w:val="18"/>
                <w:szCs w:val="18"/>
                <w:lang w:eastAsia="en-US"/>
              </w:rPr>
            </w:pPr>
          </w:p>
          <w:p w:rsidR="00D40304" w:rsidRPr="007C3AA8" w:rsidRDefault="00D40304" w:rsidP="00C1481F">
            <w:pPr>
              <w:rPr>
                <w:sz w:val="18"/>
              </w:rPr>
            </w:pPr>
            <w:r w:rsidRPr="007C3AA8">
              <w:rPr>
                <w:sz w:val="18"/>
              </w:rPr>
              <w:t>First midpoint is always equal to time of last dose and the RATE is assumed to be zero. So T0 is the first midpoint.</w:t>
            </w: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D40304" w:rsidRPr="00C52C03"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2" w:name="AURCALL"/>
            <w:r w:rsidRPr="00F71A6D">
              <w:rPr>
                <w:rFonts w:cs="Arial"/>
                <w:b/>
                <w:sz w:val="18"/>
                <w:szCs w:val="18"/>
              </w:rPr>
              <w:t>AURCALL</w:t>
            </w:r>
            <w:bookmarkEnd w:id="192"/>
          </w:p>
        </w:tc>
        <w:tc>
          <w:tcPr>
            <w:tcW w:w="4539" w:type="dxa"/>
          </w:tcPr>
          <w:p w:rsidR="00EB739D" w:rsidRDefault="00D40304" w:rsidP="00C1481F">
            <w:pPr>
              <w:rPr>
                <w:rFonts w:cs="Arial"/>
                <w:b/>
                <w:sz w:val="18"/>
                <w:szCs w:val="20"/>
              </w:rPr>
            </w:pPr>
            <w:r w:rsidRPr="007C3AA8">
              <w:rPr>
                <w:rFonts w:cs="Arial"/>
                <w:b/>
                <w:sz w:val="18"/>
                <w:szCs w:val="20"/>
              </w:rPr>
              <w:t>Area under the urinary excretion rate curve from time 0 to the last rate.</w:t>
            </w:r>
          </w:p>
          <w:p w:rsidR="00EB739D" w:rsidRDefault="00EB739D" w:rsidP="00C1481F">
            <w:pPr>
              <w:rPr>
                <w:rFonts w:cs="Arial"/>
                <w:sz w:val="18"/>
                <w:szCs w:val="20"/>
              </w:rPr>
            </w:pPr>
          </w:p>
          <w:p w:rsidR="00D40304" w:rsidRPr="007C3AA8" w:rsidRDefault="00D40304" w:rsidP="00C1481F">
            <w:pPr>
              <w:rPr>
                <w:rFonts w:cs="Arial"/>
                <w:sz w:val="18"/>
                <w:szCs w:val="20"/>
              </w:rPr>
            </w:pPr>
            <w:r w:rsidRPr="007C3AA8">
              <w:rPr>
                <w:rFonts w:cs="Arial"/>
                <w:sz w:val="18"/>
                <w:szCs w:val="20"/>
              </w:rPr>
              <w:t>This equals AURCLAST if the last rate is measurable.</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AUCALL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C52C03" w:rsidRDefault="00D40304" w:rsidP="00C1481F">
            <w:pPr>
              <w:pStyle w:val="TableContent"/>
              <w:rPr>
                <w:rFonts w:cs="Arial"/>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3" w:name="AURCINFO"/>
            <w:r w:rsidRPr="00F71A6D">
              <w:rPr>
                <w:rFonts w:cs="Arial"/>
                <w:b/>
                <w:sz w:val="18"/>
                <w:szCs w:val="18"/>
              </w:rPr>
              <w:t>AURCINFO</w:t>
            </w:r>
            <w:bookmarkEnd w:id="193"/>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extrapolated to infinity (observed)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AUCINFO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AA51E5" w:rsidRPr="00433F2C" w:rsidTr="00284696">
        <w:tc>
          <w:tcPr>
            <w:tcW w:w="1454" w:type="dxa"/>
          </w:tcPr>
          <w:p w:rsidR="00AA51E5" w:rsidRPr="00433F2C" w:rsidRDefault="00AA51E5" w:rsidP="002B2C5D">
            <w:pPr>
              <w:pStyle w:val="TableContent"/>
              <w:rPr>
                <w:iCs/>
                <w:sz w:val="18"/>
                <w:szCs w:val="18"/>
              </w:rPr>
            </w:pPr>
            <w:r>
              <w:rPr>
                <w:iCs/>
                <w:sz w:val="18"/>
                <w:szCs w:val="18"/>
              </w:rPr>
              <w:t>2.0</w:t>
            </w:r>
            <w:r w:rsidR="006F51DA">
              <w:rPr>
                <w:rFonts w:cs="Arial"/>
                <w:iCs/>
                <w:sz w:val="18"/>
                <w:szCs w:val="18"/>
              </w:rPr>
              <w:t>†</w:t>
            </w:r>
          </w:p>
        </w:tc>
        <w:tc>
          <w:tcPr>
            <w:tcW w:w="1857" w:type="dxa"/>
          </w:tcPr>
          <w:p w:rsidR="00AA51E5" w:rsidRPr="00F71A6D" w:rsidRDefault="00AA51E5" w:rsidP="002B2C5D">
            <w:pPr>
              <w:pStyle w:val="TableContent"/>
              <w:rPr>
                <w:b/>
                <w:iCs/>
                <w:sz w:val="18"/>
                <w:szCs w:val="18"/>
              </w:rPr>
            </w:pPr>
            <w:bookmarkStart w:id="194" w:name="AURCT1_T2"/>
            <w:r w:rsidRPr="00F71A6D">
              <w:rPr>
                <w:b/>
                <w:iCs/>
                <w:sz w:val="18"/>
                <w:szCs w:val="18"/>
              </w:rPr>
              <w:t>AURCT1_T2</w:t>
            </w:r>
            <w:bookmarkEnd w:id="194"/>
          </w:p>
        </w:tc>
        <w:tc>
          <w:tcPr>
            <w:tcW w:w="4539" w:type="dxa"/>
          </w:tcPr>
          <w:p w:rsidR="00AA51E5" w:rsidRDefault="00AA51E5" w:rsidP="002B2C5D">
            <w:pPr>
              <w:pStyle w:val="TableContent"/>
              <w:rPr>
                <w:rFonts w:cs="Arial"/>
                <w:sz w:val="18"/>
                <w:szCs w:val="18"/>
              </w:rPr>
            </w:pPr>
            <w:r w:rsidRPr="00433F2C">
              <w:rPr>
                <w:rFonts w:cs="Arial"/>
                <w:b/>
                <w:bCs w:val="0"/>
                <w:sz w:val="18"/>
                <w:szCs w:val="18"/>
              </w:rPr>
              <w:t xml:space="preserve">Area under the </w:t>
            </w:r>
            <w:r>
              <w:rPr>
                <w:rFonts w:cs="Arial"/>
                <w:b/>
                <w:bCs w:val="0"/>
                <w:sz w:val="18"/>
                <w:szCs w:val="18"/>
              </w:rPr>
              <w:t>urinary excretion rate</w:t>
            </w:r>
            <w:r w:rsidRPr="00433F2C">
              <w:rPr>
                <w:rFonts w:cs="Arial"/>
                <w:b/>
                <w:bCs w:val="0"/>
                <w:sz w:val="18"/>
                <w:szCs w:val="18"/>
              </w:rPr>
              <w:t xml:space="preserve"> curve</w:t>
            </w:r>
            <w:r w:rsidRPr="00433F2C">
              <w:rPr>
                <w:rFonts w:cs="Arial"/>
                <w:sz w:val="18"/>
                <w:szCs w:val="18"/>
              </w:rPr>
              <w:t xml:space="preserve"> from time T1 until time T2, where T1 and T2 are user-specified times.</w:t>
            </w:r>
          </w:p>
          <w:p w:rsidR="00AA51E5" w:rsidRDefault="00AA51E5" w:rsidP="002B2C5D">
            <w:pPr>
              <w:pStyle w:val="TableContent"/>
              <w:rPr>
                <w:rFonts w:cs="Arial"/>
                <w:sz w:val="18"/>
                <w:szCs w:val="18"/>
              </w:rPr>
            </w:pPr>
          </w:p>
          <w:p w:rsidR="00AA51E5" w:rsidRPr="00433F2C" w:rsidRDefault="00AA51E5" w:rsidP="002B2C5D">
            <w:pPr>
              <w:pStyle w:val="TableContent"/>
              <w:rPr>
                <w:b/>
                <w:iCs/>
                <w:sz w:val="18"/>
                <w:szCs w:val="18"/>
              </w:rPr>
            </w:pPr>
            <w:r w:rsidRPr="00AA51E5">
              <w:rPr>
                <w:rFonts w:cs="Arial"/>
                <w:b/>
                <w:sz w:val="18"/>
                <w:szCs w:val="18"/>
              </w:rPr>
              <w:t>Note:</w:t>
            </w:r>
            <w:r>
              <w:rPr>
                <w:rFonts w:cs="Arial"/>
                <w:sz w:val="18"/>
                <w:szCs w:val="18"/>
              </w:rPr>
              <w:t xml:space="preserve"> T1 and T2 for this parameter are the nominal MIDPOINTs, i.e. variable MIDPTN</w:t>
            </w:r>
          </w:p>
          <w:p w:rsidR="00AA51E5" w:rsidRPr="00433F2C" w:rsidRDefault="00AA51E5" w:rsidP="002B2C5D">
            <w:pPr>
              <w:pStyle w:val="TableContent"/>
              <w:rPr>
                <w:b/>
                <w:iCs/>
                <w:sz w:val="18"/>
                <w:szCs w:val="18"/>
              </w:rPr>
            </w:pPr>
          </w:p>
          <w:p w:rsidR="00AA51E5" w:rsidRPr="00433F2C" w:rsidRDefault="00AA51E5" w:rsidP="002B2C5D">
            <w:pPr>
              <w:pStyle w:val="TableContent"/>
              <w:rPr>
                <w:b/>
                <w:iCs/>
                <w:sz w:val="18"/>
                <w:szCs w:val="18"/>
              </w:rPr>
            </w:pPr>
            <w:r w:rsidRPr="00433F2C">
              <w:rPr>
                <w:b/>
                <w:iCs/>
                <w:sz w:val="18"/>
                <w:szCs w:val="18"/>
              </w:rPr>
              <w:t>Calculation</w:t>
            </w:r>
          </w:p>
          <w:p w:rsidR="00AA51E5" w:rsidRPr="00433F2C" w:rsidRDefault="00AA51E5" w:rsidP="00AA51E5">
            <w:pPr>
              <w:pStyle w:val="TableContent"/>
              <w:numPr>
                <w:ilvl w:val="0"/>
                <w:numId w:val="31"/>
              </w:numPr>
              <w:rPr>
                <w:iCs/>
                <w:sz w:val="18"/>
                <w:szCs w:val="18"/>
              </w:rPr>
            </w:pPr>
            <w:r w:rsidRPr="00433F2C">
              <w:rPr>
                <w:iCs/>
                <w:sz w:val="18"/>
                <w:szCs w:val="18"/>
              </w:rPr>
              <w:t>Calculate using the appropriate trapezoidal AUC rule for each interval.</w:t>
            </w:r>
          </w:p>
          <w:p w:rsidR="00AA51E5" w:rsidRPr="00433F2C" w:rsidRDefault="00AA51E5" w:rsidP="002B2C5D">
            <w:pPr>
              <w:pStyle w:val="TableContent"/>
              <w:numPr>
                <w:ilvl w:val="0"/>
                <w:numId w:val="31"/>
              </w:numPr>
              <w:rPr>
                <w:iCs/>
                <w:sz w:val="18"/>
                <w:szCs w:val="18"/>
              </w:rPr>
            </w:pPr>
            <w:r w:rsidRPr="00433F2C">
              <w:rPr>
                <w:iCs/>
                <w:sz w:val="18"/>
                <w:szCs w:val="18"/>
              </w:rPr>
              <w:t>Add the AU</w:t>
            </w:r>
            <w:r>
              <w:rPr>
                <w:iCs/>
                <w:sz w:val="18"/>
                <w:szCs w:val="18"/>
              </w:rPr>
              <w:t>R</w:t>
            </w:r>
            <w:r w:rsidRPr="00433F2C">
              <w:rPr>
                <w:iCs/>
                <w:sz w:val="18"/>
                <w:szCs w:val="18"/>
              </w:rPr>
              <w:t>Cs for each interval to compute total AU</w:t>
            </w:r>
            <w:r>
              <w:rPr>
                <w:iCs/>
                <w:sz w:val="18"/>
                <w:szCs w:val="18"/>
              </w:rPr>
              <w:t>R</w:t>
            </w:r>
            <w:r w:rsidRPr="00433F2C">
              <w:rPr>
                <w:iCs/>
                <w:sz w:val="18"/>
                <w:szCs w:val="18"/>
              </w:rPr>
              <w:t>CT1T2.</w:t>
            </w:r>
          </w:p>
          <w:p w:rsidR="00AA51E5" w:rsidRPr="00433F2C" w:rsidRDefault="00AA51E5" w:rsidP="002B2C5D">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07"/>
              <w:gridCol w:w="2092"/>
            </w:tblGrid>
            <w:tr w:rsidR="00AA51E5" w:rsidRPr="00433F2C" w:rsidTr="001C3B5C">
              <w:tc>
                <w:tcPr>
                  <w:tcW w:w="2207" w:type="dxa"/>
                </w:tcPr>
                <w:p w:rsidR="00AA51E5" w:rsidRPr="00433F2C" w:rsidRDefault="00AA51E5" w:rsidP="002B2C5D">
                  <w:pPr>
                    <w:pStyle w:val="TableContent"/>
                    <w:rPr>
                      <w:b/>
                      <w:iCs/>
                      <w:sz w:val="18"/>
                      <w:szCs w:val="18"/>
                    </w:rPr>
                  </w:pPr>
                  <w:r w:rsidRPr="00433F2C">
                    <w:rPr>
                      <w:b/>
                      <w:iCs/>
                      <w:sz w:val="18"/>
                      <w:szCs w:val="18"/>
                    </w:rPr>
                    <w:t>Data Checks</w:t>
                  </w:r>
                </w:p>
              </w:tc>
              <w:tc>
                <w:tcPr>
                  <w:tcW w:w="2092" w:type="dxa"/>
                </w:tcPr>
                <w:p w:rsidR="00AA51E5" w:rsidRPr="00433F2C" w:rsidRDefault="00AA51E5" w:rsidP="002B2C5D">
                  <w:pPr>
                    <w:pStyle w:val="TableContent"/>
                    <w:rPr>
                      <w:b/>
                      <w:iCs/>
                      <w:sz w:val="18"/>
                      <w:szCs w:val="18"/>
                    </w:rPr>
                  </w:pPr>
                  <w:r w:rsidRPr="00433F2C">
                    <w:rPr>
                      <w:b/>
                      <w:iCs/>
                      <w:sz w:val="18"/>
                      <w:szCs w:val="18"/>
                    </w:rPr>
                    <w:t>Actions</w:t>
                  </w:r>
                </w:p>
              </w:tc>
            </w:tr>
            <w:tr w:rsidR="00AA51E5" w:rsidRPr="00433F2C" w:rsidTr="001C3B5C">
              <w:tc>
                <w:tcPr>
                  <w:tcW w:w="2207" w:type="dxa"/>
                </w:tcPr>
                <w:p w:rsidR="00AA51E5" w:rsidRPr="00433F2C" w:rsidRDefault="00AA51E5" w:rsidP="002B2C5D">
                  <w:pPr>
                    <w:pStyle w:val="TableContent"/>
                    <w:rPr>
                      <w:bCs w:val="0"/>
                      <w:iCs/>
                      <w:sz w:val="18"/>
                      <w:szCs w:val="18"/>
                    </w:rPr>
                  </w:pPr>
                  <w:r w:rsidRPr="00433F2C">
                    <w:rPr>
                      <w:bCs w:val="0"/>
                      <w:iCs/>
                      <w:sz w:val="18"/>
                      <w:szCs w:val="18"/>
                    </w:rPr>
                    <w:t>If T1&lt;Dose time</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Cs/>
                      <w:sz w:val="18"/>
                      <w:szCs w:val="18"/>
                    </w:rPr>
                  </w:pPr>
                </w:p>
              </w:tc>
            </w:tr>
            <w:tr w:rsidR="00AA51E5" w:rsidRPr="00433F2C" w:rsidTr="001C3B5C">
              <w:tc>
                <w:tcPr>
                  <w:tcW w:w="2207" w:type="dxa"/>
                </w:tcPr>
                <w:p w:rsidR="00AA51E5" w:rsidRPr="00433F2C" w:rsidRDefault="00AA51E5" w:rsidP="002B2C5D">
                  <w:pPr>
                    <w:pStyle w:val="TableContent"/>
                    <w:rPr>
                      <w:bCs w:val="0"/>
                      <w:iCs/>
                      <w:sz w:val="18"/>
                      <w:szCs w:val="18"/>
                    </w:rPr>
                  </w:pPr>
                  <w:r>
                    <w:rPr>
                      <w:bCs w:val="0"/>
                      <w:iCs/>
                      <w:sz w:val="18"/>
                      <w:szCs w:val="18"/>
                    </w:rPr>
                    <w:t xml:space="preserve">T1 </w:t>
                  </w:r>
                  <w:r w:rsidR="003679F8">
                    <w:rPr>
                      <w:rFonts w:cs="Arial"/>
                      <w:iCs/>
                      <w:sz w:val="18"/>
                      <w:szCs w:val="18"/>
                    </w:rPr>
                    <w:t>=</w:t>
                  </w:r>
                  <w:r>
                    <w:rPr>
                      <w:rFonts w:cs="Arial"/>
                      <w:iCs/>
                      <w:sz w:val="18"/>
                      <w:szCs w:val="18"/>
                    </w:rPr>
                    <w:t xml:space="preserve"> T2</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Cs/>
                      <w:sz w:val="18"/>
                      <w:szCs w:val="18"/>
                    </w:rPr>
                  </w:pPr>
                </w:p>
              </w:tc>
            </w:tr>
            <w:tr w:rsidR="00AA51E5" w:rsidRPr="00433F2C" w:rsidTr="001C3B5C">
              <w:tc>
                <w:tcPr>
                  <w:tcW w:w="2207" w:type="dxa"/>
                </w:tcPr>
                <w:p w:rsidR="00AA51E5" w:rsidRPr="00433F2C" w:rsidRDefault="00AA51E5" w:rsidP="002B2C5D">
                  <w:pPr>
                    <w:pStyle w:val="TableContent"/>
                    <w:rPr>
                      <w:bCs w:val="0"/>
                      <w:iCs/>
                      <w:sz w:val="18"/>
                      <w:szCs w:val="18"/>
                    </w:rPr>
                  </w:pPr>
                  <w:r w:rsidRPr="00433F2C">
                    <w:rPr>
                      <w:bCs w:val="0"/>
                      <w:iCs/>
                      <w:sz w:val="18"/>
                      <w:szCs w:val="18"/>
                    </w:rPr>
                    <w:lastRenderedPageBreak/>
                    <w:t>If T2&lt;T1</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
                      <w:color w:val="0000FF"/>
                      <w:sz w:val="18"/>
                      <w:szCs w:val="18"/>
                    </w:rPr>
                  </w:pPr>
                </w:p>
              </w:tc>
            </w:tr>
            <w:tr w:rsidR="00AA51E5" w:rsidRPr="00433F2C" w:rsidTr="001C3B5C">
              <w:tc>
                <w:tcPr>
                  <w:tcW w:w="2207" w:type="dxa"/>
                </w:tcPr>
                <w:p w:rsidR="00AA51E5" w:rsidRPr="00433F2C" w:rsidRDefault="00AA51E5" w:rsidP="002B2C5D">
                  <w:pPr>
                    <w:pStyle w:val="TableContent"/>
                    <w:rPr>
                      <w:iCs/>
                      <w:sz w:val="18"/>
                      <w:szCs w:val="18"/>
                    </w:rPr>
                  </w:pPr>
                  <w:r w:rsidRPr="00433F2C">
                    <w:rPr>
                      <w:bCs w:val="0"/>
                      <w:iCs/>
                      <w:sz w:val="18"/>
                      <w:szCs w:val="18"/>
                    </w:rPr>
                    <w:t>If C corresponding to either time T1 or T2 is not available</w:t>
                  </w:r>
                  <w:r w:rsidRPr="00433F2C">
                    <w:rPr>
                      <w:iCs/>
                      <w:sz w:val="18"/>
                      <w:szCs w:val="18"/>
                    </w:rPr>
                    <w:t xml:space="preserve"> (after applying rules for “AUC Calculations and Missing Data”</w:t>
                  </w:r>
                  <w:r w:rsidR="00AB382F">
                    <w:rPr>
                      <w:iCs/>
                      <w:sz w:val="18"/>
                      <w:szCs w:val="18"/>
                    </w:rPr>
                    <w:t xml:space="preserve"> in Appendix </w:t>
                  </w:r>
                  <w:r w:rsidR="00AB382F">
                    <w:rPr>
                      <w:iCs/>
                      <w:sz w:val="18"/>
                      <w:szCs w:val="18"/>
                    </w:rPr>
                    <w:fldChar w:fldCharType="begin"/>
                  </w:r>
                  <w:r w:rsidR="00AB382F">
                    <w:rPr>
                      <w:iCs/>
                      <w:sz w:val="18"/>
                      <w:szCs w:val="18"/>
                    </w:rPr>
                    <w:instrText xml:space="preserve"> REF _Ref506785084 \h </w:instrText>
                  </w:r>
                  <w:r w:rsidR="00AB382F">
                    <w:rPr>
                      <w:iCs/>
                      <w:sz w:val="18"/>
                      <w:szCs w:val="18"/>
                    </w:rPr>
                  </w:r>
                  <w:r w:rsidR="00AB382F">
                    <w:rPr>
                      <w:iCs/>
                      <w:sz w:val="18"/>
                      <w:szCs w:val="18"/>
                    </w:rPr>
                    <w:fldChar w:fldCharType="separate"/>
                  </w:r>
                  <w:r w:rsidR="00AB382F">
                    <w:t>Missing Data</w:t>
                  </w:r>
                  <w:r w:rsidR="00AB382F">
                    <w:rPr>
                      <w:iCs/>
                      <w:sz w:val="18"/>
                      <w:szCs w:val="18"/>
                    </w:rPr>
                    <w:fldChar w:fldCharType="end"/>
                  </w:r>
                  <w:r w:rsidRPr="00433F2C">
                    <w:rPr>
                      <w:iCs/>
                      <w:sz w:val="18"/>
                      <w:szCs w:val="18"/>
                    </w:rPr>
                    <w:t>)</w:t>
                  </w:r>
                </w:p>
              </w:tc>
              <w:tc>
                <w:tcPr>
                  <w:tcW w:w="2092" w:type="dxa"/>
                </w:tcPr>
                <w:p w:rsidR="00AA51E5" w:rsidRPr="00433F2C" w:rsidRDefault="00AA51E5" w:rsidP="002B2C5D">
                  <w:pPr>
                    <w:pStyle w:val="TableContent"/>
                    <w:rPr>
                      <w:iCs/>
                      <w:sz w:val="18"/>
                      <w:szCs w:val="18"/>
                    </w:rPr>
                  </w:pPr>
                  <w:r w:rsidRPr="00433F2C">
                    <w:rPr>
                      <w:bCs w:val="0"/>
                      <w:iCs/>
                      <w:sz w:val="18"/>
                      <w:szCs w:val="18"/>
                    </w:rPr>
                    <w:t>Return “NA”</w:t>
                  </w:r>
                </w:p>
              </w:tc>
            </w:tr>
            <w:tr w:rsidR="00AA51E5" w:rsidRPr="00433F2C" w:rsidTr="001C3B5C">
              <w:tc>
                <w:tcPr>
                  <w:tcW w:w="2207" w:type="dxa"/>
                </w:tcPr>
                <w:p w:rsidR="00AA51E5" w:rsidRPr="00433F2C" w:rsidRDefault="00AA51E5" w:rsidP="002B2C5D">
                  <w:pPr>
                    <w:pStyle w:val="TableContent"/>
                    <w:rPr>
                      <w:iCs/>
                      <w:sz w:val="18"/>
                      <w:szCs w:val="18"/>
                    </w:rPr>
                  </w:pPr>
                  <w:r w:rsidRPr="00433F2C">
                    <w:rPr>
                      <w:iCs/>
                      <w:sz w:val="18"/>
                      <w:szCs w:val="18"/>
                    </w:rPr>
                    <w:t>If all Cs = 0</w:t>
                  </w:r>
                </w:p>
              </w:tc>
              <w:tc>
                <w:tcPr>
                  <w:tcW w:w="2092" w:type="dxa"/>
                </w:tcPr>
                <w:p w:rsidR="00AA51E5" w:rsidRPr="00433F2C" w:rsidRDefault="00AA51E5" w:rsidP="002B2C5D">
                  <w:pPr>
                    <w:pStyle w:val="TableContent"/>
                    <w:rPr>
                      <w:iCs/>
                      <w:sz w:val="18"/>
                      <w:szCs w:val="18"/>
                    </w:rPr>
                  </w:pPr>
                  <w:r w:rsidRPr="00433F2C">
                    <w:rPr>
                      <w:iCs/>
                      <w:sz w:val="18"/>
                      <w:szCs w:val="18"/>
                    </w:rPr>
                    <w:t>AUCT1T2 = 0</w:t>
                  </w:r>
                </w:p>
              </w:tc>
            </w:tr>
          </w:tbl>
          <w:p w:rsidR="001C3B5C" w:rsidRDefault="001C3B5C" w:rsidP="001C3B5C">
            <w:pPr>
              <w:pStyle w:val="CommentText"/>
            </w:pPr>
          </w:p>
          <w:p w:rsidR="00AA51E5" w:rsidRPr="001C3B5C" w:rsidRDefault="001C3B5C" w:rsidP="001C3B5C">
            <w:pPr>
              <w:pStyle w:val="CommentText"/>
            </w:pPr>
            <w:r>
              <w:t>Note that MCT definitions for AURCT1_T2 have no “partial AUC” equivalent in the MCT. Thereby, the partial AUC definitions in the MCT are used as the input to the AURCT1_T2 values. Note that this applies for MIDPTN computations as well.</w:t>
            </w:r>
          </w:p>
        </w:tc>
        <w:tc>
          <w:tcPr>
            <w:tcW w:w="921" w:type="dxa"/>
          </w:tcPr>
          <w:p w:rsidR="00AA51E5" w:rsidRPr="00433F2C" w:rsidRDefault="00AA51E5" w:rsidP="002B2C5D">
            <w:pPr>
              <w:pStyle w:val="TableContent"/>
              <w:rPr>
                <w:rFonts w:cs="Arial"/>
                <w:sz w:val="18"/>
                <w:szCs w:val="18"/>
              </w:rPr>
            </w:pPr>
            <w:r w:rsidRPr="00433F2C">
              <w:rPr>
                <w:rFonts w:cs="Arial"/>
                <w:sz w:val="18"/>
                <w:szCs w:val="18"/>
              </w:rPr>
              <w:lastRenderedPageBreak/>
              <w:t>2</w:t>
            </w:r>
          </w:p>
        </w:tc>
        <w:tc>
          <w:tcPr>
            <w:tcW w:w="1066" w:type="dxa"/>
          </w:tcPr>
          <w:p w:rsidR="00AA51E5" w:rsidRPr="00433F2C" w:rsidRDefault="00AA51E5" w:rsidP="002B2C5D">
            <w:pPr>
              <w:pStyle w:val="TableContent"/>
              <w:rPr>
                <w:iCs/>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5" w:name="AURCXPCTO"/>
            <w:r w:rsidRPr="00F71A6D">
              <w:rPr>
                <w:rFonts w:cs="Arial"/>
                <w:b/>
                <w:sz w:val="18"/>
                <w:szCs w:val="18"/>
              </w:rPr>
              <w:t>AURCXPCTO</w:t>
            </w:r>
            <w:bookmarkEnd w:id="195"/>
          </w:p>
        </w:tc>
        <w:tc>
          <w:tcPr>
            <w:tcW w:w="4539" w:type="dxa"/>
          </w:tcPr>
          <w:p w:rsidR="00D40304" w:rsidRPr="007C3AA8" w:rsidRDefault="00D40304" w:rsidP="00C1481F">
            <w:pPr>
              <w:rPr>
                <w:rFonts w:cs="Arial"/>
                <w:b/>
                <w:sz w:val="18"/>
                <w:szCs w:val="20"/>
              </w:rPr>
            </w:pPr>
            <w:r w:rsidRPr="007C3AA8">
              <w:rPr>
                <w:rFonts w:cs="Arial"/>
                <w:b/>
                <w:sz w:val="18"/>
                <w:szCs w:val="20"/>
              </w:rPr>
              <w:t>Percent of AURCINFO that is extrapolated.</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AUCXPCTO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sidRPr="00433F2C">
              <w:rPr>
                <w:sz w:val="18"/>
                <w:szCs w:val="18"/>
              </w:rPr>
              <w:t>None %</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6" w:name="AURCINFP"/>
            <w:r w:rsidRPr="00F71A6D">
              <w:rPr>
                <w:rFonts w:cs="Arial"/>
                <w:b/>
                <w:sz w:val="18"/>
                <w:szCs w:val="18"/>
              </w:rPr>
              <w:t>AURCINFP</w:t>
            </w:r>
            <w:bookmarkEnd w:id="196"/>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extrapolated to infinity (predicted)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AUCINFP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7" w:name="AURCXPCTP"/>
            <w:r w:rsidRPr="00F71A6D">
              <w:rPr>
                <w:rFonts w:cs="Arial"/>
                <w:b/>
                <w:sz w:val="18"/>
                <w:szCs w:val="18"/>
              </w:rPr>
              <w:t>AURCXPCTP</w:t>
            </w:r>
            <w:bookmarkEnd w:id="197"/>
          </w:p>
        </w:tc>
        <w:tc>
          <w:tcPr>
            <w:tcW w:w="4539" w:type="dxa"/>
          </w:tcPr>
          <w:p w:rsidR="00D40304" w:rsidRPr="007C3AA8" w:rsidRDefault="00D40304" w:rsidP="00C1481F">
            <w:pPr>
              <w:rPr>
                <w:rFonts w:cs="Arial"/>
                <w:sz w:val="18"/>
                <w:szCs w:val="20"/>
              </w:rPr>
            </w:pPr>
            <w:r w:rsidRPr="007C3AA8">
              <w:rPr>
                <w:rFonts w:cs="Arial"/>
                <w:sz w:val="18"/>
                <w:szCs w:val="20"/>
              </w:rPr>
              <w:t>Percent of AURCINFP that is extrapolated.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AUCXPCTP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sidRPr="00433F2C">
              <w:rPr>
                <w:sz w:val="18"/>
                <w:szCs w:val="18"/>
              </w:rPr>
              <w:t>None %</w:t>
            </w:r>
          </w:p>
        </w:tc>
      </w:tr>
    </w:tbl>
    <w:p w:rsidR="00333E88" w:rsidRDefault="00333E88" w:rsidP="00333E88"/>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3E88" w:rsidRDefault="00333E88" w:rsidP="00333E88"/>
    <w:p w:rsidR="00333E88" w:rsidRDefault="00A93929" w:rsidP="00333E88">
      <w:r>
        <w:t xml:space="preserve">9.2.3 Derived PK Parameters </w:t>
      </w:r>
      <w:r w:rsidR="00752C1E" w:rsidRPr="00D809F3">
        <w:t xml:space="preserve">for </w:t>
      </w:r>
      <w:r>
        <w:t>Multiple Dose Studies</w:t>
      </w:r>
    </w:p>
    <w:p w:rsidR="00894BFE" w:rsidRDefault="00894BFE" w:rsidP="00333E88"/>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94"/>
        <w:gridCol w:w="4729"/>
        <w:gridCol w:w="919"/>
        <w:gridCol w:w="1270"/>
      </w:tblGrid>
      <w:tr w:rsidR="00333E88" w:rsidRPr="00433F2C" w:rsidTr="00A201C4">
        <w:trPr>
          <w:tblHeader/>
        </w:trPr>
        <w:tc>
          <w:tcPr>
            <w:tcW w:w="925" w:type="dxa"/>
            <w:shd w:val="clear" w:color="auto" w:fill="E6E6E6"/>
          </w:tcPr>
          <w:p w:rsidR="00333E88" w:rsidRDefault="00277B3C" w:rsidP="000920DA">
            <w:pPr>
              <w:pStyle w:val="TableContent"/>
              <w:rPr>
                <w:rFonts w:cs="Arial"/>
                <w:sz w:val="18"/>
                <w:szCs w:val="18"/>
              </w:rPr>
            </w:pPr>
            <w:r>
              <w:rPr>
                <w:rFonts w:cs="Arial"/>
                <w:sz w:val="18"/>
                <w:szCs w:val="18"/>
              </w:rPr>
              <w:t>Release</w:t>
            </w:r>
          </w:p>
        </w:tc>
        <w:tc>
          <w:tcPr>
            <w:tcW w:w="1994" w:type="dxa"/>
            <w:shd w:val="clear" w:color="auto" w:fill="E6E6E6"/>
          </w:tcPr>
          <w:p w:rsidR="00333E88" w:rsidRPr="00433F2C" w:rsidRDefault="00277B3C" w:rsidP="000920DA">
            <w:pPr>
              <w:pStyle w:val="TableContent"/>
              <w:rPr>
                <w:rFonts w:cs="Arial"/>
                <w:sz w:val="18"/>
                <w:szCs w:val="18"/>
              </w:rPr>
            </w:pPr>
            <w:r>
              <w:rPr>
                <w:rFonts w:cs="Arial"/>
                <w:sz w:val="18"/>
                <w:szCs w:val="18"/>
              </w:rPr>
              <w:t>Name</w:t>
            </w:r>
          </w:p>
        </w:tc>
        <w:tc>
          <w:tcPr>
            <w:tcW w:w="4729" w:type="dxa"/>
            <w:shd w:val="clear" w:color="auto" w:fill="E6E6E6"/>
          </w:tcPr>
          <w:p w:rsidR="00333E88" w:rsidRDefault="00333E88" w:rsidP="000920DA">
            <w:pPr>
              <w:rPr>
                <w:rFonts w:cs="Arial"/>
                <w:szCs w:val="20"/>
              </w:rPr>
            </w:pPr>
            <w:r>
              <w:rPr>
                <w:rFonts w:cs="Arial"/>
                <w:szCs w:val="20"/>
              </w:rPr>
              <w:t>Description</w:t>
            </w:r>
          </w:p>
        </w:tc>
        <w:tc>
          <w:tcPr>
            <w:tcW w:w="919" w:type="dxa"/>
            <w:shd w:val="clear" w:color="auto" w:fill="E6E6E6"/>
          </w:tcPr>
          <w:p w:rsidR="00333E88" w:rsidRPr="00433F2C" w:rsidRDefault="00333E88" w:rsidP="000920DA">
            <w:pPr>
              <w:pStyle w:val="TableContent"/>
              <w:rPr>
                <w:rFonts w:cs="Arial"/>
                <w:iCs/>
                <w:sz w:val="18"/>
                <w:szCs w:val="18"/>
              </w:rPr>
            </w:pPr>
            <w:r>
              <w:rPr>
                <w:rFonts w:cs="Arial"/>
                <w:iCs/>
                <w:sz w:val="18"/>
                <w:szCs w:val="18"/>
              </w:rPr>
              <w:t>Decimal Places</w:t>
            </w:r>
          </w:p>
        </w:tc>
        <w:tc>
          <w:tcPr>
            <w:tcW w:w="1270" w:type="dxa"/>
            <w:shd w:val="clear" w:color="auto" w:fill="E6E6E6"/>
          </w:tcPr>
          <w:p w:rsidR="00333E88" w:rsidRPr="00433F2C" w:rsidRDefault="00333E88" w:rsidP="000920DA">
            <w:pPr>
              <w:pStyle w:val="TableContent"/>
              <w:rPr>
                <w:sz w:val="18"/>
                <w:szCs w:val="18"/>
              </w:rPr>
            </w:pPr>
            <w:r>
              <w:rPr>
                <w:sz w:val="18"/>
                <w:szCs w:val="18"/>
              </w:rPr>
              <w:t>Unit Class</w:t>
            </w:r>
          </w:p>
        </w:tc>
      </w:tr>
      <w:tr w:rsidR="00333E88" w:rsidRPr="00433F2C" w:rsidTr="00BF7E92">
        <w:tc>
          <w:tcPr>
            <w:tcW w:w="925" w:type="dxa"/>
          </w:tcPr>
          <w:p w:rsidR="00333E88" w:rsidRDefault="0014390B" w:rsidP="000920DA">
            <w:pPr>
              <w:pStyle w:val="TableContent"/>
              <w:rPr>
                <w:rFonts w:cs="Arial"/>
                <w:sz w:val="18"/>
                <w:szCs w:val="18"/>
              </w:rPr>
            </w:pPr>
            <w:r>
              <w:rPr>
                <w:rFonts w:cs="Arial"/>
                <w:sz w:val="18"/>
                <w:szCs w:val="18"/>
              </w:rPr>
              <w:t>3.0</w:t>
            </w:r>
          </w:p>
        </w:tc>
        <w:tc>
          <w:tcPr>
            <w:tcW w:w="1994" w:type="dxa"/>
          </w:tcPr>
          <w:p w:rsidR="00333E88" w:rsidRPr="00D84378" w:rsidRDefault="00333E88" w:rsidP="00333E88">
            <w:pPr>
              <w:pStyle w:val="TableContent"/>
              <w:rPr>
                <w:rFonts w:cs="Arial"/>
                <w:b/>
                <w:sz w:val="18"/>
                <w:szCs w:val="18"/>
              </w:rPr>
            </w:pPr>
            <w:bookmarkStart w:id="198" w:name="RACi"/>
            <w:r w:rsidRPr="00D84378">
              <w:rPr>
                <w:rFonts w:cs="Arial"/>
                <w:b/>
                <w:sz w:val="18"/>
                <w:szCs w:val="18"/>
              </w:rPr>
              <w:t>R</w:t>
            </w:r>
            <w:r w:rsidR="00DC57C4" w:rsidRPr="00D84378">
              <w:rPr>
                <w:rFonts w:cs="Arial"/>
                <w:b/>
                <w:sz w:val="18"/>
                <w:szCs w:val="18"/>
              </w:rPr>
              <w:t>AC</w:t>
            </w:r>
            <w:r w:rsidR="00C16AD3" w:rsidRPr="00D84378">
              <w:rPr>
                <w:rFonts w:cs="Arial"/>
                <w:b/>
                <w:sz w:val="18"/>
                <w:szCs w:val="18"/>
              </w:rPr>
              <w:t>i</w:t>
            </w:r>
            <w:bookmarkEnd w:id="198"/>
          </w:p>
        </w:tc>
        <w:tc>
          <w:tcPr>
            <w:tcW w:w="4729" w:type="dxa"/>
          </w:tcPr>
          <w:p w:rsidR="00333E88" w:rsidRDefault="00333E88" w:rsidP="00A93929">
            <w:pPr>
              <w:rPr>
                <w:rFonts w:cs="Arial"/>
                <w:szCs w:val="20"/>
              </w:rPr>
            </w:pPr>
            <w:r w:rsidRPr="00BF7E92">
              <w:rPr>
                <w:rFonts w:cs="Arial"/>
                <w:sz w:val="18"/>
                <w:szCs w:val="20"/>
              </w:rPr>
              <w:t>AUC</w:t>
            </w:r>
            <w:r w:rsidR="00C16AD3" w:rsidRPr="00BF7E92">
              <w:rPr>
                <w:rFonts w:cs="Arial"/>
                <w:sz w:val="18"/>
                <w:szCs w:val="20"/>
              </w:rPr>
              <w:t>TAUi</w:t>
            </w:r>
            <w:proofErr w:type="gramStart"/>
            <w:r>
              <w:rPr>
                <w:rFonts w:cs="Arial"/>
                <w:szCs w:val="20"/>
              </w:rPr>
              <w:t>,</w:t>
            </w:r>
            <w:r w:rsidRPr="00D809F3">
              <w:rPr>
                <w:rFonts w:cs="Arial"/>
                <w:szCs w:val="20"/>
                <w:vertAlign w:val="subscript"/>
              </w:rPr>
              <w:t>Steady</w:t>
            </w:r>
            <w:proofErr w:type="gramEnd"/>
            <w:r w:rsidRPr="00D809F3">
              <w:rPr>
                <w:rFonts w:cs="Arial"/>
                <w:szCs w:val="20"/>
                <w:vertAlign w:val="subscript"/>
              </w:rPr>
              <w:t>-State (ss)</w:t>
            </w:r>
            <w:r w:rsidRPr="00333E88">
              <w:rPr>
                <w:rFonts w:cs="Arial"/>
                <w:szCs w:val="20"/>
              </w:rPr>
              <w:t xml:space="preserve"> / </w:t>
            </w:r>
            <w:r w:rsidRPr="00705926">
              <w:rPr>
                <w:rFonts w:cs="Arial"/>
                <w:sz w:val="18"/>
                <w:szCs w:val="20"/>
              </w:rPr>
              <w:t>AUC</w:t>
            </w:r>
            <w:r w:rsidR="00C16AD3" w:rsidRPr="00705926">
              <w:rPr>
                <w:rFonts w:cs="Arial"/>
                <w:sz w:val="18"/>
                <w:szCs w:val="20"/>
              </w:rPr>
              <w:t>TAUi</w:t>
            </w:r>
            <w:r w:rsidRPr="00D809F3">
              <w:rPr>
                <w:rFonts w:cs="Arial"/>
                <w:szCs w:val="20"/>
                <w:vertAlign w:val="subscript"/>
              </w:rPr>
              <w:t>, Single Dose (first dose</w:t>
            </w:r>
            <w:r w:rsidR="00BF7E92">
              <w:rPr>
                <w:rFonts w:cs="Arial"/>
                <w:szCs w:val="20"/>
                <w:vertAlign w:val="subscript"/>
              </w:rPr>
              <w:t>)</w:t>
            </w:r>
            <w:r w:rsidRPr="00333E88">
              <w:rPr>
                <w:rFonts w:cs="Arial"/>
                <w:szCs w:val="20"/>
              </w:rPr>
              <w:t>.</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CC5119" w:rsidRPr="00BF7E92" w:rsidRDefault="00CC5119" w:rsidP="00A93929">
            <w:pPr>
              <w:rPr>
                <w:rFonts w:cs="Arial"/>
                <w:sz w:val="18"/>
                <w:szCs w:val="18"/>
              </w:rPr>
            </w:pPr>
          </w:p>
          <w:p w:rsidR="00C16AD3" w:rsidRDefault="00C16AD3" w:rsidP="00A93929">
            <w:pPr>
              <w:rPr>
                <w:rFonts w:cs="Arial"/>
                <w:szCs w:val="20"/>
              </w:rPr>
            </w:pPr>
            <w:r w:rsidRPr="00BF7E92">
              <w:rPr>
                <w:rFonts w:cs="Arial"/>
                <w:sz w:val="18"/>
                <w:szCs w:val="18"/>
              </w:rPr>
              <w:t>Can be specified as RAC instead of RAC1 if there is only a single multiple dose profile.</w:t>
            </w:r>
            <w:r w:rsidR="00B37E96" w:rsidRPr="00BF7E92">
              <w:rPr>
                <w:rFonts w:cs="Arial"/>
                <w:sz w:val="18"/>
                <w:szCs w:val="18"/>
              </w:rPr>
              <w:t xml:space="preserve"> These are synonyms.</w:t>
            </w:r>
          </w:p>
        </w:tc>
        <w:tc>
          <w:tcPr>
            <w:tcW w:w="919" w:type="dxa"/>
          </w:tcPr>
          <w:p w:rsidR="00333E88" w:rsidRDefault="00333E88" w:rsidP="000920DA">
            <w:pPr>
              <w:pStyle w:val="TableContent"/>
              <w:rPr>
                <w:rFonts w:cs="Arial"/>
                <w:iCs/>
                <w:sz w:val="18"/>
                <w:szCs w:val="18"/>
              </w:rPr>
            </w:pPr>
            <w:r>
              <w:rPr>
                <w:rFonts w:cs="Arial"/>
                <w:iCs/>
                <w:sz w:val="18"/>
                <w:szCs w:val="18"/>
              </w:rPr>
              <w:t>3</w:t>
            </w:r>
          </w:p>
        </w:tc>
        <w:tc>
          <w:tcPr>
            <w:tcW w:w="1270" w:type="dxa"/>
          </w:tcPr>
          <w:p w:rsidR="00333E88" w:rsidRDefault="00333E88" w:rsidP="000920DA">
            <w:pPr>
              <w:pStyle w:val="TableContent"/>
              <w:rPr>
                <w:sz w:val="18"/>
                <w:szCs w:val="18"/>
              </w:rPr>
            </w:pPr>
            <w:r>
              <w:rPr>
                <w:sz w:val="18"/>
                <w:szCs w:val="18"/>
              </w:rPr>
              <w:t>None ratio</w:t>
            </w:r>
          </w:p>
        </w:tc>
      </w:tr>
      <w:tr w:rsidR="00333E88" w:rsidRPr="00433F2C" w:rsidTr="00BF7E92">
        <w:tc>
          <w:tcPr>
            <w:tcW w:w="925" w:type="dxa"/>
          </w:tcPr>
          <w:p w:rsidR="00333E88" w:rsidRDefault="0014390B" w:rsidP="000920DA">
            <w:pPr>
              <w:pStyle w:val="TableContent"/>
              <w:rPr>
                <w:rFonts w:cs="Arial"/>
                <w:sz w:val="18"/>
                <w:szCs w:val="18"/>
              </w:rPr>
            </w:pPr>
            <w:r>
              <w:rPr>
                <w:rFonts w:cs="Arial"/>
                <w:sz w:val="18"/>
                <w:szCs w:val="18"/>
              </w:rPr>
              <w:t>3.0</w:t>
            </w:r>
          </w:p>
        </w:tc>
        <w:tc>
          <w:tcPr>
            <w:tcW w:w="1994" w:type="dxa"/>
          </w:tcPr>
          <w:p w:rsidR="00333E88" w:rsidRPr="00D84378" w:rsidRDefault="00333E88" w:rsidP="00DC57C4">
            <w:pPr>
              <w:pStyle w:val="TableContent"/>
              <w:rPr>
                <w:rFonts w:cs="Arial"/>
                <w:b/>
                <w:sz w:val="18"/>
                <w:szCs w:val="18"/>
              </w:rPr>
            </w:pPr>
            <w:bookmarkStart w:id="199" w:name="RACCMAXi"/>
            <w:r w:rsidRPr="00D84378">
              <w:rPr>
                <w:rFonts w:cs="Arial"/>
                <w:b/>
                <w:sz w:val="18"/>
                <w:szCs w:val="18"/>
              </w:rPr>
              <w:t>R</w:t>
            </w:r>
            <w:r w:rsidR="00DC57C4" w:rsidRPr="00D84378">
              <w:rPr>
                <w:rFonts w:cs="Arial"/>
                <w:b/>
                <w:sz w:val="18"/>
                <w:szCs w:val="18"/>
              </w:rPr>
              <w:t>ACCMAX</w:t>
            </w:r>
            <w:r w:rsidR="00CC5119" w:rsidRPr="00D84378">
              <w:rPr>
                <w:rFonts w:cs="Arial"/>
                <w:b/>
                <w:sz w:val="18"/>
                <w:szCs w:val="18"/>
              </w:rPr>
              <w:t>i</w:t>
            </w:r>
            <w:bookmarkEnd w:id="199"/>
          </w:p>
        </w:tc>
        <w:tc>
          <w:tcPr>
            <w:tcW w:w="4729" w:type="dxa"/>
          </w:tcPr>
          <w:p w:rsidR="00333E88" w:rsidRDefault="00A93929" w:rsidP="00A93929">
            <w:pPr>
              <w:rPr>
                <w:rFonts w:cs="Arial"/>
                <w:szCs w:val="20"/>
                <w:vertAlign w:val="subscript"/>
              </w:rPr>
            </w:pPr>
            <w:r w:rsidRPr="00CC5119">
              <w:rPr>
                <w:rFonts w:cs="Arial"/>
                <w:sz w:val="18"/>
                <w:szCs w:val="20"/>
              </w:rPr>
              <w:t>C</w:t>
            </w:r>
            <w:r w:rsidR="00CC5119" w:rsidRPr="00A201C4">
              <w:rPr>
                <w:rFonts w:cs="Arial"/>
                <w:sz w:val="18"/>
                <w:szCs w:val="20"/>
              </w:rPr>
              <w:t>MAXi</w:t>
            </w:r>
            <w:proofErr w:type="gramStart"/>
            <w:r w:rsidR="00333E88">
              <w:rPr>
                <w:rFonts w:cs="Arial"/>
                <w:szCs w:val="20"/>
              </w:rPr>
              <w:t>,</w:t>
            </w:r>
            <w:r w:rsidR="00333E88" w:rsidRPr="00D809F3">
              <w:rPr>
                <w:rFonts w:cs="Arial"/>
                <w:szCs w:val="20"/>
                <w:vertAlign w:val="subscript"/>
              </w:rPr>
              <w:t>Steady</w:t>
            </w:r>
            <w:proofErr w:type="gramEnd"/>
            <w:r w:rsidR="00333E88" w:rsidRPr="00D809F3">
              <w:rPr>
                <w:rFonts w:cs="Arial"/>
                <w:szCs w:val="20"/>
                <w:vertAlign w:val="subscript"/>
              </w:rPr>
              <w:t>-State (ss)</w:t>
            </w:r>
            <w:r w:rsidR="00333E88">
              <w:rPr>
                <w:rFonts w:cs="Arial"/>
                <w:szCs w:val="20"/>
              </w:rPr>
              <w:t xml:space="preserve"> / </w:t>
            </w:r>
            <w:r w:rsidR="00333E88" w:rsidRPr="00705926">
              <w:rPr>
                <w:rFonts w:cs="Arial"/>
                <w:sz w:val="18"/>
                <w:szCs w:val="20"/>
              </w:rPr>
              <w:t>C</w:t>
            </w:r>
            <w:r w:rsidRPr="00D809F3">
              <w:rPr>
                <w:rFonts w:cs="Arial"/>
                <w:szCs w:val="20"/>
                <w:vertAlign w:val="subscript"/>
              </w:rPr>
              <w:t>max</w:t>
            </w:r>
            <w:r w:rsidR="00333E88" w:rsidRPr="00D809F3">
              <w:rPr>
                <w:rFonts w:cs="Arial"/>
                <w:szCs w:val="20"/>
                <w:vertAlign w:val="subscript"/>
              </w:rPr>
              <w:t>, Single Dose (first dose).</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w:t>
            </w:r>
            <w:r w:rsidRPr="00DC667B">
              <w:rPr>
                <w:i/>
                <w:iCs/>
                <w:sz w:val="18"/>
                <w:szCs w:val="18"/>
              </w:rPr>
              <w:lastRenderedPageBreak/>
              <w:t xml:space="preserve">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CC5119" w:rsidRDefault="00CC5119" w:rsidP="00A93929">
            <w:pPr>
              <w:rPr>
                <w:rFonts w:cs="Arial"/>
                <w:szCs w:val="20"/>
                <w:vertAlign w:val="subscript"/>
              </w:rPr>
            </w:pPr>
          </w:p>
          <w:p w:rsidR="00CC5119" w:rsidRDefault="00CC5119" w:rsidP="00A93929">
            <w:pPr>
              <w:rPr>
                <w:rFonts w:cs="Arial"/>
                <w:szCs w:val="20"/>
              </w:rPr>
            </w:pPr>
            <w:r w:rsidRPr="00BF7E92">
              <w:rPr>
                <w:rFonts w:cs="Arial"/>
                <w:sz w:val="18"/>
                <w:szCs w:val="18"/>
              </w:rPr>
              <w:t>Can be specified as RAC</w:t>
            </w:r>
            <w:r>
              <w:rPr>
                <w:rFonts w:cs="Arial"/>
                <w:sz w:val="18"/>
                <w:szCs w:val="18"/>
              </w:rPr>
              <w:t>CMAX</w:t>
            </w:r>
            <w:r w:rsidRPr="00BF7E92">
              <w:rPr>
                <w:rFonts w:cs="Arial"/>
                <w:sz w:val="18"/>
                <w:szCs w:val="18"/>
              </w:rPr>
              <w:t xml:space="preserve"> instead of RAC</w:t>
            </w:r>
            <w:r>
              <w:rPr>
                <w:rFonts w:cs="Arial"/>
                <w:sz w:val="18"/>
                <w:szCs w:val="18"/>
              </w:rPr>
              <w:t>CMAX</w:t>
            </w:r>
            <w:r w:rsidRPr="00BF7E92">
              <w:rPr>
                <w:rFonts w:cs="Arial"/>
                <w:sz w:val="18"/>
                <w:szCs w:val="18"/>
              </w:rPr>
              <w:t>1 if there is only a single multiple dose profile. These are synonyms.</w:t>
            </w:r>
          </w:p>
        </w:tc>
        <w:tc>
          <w:tcPr>
            <w:tcW w:w="919" w:type="dxa"/>
          </w:tcPr>
          <w:p w:rsidR="00333E88" w:rsidRDefault="00206BC4" w:rsidP="000920DA">
            <w:pPr>
              <w:pStyle w:val="TableContent"/>
              <w:rPr>
                <w:rFonts w:cs="Arial"/>
                <w:iCs/>
                <w:sz w:val="18"/>
                <w:szCs w:val="18"/>
              </w:rPr>
            </w:pPr>
            <w:r>
              <w:rPr>
                <w:rFonts w:cs="Arial"/>
                <w:iCs/>
                <w:sz w:val="18"/>
                <w:szCs w:val="18"/>
              </w:rPr>
              <w:lastRenderedPageBreak/>
              <w:t>3</w:t>
            </w:r>
          </w:p>
        </w:tc>
        <w:tc>
          <w:tcPr>
            <w:tcW w:w="1270" w:type="dxa"/>
          </w:tcPr>
          <w:p w:rsidR="00333E88" w:rsidRDefault="00206BC4" w:rsidP="000920DA">
            <w:pPr>
              <w:pStyle w:val="TableContent"/>
              <w:rPr>
                <w:sz w:val="18"/>
                <w:szCs w:val="18"/>
              </w:rPr>
            </w:pPr>
            <w:r>
              <w:rPr>
                <w:sz w:val="18"/>
                <w:szCs w:val="18"/>
              </w:rPr>
              <w:t>None ratio</w:t>
            </w:r>
          </w:p>
        </w:tc>
      </w:tr>
      <w:tr w:rsidR="00F834FF" w:rsidRPr="00433F2C" w:rsidTr="00BF7E92">
        <w:tc>
          <w:tcPr>
            <w:tcW w:w="925" w:type="dxa"/>
          </w:tcPr>
          <w:p w:rsidR="00F834FF" w:rsidRDefault="0014390B" w:rsidP="000920DA">
            <w:pPr>
              <w:pStyle w:val="TableContent"/>
              <w:rPr>
                <w:rFonts w:cs="Arial"/>
                <w:sz w:val="18"/>
                <w:szCs w:val="18"/>
              </w:rPr>
            </w:pPr>
            <w:r>
              <w:rPr>
                <w:rFonts w:cs="Arial"/>
                <w:sz w:val="18"/>
                <w:szCs w:val="18"/>
              </w:rPr>
              <w:lastRenderedPageBreak/>
              <w:t>3.0</w:t>
            </w:r>
          </w:p>
        </w:tc>
        <w:tc>
          <w:tcPr>
            <w:tcW w:w="1994" w:type="dxa"/>
          </w:tcPr>
          <w:p w:rsidR="00F834FF" w:rsidRPr="00D84378" w:rsidRDefault="00F834FF" w:rsidP="00DC57C4">
            <w:pPr>
              <w:pStyle w:val="TableContent"/>
              <w:rPr>
                <w:rFonts w:cs="Arial"/>
                <w:b/>
                <w:sz w:val="18"/>
                <w:szCs w:val="18"/>
              </w:rPr>
            </w:pPr>
            <w:bookmarkStart w:id="200" w:name="RACCMINi"/>
            <w:r w:rsidRPr="00D84378">
              <w:rPr>
                <w:rFonts w:cs="Arial"/>
                <w:b/>
                <w:sz w:val="18"/>
                <w:szCs w:val="18"/>
              </w:rPr>
              <w:t>R</w:t>
            </w:r>
            <w:r w:rsidR="00DC57C4" w:rsidRPr="00D84378">
              <w:rPr>
                <w:rFonts w:cs="Arial"/>
                <w:b/>
                <w:sz w:val="18"/>
                <w:szCs w:val="18"/>
              </w:rPr>
              <w:t>ACCMIN</w:t>
            </w:r>
            <w:r w:rsidR="00C84A7D" w:rsidRPr="00D84378">
              <w:rPr>
                <w:rFonts w:cs="Arial"/>
                <w:b/>
                <w:sz w:val="18"/>
                <w:szCs w:val="18"/>
              </w:rPr>
              <w:t>i</w:t>
            </w:r>
            <w:bookmarkEnd w:id="200"/>
          </w:p>
        </w:tc>
        <w:tc>
          <w:tcPr>
            <w:tcW w:w="4729" w:type="dxa"/>
          </w:tcPr>
          <w:p w:rsidR="00F834FF" w:rsidRDefault="00A93929" w:rsidP="00C84A7D">
            <w:pPr>
              <w:rPr>
                <w:rFonts w:cs="Arial"/>
                <w:szCs w:val="20"/>
                <w:vertAlign w:val="subscript"/>
              </w:rPr>
            </w:pPr>
            <w:r w:rsidRPr="00705926">
              <w:rPr>
                <w:rFonts w:cs="Arial"/>
                <w:sz w:val="18"/>
                <w:szCs w:val="20"/>
              </w:rPr>
              <w:t>C</w:t>
            </w:r>
            <w:r w:rsidR="00C84A7D">
              <w:rPr>
                <w:rFonts w:cs="Arial"/>
                <w:sz w:val="18"/>
                <w:szCs w:val="20"/>
              </w:rPr>
              <w:t>MINi</w:t>
            </w:r>
            <w:proofErr w:type="gramStart"/>
            <w:r w:rsidR="00F834FF" w:rsidRPr="00D809F3">
              <w:rPr>
                <w:rFonts w:cs="Arial"/>
                <w:szCs w:val="20"/>
                <w:vertAlign w:val="subscript"/>
              </w:rPr>
              <w:t>,Steady</w:t>
            </w:r>
            <w:proofErr w:type="gramEnd"/>
            <w:r w:rsidR="00F834FF" w:rsidRPr="00D809F3">
              <w:rPr>
                <w:rFonts w:cs="Arial"/>
                <w:szCs w:val="20"/>
                <w:vertAlign w:val="subscript"/>
              </w:rPr>
              <w:t xml:space="preserve">-State (ss) </w:t>
            </w:r>
            <w:r>
              <w:rPr>
                <w:rFonts w:cs="Arial"/>
                <w:szCs w:val="20"/>
              </w:rPr>
              <w:t xml:space="preserve">/ </w:t>
            </w:r>
            <w:r w:rsidRPr="00705926">
              <w:rPr>
                <w:rFonts w:cs="Arial"/>
                <w:sz w:val="18"/>
                <w:szCs w:val="20"/>
              </w:rPr>
              <w:t>C</w:t>
            </w:r>
            <w:r w:rsidR="008038AF">
              <w:rPr>
                <w:rFonts w:cs="Arial"/>
                <w:sz w:val="18"/>
                <w:szCs w:val="20"/>
              </w:rPr>
              <w:t>TROUGHEND</w:t>
            </w:r>
            <w:r w:rsidR="00F834FF" w:rsidRPr="00D809F3">
              <w:rPr>
                <w:rFonts w:cs="Arial"/>
                <w:szCs w:val="20"/>
                <w:vertAlign w:val="subscript"/>
              </w:rPr>
              <w:t xml:space="preserve"> (first dose).</w:t>
            </w:r>
          </w:p>
          <w:p w:rsidR="00AB4B19" w:rsidRPr="00DA1FF2" w:rsidRDefault="00DC667B" w:rsidP="00AB4B19">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8038AF" w:rsidRDefault="008038AF" w:rsidP="00C84A7D">
            <w:pPr>
              <w:rPr>
                <w:rFonts w:cs="Arial"/>
                <w:szCs w:val="20"/>
                <w:vertAlign w:val="subscript"/>
              </w:rPr>
            </w:pPr>
          </w:p>
          <w:p w:rsidR="008038AF" w:rsidRPr="00894BFE" w:rsidRDefault="008038AF" w:rsidP="00C84A7D">
            <w:pPr>
              <w:rPr>
                <w:rFonts w:cs="Arial"/>
                <w:sz w:val="18"/>
                <w:szCs w:val="18"/>
              </w:rPr>
            </w:pPr>
            <w:r w:rsidRPr="00894BFE">
              <w:rPr>
                <w:rFonts w:cs="Arial"/>
                <w:sz w:val="18"/>
                <w:szCs w:val="18"/>
              </w:rPr>
              <w:t>CTROUGHEND (first dose) is the concentration at the end of the dosing interval (TAU) after the first dose.</w:t>
            </w:r>
          </w:p>
          <w:p w:rsidR="00C84A7D" w:rsidRDefault="00C84A7D" w:rsidP="00C84A7D">
            <w:pPr>
              <w:rPr>
                <w:rFonts w:cs="Arial"/>
                <w:szCs w:val="20"/>
                <w:vertAlign w:val="subscript"/>
              </w:rPr>
            </w:pPr>
          </w:p>
          <w:p w:rsidR="00C84A7D" w:rsidRDefault="00C84A7D" w:rsidP="00C84A7D">
            <w:pPr>
              <w:rPr>
                <w:rFonts w:cs="Arial"/>
                <w:szCs w:val="20"/>
              </w:rPr>
            </w:pPr>
            <w:r w:rsidRPr="00BF7E92">
              <w:rPr>
                <w:rFonts w:cs="Arial"/>
                <w:sz w:val="18"/>
                <w:szCs w:val="18"/>
              </w:rPr>
              <w:t>Can be specified as RAC</w:t>
            </w:r>
            <w:r>
              <w:rPr>
                <w:rFonts w:cs="Arial"/>
                <w:sz w:val="18"/>
                <w:szCs w:val="18"/>
              </w:rPr>
              <w:t>CMIN</w:t>
            </w:r>
            <w:r w:rsidRPr="00BF7E92">
              <w:rPr>
                <w:rFonts w:cs="Arial"/>
                <w:sz w:val="18"/>
                <w:szCs w:val="18"/>
              </w:rPr>
              <w:t xml:space="preserve"> instead of RAC</w:t>
            </w:r>
            <w:r>
              <w:rPr>
                <w:rFonts w:cs="Arial"/>
                <w:sz w:val="18"/>
                <w:szCs w:val="18"/>
              </w:rPr>
              <w:t>CMIN</w:t>
            </w:r>
            <w:r w:rsidRPr="00BF7E92">
              <w:rPr>
                <w:rFonts w:cs="Arial"/>
                <w:sz w:val="18"/>
                <w:szCs w:val="18"/>
              </w:rPr>
              <w:t>1 if there is only a single multiple dose profile. These are synonyms.</w:t>
            </w:r>
          </w:p>
        </w:tc>
        <w:tc>
          <w:tcPr>
            <w:tcW w:w="919" w:type="dxa"/>
          </w:tcPr>
          <w:p w:rsidR="00F834FF" w:rsidRDefault="00F834FF" w:rsidP="000920DA">
            <w:pPr>
              <w:pStyle w:val="TableContent"/>
              <w:rPr>
                <w:rFonts w:cs="Arial"/>
                <w:iCs/>
                <w:sz w:val="18"/>
                <w:szCs w:val="18"/>
              </w:rPr>
            </w:pPr>
            <w:r>
              <w:rPr>
                <w:rFonts w:cs="Arial"/>
                <w:iCs/>
                <w:sz w:val="18"/>
                <w:szCs w:val="18"/>
              </w:rPr>
              <w:t>3</w:t>
            </w:r>
          </w:p>
        </w:tc>
        <w:tc>
          <w:tcPr>
            <w:tcW w:w="1270" w:type="dxa"/>
          </w:tcPr>
          <w:p w:rsidR="00F834FF" w:rsidRDefault="00F834FF" w:rsidP="000920DA">
            <w:pPr>
              <w:pStyle w:val="TableContent"/>
              <w:rPr>
                <w:sz w:val="18"/>
                <w:szCs w:val="18"/>
              </w:rPr>
            </w:pPr>
            <w:r>
              <w:rPr>
                <w:sz w:val="18"/>
                <w:szCs w:val="18"/>
              </w:rPr>
              <w:t>None ratio</w:t>
            </w:r>
          </w:p>
        </w:tc>
      </w:tr>
      <w:tr w:rsidR="00F834FF" w:rsidRPr="00433F2C" w:rsidTr="00BF7E92">
        <w:tc>
          <w:tcPr>
            <w:tcW w:w="925" w:type="dxa"/>
          </w:tcPr>
          <w:p w:rsidR="00F834FF" w:rsidRDefault="0014390B" w:rsidP="000920DA">
            <w:pPr>
              <w:pStyle w:val="TableContent"/>
              <w:rPr>
                <w:rFonts w:cs="Arial"/>
                <w:sz w:val="18"/>
                <w:szCs w:val="18"/>
              </w:rPr>
            </w:pPr>
            <w:r>
              <w:rPr>
                <w:rFonts w:cs="Arial"/>
                <w:sz w:val="18"/>
                <w:szCs w:val="18"/>
              </w:rPr>
              <w:t>3.0</w:t>
            </w:r>
          </w:p>
        </w:tc>
        <w:tc>
          <w:tcPr>
            <w:tcW w:w="1994" w:type="dxa"/>
          </w:tcPr>
          <w:p w:rsidR="00F834FF" w:rsidRPr="00D84378" w:rsidRDefault="00F834FF" w:rsidP="000920DA">
            <w:pPr>
              <w:pStyle w:val="TableContent"/>
              <w:rPr>
                <w:rFonts w:cs="Arial"/>
                <w:b/>
                <w:sz w:val="18"/>
                <w:szCs w:val="18"/>
              </w:rPr>
            </w:pPr>
            <w:bookmarkStart w:id="201" w:name="RSSi"/>
            <w:r w:rsidRPr="00D84378">
              <w:rPr>
                <w:rFonts w:cs="Arial"/>
                <w:b/>
                <w:sz w:val="18"/>
                <w:szCs w:val="18"/>
              </w:rPr>
              <w:t>R</w:t>
            </w:r>
            <w:r w:rsidR="00DC57C4" w:rsidRPr="00D84378">
              <w:rPr>
                <w:rFonts w:cs="Arial"/>
                <w:b/>
                <w:sz w:val="18"/>
                <w:szCs w:val="18"/>
              </w:rPr>
              <w:t>SS</w:t>
            </w:r>
            <w:r w:rsidR="00C84A7D" w:rsidRPr="00D84378">
              <w:rPr>
                <w:rFonts w:cs="Arial"/>
                <w:b/>
                <w:sz w:val="18"/>
                <w:szCs w:val="18"/>
              </w:rPr>
              <w:t>i</w:t>
            </w:r>
            <w:bookmarkEnd w:id="201"/>
          </w:p>
        </w:tc>
        <w:tc>
          <w:tcPr>
            <w:tcW w:w="4729" w:type="dxa"/>
          </w:tcPr>
          <w:p w:rsidR="00F834FF" w:rsidRDefault="00360BBD" w:rsidP="00B37E96">
            <w:pPr>
              <w:rPr>
                <w:rFonts w:cs="Arial"/>
                <w:szCs w:val="20"/>
                <w:vertAlign w:val="subscript"/>
              </w:rPr>
            </w:pPr>
            <w:r w:rsidRPr="00705926">
              <w:rPr>
                <w:rFonts w:cs="Arial"/>
                <w:sz w:val="18"/>
                <w:szCs w:val="20"/>
              </w:rPr>
              <w:t>AUC</w:t>
            </w:r>
            <w:r w:rsidR="00B37E96" w:rsidRPr="00705926">
              <w:rPr>
                <w:rFonts w:cs="Arial"/>
                <w:sz w:val="18"/>
                <w:szCs w:val="20"/>
              </w:rPr>
              <w:t>TAUi</w:t>
            </w:r>
            <w:r>
              <w:rPr>
                <w:rFonts w:cs="Arial"/>
                <w:szCs w:val="20"/>
              </w:rPr>
              <w:t xml:space="preserve">, </w:t>
            </w:r>
            <w:r w:rsidRPr="00D809F3">
              <w:rPr>
                <w:rFonts w:cs="Arial"/>
                <w:szCs w:val="20"/>
                <w:vertAlign w:val="subscript"/>
              </w:rPr>
              <w:t>Steady-State (ss)</w:t>
            </w:r>
            <w:r w:rsidRPr="00705926">
              <w:rPr>
                <w:rFonts w:cs="Arial"/>
                <w:sz w:val="18"/>
                <w:szCs w:val="20"/>
              </w:rPr>
              <w:t>/AUC</w:t>
            </w:r>
            <w:r w:rsidR="00A93929">
              <w:rPr>
                <w:rFonts w:cs="Arial"/>
                <w:szCs w:val="20"/>
                <w:vertAlign w:val="subscript"/>
              </w:rPr>
              <w:t xml:space="preserve">inf </w:t>
            </w:r>
            <w:r w:rsidRPr="00D809F3">
              <w:rPr>
                <w:rFonts w:cs="Arial"/>
                <w:szCs w:val="20"/>
                <w:vertAlign w:val="subscript"/>
              </w:rPr>
              <w:t>Single Dose (first dose)</w:t>
            </w:r>
          </w:p>
          <w:p w:rsidR="00AB4B19" w:rsidRPr="00DA1FF2" w:rsidRDefault="00DC667B" w:rsidP="00AB4B19">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362959" w:rsidRPr="00705926" w:rsidRDefault="00362959" w:rsidP="00B37E96">
            <w:pPr>
              <w:rPr>
                <w:rFonts w:cs="Arial"/>
                <w:sz w:val="18"/>
                <w:szCs w:val="20"/>
              </w:rPr>
            </w:pPr>
          </w:p>
          <w:p w:rsidR="00362959" w:rsidRDefault="00362959" w:rsidP="00362959">
            <w:pPr>
              <w:rPr>
                <w:rFonts w:cs="Arial"/>
                <w:szCs w:val="20"/>
              </w:rPr>
            </w:pPr>
            <w:r w:rsidRPr="00705926">
              <w:rPr>
                <w:rFonts w:cs="Arial"/>
                <w:sz w:val="18"/>
                <w:szCs w:val="20"/>
              </w:rPr>
              <w:t>Can be specified as RSS instead of RSS1 if there is only a single multiple dose profile. These are synonyms.</w:t>
            </w:r>
          </w:p>
        </w:tc>
        <w:tc>
          <w:tcPr>
            <w:tcW w:w="919" w:type="dxa"/>
          </w:tcPr>
          <w:p w:rsidR="00F834FF" w:rsidRDefault="003F17FC" w:rsidP="000920DA">
            <w:pPr>
              <w:pStyle w:val="TableContent"/>
              <w:rPr>
                <w:rFonts w:cs="Arial"/>
                <w:iCs/>
                <w:sz w:val="18"/>
                <w:szCs w:val="18"/>
              </w:rPr>
            </w:pPr>
            <w:r>
              <w:rPr>
                <w:rFonts w:cs="Arial"/>
                <w:iCs/>
                <w:sz w:val="18"/>
                <w:szCs w:val="18"/>
              </w:rPr>
              <w:t>3</w:t>
            </w:r>
          </w:p>
        </w:tc>
        <w:tc>
          <w:tcPr>
            <w:tcW w:w="1270" w:type="dxa"/>
          </w:tcPr>
          <w:p w:rsidR="00F834FF" w:rsidRDefault="003F17FC" w:rsidP="000920DA">
            <w:pPr>
              <w:pStyle w:val="TableContent"/>
              <w:rPr>
                <w:sz w:val="18"/>
                <w:szCs w:val="18"/>
              </w:rPr>
            </w:pPr>
            <w:r>
              <w:rPr>
                <w:sz w:val="18"/>
                <w:szCs w:val="18"/>
              </w:rPr>
              <w:t>None ratio</w:t>
            </w:r>
          </w:p>
        </w:tc>
      </w:tr>
    </w:tbl>
    <w:p w:rsidR="00333E88" w:rsidRDefault="00333E88" w:rsidP="00333E88"/>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A93929" w:rsidRDefault="00A93929" w:rsidP="00333E88"/>
    <w:p w:rsidR="00A93929" w:rsidRDefault="00A93929" w:rsidP="00705926">
      <w:pPr>
        <w:pStyle w:val="Heading3"/>
      </w:pPr>
      <w:bookmarkStart w:id="202" w:name="_Toc5186420"/>
      <w:r>
        <w:t xml:space="preserve">Derived PK Parameters </w:t>
      </w:r>
      <w:r w:rsidR="00752C1E" w:rsidRPr="00D809F3">
        <w:rPr>
          <w:rFonts w:eastAsia="Times New Roman"/>
        </w:rPr>
        <w:t>with</w:t>
      </w:r>
      <w:r w:rsidR="003F17FC">
        <w:t xml:space="preserve"> urine and plasma</w:t>
      </w:r>
      <w:bookmarkEnd w:id="202"/>
      <w:r w:rsidR="003F17FC">
        <w:t xml:space="preserve"> </w:t>
      </w:r>
    </w:p>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401"/>
        <w:gridCol w:w="1791"/>
        <w:gridCol w:w="4099"/>
        <w:gridCol w:w="1020"/>
        <w:gridCol w:w="1526"/>
      </w:tblGrid>
      <w:tr w:rsidR="003D7E7E" w:rsidRPr="00433F2C" w:rsidTr="00C84A7D">
        <w:trPr>
          <w:tblHeader/>
        </w:trPr>
        <w:tc>
          <w:tcPr>
            <w:tcW w:w="1401" w:type="dxa"/>
            <w:shd w:val="clear" w:color="auto" w:fill="E6E6E6"/>
          </w:tcPr>
          <w:p w:rsidR="003D7E7E" w:rsidRPr="00705926" w:rsidRDefault="003D7E7E" w:rsidP="00464F9E">
            <w:pPr>
              <w:pStyle w:val="TableContent"/>
              <w:rPr>
                <w:b/>
                <w:sz w:val="18"/>
                <w:szCs w:val="18"/>
              </w:rPr>
            </w:pPr>
            <w:r>
              <w:rPr>
                <w:b/>
                <w:sz w:val="18"/>
                <w:szCs w:val="18"/>
              </w:rPr>
              <w:t>Release</w:t>
            </w:r>
          </w:p>
        </w:tc>
        <w:tc>
          <w:tcPr>
            <w:tcW w:w="1791" w:type="dxa"/>
            <w:shd w:val="clear" w:color="auto" w:fill="E6E6E6"/>
          </w:tcPr>
          <w:p w:rsidR="003D7E7E" w:rsidRPr="00705926" w:rsidRDefault="003D7E7E" w:rsidP="00464F9E">
            <w:pPr>
              <w:pStyle w:val="TableContent"/>
              <w:rPr>
                <w:b/>
                <w:sz w:val="18"/>
                <w:szCs w:val="18"/>
              </w:rPr>
            </w:pPr>
            <w:r>
              <w:rPr>
                <w:b/>
                <w:sz w:val="18"/>
                <w:szCs w:val="18"/>
              </w:rPr>
              <w:t>Name</w:t>
            </w:r>
            <w:r w:rsidR="00334256">
              <w:rPr>
                <w:rFonts w:cs="Arial"/>
                <w:b/>
                <w:sz w:val="18"/>
                <w:szCs w:val="18"/>
              </w:rPr>
              <w:t>†</w:t>
            </w:r>
          </w:p>
        </w:tc>
        <w:tc>
          <w:tcPr>
            <w:tcW w:w="4099" w:type="dxa"/>
            <w:shd w:val="clear" w:color="auto" w:fill="E6E6E6"/>
          </w:tcPr>
          <w:p w:rsidR="003D7E7E" w:rsidRPr="00C84A7D" w:rsidRDefault="003D7E7E" w:rsidP="00464F9E">
            <w:pPr>
              <w:rPr>
                <w:rFonts w:eastAsia="Times New Roman"/>
                <w:b/>
                <w:bCs/>
                <w:sz w:val="18"/>
                <w:szCs w:val="18"/>
                <w:lang w:eastAsia="en-US"/>
              </w:rPr>
            </w:pPr>
            <w:r w:rsidRPr="00C84A7D">
              <w:rPr>
                <w:rFonts w:eastAsia="Times New Roman"/>
                <w:b/>
                <w:bCs/>
                <w:sz w:val="18"/>
                <w:szCs w:val="18"/>
                <w:lang w:eastAsia="en-US"/>
              </w:rPr>
              <w:t>Description</w:t>
            </w:r>
          </w:p>
        </w:tc>
        <w:tc>
          <w:tcPr>
            <w:tcW w:w="1020" w:type="dxa"/>
            <w:shd w:val="clear" w:color="auto" w:fill="E6E6E6"/>
          </w:tcPr>
          <w:p w:rsidR="003D7E7E" w:rsidRPr="00705926" w:rsidRDefault="003D7E7E" w:rsidP="00464F9E">
            <w:pPr>
              <w:pStyle w:val="TableContent"/>
              <w:rPr>
                <w:b/>
                <w:sz w:val="18"/>
                <w:szCs w:val="18"/>
              </w:rPr>
            </w:pPr>
            <w:r w:rsidRPr="00705926">
              <w:rPr>
                <w:b/>
                <w:sz w:val="18"/>
                <w:szCs w:val="18"/>
              </w:rPr>
              <w:t>Decimal Places</w:t>
            </w:r>
          </w:p>
        </w:tc>
        <w:tc>
          <w:tcPr>
            <w:tcW w:w="1526" w:type="dxa"/>
            <w:shd w:val="clear" w:color="auto" w:fill="E6E6E6"/>
          </w:tcPr>
          <w:p w:rsidR="003D7E7E" w:rsidRPr="00705926" w:rsidRDefault="003D7E7E" w:rsidP="00464F9E">
            <w:pPr>
              <w:pStyle w:val="TableContent"/>
              <w:rPr>
                <w:b/>
                <w:sz w:val="18"/>
                <w:szCs w:val="18"/>
              </w:rPr>
            </w:pPr>
            <w:r w:rsidRPr="00705926">
              <w:rPr>
                <w:b/>
                <w:sz w:val="18"/>
                <w:szCs w:val="18"/>
              </w:rPr>
              <w:t>Unit Class</w:t>
            </w:r>
          </w:p>
        </w:tc>
      </w:tr>
      <w:tr w:rsidR="00752C1E" w:rsidRPr="00433F2C" w:rsidTr="00705926">
        <w:tc>
          <w:tcPr>
            <w:tcW w:w="1401" w:type="dxa"/>
          </w:tcPr>
          <w:p w:rsidR="00752C1E" w:rsidRDefault="0014390B" w:rsidP="00464F9E">
            <w:pPr>
              <w:pStyle w:val="TableContent"/>
              <w:rPr>
                <w:rFonts w:cs="Arial"/>
                <w:sz w:val="18"/>
                <w:szCs w:val="18"/>
              </w:rPr>
            </w:pPr>
            <w:r>
              <w:rPr>
                <w:rFonts w:eastAsia="SimSun" w:cs="Arial"/>
                <w:sz w:val="18"/>
                <w:szCs w:val="18"/>
                <w:lang w:eastAsia="zh-CN"/>
              </w:rPr>
              <w:t>3.0</w:t>
            </w:r>
          </w:p>
        </w:tc>
        <w:tc>
          <w:tcPr>
            <w:tcW w:w="1791" w:type="dxa"/>
          </w:tcPr>
          <w:p w:rsidR="00752C1E" w:rsidRPr="00D84378" w:rsidRDefault="00752C1E" w:rsidP="00464F9E">
            <w:pPr>
              <w:pStyle w:val="TableContent"/>
              <w:rPr>
                <w:rFonts w:cs="Arial"/>
                <w:b/>
                <w:sz w:val="18"/>
                <w:szCs w:val="18"/>
              </w:rPr>
            </w:pPr>
            <w:bookmarkStart w:id="203" w:name="CLR"/>
            <w:r w:rsidRPr="00D84378">
              <w:rPr>
                <w:rFonts w:eastAsia="SimSun" w:cs="Arial" w:hint="eastAsia"/>
                <w:b/>
                <w:sz w:val="18"/>
                <w:szCs w:val="18"/>
                <w:lang w:eastAsia="zh-CN"/>
              </w:rPr>
              <w:t>CLR</w:t>
            </w:r>
            <w:bookmarkEnd w:id="203"/>
          </w:p>
        </w:tc>
        <w:tc>
          <w:tcPr>
            <w:tcW w:w="4099" w:type="dxa"/>
          </w:tcPr>
          <w:p w:rsidR="00752C1E" w:rsidRDefault="00752C1E" w:rsidP="00FB0143">
            <w:pPr>
              <w:rPr>
                <w:rFonts w:cs="Arial"/>
                <w:sz w:val="18"/>
                <w:szCs w:val="18"/>
              </w:rPr>
            </w:pPr>
            <w:r w:rsidRPr="00DF5CF7">
              <w:rPr>
                <w:rFonts w:cs="Arial"/>
                <w:sz w:val="18"/>
                <w:szCs w:val="18"/>
              </w:rPr>
              <w:t>The clearance of a substance from the blood by the kidneys.</w:t>
            </w:r>
          </w:p>
          <w:p w:rsidR="00C84A7D" w:rsidRDefault="00C84A7D" w:rsidP="00FB0143">
            <w:pPr>
              <w:rPr>
                <w:rFonts w:cs="Arial"/>
                <w:sz w:val="18"/>
                <w:szCs w:val="18"/>
              </w:rPr>
            </w:pPr>
          </w:p>
          <w:p w:rsidR="00C84A7D" w:rsidRPr="005C0175" w:rsidRDefault="00C84A7D" w:rsidP="00FB0143">
            <w:pPr>
              <w:rPr>
                <w:rFonts w:cs="Arial"/>
                <w:b/>
                <w:sz w:val="18"/>
                <w:szCs w:val="18"/>
              </w:rPr>
            </w:pPr>
            <w:r>
              <w:rPr>
                <w:rFonts w:cs="Arial"/>
                <w:b/>
                <w:sz w:val="18"/>
                <w:szCs w:val="18"/>
              </w:rPr>
              <w:t xml:space="preserve">Model: </w:t>
            </w:r>
            <w:r w:rsidR="005C0175">
              <w:rPr>
                <w:rFonts w:cs="Arial"/>
                <w:b/>
                <w:sz w:val="18"/>
                <w:szCs w:val="18"/>
              </w:rPr>
              <w:t>Derived</w:t>
            </w:r>
          </w:p>
          <w:p w:rsidR="00C84A7D" w:rsidRDefault="00C84A7D" w:rsidP="00FB0143">
            <w:pPr>
              <w:rPr>
                <w:rFonts w:cs="Arial"/>
                <w:sz w:val="18"/>
                <w:szCs w:val="18"/>
              </w:rPr>
            </w:pPr>
          </w:p>
          <w:p w:rsidR="00752C1E" w:rsidRDefault="00752C1E" w:rsidP="00FB0143">
            <w:pPr>
              <w:rPr>
                <w:rFonts w:cs="Arial"/>
                <w:sz w:val="18"/>
                <w:szCs w:val="18"/>
              </w:rPr>
            </w:pPr>
            <w:r>
              <w:rPr>
                <w:rFonts w:cs="Arial" w:hint="eastAsia"/>
                <w:sz w:val="18"/>
                <w:szCs w:val="18"/>
              </w:rPr>
              <w:t>Calculated for single dose studies.</w:t>
            </w:r>
          </w:p>
          <w:p w:rsidR="00752C1E" w:rsidRDefault="00752C1E" w:rsidP="00FB0143">
            <w:pPr>
              <w:rPr>
                <w:b/>
                <w:sz w:val="18"/>
                <w:szCs w:val="18"/>
                <w:u w:val="single"/>
              </w:rPr>
            </w:pPr>
            <w:r w:rsidRPr="007E228F">
              <w:rPr>
                <w:b/>
                <w:position w:val="-24"/>
                <w:sz w:val="18"/>
                <w:szCs w:val="18"/>
                <w:u w:val="single"/>
              </w:rPr>
              <w:object w:dxaOrig="1860" w:dyaOrig="620">
                <v:shape id="_x0000_i1113" type="#_x0000_t75" style="width:93.35pt;height:31.4pt" o:ole="">
                  <v:imagedata r:id="rId181" o:title=""/>
                </v:shape>
                <o:OLEObject Type="Embed" ProgID="Equation.3" ShapeID="_x0000_i1113" DrawAspect="Content" ObjectID="_1640609742" r:id="rId182"/>
              </w:object>
            </w:r>
          </w:p>
          <w:p w:rsidR="00C84A7D" w:rsidRDefault="00C84A7D" w:rsidP="00FB0143">
            <w:pPr>
              <w:rPr>
                <w:rFonts w:cs="Arial"/>
                <w:sz w:val="18"/>
                <w:szCs w:val="18"/>
              </w:rPr>
            </w:pPr>
          </w:p>
          <w:p w:rsidR="00752C1E" w:rsidRPr="00D809F3" w:rsidRDefault="00752C1E" w:rsidP="00FB0143">
            <w:pPr>
              <w:rPr>
                <w:rFonts w:eastAsia="SimSun"/>
                <w:bCs/>
                <w:iCs/>
                <w:sz w:val="18"/>
                <w:szCs w:val="18"/>
                <w:lang w:eastAsia="zh-CN"/>
              </w:rPr>
            </w:pPr>
            <w:r w:rsidRPr="008D4028">
              <w:rPr>
                <w:rFonts w:hint="eastAsia"/>
                <w:bCs/>
                <w:iCs/>
                <w:sz w:val="18"/>
                <w:szCs w:val="18"/>
              </w:rPr>
              <w:t xml:space="preserve">AE = </w:t>
            </w:r>
            <w:r w:rsidRPr="008D4028">
              <w:rPr>
                <w:bCs/>
                <w:iCs/>
                <w:sz w:val="18"/>
                <w:szCs w:val="18"/>
              </w:rPr>
              <w:t>Total amount of drug recovered unchanged in the urine, from time zero to infinit</w:t>
            </w:r>
            <w:r w:rsidRPr="008D4028">
              <w:rPr>
                <w:rFonts w:hint="eastAsia"/>
                <w:bCs/>
                <w:iCs/>
                <w:sz w:val="18"/>
                <w:szCs w:val="18"/>
              </w:rPr>
              <w:t>y.</w:t>
            </w:r>
            <w:r w:rsidRPr="006709C0">
              <w:rPr>
                <w:rFonts w:eastAsia="SimSun" w:hint="eastAsia"/>
                <w:bCs/>
                <w:iCs/>
                <w:sz w:val="18"/>
                <w:szCs w:val="18"/>
                <w:lang w:eastAsia="zh-CN"/>
              </w:rPr>
              <w:t xml:space="preserve"> AEinf </w:t>
            </w:r>
            <w:r>
              <w:rPr>
                <w:rFonts w:cs="Arial"/>
                <w:szCs w:val="20"/>
              </w:rPr>
              <w:t>is achieved following 5* terminal phase estimation for collection period</w:t>
            </w:r>
            <w:r w:rsidRPr="006709C0">
              <w:rPr>
                <w:rFonts w:eastAsia="SimSun" w:cs="Arial" w:hint="eastAsia"/>
                <w:szCs w:val="20"/>
                <w:lang w:eastAsia="zh-CN"/>
              </w:rPr>
              <w:t>.</w:t>
            </w:r>
          </w:p>
          <w:p w:rsidR="00752C1E" w:rsidRPr="006709C0" w:rsidRDefault="00752C1E" w:rsidP="00FB0143">
            <w:pPr>
              <w:pStyle w:val="TableContent"/>
              <w:spacing w:before="0" w:after="0"/>
              <w:rPr>
                <w:rFonts w:eastAsia="SimSun"/>
                <w:iCs/>
                <w:sz w:val="18"/>
                <w:szCs w:val="18"/>
                <w:lang w:eastAsia="zh-CN"/>
              </w:rPr>
            </w:pPr>
            <w:r w:rsidRPr="006709C0">
              <w:rPr>
                <w:rFonts w:eastAsia="SimSun" w:hint="eastAsia"/>
                <w:iCs/>
                <w:sz w:val="18"/>
                <w:szCs w:val="18"/>
                <w:lang w:eastAsia="zh-CN"/>
              </w:rPr>
              <w:t xml:space="preserve">AUCINFP </w:t>
            </w:r>
            <w:r w:rsidRPr="006709C0">
              <w:rPr>
                <w:rFonts w:eastAsia="SimSun"/>
                <w:iCs/>
                <w:sz w:val="18"/>
                <w:szCs w:val="18"/>
                <w:lang w:eastAsia="zh-CN"/>
              </w:rPr>
              <w:t>= Area under the concentration</w:t>
            </w:r>
            <w:r w:rsidRPr="008D4028">
              <w:rPr>
                <w:iCs/>
                <w:sz w:val="18"/>
                <w:szCs w:val="18"/>
              </w:rPr>
              <w:t xml:space="preserve"> versus time curve from zero time to infinity</w:t>
            </w:r>
            <w:r w:rsidRPr="008D4028">
              <w:rPr>
                <w:bCs w:val="0"/>
                <w:iCs/>
                <w:sz w:val="18"/>
                <w:szCs w:val="18"/>
              </w:rPr>
              <w:t xml:space="preserve"> </w:t>
            </w:r>
            <w:r w:rsidRPr="008D4028">
              <w:rPr>
                <w:iCs/>
                <w:sz w:val="18"/>
                <w:szCs w:val="18"/>
              </w:rPr>
              <w:t>(Predicted)</w:t>
            </w:r>
            <w:r w:rsidRPr="006709C0">
              <w:rPr>
                <w:rFonts w:eastAsia="SimSun" w:hint="eastAsia"/>
                <w:iCs/>
                <w:sz w:val="18"/>
                <w:szCs w:val="18"/>
                <w:lang w:eastAsia="zh-CN"/>
              </w:rPr>
              <w:t>.</w:t>
            </w:r>
          </w:p>
          <w:p w:rsidR="00752C1E" w:rsidRDefault="00752C1E" w:rsidP="00464F9E">
            <w:pPr>
              <w:rPr>
                <w:rFonts w:cs="Arial"/>
                <w:szCs w:val="20"/>
              </w:rPr>
            </w:pPr>
          </w:p>
        </w:tc>
        <w:tc>
          <w:tcPr>
            <w:tcW w:w="1020" w:type="dxa"/>
          </w:tcPr>
          <w:p w:rsidR="00752C1E" w:rsidRDefault="00752C1E" w:rsidP="00464F9E">
            <w:pPr>
              <w:pStyle w:val="TableContent"/>
              <w:rPr>
                <w:rFonts w:cs="Arial"/>
                <w:iCs/>
                <w:sz w:val="18"/>
                <w:szCs w:val="18"/>
              </w:rPr>
            </w:pPr>
            <w:r w:rsidRPr="009F09B4">
              <w:rPr>
                <w:rFonts w:cs="Arial"/>
                <w:iCs/>
                <w:sz w:val="18"/>
                <w:szCs w:val="18"/>
              </w:rPr>
              <w:t>3</w:t>
            </w:r>
          </w:p>
        </w:tc>
        <w:tc>
          <w:tcPr>
            <w:tcW w:w="1526" w:type="dxa"/>
          </w:tcPr>
          <w:p w:rsidR="00752C1E" w:rsidRDefault="00752C1E" w:rsidP="00464F9E">
            <w:pPr>
              <w:pStyle w:val="TableContent"/>
              <w:rPr>
                <w:sz w:val="18"/>
                <w:szCs w:val="18"/>
              </w:rPr>
            </w:pPr>
            <w:r w:rsidRPr="009F09B4">
              <w:rPr>
                <w:rFonts w:cs="Arial"/>
                <w:sz w:val="18"/>
                <w:szCs w:val="18"/>
              </w:rPr>
              <w:t>CLU</w:t>
            </w:r>
          </w:p>
        </w:tc>
      </w:tr>
      <w:tr w:rsidR="00193CF3" w:rsidRPr="00433F2C" w:rsidTr="00705926">
        <w:tc>
          <w:tcPr>
            <w:tcW w:w="1401" w:type="dxa"/>
          </w:tcPr>
          <w:p w:rsidR="00193CF3" w:rsidRDefault="00193CF3" w:rsidP="00464F9E">
            <w:pPr>
              <w:pStyle w:val="TableContent"/>
              <w:rPr>
                <w:rFonts w:eastAsia="SimSun" w:cs="Arial"/>
                <w:sz w:val="18"/>
                <w:szCs w:val="18"/>
                <w:lang w:eastAsia="zh-CN"/>
              </w:rPr>
            </w:pPr>
            <w:r>
              <w:rPr>
                <w:rFonts w:eastAsia="SimSun" w:cs="Arial"/>
                <w:sz w:val="18"/>
                <w:szCs w:val="18"/>
                <w:lang w:eastAsia="zh-CN"/>
              </w:rPr>
              <w:t>3.0</w:t>
            </w:r>
          </w:p>
        </w:tc>
        <w:tc>
          <w:tcPr>
            <w:tcW w:w="1791" w:type="dxa"/>
          </w:tcPr>
          <w:p w:rsidR="00193CF3" w:rsidRPr="00D84378" w:rsidRDefault="00193CF3" w:rsidP="00464F9E">
            <w:pPr>
              <w:pStyle w:val="TableContent"/>
              <w:rPr>
                <w:rFonts w:eastAsia="SimSun" w:cs="Arial"/>
                <w:b/>
                <w:sz w:val="18"/>
                <w:szCs w:val="18"/>
                <w:lang w:eastAsia="zh-CN"/>
              </w:rPr>
            </w:pPr>
            <w:bookmarkStart w:id="204" w:name="CLRT"/>
            <w:r w:rsidRPr="00D84378">
              <w:rPr>
                <w:rFonts w:eastAsia="SimSun" w:cs="Arial"/>
                <w:b/>
                <w:sz w:val="18"/>
                <w:szCs w:val="18"/>
                <w:lang w:eastAsia="zh-CN"/>
              </w:rPr>
              <w:t>CLRT</w:t>
            </w:r>
            <w:bookmarkEnd w:id="204"/>
          </w:p>
        </w:tc>
        <w:tc>
          <w:tcPr>
            <w:tcW w:w="4099" w:type="dxa"/>
          </w:tcPr>
          <w:p w:rsidR="00193CF3" w:rsidRDefault="00193CF3" w:rsidP="00193CF3">
            <w:pPr>
              <w:rPr>
                <w:rFonts w:cs="Arial"/>
                <w:sz w:val="18"/>
                <w:szCs w:val="18"/>
              </w:rPr>
            </w:pPr>
            <w:r w:rsidRPr="00DF5CF7">
              <w:rPr>
                <w:rFonts w:cs="Arial"/>
                <w:sz w:val="18"/>
                <w:szCs w:val="18"/>
              </w:rPr>
              <w:t>The clearance of a substance from the blood by the kidneys.</w:t>
            </w:r>
          </w:p>
          <w:p w:rsidR="00193CF3" w:rsidRDefault="00193CF3" w:rsidP="00193CF3">
            <w:pPr>
              <w:rPr>
                <w:rFonts w:cs="Arial"/>
                <w:sz w:val="18"/>
                <w:szCs w:val="18"/>
              </w:rPr>
            </w:pPr>
          </w:p>
          <w:p w:rsidR="00193CF3" w:rsidRPr="005C0175" w:rsidRDefault="00193CF3" w:rsidP="00193CF3">
            <w:pPr>
              <w:rPr>
                <w:rFonts w:cs="Arial"/>
                <w:b/>
                <w:sz w:val="18"/>
                <w:szCs w:val="18"/>
              </w:rPr>
            </w:pPr>
            <w:r>
              <w:rPr>
                <w:rFonts w:cs="Arial"/>
                <w:b/>
                <w:sz w:val="18"/>
                <w:szCs w:val="18"/>
              </w:rPr>
              <w:t>Model: Derived</w:t>
            </w:r>
          </w:p>
          <w:p w:rsidR="00193CF3" w:rsidRDefault="00193CF3" w:rsidP="00193CF3">
            <w:pPr>
              <w:rPr>
                <w:rFonts w:cs="Arial"/>
                <w:sz w:val="18"/>
                <w:szCs w:val="18"/>
              </w:rPr>
            </w:pPr>
          </w:p>
          <w:p w:rsidR="00193CF3" w:rsidRDefault="00193CF3" w:rsidP="00193CF3">
            <w:pPr>
              <w:rPr>
                <w:rFonts w:cs="Arial"/>
                <w:sz w:val="18"/>
                <w:szCs w:val="18"/>
              </w:rPr>
            </w:pPr>
            <w:r>
              <w:rPr>
                <w:rFonts w:cs="Arial" w:hint="eastAsia"/>
                <w:sz w:val="18"/>
                <w:szCs w:val="18"/>
              </w:rPr>
              <w:t>Calculated for single dose studies.</w:t>
            </w:r>
          </w:p>
          <w:p w:rsidR="00193CF3" w:rsidRDefault="00193CF3" w:rsidP="00193CF3">
            <w:pPr>
              <w:rPr>
                <w:b/>
                <w:sz w:val="18"/>
                <w:szCs w:val="18"/>
                <w:u w:val="single"/>
              </w:rPr>
            </w:pPr>
            <w:r w:rsidRPr="007E228F">
              <w:rPr>
                <w:b/>
                <w:position w:val="-24"/>
                <w:sz w:val="18"/>
                <w:szCs w:val="18"/>
                <w:u w:val="single"/>
              </w:rPr>
              <w:object w:dxaOrig="1460" w:dyaOrig="620">
                <v:shape id="_x0000_i1114" type="#_x0000_t75" style="width:73.25pt;height:31.4pt" o:ole="">
                  <v:imagedata r:id="rId183" o:title=""/>
                </v:shape>
                <o:OLEObject Type="Embed" ProgID="Equation.3" ShapeID="_x0000_i1114" DrawAspect="Content" ObjectID="_1640609743" r:id="rId184"/>
              </w:object>
            </w:r>
          </w:p>
          <w:p w:rsidR="00193CF3" w:rsidRDefault="00193CF3" w:rsidP="00193CF3">
            <w:pPr>
              <w:rPr>
                <w:rFonts w:cs="Arial"/>
                <w:sz w:val="18"/>
                <w:szCs w:val="18"/>
              </w:rPr>
            </w:pPr>
          </w:p>
          <w:p w:rsidR="00193CF3" w:rsidRPr="00D809F3" w:rsidRDefault="0094276B" w:rsidP="00193CF3">
            <w:pPr>
              <w:rPr>
                <w:rFonts w:eastAsia="SimSun"/>
                <w:bCs/>
                <w:iCs/>
                <w:sz w:val="18"/>
                <w:szCs w:val="18"/>
                <w:lang w:eastAsia="zh-CN"/>
              </w:rPr>
            </w:pPr>
            <w:r>
              <w:rPr>
                <w:bCs/>
                <w:iCs/>
                <w:sz w:val="18"/>
                <w:szCs w:val="18"/>
              </w:rPr>
              <w:fldChar w:fldCharType="begin"/>
            </w:r>
            <w:r>
              <w:rPr>
                <w:bCs/>
                <w:iCs/>
                <w:sz w:val="18"/>
                <w:szCs w:val="18"/>
              </w:rPr>
              <w:instrText xml:space="preserve"> </w:instrText>
            </w:r>
            <w:r>
              <w:rPr>
                <w:rFonts w:hint="eastAsia"/>
                <w:bCs/>
                <w:iCs/>
                <w:sz w:val="18"/>
                <w:szCs w:val="18"/>
              </w:rPr>
              <w:instrText>REF AET \h</w:instrText>
            </w:r>
            <w:r>
              <w:rPr>
                <w:bCs/>
                <w:iCs/>
                <w:sz w:val="18"/>
                <w:szCs w:val="18"/>
              </w:rPr>
              <w:instrText xml:space="preserve"> </w:instrText>
            </w:r>
            <w:r>
              <w:rPr>
                <w:bCs/>
                <w:iCs/>
                <w:sz w:val="18"/>
                <w:szCs w:val="18"/>
              </w:rPr>
            </w:r>
            <w:r>
              <w:rPr>
                <w:bCs/>
                <w:iCs/>
                <w:sz w:val="18"/>
                <w:szCs w:val="18"/>
              </w:rPr>
              <w:fldChar w:fldCharType="separate"/>
            </w:r>
            <w:r w:rsidRPr="00F71A6D">
              <w:rPr>
                <w:b/>
                <w:iCs/>
                <w:sz w:val="18"/>
                <w:szCs w:val="18"/>
              </w:rPr>
              <w:t>AE</w:t>
            </w:r>
            <w:r w:rsidRPr="006D7C35">
              <w:rPr>
                <w:b/>
                <w:sz w:val="18"/>
                <w:szCs w:val="18"/>
              </w:rPr>
              <w:t>T</w:t>
            </w:r>
            <w:r>
              <w:rPr>
                <w:bCs/>
                <w:iCs/>
                <w:sz w:val="18"/>
                <w:szCs w:val="18"/>
              </w:rPr>
              <w:fldChar w:fldCharType="end"/>
            </w:r>
            <w:r w:rsidR="00193CF3" w:rsidRPr="008D4028">
              <w:rPr>
                <w:rFonts w:hint="eastAsia"/>
                <w:bCs/>
                <w:iCs/>
                <w:sz w:val="18"/>
                <w:szCs w:val="18"/>
              </w:rPr>
              <w:t xml:space="preserve"> = </w:t>
            </w:r>
            <w:r w:rsidR="00193CF3" w:rsidRPr="008D4028">
              <w:rPr>
                <w:bCs/>
                <w:iCs/>
                <w:sz w:val="18"/>
                <w:szCs w:val="18"/>
              </w:rPr>
              <w:t xml:space="preserve">Total amount of drug recovered unchanged in the urine, from time zero to </w:t>
            </w:r>
            <w:r w:rsidR="00193CF3">
              <w:rPr>
                <w:bCs/>
                <w:iCs/>
                <w:sz w:val="18"/>
                <w:szCs w:val="18"/>
              </w:rPr>
              <w:t>time T</w:t>
            </w:r>
            <w:r w:rsidR="00193CF3" w:rsidRPr="008D4028">
              <w:rPr>
                <w:rFonts w:hint="eastAsia"/>
                <w:bCs/>
                <w:iCs/>
                <w:sz w:val="18"/>
                <w:szCs w:val="18"/>
              </w:rPr>
              <w:t>.</w:t>
            </w:r>
            <w:r w:rsidR="00193CF3" w:rsidRPr="006709C0">
              <w:rPr>
                <w:rFonts w:eastAsia="SimSun" w:hint="eastAsia"/>
                <w:bCs/>
                <w:iCs/>
                <w:sz w:val="18"/>
                <w:szCs w:val="18"/>
                <w:lang w:eastAsia="zh-CN"/>
              </w:rPr>
              <w:t xml:space="preserve"> AEinf </w:t>
            </w:r>
            <w:r w:rsidR="00193CF3">
              <w:rPr>
                <w:rFonts w:cs="Arial"/>
                <w:szCs w:val="20"/>
              </w:rPr>
              <w:t>is achieved following 5* terminal phase estimation for collection period</w:t>
            </w:r>
            <w:r w:rsidR="00193CF3" w:rsidRPr="006709C0">
              <w:rPr>
                <w:rFonts w:eastAsia="SimSun" w:cs="Arial" w:hint="eastAsia"/>
                <w:szCs w:val="20"/>
                <w:lang w:eastAsia="zh-CN"/>
              </w:rPr>
              <w:t>.</w:t>
            </w:r>
          </w:p>
          <w:p w:rsidR="00193CF3" w:rsidRPr="006709C0" w:rsidRDefault="0094276B" w:rsidP="00193CF3">
            <w:pPr>
              <w:pStyle w:val="TableContent"/>
              <w:spacing w:before="0" w:after="0"/>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AUCT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Pr="00252B00">
              <w:rPr>
                <w:b/>
                <w:iCs/>
                <w:sz w:val="18"/>
                <w:szCs w:val="18"/>
              </w:rPr>
              <w:t>AUCT</w:t>
            </w:r>
            <w:r>
              <w:rPr>
                <w:rFonts w:eastAsia="SimSun"/>
                <w:iCs/>
                <w:sz w:val="18"/>
                <w:szCs w:val="18"/>
                <w:lang w:eastAsia="zh-CN"/>
              </w:rPr>
              <w:fldChar w:fldCharType="end"/>
            </w:r>
            <w:r w:rsidR="00193CF3" w:rsidRPr="006709C0">
              <w:rPr>
                <w:rFonts w:eastAsia="SimSun" w:hint="eastAsia"/>
                <w:iCs/>
                <w:sz w:val="18"/>
                <w:szCs w:val="18"/>
                <w:lang w:eastAsia="zh-CN"/>
              </w:rPr>
              <w:t xml:space="preserve"> </w:t>
            </w:r>
            <w:r w:rsidR="00193CF3" w:rsidRPr="006709C0">
              <w:rPr>
                <w:rFonts w:eastAsia="SimSun"/>
                <w:iCs/>
                <w:sz w:val="18"/>
                <w:szCs w:val="18"/>
                <w:lang w:eastAsia="zh-CN"/>
              </w:rPr>
              <w:t>= Area under the concentration</w:t>
            </w:r>
            <w:r w:rsidR="00193CF3" w:rsidRPr="008D4028">
              <w:rPr>
                <w:iCs/>
                <w:sz w:val="18"/>
                <w:szCs w:val="18"/>
              </w:rPr>
              <w:t xml:space="preserve"> versus time curve from zero time to </w:t>
            </w:r>
            <w:r w:rsidR="00193CF3">
              <w:rPr>
                <w:iCs/>
                <w:sz w:val="18"/>
                <w:szCs w:val="18"/>
              </w:rPr>
              <w:t>time T</w:t>
            </w:r>
            <w:r w:rsidR="00193CF3" w:rsidRPr="006709C0">
              <w:rPr>
                <w:rFonts w:eastAsia="SimSun" w:hint="eastAsia"/>
                <w:iCs/>
                <w:sz w:val="18"/>
                <w:szCs w:val="18"/>
                <w:lang w:eastAsia="zh-CN"/>
              </w:rPr>
              <w:t>.</w:t>
            </w:r>
          </w:p>
          <w:p w:rsidR="00193CF3" w:rsidRPr="00DF5CF7" w:rsidRDefault="00193CF3" w:rsidP="00FB0143">
            <w:pPr>
              <w:rPr>
                <w:rFonts w:cs="Arial"/>
                <w:sz w:val="18"/>
                <w:szCs w:val="18"/>
              </w:rPr>
            </w:pPr>
          </w:p>
        </w:tc>
        <w:tc>
          <w:tcPr>
            <w:tcW w:w="1020" w:type="dxa"/>
          </w:tcPr>
          <w:p w:rsidR="00193CF3" w:rsidRPr="009F09B4" w:rsidRDefault="00193CF3" w:rsidP="00464F9E">
            <w:pPr>
              <w:pStyle w:val="TableContent"/>
              <w:rPr>
                <w:rFonts w:cs="Arial"/>
                <w:iCs/>
                <w:sz w:val="18"/>
                <w:szCs w:val="18"/>
              </w:rPr>
            </w:pPr>
            <w:r w:rsidRPr="009F09B4">
              <w:rPr>
                <w:rFonts w:cs="Arial"/>
                <w:iCs/>
                <w:sz w:val="18"/>
                <w:szCs w:val="18"/>
              </w:rPr>
              <w:lastRenderedPageBreak/>
              <w:t>3</w:t>
            </w:r>
          </w:p>
        </w:tc>
        <w:tc>
          <w:tcPr>
            <w:tcW w:w="1526" w:type="dxa"/>
          </w:tcPr>
          <w:p w:rsidR="00193CF3" w:rsidRPr="009F09B4" w:rsidRDefault="00193CF3" w:rsidP="00464F9E">
            <w:pPr>
              <w:pStyle w:val="TableContent"/>
              <w:rPr>
                <w:rFonts w:cs="Arial"/>
                <w:sz w:val="18"/>
                <w:szCs w:val="18"/>
              </w:rPr>
            </w:pPr>
            <w:r w:rsidRPr="009F09B4">
              <w:rPr>
                <w:rFonts w:cs="Arial"/>
                <w:sz w:val="18"/>
                <w:szCs w:val="18"/>
              </w:rPr>
              <w:t>CLU</w:t>
            </w:r>
          </w:p>
        </w:tc>
      </w:tr>
      <w:tr w:rsidR="00193CF3" w:rsidRPr="00433F2C" w:rsidTr="00705926">
        <w:tc>
          <w:tcPr>
            <w:tcW w:w="1401" w:type="dxa"/>
          </w:tcPr>
          <w:p w:rsidR="00193CF3" w:rsidRDefault="00193CF3" w:rsidP="00464F9E">
            <w:pPr>
              <w:pStyle w:val="TableContent"/>
              <w:rPr>
                <w:rFonts w:cs="Arial"/>
                <w:sz w:val="18"/>
                <w:szCs w:val="18"/>
              </w:rPr>
            </w:pPr>
            <w:r>
              <w:rPr>
                <w:rFonts w:cs="Arial"/>
                <w:sz w:val="18"/>
                <w:szCs w:val="18"/>
              </w:rPr>
              <w:lastRenderedPageBreak/>
              <w:t>3.0</w:t>
            </w:r>
          </w:p>
        </w:tc>
        <w:tc>
          <w:tcPr>
            <w:tcW w:w="1791" w:type="dxa"/>
          </w:tcPr>
          <w:p w:rsidR="00193CF3" w:rsidRPr="00D84378" w:rsidRDefault="00193CF3" w:rsidP="00464F9E">
            <w:pPr>
              <w:pStyle w:val="TableContent"/>
              <w:rPr>
                <w:rFonts w:cs="Arial"/>
                <w:b/>
                <w:sz w:val="18"/>
                <w:szCs w:val="18"/>
              </w:rPr>
            </w:pPr>
            <w:bookmarkStart w:id="205" w:name="CLRTAUi"/>
            <w:r w:rsidRPr="00D84378">
              <w:rPr>
                <w:rFonts w:cs="Arial"/>
                <w:b/>
                <w:sz w:val="18"/>
                <w:szCs w:val="18"/>
              </w:rPr>
              <w:t>C</w:t>
            </w:r>
            <w:r w:rsidRPr="00D84378">
              <w:rPr>
                <w:rFonts w:eastAsia="SimSun" w:cs="Arial" w:hint="eastAsia"/>
                <w:b/>
                <w:sz w:val="18"/>
                <w:szCs w:val="18"/>
                <w:lang w:eastAsia="zh-CN"/>
              </w:rPr>
              <w:t>LRTAU</w:t>
            </w:r>
            <w:r w:rsidRPr="00D84378">
              <w:rPr>
                <w:rFonts w:eastAsia="SimSun" w:cs="Arial"/>
                <w:b/>
                <w:sz w:val="18"/>
                <w:szCs w:val="18"/>
                <w:lang w:eastAsia="zh-CN"/>
              </w:rPr>
              <w:t>i</w:t>
            </w:r>
            <w:bookmarkEnd w:id="205"/>
          </w:p>
        </w:tc>
        <w:tc>
          <w:tcPr>
            <w:tcW w:w="4099" w:type="dxa"/>
          </w:tcPr>
          <w:p w:rsidR="00193CF3" w:rsidRDefault="00193CF3" w:rsidP="00FB0143">
            <w:pPr>
              <w:rPr>
                <w:rFonts w:cs="Arial"/>
                <w:sz w:val="18"/>
                <w:szCs w:val="18"/>
              </w:rPr>
            </w:pPr>
            <w:r w:rsidRPr="008D4028">
              <w:rPr>
                <w:rFonts w:cs="Arial"/>
                <w:sz w:val="18"/>
                <w:szCs w:val="18"/>
              </w:rPr>
              <w:t>The clearance of a substance from the blood by the kidneys, calculated using AUCTAU</w:t>
            </w:r>
            <w:r>
              <w:rPr>
                <w:rFonts w:cs="Arial"/>
                <w:sz w:val="18"/>
                <w:szCs w:val="18"/>
              </w:rPr>
              <w:t>i</w:t>
            </w:r>
            <w:r w:rsidRPr="008D4028">
              <w:rPr>
                <w:rFonts w:cs="Arial"/>
                <w:sz w:val="18"/>
                <w:szCs w:val="18"/>
              </w:rPr>
              <w:t>.</w:t>
            </w:r>
          </w:p>
          <w:p w:rsidR="00193CF3" w:rsidRDefault="00193CF3" w:rsidP="00FB0143">
            <w:pPr>
              <w:rPr>
                <w:rFonts w:cs="Arial"/>
                <w:sz w:val="18"/>
                <w:szCs w:val="18"/>
              </w:rPr>
            </w:pPr>
            <w:r>
              <w:rPr>
                <w:rFonts w:cs="Arial" w:hint="eastAsia"/>
                <w:sz w:val="18"/>
                <w:szCs w:val="18"/>
              </w:rPr>
              <w:t>Calculated for steady state.</w:t>
            </w:r>
          </w:p>
          <w:p w:rsidR="00193CF3" w:rsidRPr="00AB4B19"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193CF3">
              <w:rPr>
                <w:iCs/>
                <w:sz w:val="18"/>
                <w:szCs w:val="18"/>
              </w:rPr>
              <w:t xml:space="preserve"> </w:t>
            </w:r>
          </w:p>
          <w:p w:rsidR="00193CF3" w:rsidRDefault="00193CF3" w:rsidP="00FB0143">
            <w:pPr>
              <w:rPr>
                <w:rFonts w:cs="Arial"/>
                <w:sz w:val="18"/>
                <w:szCs w:val="18"/>
              </w:rPr>
            </w:pPr>
          </w:p>
          <w:p w:rsidR="00193CF3" w:rsidRPr="00C84A7D" w:rsidRDefault="00193CF3" w:rsidP="00FB0143">
            <w:pPr>
              <w:rPr>
                <w:rFonts w:cs="Arial"/>
                <w:b/>
                <w:sz w:val="18"/>
                <w:szCs w:val="18"/>
              </w:rPr>
            </w:pPr>
            <w:r w:rsidRPr="00C84A7D">
              <w:rPr>
                <w:rFonts w:cs="Arial"/>
                <w:b/>
                <w:sz w:val="18"/>
                <w:szCs w:val="18"/>
              </w:rPr>
              <w:t>Model</w:t>
            </w:r>
            <w:r>
              <w:rPr>
                <w:rFonts w:cs="Arial"/>
                <w:b/>
                <w:sz w:val="18"/>
                <w:szCs w:val="18"/>
              </w:rPr>
              <w:t>: M4, Derived</w:t>
            </w:r>
          </w:p>
          <w:p w:rsidR="00193CF3" w:rsidRDefault="00193CF3" w:rsidP="00FB0143">
            <w:pPr>
              <w:rPr>
                <w:b/>
                <w:sz w:val="18"/>
                <w:szCs w:val="18"/>
                <w:u w:val="single"/>
              </w:rPr>
            </w:pPr>
            <w:r w:rsidRPr="007E228F">
              <w:rPr>
                <w:b/>
                <w:position w:val="-24"/>
                <w:sz w:val="18"/>
                <w:szCs w:val="18"/>
                <w:u w:val="single"/>
              </w:rPr>
              <w:object w:dxaOrig="2340" w:dyaOrig="620">
                <v:shape id="_x0000_i1115" type="#_x0000_t75" style="width:118.05pt;height:31.4pt" o:ole="">
                  <v:imagedata r:id="rId185" o:title=""/>
                </v:shape>
                <o:OLEObject Type="Embed" ProgID="Equation.3" ShapeID="_x0000_i1115" DrawAspect="Content" ObjectID="_1640609744" r:id="rId186"/>
              </w:object>
            </w:r>
          </w:p>
          <w:p w:rsidR="00193CF3" w:rsidRDefault="00193CF3" w:rsidP="00FB0143">
            <w:pPr>
              <w:rPr>
                <w:rFonts w:cs="Arial"/>
                <w:sz w:val="18"/>
                <w:szCs w:val="18"/>
              </w:rPr>
            </w:pPr>
          </w:p>
          <w:p w:rsidR="00193CF3" w:rsidRPr="008D4028" w:rsidRDefault="0094276B" w:rsidP="00FB0143">
            <w:pPr>
              <w:rPr>
                <w:bCs/>
                <w:iCs/>
                <w:sz w:val="18"/>
                <w:szCs w:val="18"/>
              </w:rPr>
            </w:pPr>
            <w:r>
              <w:rPr>
                <w:bCs/>
                <w:iCs/>
                <w:sz w:val="18"/>
                <w:szCs w:val="18"/>
              </w:rPr>
              <w:fldChar w:fldCharType="begin"/>
            </w:r>
            <w:r>
              <w:rPr>
                <w:bCs/>
                <w:iCs/>
                <w:sz w:val="18"/>
                <w:szCs w:val="18"/>
              </w:rPr>
              <w:instrText xml:space="preserve"> </w:instrText>
            </w:r>
            <w:r>
              <w:rPr>
                <w:rFonts w:hint="eastAsia"/>
                <w:bCs/>
                <w:iCs/>
                <w:sz w:val="18"/>
                <w:szCs w:val="18"/>
              </w:rPr>
              <w:instrText>REF AETAUi \h</w:instrText>
            </w:r>
            <w:r>
              <w:rPr>
                <w:bCs/>
                <w:iCs/>
                <w:sz w:val="18"/>
                <w:szCs w:val="18"/>
              </w:rPr>
              <w:instrText xml:space="preserve"> </w:instrText>
            </w:r>
            <w:r>
              <w:rPr>
                <w:bCs/>
                <w:iCs/>
                <w:sz w:val="18"/>
                <w:szCs w:val="18"/>
              </w:rPr>
            </w:r>
            <w:r>
              <w:rPr>
                <w:bCs/>
                <w:iCs/>
                <w:sz w:val="18"/>
                <w:szCs w:val="18"/>
              </w:rPr>
              <w:fldChar w:fldCharType="separate"/>
            </w:r>
            <w:r w:rsidRPr="00F71A6D">
              <w:rPr>
                <w:rFonts w:cs="Arial"/>
                <w:b/>
                <w:sz w:val="18"/>
                <w:szCs w:val="18"/>
              </w:rPr>
              <w:t>AETAUi</w:t>
            </w:r>
            <w:r>
              <w:rPr>
                <w:bCs/>
                <w:iCs/>
                <w:sz w:val="18"/>
                <w:szCs w:val="18"/>
              </w:rPr>
              <w:fldChar w:fldCharType="end"/>
            </w:r>
            <w:r w:rsidR="00193CF3" w:rsidRPr="008D4028">
              <w:rPr>
                <w:rFonts w:hint="eastAsia"/>
                <w:bCs/>
                <w:iCs/>
                <w:sz w:val="18"/>
                <w:szCs w:val="18"/>
              </w:rPr>
              <w:t xml:space="preserve"> = </w:t>
            </w:r>
            <w:r w:rsidR="00193CF3" w:rsidRPr="007E6B07">
              <w:rPr>
                <w:bCs/>
                <w:iCs/>
                <w:sz w:val="18"/>
                <w:szCs w:val="18"/>
              </w:rPr>
              <w:t>Cumulative amount of drug recovered unchanged in the urine duri</w:t>
            </w:r>
            <w:r w:rsidR="00193CF3">
              <w:rPr>
                <w:bCs/>
                <w:iCs/>
                <w:sz w:val="18"/>
                <w:szCs w:val="18"/>
              </w:rPr>
              <w:t>ng a specified dosing interval, i</w:t>
            </w:r>
            <w:r w:rsidR="00193CF3" w:rsidRPr="008D4028">
              <w:rPr>
                <w:rFonts w:hint="eastAsia"/>
                <w:bCs/>
                <w:iCs/>
                <w:sz w:val="18"/>
                <w:szCs w:val="18"/>
              </w:rPr>
              <w:t>.</w:t>
            </w:r>
          </w:p>
          <w:p w:rsidR="00193CF3" w:rsidRDefault="0094276B" w:rsidP="00FB0143">
            <w:pPr>
              <w:pStyle w:val="TableContent"/>
              <w:spacing w:before="0" w:after="0"/>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AUCTAUi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Pr="00252B00">
              <w:rPr>
                <w:b/>
                <w:iCs/>
                <w:sz w:val="18"/>
                <w:szCs w:val="18"/>
              </w:rPr>
              <w:t>AUCTAU</w:t>
            </w:r>
            <w:r w:rsidRPr="00252B00">
              <w:rPr>
                <w:b/>
                <w:i/>
                <w:sz w:val="18"/>
                <w:szCs w:val="18"/>
              </w:rPr>
              <w:t>i</w:t>
            </w:r>
            <w:r>
              <w:rPr>
                <w:rFonts w:eastAsia="SimSun"/>
                <w:iCs/>
                <w:sz w:val="18"/>
                <w:szCs w:val="18"/>
                <w:lang w:eastAsia="zh-CN"/>
              </w:rPr>
              <w:fldChar w:fldCharType="end"/>
            </w:r>
            <w:r w:rsidR="00193CF3" w:rsidRPr="006709C0">
              <w:rPr>
                <w:rFonts w:eastAsia="SimSun" w:hint="eastAsia"/>
                <w:iCs/>
                <w:sz w:val="18"/>
                <w:szCs w:val="18"/>
                <w:lang w:eastAsia="zh-CN"/>
              </w:rPr>
              <w:t xml:space="preserve"> </w:t>
            </w:r>
            <w:r w:rsidR="00193CF3" w:rsidRPr="006709C0">
              <w:rPr>
                <w:rFonts w:eastAsia="SimSun"/>
                <w:iCs/>
                <w:sz w:val="18"/>
                <w:szCs w:val="18"/>
                <w:lang w:eastAsia="zh-CN"/>
              </w:rPr>
              <w:t xml:space="preserve">= For steady-state data, the </w:t>
            </w:r>
            <w:r w:rsidR="00193CF3" w:rsidRPr="006709C0">
              <w:rPr>
                <w:rFonts w:eastAsia="SimSun" w:hint="eastAsia"/>
                <w:iCs/>
                <w:sz w:val="18"/>
                <w:szCs w:val="18"/>
                <w:lang w:eastAsia="zh-CN"/>
              </w:rPr>
              <w:t>a</w:t>
            </w:r>
            <w:r w:rsidR="00193CF3" w:rsidRPr="006709C0">
              <w:rPr>
                <w:rFonts w:eastAsia="SimSun"/>
                <w:iCs/>
                <w:sz w:val="18"/>
                <w:szCs w:val="18"/>
                <w:lang w:eastAsia="zh-CN"/>
              </w:rPr>
              <w:t xml:space="preserve">rea under the concentration versus time curve from zero time until the end of the </w:t>
            </w:r>
            <w:r w:rsidR="00193CF3">
              <w:rPr>
                <w:rFonts w:eastAsia="SimSun"/>
                <w:iCs/>
                <w:sz w:val="18"/>
                <w:szCs w:val="18"/>
                <w:lang w:eastAsia="zh-CN"/>
              </w:rPr>
              <w:t xml:space="preserve">specified </w:t>
            </w:r>
            <w:r w:rsidR="00193CF3" w:rsidRPr="006709C0">
              <w:rPr>
                <w:rFonts w:eastAsia="SimSun"/>
                <w:iCs/>
                <w:sz w:val="18"/>
                <w:szCs w:val="18"/>
                <w:lang w:eastAsia="zh-CN"/>
              </w:rPr>
              <w:t>dosing interval</w:t>
            </w:r>
            <w:r w:rsidR="00193CF3">
              <w:rPr>
                <w:rFonts w:eastAsia="SimSun"/>
                <w:iCs/>
                <w:sz w:val="18"/>
                <w:szCs w:val="18"/>
                <w:lang w:eastAsia="zh-CN"/>
              </w:rPr>
              <w:t>, i</w:t>
            </w:r>
            <w:r w:rsidR="00193CF3" w:rsidRPr="006709C0">
              <w:rPr>
                <w:rFonts w:eastAsia="SimSun" w:hint="eastAsia"/>
                <w:iCs/>
                <w:sz w:val="18"/>
                <w:szCs w:val="18"/>
                <w:lang w:eastAsia="zh-CN"/>
              </w:rPr>
              <w:t xml:space="preserve">. </w:t>
            </w:r>
          </w:p>
          <w:p w:rsidR="00193CF3" w:rsidRPr="0014390B" w:rsidRDefault="00193CF3" w:rsidP="00FB0143">
            <w:pPr>
              <w:pStyle w:val="TableContent"/>
              <w:spacing w:before="0" w:after="0"/>
              <w:rPr>
                <w:rFonts w:eastAsia="SimSun"/>
                <w:iCs/>
                <w:sz w:val="18"/>
                <w:szCs w:val="18"/>
                <w:lang w:eastAsia="zh-CN"/>
              </w:rPr>
            </w:pPr>
          </w:p>
          <w:p w:rsidR="00193CF3" w:rsidRDefault="00193CF3" w:rsidP="0084439A">
            <w:pPr>
              <w:pStyle w:val="TableContent"/>
              <w:spacing w:before="0" w:after="0"/>
            </w:pPr>
            <w:r w:rsidRPr="0084439A">
              <w:rPr>
                <w:rFonts w:cs="Arial"/>
                <w:sz w:val="18"/>
                <w:szCs w:val="18"/>
              </w:rPr>
              <w:t>Can be specified as CLRTAU instead of CLRTAU1 if there is only a single multiple dose profile. These are synonyms.</w:t>
            </w:r>
          </w:p>
        </w:tc>
        <w:tc>
          <w:tcPr>
            <w:tcW w:w="1020" w:type="dxa"/>
          </w:tcPr>
          <w:p w:rsidR="00193CF3" w:rsidRDefault="00193CF3" w:rsidP="00464F9E">
            <w:pPr>
              <w:pStyle w:val="TableContent"/>
              <w:rPr>
                <w:rFonts w:cs="Arial"/>
                <w:iCs/>
                <w:sz w:val="18"/>
                <w:szCs w:val="18"/>
              </w:rPr>
            </w:pPr>
            <w:r w:rsidRPr="009F09B4">
              <w:rPr>
                <w:rFonts w:cs="Arial"/>
                <w:iCs/>
                <w:sz w:val="18"/>
                <w:szCs w:val="18"/>
              </w:rPr>
              <w:t>3</w:t>
            </w:r>
          </w:p>
        </w:tc>
        <w:tc>
          <w:tcPr>
            <w:tcW w:w="1526" w:type="dxa"/>
          </w:tcPr>
          <w:p w:rsidR="00193CF3" w:rsidRDefault="00193CF3" w:rsidP="00464F9E">
            <w:pPr>
              <w:pStyle w:val="TableContent"/>
              <w:rPr>
                <w:sz w:val="18"/>
                <w:szCs w:val="18"/>
              </w:rPr>
            </w:pPr>
            <w:r w:rsidRPr="009F09B4">
              <w:rPr>
                <w:rFonts w:cs="Arial"/>
                <w:sz w:val="18"/>
                <w:szCs w:val="18"/>
              </w:rPr>
              <w:t>CLU</w:t>
            </w:r>
          </w:p>
        </w:tc>
      </w:tr>
    </w:tbl>
    <w:p w:rsidR="003F17FC" w:rsidRDefault="003F17FC" w:rsidP="00333E88"/>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Default="00334256" w:rsidP="00333E88"/>
    <w:p w:rsidR="003F17FC" w:rsidRDefault="003F17FC" w:rsidP="0084439A">
      <w:pPr>
        <w:pStyle w:val="Heading3"/>
      </w:pPr>
      <w:bookmarkStart w:id="206" w:name="_Toc5186421"/>
      <w:r>
        <w:t xml:space="preserve">Derived PK Parameters </w:t>
      </w:r>
      <w:r w:rsidR="0093224E">
        <w:t xml:space="preserve">for </w:t>
      </w:r>
      <w:r>
        <w:t>Metabolite</w:t>
      </w:r>
      <w:r w:rsidR="0093224E">
        <w:t>s</w:t>
      </w:r>
      <w:bookmarkEnd w:id="206"/>
      <w:r>
        <w:t xml:space="preserve"> </w:t>
      </w:r>
    </w:p>
    <w:p w:rsidR="00A93929" w:rsidRDefault="006E08A0" w:rsidP="00333E88">
      <w:r>
        <w:t xml:space="preserve">Note that the value of </w:t>
      </w:r>
      <w:r>
        <w:fldChar w:fldCharType="begin"/>
      </w:r>
      <w:r>
        <w:instrText xml:space="preserve"> REF PKTERMPARENT \h </w:instrText>
      </w:r>
      <w:r>
        <w:fldChar w:fldCharType="separate"/>
      </w:r>
      <w:r>
        <w:rPr>
          <w:rFonts w:eastAsia="Times New Roman" w:cs="Arial"/>
          <w:color w:val="000000"/>
          <w:sz w:val="18"/>
          <w:szCs w:val="18"/>
          <w:lang w:eastAsia="en-US"/>
        </w:rPr>
        <w:t>PKTERMPARENT</w:t>
      </w:r>
      <w:r>
        <w:fldChar w:fldCharType="end"/>
      </w:r>
      <w:r>
        <w:t xml:space="preserve"> stored in the </w:t>
      </w:r>
      <w:r>
        <w:fldChar w:fldCharType="begin"/>
      </w:r>
      <w:r>
        <w:instrText xml:space="preserve"> REF ModelConfigurationTemplate \h </w:instrText>
      </w:r>
      <w: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fldChar w:fldCharType="end"/>
      </w:r>
      <w:r>
        <w:t xml:space="preserve"> is used to identify the parent analyte data. </w:t>
      </w:r>
      <w:r w:rsidR="003A3797">
        <w:rPr>
          <w:rFonts w:cs="Arial"/>
          <w:sz w:val="18"/>
          <w:szCs w:val="20"/>
        </w:rPr>
        <w:t>Multiple values of each of the parameters identified in the table below are generated, one for each metabolite.</w:t>
      </w:r>
    </w:p>
    <w:p w:rsidR="006E08A0" w:rsidRDefault="006E08A0" w:rsidP="00333E88"/>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84"/>
        <w:gridCol w:w="4735"/>
        <w:gridCol w:w="1021"/>
        <w:gridCol w:w="1172"/>
      </w:tblGrid>
      <w:tr w:rsidR="00A93929" w:rsidRPr="00433F2C" w:rsidTr="00F36EA6">
        <w:trPr>
          <w:tblHeader/>
        </w:trPr>
        <w:tc>
          <w:tcPr>
            <w:tcW w:w="925" w:type="dxa"/>
            <w:shd w:val="clear" w:color="auto" w:fill="E6E6E6"/>
          </w:tcPr>
          <w:p w:rsidR="00A93929" w:rsidRPr="0084439A" w:rsidRDefault="00277B3C" w:rsidP="00143846">
            <w:pPr>
              <w:pStyle w:val="TableContent"/>
              <w:rPr>
                <w:rFonts w:cs="Arial"/>
                <w:b/>
                <w:sz w:val="18"/>
                <w:szCs w:val="18"/>
              </w:rPr>
            </w:pPr>
            <w:r w:rsidRPr="0084439A">
              <w:rPr>
                <w:rFonts w:cs="Arial"/>
                <w:b/>
                <w:sz w:val="18"/>
                <w:szCs w:val="18"/>
              </w:rPr>
              <w:t>Release</w:t>
            </w:r>
          </w:p>
        </w:tc>
        <w:tc>
          <w:tcPr>
            <w:tcW w:w="1984" w:type="dxa"/>
            <w:shd w:val="clear" w:color="auto" w:fill="E6E6E6"/>
          </w:tcPr>
          <w:p w:rsidR="00A93929" w:rsidRPr="0084439A" w:rsidRDefault="00277B3C" w:rsidP="00143846">
            <w:pPr>
              <w:pStyle w:val="TableContent"/>
              <w:rPr>
                <w:rFonts w:cs="Arial"/>
                <w:b/>
                <w:sz w:val="18"/>
                <w:szCs w:val="18"/>
              </w:rPr>
            </w:pPr>
            <w:r w:rsidRPr="0084439A">
              <w:rPr>
                <w:rFonts w:cs="Arial"/>
                <w:b/>
                <w:sz w:val="18"/>
                <w:szCs w:val="18"/>
              </w:rPr>
              <w:t>Name</w:t>
            </w:r>
            <w:r w:rsidR="00334256">
              <w:rPr>
                <w:rFonts w:cs="Arial"/>
                <w:b/>
                <w:sz w:val="18"/>
                <w:szCs w:val="18"/>
              </w:rPr>
              <w:t>†</w:t>
            </w:r>
          </w:p>
        </w:tc>
        <w:tc>
          <w:tcPr>
            <w:tcW w:w="4735" w:type="dxa"/>
            <w:shd w:val="clear" w:color="auto" w:fill="E6E6E6"/>
          </w:tcPr>
          <w:p w:rsidR="00A93929" w:rsidRPr="0084439A" w:rsidRDefault="00A93929" w:rsidP="00143846">
            <w:pPr>
              <w:rPr>
                <w:rFonts w:cs="Arial"/>
                <w:b/>
                <w:szCs w:val="20"/>
              </w:rPr>
            </w:pPr>
            <w:r w:rsidRPr="0084439A">
              <w:rPr>
                <w:rFonts w:cs="Arial"/>
                <w:b/>
                <w:szCs w:val="20"/>
              </w:rPr>
              <w:t>Description</w:t>
            </w:r>
          </w:p>
        </w:tc>
        <w:tc>
          <w:tcPr>
            <w:tcW w:w="1021" w:type="dxa"/>
            <w:shd w:val="clear" w:color="auto" w:fill="E6E6E6"/>
          </w:tcPr>
          <w:p w:rsidR="00A93929" w:rsidRPr="0084439A" w:rsidRDefault="00A93929" w:rsidP="00143846">
            <w:pPr>
              <w:pStyle w:val="TableContent"/>
              <w:rPr>
                <w:rFonts w:cs="Arial"/>
                <w:b/>
                <w:iCs/>
                <w:sz w:val="18"/>
                <w:szCs w:val="18"/>
              </w:rPr>
            </w:pPr>
            <w:r w:rsidRPr="0084439A">
              <w:rPr>
                <w:rFonts w:cs="Arial"/>
                <w:b/>
                <w:iCs/>
                <w:sz w:val="18"/>
                <w:szCs w:val="18"/>
              </w:rPr>
              <w:t>Decimal Places</w:t>
            </w:r>
          </w:p>
        </w:tc>
        <w:tc>
          <w:tcPr>
            <w:tcW w:w="1172" w:type="dxa"/>
            <w:shd w:val="clear" w:color="auto" w:fill="E6E6E6"/>
          </w:tcPr>
          <w:p w:rsidR="00A93929" w:rsidRPr="0084439A" w:rsidRDefault="00A93929" w:rsidP="00143846">
            <w:pPr>
              <w:pStyle w:val="TableContent"/>
              <w:rPr>
                <w:b/>
                <w:sz w:val="18"/>
                <w:szCs w:val="18"/>
              </w:rPr>
            </w:pPr>
            <w:r w:rsidRPr="0084439A">
              <w:rPr>
                <w:b/>
                <w:sz w:val="18"/>
                <w:szCs w:val="18"/>
              </w:rPr>
              <w:t>Unit Class</w:t>
            </w:r>
          </w:p>
        </w:tc>
      </w:tr>
      <w:tr w:rsidR="00A93929" w:rsidRPr="00433F2C" w:rsidTr="00F36EA6">
        <w:tc>
          <w:tcPr>
            <w:tcW w:w="925" w:type="dxa"/>
          </w:tcPr>
          <w:p w:rsidR="00A93929" w:rsidRDefault="0014390B" w:rsidP="00143846">
            <w:pPr>
              <w:pStyle w:val="TableContent"/>
              <w:rPr>
                <w:rFonts w:cs="Arial"/>
                <w:sz w:val="18"/>
                <w:szCs w:val="18"/>
              </w:rPr>
            </w:pPr>
            <w:r>
              <w:rPr>
                <w:rFonts w:cs="Arial"/>
                <w:sz w:val="18"/>
                <w:szCs w:val="18"/>
              </w:rPr>
              <w:t>3.0</w:t>
            </w:r>
          </w:p>
        </w:tc>
        <w:tc>
          <w:tcPr>
            <w:tcW w:w="1984" w:type="dxa"/>
          </w:tcPr>
          <w:p w:rsidR="00A93929" w:rsidRPr="00D84378" w:rsidRDefault="00121702" w:rsidP="001C11EC">
            <w:pPr>
              <w:pStyle w:val="TableContent"/>
              <w:rPr>
                <w:rFonts w:cs="Arial"/>
                <w:b/>
                <w:sz w:val="18"/>
                <w:szCs w:val="18"/>
              </w:rPr>
            </w:pPr>
            <w:bookmarkStart w:id="207" w:name="MRAUCINF"/>
            <w:r w:rsidRPr="00D84378">
              <w:rPr>
                <w:rFonts w:cs="Arial"/>
                <w:b/>
                <w:sz w:val="18"/>
                <w:szCs w:val="18"/>
              </w:rPr>
              <w:t>MR</w:t>
            </w:r>
            <w:r w:rsidR="00853988" w:rsidRPr="00D84378">
              <w:rPr>
                <w:rFonts w:cs="Arial"/>
                <w:b/>
                <w:sz w:val="18"/>
                <w:szCs w:val="18"/>
              </w:rPr>
              <w:t>AUC</w:t>
            </w:r>
            <w:r w:rsidR="001C11EC" w:rsidRPr="00D84378">
              <w:rPr>
                <w:rFonts w:cs="Arial"/>
                <w:b/>
                <w:sz w:val="18"/>
                <w:szCs w:val="18"/>
              </w:rPr>
              <w:t>INF</w:t>
            </w:r>
            <w:bookmarkEnd w:id="207"/>
          </w:p>
        </w:tc>
        <w:tc>
          <w:tcPr>
            <w:tcW w:w="4735" w:type="dxa"/>
          </w:tcPr>
          <w:p w:rsidR="00A93929" w:rsidRDefault="00445CA2" w:rsidP="00445CA2">
            <w:pPr>
              <w:rPr>
                <w:rFonts w:cs="Arial"/>
                <w:sz w:val="18"/>
                <w:szCs w:val="20"/>
                <w:vertAlign w:val="subscript"/>
              </w:rPr>
            </w:pPr>
            <w:r w:rsidRPr="00A201C4">
              <w:rPr>
                <w:rFonts w:cs="Arial"/>
                <w:sz w:val="18"/>
                <w:szCs w:val="20"/>
              </w:rPr>
              <w:t>(</w:t>
            </w:r>
            <w:r w:rsidR="00121702" w:rsidRPr="00A201C4">
              <w:rPr>
                <w:rFonts w:cs="Arial"/>
                <w:sz w:val="18"/>
                <w:szCs w:val="20"/>
              </w:rPr>
              <w:t>AUC</w:t>
            </w:r>
            <w:r w:rsidR="00365D40">
              <w:rPr>
                <w:rFonts w:cs="Arial"/>
                <w:sz w:val="18"/>
                <w:szCs w:val="20"/>
              </w:rPr>
              <w:t>INF</w:t>
            </w:r>
            <w:r w:rsidR="00121702" w:rsidRPr="00A201C4">
              <w:rPr>
                <w:rFonts w:cs="Arial"/>
                <w:sz w:val="18"/>
                <w:szCs w:val="20"/>
                <w:vertAlign w:val="subscript"/>
              </w:rPr>
              <w:t xml:space="preserve"> metabolite</w:t>
            </w:r>
            <w:r w:rsidR="00121702" w:rsidRPr="00A201C4">
              <w:rPr>
                <w:rFonts w:cs="Arial"/>
                <w:sz w:val="18"/>
                <w:szCs w:val="20"/>
              </w:rPr>
              <w:t>/AUC</w:t>
            </w:r>
            <w:r w:rsidR="00365D40">
              <w:rPr>
                <w:rFonts w:cs="Arial"/>
                <w:sz w:val="18"/>
                <w:szCs w:val="20"/>
              </w:rPr>
              <w:t>INF</w:t>
            </w:r>
            <w:r w:rsidR="00121702" w:rsidRPr="00A201C4">
              <w:rPr>
                <w:rFonts w:cs="Arial"/>
                <w:sz w:val="18"/>
                <w:szCs w:val="20"/>
                <w:vertAlign w:val="subscript"/>
              </w:rPr>
              <w:t xml:space="preserve"> parent </w:t>
            </w:r>
            <w:r w:rsidRPr="00A201C4">
              <w:rPr>
                <w:rFonts w:cs="Arial"/>
                <w:sz w:val="18"/>
                <w:szCs w:val="20"/>
              </w:rPr>
              <w:t>)</w:t>
            </w:r>
            <w:r w:rsidR="00121702" w:rsidRPr="00A201C4">
              <w:rPr>
                <w:rFonts w:cs="Arial"/>
                <w:sz w:val="18"/>
                <w:szCs w:val="20"/>
              </w:rPr>
              <w:t>*</w:t>
            </w:r>
            <w:r w:rsidRPr="00A201C4">
              <w:rPr>
                <w:rFonts w:cs="Arial"/>
                <w:sz w:val="18"/>
                <w:szCs w:val="20"/>
              </w:rPr>
              <w:t>MW</w:t>
            </w:r>
            <w:r w:rsidR="00121702" w:rsidRPr="00A201C4">
              <w:rPr>
                <w:rFonts w:cs="Arial"/>
                <w:sz w:val="18"/>
                <w:szCs w:val="20"/>
                <w:vertAlign w:val="subscript"/>
              </w:rPr>
              <w:t>parent</w:t>
            </w:r>
            <w:r w:rsidR="00121702" w:rsidRPr="00A201C4">
              <w:rPr>
                <w:rFonts w:cs="Arial"/>
                <w:sz w:val="18"/>
                <w:szCs w:val="20"/>
              </w:rPr>
              <w:t>/M</w:t>
            </w:r>
            <w:r w:rsidRPr="00A201C4">
              <w:rPr>
                <w:rFonts w:cs="Arial"/>
                <w:sz w:val="18"/>
                <w:szCs w:val="20"/>
              </w:rPr>
              <w:t>W</w:t>
            </w:r>
            <w:r w:rsidR="00121702" w:rsidRPr="00A201C4">
              <w:rPr>
                <w:rFonts w:cs="Arial"/>
                <w:sz w:val="18"/>
                <w:szCs w:val="20"/>
                <w:vertAlign w:val="subscript"/>
              </w:rPr>
              <w:t>metabolite</w:t>
            </w:r>
          </w:p>
          <w:p w:rsidR="003F49DC" w:rsidRDefault="003F49DC" w:rsidP="00445CA2">
            <w:pPr>
              <w:rPr>
                <w:rFonts w:cs="Arial"/>
                <w:sz w:val="18"/>
                <w:szCs w:val="20"/>
                <w:vertAlign w:val="subscript"/>
              </w:rPr>
            </w:pPr>
          </w:p>
          <w:p w:rsidR="003F49DC" w:rsidRDefault="003F49DC" w:rsidP="00445CA2">
            <w:pPr>
              <w:rPr>
                <w:rFonts w:cs="Arial"/>
                <w:b/>
                <w:sz w:val="18"/>
                <w:szCs w:val="20"/>
              </w:rPr>
            </w:pPr>
            <w:r w:rsidRPr="00A201C4">
              <w:rPr>
                <w:rFonts w:cs="Arial"/>
                <w:b/>
                <w:sz w:val="18"/>
                <w:szCs w:val="20"/>
              </w:rPr>
              <w:t xml:space="preserve">Model: </w:t>
            </w:r>
            <w:r>
              <w:rPr>
                <w:rFonts w:cs="Arial"/>
                <w:b/>
                <w:sz w:val="18"/>
                <w:szCs w:val="20"/>
              </w:rPr>
              <w:t>Derived</w:t>
            </w:r>
          </w:p>
          <w:p w:rsidR="006E08A0" w:rsidRDefault="006E08A0" w:rsidP="00445CA2">
            <w:pPr>
              <w:rPr>
                <w:rFonts w:cs="Arial"/>
                <w:b/>
                <w:sz w:val="18"/>
                <w:szCs w:val="20"/>
              </w:rPr>
            </w:pPr>
          </w:p>
          <w:p w:rsidR="006E08A0" w:rsidRPr="003A3797" w:rsidRDefault="006E08A0" w:rsidP="006E08A0">
            <w:pPr>
              <w:rPr>
                <w:rFonts w:cs="Arial"/>
                <w:sz w:val="18"/>
                <w:szCs w:val="20"/>
              </w:rPr>
            </w:pPr>
            <w:r w:rsidRPr="003A3797">
              <w:rPr>
                <w:rFonts w:cs="Arial"/>
                <w:sz w:val="18"/>
                <w:szCs w:val="20"/>
              </w:rPr>
              <w:t>Note</w:t>
            </w:r>
            <w:r>
              <w:rPr>
                <w:rFonts w:cs="Arial"/>
                <w:sz w:val="18"/>
                <w:szCs w:val="20"/>
              </w:rPr>
              <w:t xml:space="preserve"> multiple values of MRAUCINF and other derived PK Parameters for Metabolites will be generated, one for each metabolite. The parent data is identified throught the </w:t>
            </w:r>
            <w:r>
              <w:rPr>
                <w:rFonts w:cs="Arial"/>
                <w:sz w:val="18"/>
                <w:szCs w:val="20"/>
              </w:rPr>
              <w:fldChar w:fldCharType="begin"/>
            </w:r>
            <w:r>
              <w:rPr>
                <w:rFonts w:cs="Arial"/>
                <w:sz w:val="18"/>
                <w:szCs w:val="20"/>
              </w:rPr>
              <w:instrText xml:space="preserve"> REF PKTERMPARENT \h </w:instrText>
            </w:r>
            <w:r>
              <w:rPr>
                <w:rFonts w:cs="Arial"/>
                <w:sz w:val="18"/>
                <w:szCs w:val="20"/>
              </w:rPr>
            </w:r>
            <w:r>
              <w:rPr>
                <w:rFonts w:cs="Arial"/>
                <w:sz w:val="18"/>
                <w:szCs w:val="20"/>
              </w:rPr>
              <w:fldChar w:fldCharType="separate"/>
            </w:r>
            <w:r>
              <w:rPr>
                <w:rFonts w:eastAsia="Times New Roman" w:cs="Arial"/>
                <w:color w:val="000000"/>
                <w:sz w:val="18"/>
                <w:szCs w:val="18"/>
                <w:lang w:eastAsia="en-US"/>
              </w:rPr>
              <w:t>PKTERMPARENT</w:t>
            </w:r>
            <w:r>
              <w:rPr>
                <w:rFonts w:cs="Arial"/>
                <w:sz w:val="18"/>
                <w:szCs w:val="20"/>
              </w:rPr>
              <w:fldChar w:fldCharType="end"/>
            </w:r>
            <w:r w:rsidR="00C90203">
              <w:rPr>
                <w:rFonts w:cs="Arial"/>
                <w:sz w:val="18"/>
                <w:szCs w:val="20"/>
              </w:rPr>
              <w:t xml:space="preserve"> </w:t>
            </w:r>
            <w:r>
              <w:rPr>
                <w:rFonts w:cs="Arial"/>
                <w:sz w:val="18"/>
                <w:szCs w:val="20"/>
              </w:rPr>
              <w:t xml:space="preserve">value from the </w:t>
            </w:r>
            <w:r>
              <w:rPr>
                <w:rFonts w:cs="Arial"/>
                <w:sz w:val="18"/>
                <w:szCs w:val="20"/>
              </w:rPr>
              <w:fldChar w:fldCharType="begin"/>
            </w:r>
            <w:r>
              <w:rPr>
                <w:rFonts w:cs="Arial"/>
                <w:sz w:val="18"/>
                <w:szCs w:val="20"/>
              </w:rPr>
              <w:instrText xml:space="preserve"> REF ModelConfigurationTemplate \h </w:instrText>
            </w:r>
            <w:r>
              <w:rPr>
                <w:rFonts w:cs="Arial"/>
                <w:sz w:val="18"/>
                <w:szCs w:val="20"/>
              </w:rPr>
            </w:r>
            <w:r>
              <w:rPr>
                <w:rFonts w:cs="Arial"/>
                <w:sz w:val="18"/>
                <w:szCs w:val="20"/>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rFonts w:cs="Arial"/>
                <w:sz w:val="18"/>
                <w:szCs w:val="20"/>
              </w:rPr>
              <w:fldChar w:fldCharType="end"/>
            </w:r>
          </w:p>
        </w:tc>
        <w:tc>
          <w:tcPr>
            <w:tcW w:w="1021" w:type="dxa"/>
          </w:tcPr>
          <w:p w:rsidR="00A93929" w:rsidRDefault="00A93929" w:rsidP="00143846">
            <w:pPr>
              <w:pStyle w:val="TableContent"/>
              <w:rPr>
                <w:rFonts w:cs="Arial"/>
                <w:iCs/>
                <w:sz w:val="18"/>
                <w:szCs w:val="18"/>
              </w:rPr>
            </w:pPr>
            <w:r>
              <w:rPr>
                <w:rFonts w:cs="Arial"/>
                <w:iCs/>
                <w:sz w:val="18"/>
                <w:szCs w:val="18"/>
              </w:rPr>
              <w:t>3</w:t>
            </w:r>
          </w:p>
        </w:tc>
        <w:tc>
          <w:tcPr>
            <w:tcW w:w="1172" w:type="dxa"/>
          </w:tcPr>
          <w:p w:rsidR="00A93929" w:rsidRDefault="00A93929" w:rsidP="00143846">
            <w:pPr>
              <w:pStyle w:val="TableContent"/>
              <w:rPr>
                <w:sz w:val="18"/>
                <w:szCs w:val="18"/>
              </w:rPr>
            </w:pPr>
            <w:r>
              <w:rPr>
                <w:sz w:val="18"/>
                <w:szCs w:val="18"/>
              </w:rPr>
              <w:t>None ratio</w:t>
            </w:r>
          </w:p>
        </w:tc>
      </w:tr>
      <w:tr w:rsidR="00121702" w:rsidRPr="00433F2C" w:rsidTr="00F36EA6">
        <w:tc>
          <w:tcPr>
            <w:tcW w:w="925" w:type="dxa"/>
          </w:tcPr>
          <w:p w:rsidR="00121702" w:rsidRDefault="0014390B" w:rsidP="00143846">
            <w:pPr>
              <w:pStyle w:val="TableContent"/>
              <w:rPr>
                <w:rFonts w:cs="Arial"/>
                <w:sz w:val="18"/>
                <w:szCs w:val="18"/>
              </w:rPr>
            </w:pPr>
            <w:r>
              <w:rPr>
                <w:rFonts w:cs="Arial"/>
                <w:sz w:val="18"/>
                <w:szCs w:val="18"/>
              </w:rPr>
              <w:lastRenderedPageBreak/>
              <w:t>3.0</w:t>
            </w:r>
          </w:p>
        </w:tc>
        <w:tc>
          <w:tcPr>
            <w:tcW w:w="1984" w:type="dxa"/>
          </w:tcPr>
          <w:p w:rsidR="00121702" w:rsidRPr="00D84378" w:rsidRDefault="00121702" w:rsidP="001C11EC">
            <w:pPr>
              <w:pStyle w:val="TableContent"/>
              <w:rPr>
                <w:rFonts w:cs="Arial"/>
                <w:b/>
                <w:sz w:val="18"/>
                <w:szCs w:val="18"/>
              </w:rPr>
            </w:pPr>
            <w:bookmarkStart w:id="208" w:name="MRAUCLAST"/>
            <w:r w:rsidRPr="00D84378">
              <w:rPr>
                <w:rFonts w:cs="Arial"/>
                <w:b/>
                <w:sz w:val="18"/>
                <w:szCs w:val="18"/>
              </w:rPr>
              <w:t>MRAUC</w:t>
            </w:r>
            <w:r w:rsidR="001C11EC" w:rsidRPr="00D84378">
              <w:rPr>
                <w:rFonts w:cs="Arial"/>
                <w:b/>
                <w:sz w:val="18"/>
                <w:szCs w:val="18"/>
              </w:rPr>
              <w:t>LAST</w:t>
            </w:r>
            <w:bookmarkEnd w:id="208"/>
          </w:p>
        </w:tc>
        <w:tc>
          <w:tcPr>
            <w:tcW w:w="4735" w:type="dxa"/>
          </w:tcPr>
          <w:p w:rsidR="00121702" w:rsidRDefault="00445CA2" w:rsidP="00445CA2">
            <w:pPr>
              <w:rPr>
                <w:rFonts w:cs="Arial"/>
                <w:sz w:val="18"/>
                <w:szCs w:val="20"/>
                <w:vertAlign w:val="subscript"/>
              </w:rPr>
            </w:pPr>
            <w:r w:rsidRPr="00A201C4">
              <w:rPr>
                <w:rFonts w:cs="Arial"/>
                <w:sz w:val="18"/>
                <w:szCs w:val="20"/>
              </w:rPr>
              <w:t>(</w:t>
            </w:r>
            <w:r w:rsidR="00121702" w:rsidRPr="00A201C4">
              <w:rPr>
                <w:rFonts w:cs="Arial"/>
                <w:sz w:val="18"/>
                <w:szCs w:val="20"/>
              </w:rPr>
              <w:t>AUC</w:t>
            </w:r>
            <w:r w:rsidR="00365D40">
              <w:rPr>
                <w:rFonts w:cs="Arial"/>
                <w:sz w:val="18"/>
                <w:szCs w:val="20"/>
              </w:rPr>
              <w:t>LAST</w:t>
            </w:r>
            <w:r w:rsidR="00121702" w:rsidRPr="00A201C4">
              <w:rPr>
                <w:rFonts w:cs="Arial"/>
                <w:sz w:val="18"/>
                <w:szCs w:val="20"/>
                <w:vertAlign w:val="subscript"/>
              </w:rPr>
              <w:t xml:space="preserve"> metabolite</w:t>
            </w:r>
            <w:r w:rsidR="00121702" w:rsidRPr="00A201C4">
              <w:rPr>
                <w:rFonts w:cs="Arial"/>
                <w:sz w:val="18"/>
                <w:szCs w:val="20"/>
              </w:rPr>
              <w:t>/AUC</w:t>
            </w:r>
            <w:r w:rsidR="00365D40">
              <w:rPr>
                <w:rFonts w:cs="Arial"/>
                <w:sz w:val="18"/>
                <w:szCs w:val="20"/>
              </w:rPr>
              <w:t>LAST</w:t>
            </w:r>
            <w:r w:rsidR="00121702" w:rsidRPr="00A201C4">
              <w:rPr>
                <w:rFonts w:cs="Arial"/>
                <w:sz w:val="18"/>
                <w:szCs w:val="20"/>
                <w:vertAlign w:val="subscript"/>
              </w:rPr>
              <w:t xml:space="preserve"> parent</w:t>
            </w:r>
            <w:r w:rsidRPr="00A201C4">
              <w:rPr>
                <w:rFonts w:cs="Arial"/>
                <w:sz w:val="18"/>
                <w:szCs w:val="20"/>
              </w:rPr>
              <w:t>)</w:t>
            </w:r>
            <w:r w:rsidR="00121702" w:rsidRPr="00A201C4">
              <w:rPr>
                <w:rFonts w:cs="Arial"/>
                <w:sz w:val="18"/>
                <w:szCs w:val="20"/>
                <w:vertAlign w:val="subscript"/>
              </w:rPr>
              <w:t xml:space="preserve"> </w:t>
            </w:r>
            <w:r w:rsidR="00121702" w:rsidRPr="00A201C4">
              <w:rPr>
                <w:rFonts w:cs="Arial"/>
                <w:sz w:val="18"/>
                <w:szCs w:val="20"/>
              </w:rPr>
              <w:t>*</w:t>
            </w:r>
            <w:r w:rsidRPr="00A201C4">
              <w:rPr>
                <w:rFonts w:cs="Arial"/>
                <w:sz w:val="18"/>
                <w:szCs w:val="20"/>
              </w:rPr>
              <w:t>MW</w:t>
            </w:r>
            <w:r w:rsidR="00121702" w:rsidRPr="00A201C4">
              <w:rPr>
                <w:rFonts w:cs="Arial"/>
                <w:sz w:val="18"/>
                <w:szCs w:val="20"/>
                <w:vertAlign w:val="subscript"/>
              </w:rPr>
              <w:t>parent</w:t>
            </w:r>
            <w:r w:rsidR="00121702" w:rsidRPr="00A201C4">
              <w:rPr>
                <w:rFonts w:cs="Arial"/>
                <w:sz w:val="18"/>
                <w:szCs w:val="20"/>
              </w:rPr>
              <w:t>/M</w:t>
            </w:r>
            <w:r w:rsidRPr="00A201C4">
              <w:rPr>
                <w:rFonts w:cs="Arial"/>
                <w:sz w:val="18"/>
                <w:szCs w:val="20"/>
              </w:rPr>
              <w:t>W</w:t>
            </w:r>
            <w:r w:rsidR="00121702" w:rsidRPr="00A201C4">
              <w:rPr>
                <w:rFonts w:cs="Arial"/>
                <w:sz w:val="18"/>
                <w:szCs w:val="20"/>
                <w:vertAlign w:val="subscript"/>
              </w:rPr>
              <w:t>metabolite</w:t>
            </w:r>
          </w:p>
          <w:p w:rsidR="003F49DC" w:rsidRDefault="003F49DC" w:rsidP="00445CA2">
            <w:pPr>
              <w:rPr>
                <w:rFonts w:cs="Arial"/>
                <w:sz w:val="18"/>
                <w:szCs w:val="20"/>
                <w:vertAlign w:val="subscript"/>
              </w:rPr>
            </w:pPr>
          </w:p>
          <w:p w:rsidR="003F49DC" w:rsidRDefault="003F49DC" w:rsidP="00445CA2">
            <w:pPr>
              <w:rPr>
                <w:rFonts w:cs="Arial"/>
                <w:szCs w:val="20"/>
              </w:rPr>
            </w:pPr>
            <w:r w:rsidRPr="009F4E16">
              <w:rPr>
                <w:rFonts w:cs="Arial"/>
                <w:b/>
                <w:sz w:val="18"/>
                <w:szCs w:val="20"/>
              </w:rPr>
              <w:t xml:space="preserve">Model: </w:t>
            </w:r>
            <w:r>
              <w:rPr>
                <w:rFonts w:cs="Arial"/>
                <w:b/>
                <w:sz w:val="18"/>
                <w:szCs w:val="20"/>
              </w:rPr>
              <w:t>Derived</w:t>
            </w:r>
          </w:p>
        </w:tc>
        <w:tc>
          <w:tcPr>
            <w:tcW w:w="1021" w:type="dxa"/>
          </w:tcPr>
          <w:p w:rsidR="00121702" w:rsidRDefault="00121702" w:rsidP="00143846">
            <w:pPr>
              <w:pStyle w:val="TableContent"/>
              <w:rPr>
                <w:rFonts w:cs="Arial"/>
                <w:iCs/>
                <w:sz w:val="18"/>
                <w:szCs w:val="18"/>
              </w:rPr>
            </w:pPr>
            <w:r>
              <w:rPr>
                <w:rFonts w:cs="Arial"/>
                <w:iCs/>
                <w:sz w:val="18"/>
                <w:szCs w:val="18"/>
              </w:rPr>
              <w:t>3</w:t>
            </w:r>
          </w:p>
        </w:tc>
        <w:tc>
          <w:tcPr>
            <w:tcW w:w="1172" w:type="dxa"/>
          </w:tcPr>
          <w:p w:rsidR="00121702" w:rsidRDefault="00121702" w:rsidP="00143846">
            <w:pPr>
              <w:pStyle w:val="TableContent"/>
              <w:rPr>
                <w:sz w:val="18"/>
                <w:szCs w:val="18"/>
              </w:rPr>
            </w:pPr>
            <w:r>
              <w:rPr>
                <w:sz w:val="18"/>
                <w:szCs w:val="18"/>
              </w:rPr>
              <w:t>None ratio</w:t>
            </w:r>
          </w:p>
        </w:tc>
      </w:tr>
      <w:tr w:rsidR="00121702" w:rsidRPr="00433F2C" w:rsidTr="00F36EA6">
        <w:tc>
          <w:tcPr>
            <w:tcW w:w="925" w:type="dxa"/>
          </w:tcPr>
          <w:p w:rsidR="00121702" w:rsidRDefault="0014390B" w:rsidP="00143846">
            <w:pPr>
              <w:pStyle w:val="TableContent"/>
              <w:rPr>
                <w:rFonts w:cs="Arial"/>
                <w:sz w:val="18"/>
                <w:szCs w:val="18"/>
              </w:rPr>
            </w:pPr>
            <w:r>
              <w:rPr>
                <w:rFonts w:cs="Arial"/>
                <w:sz w:val="18"/>
                <w:szCs w:val="18"/>
              </w:rPr>
              <w:t>3.0</w:t>
            </w:r>
          </w:p>
        </w:tc>
        <w:tc>
          <w:tcPr>
            <w:tcW w:w="1984" w:type="dxa"/>
          </w:tcPr>
          <w:p w:rsidR="00121702" w:rsidRPr="00D84378" w:rsidRDefault="00121702" w:rsidP="001C11EC">
            <w:pPr>
              <w:pStyle w:val="TableContent"/>
              <w:rPr>
                <w:rFonts w:cs="Arial"/>
                <w:b/>
                <w:sz w:val="18"/>
                <w:szCs w:val="18"/>
              </w:rPr>
            </w:pPr>
            <w:bookmarkStart w:id="209" w:name="MRAUCTAUi"/>
            <w:r w:rsidRPr="00D84378">
              <w:rPr>
                <w:rFonts w:cs="Arial"/>
                <w:b/>
                <w:sz w:val="18"/>
                <w:szCs w:val="18"/>
              </w:rPr>
              <w:t>MRAUC</w:t>
            </w:r>
            <w:r w:rsidR="001C11EC" w:rsidRPr="00D84378">
              <w:rPr>
                <w:rFonts w:cs="Arial"/>
                <w:b/>
                <w:sz w:val="18"/>
                <w:szCs w:val="18"/>
              </w:rPr>
              <w:t>TAUi</w:t>
            </w:r>
            <w:bookmarkEnd w:id="209"/>
          </w:p>
        </w:tc>
        <w:tc>
          <w:tcPr>
            <w:tcW w:w="4735" w:type="dxa"/>
          </w:tcPr>
          <w:p w:rsidR="00121702" w:rsidRDefault="00445CA2" w:rsidP="00445CA2">
            <w:pPr>
              <w:rPr>
                <w:rFonts w:cs="Arial"/>
                <w:sz w:val="18"/>
                <w:szCs w:val="18"/>
                <w:vertAlign w:val="subscript"/>
              </w:rPr>
            </w:pPr>
            <w:r w:rsidRPr="00A201C4">
              <w:rPr>
                <w:rFonts w:cs="Arial"/>
                <w:sz w:val="18"/>
                <w:szCs w:val="18"/>
              </w:rPr>
              <w:t>(</w:t>
            </w:r>
            <w:r w:rsidR="00121702" w:rsidRPr="00A201C4">
              <w:rPr>
                <w:rFonts w:cs="Arial"/>
                <w:sz w:val="18"/>
                <w:szCs w:val="18"/>
              </w:rPr>
              <w:t>AUC</w:t>
            </w:r>
            <w:r w:rsidR="00C16AD3" w:rsidRPr="00A201C4">
              <w:rPr>
                <w:rFonts w:cs="Arial"/>
                <w:sz w:val="18"/>
                <w:szCs w:val="18"/>
              </w:rPr>
              <w:t>TAUi</w:t>
            </w:r>
            <w:r w:rsidR="00121702" w:rsidRPr="00A201C4">
              <w:rPr>
                <w:rFonts w:cs="Arial"/>
                <w:sz w:val="18"/>
                <w:szCs w:val="18"/>
                <w:vertAlign w:val="subscript"/>
              </w:rPr>
              <w:t xml:space="preserve"> metabolite</w:t>
            </w:r>
            <w:r w:rsidR="00121702" w:rsidRPr="00A201C4">
              <w:rPr>
                <w:rFonts w:cs="Arial"/>
                <w:sz w:val="18"/>
                <w:szCs w:val="18"/>
              </w:rPr>
              <w:t>/AUC</w:t>
            </w:r>
            <w:r w:rsidR="00C16AD3" w:rsidRPr="00A201C4">
              <w:rPr>
                <w:rFonts w:cs="Arial"/>
                <w:sz w:val="18"/>
                <w:szCs w:val="18"/>
              </w:rPr>
              <w:t>TAUi</w:t>
            </w:r>
            <w:r w:rsidR="00121702" w:rsidRPr="00A201C4">
              <w:rPr>
                <w:rFonts w:cs="Arial"/>
                <w:sz w:val="18"/>
                <w:szCs w:val="18"/>
                <w:vertAlign w:val="subscript"/>
              </w:rPr>
              <w:t xml:space="preserve"> parent</w:t>
            </w:r>
            <w:r w:rsidRPr="00A201C4">
              <w:rPr>
                <w:rFonts w:cs="Arial"/>
                <w:sz w:val="18"/>
                <w:szCs w:val="18"/>
              </w:rPr>
              <w:t>)</w:t>
            </w:r>
            <w:r w:rsidR="00121702" w:rsidRPr="00A201C4">
              <w:rPr>
                <w:rFonts w:cs="Arial"/>
                <w:sz w:val="18"/>
                <w:szCs w:val="18"/>
                <w:vertAlign w:val="subscript"/>
              </w:rPr>
              <w:t xml:space="preserve"> </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parent</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metabolite</w:t>
            </w:r>
          </w:p>
          <w:p w:rsidR="00365D40" w:rsidRDefault="00365D40" w:rsidP="00445CA2">
            <w:pPr>
              <w:rPr>
                <w:rFonts w:cs="Arial"/>
                <w:sz w:val="18"/>
                <w:szCs w:val="18"/>
                <w:vertAlign w:val="subscript"/>
              </w:rPr>
            </w:pPr>
          </w:p>
          <w:p w:rsidR="00365D40" w:rsidRPr="00A201C4" w:rsidRDefault="00365D40" w:rsidP="00445CA2">
            <w:pPr>
              <w:rPr>
                <w:rFonts w:cs="Arial"/>
                <w:sz w:val="18"/>
                <w:szCs w:val="18"/>
                <w:vertAlign w:val="subscript"/>
              </w:rPr>
            </w:pPr>
            <w:r w:rsidRPr="009F4E16">
              <w:rPr>
                <w:rFonts w:cs="Arial"/>
                <w:b/>
                <w:sz w:val="18"/>
                <w:szCs w:val="20"/>
              </w:rPr>
              <w:t xml:space="preserve">Model: </w:t>
            </w:r>
            <w:r>
              <w:rPr>
                <w:rFonts w:cs="Arial"/>
                <w:b/>
                <w:sz w:val="18"/>
                <w:szCs w:val="20"/>
              </w:rPr>
              <w:t>Derived</w:t>
            </w:r>
          </w:p>
          <w:p w:rsidR="00445CA2" w:rsidRPr="0084439A" w:rsidRDefault="00445CA2" w:rsidP="004C4FFF">
            <w:pPr>
              <w:rPr>
                <w:rFonts w:cs="Arial"/>
                <w:sz w:val="18"/>
                <w:szCs w:val="18"/>
                <w:vertAlign w:val="subscript"/>
              </w:rPr>
            </w:pPr>
          </w:p>
          <w:p w:rsidR="00445CA2" w:rsidRDefault="00445CA2" w:rsidP="00277B3C">
            <w:pPr>
              <w:rPr>
                <w:rFonts w:cs="Arial"/>
                <w:szCs w:val="20"/>
              </w:rPr>
            </w:pPr>
            <w:r w:rsidRPr="0084439A">
              <w:rPr>
                <w:rFonts w:cs="Arial"/>
                <w:sz w:val="18"/>
                <w:szCs w:val="18"/>
              </w:rPr>
              <w:t>Can be specified as MRAUCTAU instead of MRAUCTAU1 if there is only a single multiple dose profile. These are synonyms.</w:t>
            </w:r>
          </w:p>
        </w:tc>
        <w:tc>
          <w:tcPr>
            <w:tcW w:w="1021" w:type="dxa"/>
          </w:tcPr>
          <w:p w:rsidR="00121702" w:rsidRDefault="00121702" w:rsidP="00143846">
            <w:pPr>
              <w:pStyle w:val="TableContent"/>
              <w:rPr>
                <w:rFonts w:cs="Arial"/>
                <w:iCs/>
                <w:sz w:val="18"/>
                <w:szCs w:val="18"/>
              </w:rPr>
            </w:pPr>
            <w:r>
              <w:rPr>
                <w:rFonts w:cs="Arial"/>
                <w:iCs/>
                <w:sz w:val="18"/>
                <w:szCs w:val="18"/>
              </w:rPr>
              <w:t>3</w:t>
            </w:r>
          </w:p>
        </w:tc>
        <w:tc>
          <w:tcPr>
            <w:tcW w:w="1172" w:type="dxa"/>
          </w:tcPr>
          <w:p w:rsidR="00121702" w:rsidRDefault="00121702" w:rsidP="00143846">
            <w:pPr>
              <w:pStyle w:val="TableContent"/>
              <w:rPr>
                <w:sz w:val="18"/>
                <w:szCs w:val="18"/>
              </w:rPr>
            </w:pPr>
            <w:r>
              <w:rPr>
                <w:sz w:val="18"/>
                <w:szCs w:val="18"/>
              </w:rPr>
              <w:t>None ratio</w:t>
            </w:r>
          </w:p>
        </w:tc>
      </w:tr>
      <w:tr w:rsidR="000B5933" w:rsidRPr="00433F2C" w:rsidTr="000B5933">
        <w:tc>
          <w:tcPr>
            <w:tcW w:w="925" w:type="dxa"/>
          </w:tcPr>
          <w:p w:rsidR="000B5933" w:rsidRDefault="000B5933" w:rsidP="000B5933">
            <w:pPr>
              <w:pStyle w:val="TableContent"/>
              <w:rPr>
                <w:rFonts w:cs="Arial"/>
                <w:sz w:val="18"/>
                <w:szCs w:val="18"/>
              </w:rPr>
            </w:pPr>
            <w:r>
              <w:rPr>
                <w:rFonts w:cs="Arial"/>
                <w:sz w:val="18"/>
                <w:szCs w:val="18"/>
              </w:rPr>
              <w:t>3.0</w:t>
            </w:r>
          </w:p>
        </w:tc>
        <w:tc>
          <w:tcPr>
            <w:tcW w:w="1984" w:type="dxa"/>
          </w:tcPr>
          <w:p w:rsidR="000B5933" w:rsidRPr="00D84378" w:rsidRDefault="000B5933" w:rsidP="000B5933">
            <w:pPr>
              <w:pStyle w:val="TableContent"/>
              <w:rPr>
                <w:rFonts w:cs="Arial"/>
                <w:b/>
                <w:sz w:val="18"/>
                <w:szCs w:val="18"/>
              </w:rPr>
            </w:pPr>
            <w:bookmarkStart w:id="210" w:name="MRCMAX"/>
            <w:r w:rsidRPr="00D84378">
              <w:rPr>
                <w:rFonts w:cs="Arial"/>
                <w:b/>
                <w:sz w:val="18"/>
                <w:szCs w:val="18"/>
              </w:rPr>
              <w:t>MRCMAX</w:t>
            </w:r>
            <w:bookmarkEnd w:id="210"/>
          </w:p>
        </w:tc>
        <w:tc>
          <w:tcPr>
            <w:tcW w:w="4735" w:type="dxa"/>
          </w:tcPr>
          <w:p w:rsidR="000B5933" w:rsidRDefault="000B5933" w:rsidP="000B5933">
            <w:pPr>
              <w:rPr>
                <w:rFonts w:cs="Arial"/>
                <w:sz w:val="18"/>
                <w:szCs w:val="18"/>
                <w:vertAlign w:val="subscript"/>
              </w:rPr>
            </w:pPr>
            <w:r w:rsidRPr="00A201C4">
              <w:rPr>
                <w:rFonts w:cs="Arial"/>
                <w:sz w:val="18"/>
                <w:szCs w:val="18"/>
              </w:rPr>
              <w:t>(CMAX</w:t>
            </w:r>
            <w:r w:rsidRPr="00A201C4">
              <w:rPr>
                <w:rFonts w:cs="Arial"/>
                <w:sz w:val="18"/>
                <w:szCs w:val="18"/>
                <w:vertAlign w:val="subscript"/>
              </w:rPr>
              <w:t xml:space="preserve"> metabolite</w:t>
            </w:r>
            <w:r w:rsidRPr="00A201C4">
              <w:rPr>
                <w:rFonts w:cs="Arial"/>
                <w:sz w:val="18"/>
                <w:szCs w:val="18"/>
              </w:rPr>
              <w:t>/C</w:t>
            </w:r>
            <w:r w:rsidRPr="0043172A">
              <w:rPr>
                <w:rFonts w:cs="Arial"/>
                <w:sz w:val="18"/>
                <w:szCs w:val="18"/>
              </w:rPr>
              <w:t>MAX</w:t>
            </w:r>
            <w:r w:rsidRPr="00A201C4">
              <w:rPr>
                <w:rFonts w:cs="Arial"/>
                <w:sz w:val="18"/>
                <w:szCs w:val="18"/>
                <w:vertAlign w:val="subscript"/>
              </w:rPr>
              <w:t xml:space="preserve"> parent</w:t>
            </w:r>
            <w:r w:rsidRPr="00A201C4">
              <w:rPr>
                <w:rFonts w:cs="Arial"/>
                <w:sz w:val="18"/>
                <w:szCs w:val="18"/>
              </w:rPr>
              <w:t>)</w:t>
            </w:r>
            <w:r w:rsidRPr="00A201C4">
              <w:rPr>
                <w:rFonts w:cs="Arial"/>
                <w:sz w:val="18"/>
                <w:szCs w:val="18"/>
                <w:vertAlign w:val="subscript"/>
              </w:rPr>
              <w:t xml:space="preserve"> </w:t>
            </w:r>
            <w:r w:rsidRPr="00A201C4">
              <w:rPr>
                <w:rFonts w:cs="Arial"/>
                <w:sz w:val="18"/>
                <w:szCs w:val="18"/>
              </w:rPr>
              <w:t>*MW</w:t>
            </w:r>
            <w:r w:rsidRPr="00A201C4">
              <w:rPr>
                <w:rFonts w:cs="Arial"/>
                <w:sz w:val="18"/>
                <w:szCs w:val="18"/>
                <w:vertAlign w:val="subscript"/>
              </w:rPr>
              <w:t>parent</w:t>
            </w:r>
            <w:r w:rsidRPr="00A201C4">
              <w:rPr>
                <w:rFonts w:cs="Arial"/>
                <w:sz w:val="18"/>
                <w:szCs w:val="18"/>
              </w:rPr>
              <w:t>/MW</w:t>
            </w:r>
            <w:r w:rsidRPr="00A201C4">
              <w:rPr>
                <w:rFonts w:cs="Arial"/>
                <w:sz w:val="18"/>
                <w:szCs w:val="18"/>
                <w:vertAlign w:val="subscript"/>
              </w:rPr>
              <w:t>metabolite</w:t>
            </w:r>
          </w:p>
          <w:p w:rsidR="000B5933" w:rsidRDefault="000B5933" w:rsidP="000B5933">
            <w:pPr>
              <w:rPr>
                <w:rFonts w:cs="Arial"/>
                <w:sz w:val="18"/>
                <w:szCs w:val="18"/>
                <w:vertAlign w:val="subscript"/>
              </w:rPr>
            </w:pPr>
          </w:p>
          <w:p w:rsidR="000B5933" w:rsidRDefault="000B5933" w:rsidP="000B5933">
            <w:pPr>
              <w:rPr>
                <w:rFonts w:cs="Arial"/>
                <w:sz w:val="18"/>
                <w:szCs w:val="18"/>
                <w:vertAlign w:val="subscript"/>
              </w:rPr>
            </w:pPr>
            <w:r w:rsidRPr="009F4E16">
              <w:rPr>
                <w:rFonts w:cs="Arial"/>
                <w:b/>
                <w:sz w:val="18"/>
                <w:szCs w:val="20"/>
              </w:rPr>
              <w:t xml:space="preserve">Model: </w:t>
            </w:r>
            <w:r>
              <w:rPr>
                <w:rFonts w:cs="Arial"/>
                <w:b/>
                <w:sz w:val="18"/>
                <w:szCs w:val="20"/>
              </w:rPr>
              <w:t>Derived</w:t>
            </w:r>
          </w:p>
          <w:p w:rsidR="000B5933" w:rsidRDefault="000B5933" w:rsidP="000B5933">
            <w:pPr>
              <w:rPr>
                <w:rFonts w:cs="Arial"/>
                <w:sz w:val="18"/>
                <w:szCs w:val="18"/>
                <w:vertAlign w:val="subscript"/>
              </w:rPr>
            </w:pPr>
          </w:p>
          <w:p w:rsidR="000B5933" w:rsidRPr="00A201C4" w:rsidRDefault="000B5933" w:rsidP="000B5933">
            <w:pPr>
              <w:rPr>
                <w:rFonts w:cs="Arial"/>
                <w:sz w:val="18"/>
                <w:szCs w:val="18"/>
              </w:rPr>
            </w:pPr>
            <w:r w:rsidRPr="0084439A">
              <w:rPr>
                <w:rFonts w:cs="Arial"/>
                <w:sz w:val="18"/>
                <w:szCs w:val="18"/>
              </w:rPr>
              <w:t>Can be specified as MR</w:t>
            </w:r>
            <w:r>
              <w:rPr>
                <w:rFonts w:cs="Arial"/>
                <w:sz w:val="18"/>
                <w:szCs w:val="18"/>
              </w:rPr>
              <w:t>CMAX</w:t>
            </w:r>
            <w:r w:rsidRPr="0084439A">
              <w:rPr>
                <w:rFonts w:cs="Arial"/>
                <w:sz w:val="18"/>
                <w:szCs w:val="18"/>
              </w:rPr>
              <w:t xml:space="preserve"> instead of MR</w:t>
            </w:r>
            <w:r>
              <w:rPr>
                <w:rFonts w:cs="Arial"/>
                <w:sz w:val="18"/>
                <w:szCs w:val="18"/>
              </w:rPr>
              <w:t>CMAX</w:t>
            </w:r>
            <w:r w:rsidRPr="0084439A">
              <w:rPr>
                <w:rFonts w:cs="Arial"/>
                <w:sz w:val="18"/>
                <w:szCs w:val="18"/>
              </w:rPr>
              <w:t>1 if there is only a single multiple dose profile. These are synonyms.</w:t>
            </w:r>
          </w:p>
        </w:tc>
        <w:tc>
          <w:tcPr>
            <w:tcW w:w="1021" w:type="dxa"/>
          </w:tcPr>
          <w:p w:rsidR="000B5933" w:rsidRDefault="000B5933" w:rsidP="000B5933">
            <w:pPr>
              <w:pStyle w:val="TableContent"/>
              <w:rPr>
                <w:rFonts w:cs="Arial"/>
                <w:iCs/>
                <w:sz w:val="18"/>
                <w:szCs w:val="18"/>
              </w:rPr>
            </w:pPr>
            <w:r>
              <w:rPr>
                <w:rFonts w:cs="Arial"/>
                <w:iCs/>
                <w:sz w:val="18"/>
                <w:szCs w:val="18"/>
              </w:rPr>
              <w:t>3</w:t>
            </w:r>
          </w:p>
        </w:tc>
        <w:tc>
          <w:tcPr>
            <w:tcW w:w="1172" w:type="dxa"/>
          </w:tcPr>
          <w:p w:rsidR="000B5933" w:rsidRDefault="000B5933" w:rsidP="000B5933">
            <w:pPr>
              <w:pStyle w:val="TableContent"/>
              <w:rPr>
                <w:sz w:val="18"/>
                <w:szCs w:val="18"/>
              </w:rPr>
            </w:pPr>
            <w:r>
              <w:rPr>
                <w:sz w:val="18"/>
                <w:szCs w:val="18"/>
              </w:rPr>
              <w:t>None ratio</w:t>
            </w:r>
          </w:p>
        </w:tc>
      </w:tr>
      <w:tr w:rsidR="00121702" w:rsidRPr="00433F2C" w:rsidTr="00F36EA6">
        <w:tc>
          <w:tcPr>
            <w:tcW w:w="925" w:type="dxa"/>
          </w:tcPr>
          <w:p w:rsidR="0012452B" w:rsidRDefault="0014390B" w:rsidP="00143846">
            <w:pPr>
              <w:pStyle w:val="TableContent"/>
              <w:rPr>
                <w:rFonts w:cs="Arial"/>
                <w:sz w:val="18"/>
                <w:szCs w:val="18"/>
              </w:rPr>
            </w:pPr>
            <w:r>
              <w:rPr>
                <w:rFonts w:cs="Arial"/>
                <w:sz w:val="18"/>
                <w:szCs w:val="18"/>
              </w:rPr>
              <w:t>3.0</w:t>
            </w:r>
          </w:p>
        </w:tc>
        <w:tc>
          <w:tcPr>
            <w:tcW w:w="1984" w:type="dxa"/>
          </w:tcPr>
          <w:p w:rsidR="00121702" w:rsidRPr="00D84378" w:rsidRDefault="00121702" w:rsidP="001C11EC">
            <w:pPr>
              <w:pStyle w:val="TableContent"/>
              <w:rPr>
                <w:rFonts w:cs="Arial"/>
                <w:b/>
                <w:sz w:val="18"/>
                <w:szCs w:val="18"/>
              </w:rPr>
            </w:pPr>
            <w:bookmarkStart w:id="211" w:name="MRCMAXi"/>
            <w:r w:rsidRPr="00D84378">
              <w:rPr>
                <w:rFonts w:cs="Arial"/>
                <w:b/>
                <w:sz w:val="18"/>
                <w:szCs w:val="18"/>
              </w:rPr>
              <w:t>MRC</w:t>
            </w:r>
            <w:r w:rsidR="001C11EC" w:rsidRPr="00D84378">
              <w:rPr>
                <w:rFonts w:cs="Arial"/>
                <w:b/>
                <w:sz w:val="18"/>
                <w:szCs w:val="18"/>
              </w:rPr>
              <w:t>MAX</w:t>
            </w:r>
            <w:r w:rsidR="003F49DC" w:rsidRPr="00D84378">
              <w:rPr>
                <w:rFonts w:cs="Arial"/>
                <w:b/>
                <w:sz w:val="18"/>
                <w:szCs w:val="18"/>
              </w:rPr>
              <w:t>i</w:t>
            </w:r>
            <w:bookmarkEnd w:id="211"/>
          </w:p>
        </w:tc>
        <w:tc>
          <w:tcPr>
            <w:tcW w:w="4735" w:type="dxa"/>
          </w:tcPr>
          <w:p w:rsidR="00121702" w:rsidRDefault="00445CA2" w:rsidP="003F49DC">
            <w:pPr>
              <w:rPr>
                <w:rFonts w:cs="Arial"/>
                <w:sz w:val="18"/>
                <w:szCs w:val="18"/>
                <w:vertAlign w:val="subscript"/>
              </w:rPr>
            </w:pPr>
            <w:r w:rsidRPr="00A201C4">
              <w:rPr>
                <w:rFonts w:cs="Arial"/>
                <w:sz w:val="18"/>
                <w:szCs w:val="18"/>
              </w:rPr>
              <w:t>(</w:t>
            </w:r>
            <w:r w:rsidR="00121702" w:rsidRPr="00A201C4">
              <w:rPr>
                <w:rFonts w:cs="Arial"/>
                <w:sz w:val="18"/>
                <w:szCs w:val="18"/>
              </w:rPr>
              <w:t>C</w:t>
            </w:r>
            <w:r w:rsidR="003F49DC" w:rsidRPr="00A201C4">
              <w:rPr>
                <w:rFonts w:cs="Arial"/>
                <w:sz w:val="18"/>
                <w:szCs w:val="18"/>
              </w:rPr>
              <w:t>MAXi</w:t>
            </w:r>
            <w:r w:rsidR="00121702" w:rsidRPr="00A201C4">
              <w:rPr>
                <w:rFonts w:cs="Arial"/>
                <w:sz w:val="18"/>
                <w:szCs w:val="18"/>
                <w:vertAlign w:val="subscript"/>
              </w:rPr>
              <w:t xml:space="preserve"> metabolite</w:t>
            </w:r>
            <w:r w:rsidR="00121702" w:rsidRPr="00A201C4">
              <w:rPr>
                <w:rFonts w:cs="Arial"/>
                <w:sz w:val="18"/>
                <w:szCs w:val="18"/>
              </w:rPr>
              <w:t>/C</w:t>
            </w:r>
            <w:r w:rsidR="003F49DC" w:rsidRPr="0043172A">
              <w:rPr>
                <w:rFonts w:cs="Arial"/>
                <w:sz w:val="18"/>
                <w:szCs w:val="18"/>
              </w:rPr>
              <w:t>MAXi</w:t>
            </w:r>
            <w:r w:rsidR="00121702" w:rsidRPr="00A201C4">
              <w:rPr>
                <w:rFonts w:cs="Arial"/>
                <w:sz w:val="18"/>
                <w:szCs w:val="18"/>
                <w:vertAlign w:val="subscript"/>
              </w:rPr>
              <w:t xml:space="preserve"> parent</w:t>
            </w:r>
            <w:r w:rsidRPr="00A201C4">
              <w:rPr>
                <w:rFonts w:cs="Arial"/>
                <w:sz w:val="18"/>
                <w:szCs w:val="18"/>
              </w:rPr>
              <w:t>)</w:t>
            </w:r>
            <w:r w:rsidR="00121702" w:rsidRPr="00A201C4">
              <w:rPr>
                <w:rFonts w:cs="Arial"/>
                <w:sz w:val="18"/>
                <w:szCs w:val="18"/>
                <w:vertAlign w:val="subscript"/>
              </w:rPr>
              <w:t xml:space="preserve"> </w:t>
            </w:r>
            <w:r w:rsidR="00121702" w:rsidRPr="00A201C4">
              <w:rPr>
                <w:rFonts w:cs="Arial"/>
                <w:sz w:val="18"/>
                <w:szCs w:val="18"/>
              </w:rPr>
              <w:t>*</w:t>
            </w:r>
            <w:r w:rsidRPr="00A201C4">
              <w:rPr>
                <w:rFonts w:cs="Arial"/>
                <w:sz w:val="18"/>
                <w:szCs w:val="18"/>
              </w:rPr>
              <w:t>MW</w:t>
            </w:r>
            <w:r w:rsidR="00121702" w:rsidRPr="00A201C4">
              <w:rPr>
                <w:rFonts w:cs="Arial"/>
                <w:sz w:val="18"/>
                <w:szCs w:val="18"/>
                <w:vertAlign w:val="subscript"/>
              </w:rPr>
              <w:t>parent</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metabolite</w:t>
            </w:r>
          </w:p>
          <w:p w:rsidR="00365D40" w:rsidRDefault="00365D40" w:rsidP="003F49DC">
            <w:pPr>
              <w:rPr>
                <w:rFonts w:cs="Arial"/>
                <w:sz w:val="18"/>
                <w:szCs w:val="18"/>
                <w:vertAlign w:val="subscript"/>
              </w:rPr>
            </w:pPr>
          </w:p>
          <w:p w:rsidR="00365D40" w:rsidRDefault="00365D40" w:rsidP="003F49DC">
            <w:pPr>
              <w:rPr>
                <w:rFonts w:cs="Arial"/>
                <w:sz w:val="18"/>
                <w:szCs w:val="18"/>
                <w:vertAlign w:val="subscript"/>
              </w:rPr>
            </w:pPr>
            <w:r w:rsidRPr="009F4E16">
              <w:rPr>
                <w:rFonts w:cs="Arial"/>
                <w:b/>
                <w:sz w:val="18"/>
                <w:szCs w:val="20"/>
              </w:rPr>
              <w:t xml:space="preserve">Model: </w:t>
            </w:r>
            <w:r>
              <w:rPr>
                <w:rFonts w:cs="Arial"/>
                <w:b/>
                <w:sz w:val="18"/>
                <w:szCs w:val="20"/>
              </w:rPr>
              <w:t>Derived</w:t>
            </w:r>
          </w:p>
          <w:p w:rsidR="003F49DC" w:rsidRDefault="003F49DC" w:rsidP="003F49DC">
            <w:pPr>
              <w:rPr>
                <w:rFonts w:cs="Arial"/>
                <w:sz w:val="18"/>
                <w:szCs w:val="18"/>
                <w:vertAlign w:val="subscript"/>
              </w:rPr>
            </w:pPr>
          </w:p>
          <w:p w:rsidR="003F49DC" w:rsidRPr="00A201C4" w:rsidRDefault="003F49DC" w:rsidP="0043172A">
            <w:pPr>
              <w:rPr>
                <w:rFonts w:cs="Arial"/>
                <w:sz w:val="18"/>
                <w:szCs w:val="18"/>
              </w:rPr>
            </w:pPr>
            <w:r w:rsidRPr="0084439A">
              <w:rPr>
                <w:rFonts w:cs="Arial"/>
                <w:sz w:val="18"/>
                <w:szCs w:val="18"/>
              </w:rPr>
              <w:t>Can be specified as MR</w:t>
            </w:r>
            <w:r w:rsidR="00365D40">
              <w:rPr>
                <w:rFonts w:cs="Arial"/>
                <w:sz w:val="18"/>
                <w:szCs w:val="18"/>
              </w:rPr>
              <w:t>CMAX</w:t>
            </w:r>
            <w:r w:rsidRPr="0084439A">
              <w:rPr>
                <w:rFonts w:cs="Arial"/>
                <w:sz w:val="18"/>
                <w:szCs w:val="18"/>
              </w:rPr>
              <w:t xml:space="preserve"> instead of MR</w:t>
            </w:r>
            <w:r w:rsidR="00365D40">
              <w:rPr>
                <w:rFonts w:cs="Arial"/>
                <w:sz w:val="18"/>
                <w:szCs w:val="18"/>
              </w:rPr>
              <w:t>CMAX</w:t>
            </w:r>
            <w:r w:rsidRPr="0084439A">
              <w:rPr>
                <w:rFonts w:cs="Arial"/>
                <w:sz w:val="18"/>
                <w:szCs w:val="18"/>
              </w:rPr>
              <w:t>1 if there is only a single multiple dose profile. These are synonyms.</w:t>
            </w:r>
          </w:p>
        </w:tc>
        <w:tc>
          <w:tcPr>
            <w:tcW w:w="1021" w:type="dxa"/>
          </w:tcPr>
          <w:p w:rsidR="00121702" w:rsidRDefault="0012452B" w:rsidP="00143846">
            <w:pPr>
              <w:pStyle w:val="TableContent"/>
              <w:rPr>
                <w:rFonts w:cs="Arial"/>
                <w:iCs/>
                <w:sz w:val="18"/>
                <w:szCs w:val="18"/>
              </w:rPr>
            </w:pPr>
            <w:r>
              <w:rPr>
                <w:rFonts w:cs="Arial"/>
                <w:iCs/>
                <w:sz w:val="18"/>
                <w:szCs w:val="18"/>
              </w:rPr>
              <w:t>3</w:t>
            </w:r>
          </w:p>
        </w:tc>
        <w:tc>
          <w:tcPr>
            <w:tcW w:w="1172" w:type="dxa"/>
          </w:tcPr>
          <w:p w:rsidR="00121702" w:rsidRDefault="0012452B" w:rsidP="00143846">
            <w:pPr>
              <w:pStyle w:val="TableContent"/>
              <w:rPr>
                <w:sz w:val="18"/>
                <w:szCs w:val="18"/>
              </w:rPr>
            </w:pPr>
            <w:r>
              <w:rPr>
                <w:sz w:val="18"/>
                <w:szCs w:val="18"/>
              </w:rPr>
              <w:t>None ratio</w:t>
            </w:r>
          </w:p>
        </w:tc>
      </w:tr>
    </w:tbl>
    <w:p w:rsidR="00A93929" w:rsidRDefault="00A93929" w:rsidP="00333E88">
      <w:pPr>
        <w:rPr>
          <w:rFonts w:eastAsia="SimSun"/>
          <w:lang w:eastAsia="zh-CN"/>
        </w:rPr>
      </w:pPr>
    </w:p>
    <w:p w:rsidR="00445CA2" w:rsidRDefault="00445CA2" w:rsidP="00333E88">
      <w:pPr>
        <w:rPr>
          <w:rFonts w:eastAsia="SimSun"/>
          <w:lang w:eastAsia="zh-CN"/>
        </w:rPr>
      </w:pPr>
      <w:r>
        <w:rPr>
          <w:rFonts w:eastAsia="SimSun"/>
          <w:lang w:eastAsia="zh-CN"/>
        </w:rPr>
        <w:t>MW = Molecular Weight</w:t>
      </w:r>
    </w:p>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Default="00334256" w:rsidP="00333E88">
      <w:pPr>
        <w:rPr>
          <w:rFonts w:eastAsia="SimSun"/>
          <w:lang w:eastAsia="zh-CN"/>
        </w:rPr>
      </w:pPr>
    </w:p>
    <w:p w:rsidR="00D41AD8" w:rsidRDefault="00D41AD8" w:rsidP="0096700A">
      <w:pPr>
        <w:pStyle w:val="Heading3"/>
        <w:ind w:left="1260"/>
      </w:pPr>
      <w:bookmarkStart w:id="212" w:name="_Toc5186422"/>
      <w:r w:rsidRPr="00A36E90">
        <w:t xml:space="preserve">Derived PK Parameters </w:t>
      </w:r>
      <w:r>
        <w:t>– Dose Normalization</w:t>
      </w:r>
      <w:bookmarkEnd w:id="212"/>
    </w:p>
    <w:p w:rsidR="00D41AD8" w:rsidRDefault="006C5A1D" w:rsidP="00333E88">
      <w:pPr>
        <w:rPr>
          <w:rFonts w:eastAsia="SimSun"/>
          <w:lang w:eastAsia="zh-CN"/>
        </w:rPr>
      </w:pPr>
      <w:r>
        <w:rPr>
          <w:rFonts w:eastAsia="SimSun"/>
          <w:lang w:eastAsia="zh-CN"/>
        </w:rPr>
        <w:t xml:space="preserve">The following table describes the method utilized to dose normalize parameters to unit doses. Note that this table is not all inclusive in that not all parameters that may be desirable to present as dose normalized are incorporated. Note that the naming convention supporting unit dose normalization renames the associated dose normalized parameter to incorporate </w:t>
      </w:r>
      <w:r w:rsidR="006E2E2B">
        <w:rPr>
          <w:rFonts w:eastAsia="SimSun"/>
          <w:lang w:eastAsia="zh-CN"/>
        </w:rPr>
        <w:t>the letter</w:t>
      </w:r>
      <w:r w:rsidR="00ED7C61">
        <w:rPr>
          <w:rFonts w:eastAsia="SimSun"/>
          <w:lang w:eastAsia="zh-CN"/>
        </w:rPr>
        <w:t>s</w:t>
      </w:r>
      <w:r w:rsidR="006E2E2B">
        <w:rPr>
          <w:rFonts w:eastAsia="SimSun"/>
          <w:lang w:eastAsia="zh-CN"/>
        </w:rPr>
        <w:t xml:space="preserve"> “</w:t>
      </w:r>
      <w:r w:rsidR="00ED7C61">
        <w:rPr>
          <w:rFonts w:eastAsia="SimSun"/>
          <w:lang w:eastAsia="zh-CN"/>
        </w:rPr>
        <w:t>D</w:t>
      </w:r>
      <w:r w:rsidR="006E2E2B">
        <w:rPr>
          <w:rFonts w:eastAsia="SimSun"/>
          <w:lang w:eastAsia="zh-CN"/>
        </w:rPr>
        <w:t>N” as the suffix of the name.</w:t>
      </w:r>
    </w:p>
    <w:p w:rsidR="006C5A1D" w:rsidRDefault="006C5A1D" w:rsidP="00333E88">
      <w:pPr>
        <w:rPr>
          <w:rFonts w:eastAsia="SimSun"/>
          <w:lang w:eastAsia="zh-CN"/>
        </w:rPr>
      </w:pPr>
    </w:p>
    <w:tbl>
      <w:tblPr>
        <w:tblW w:w="10489" w:type="dxa"/>
        <w:jc w:val="center"/>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080"/>
        <w:gridCol w:w="1443"/>
        <w:gridCol w:w="5397"/>
        <w:gridCol w:w="998"/>
        <w:gridCol w:w="1571"/>
      </w:tblGrid>
      <w:tr w:rsidR="006C5A1D" w:rsidRPr="00433F2C" w:rsidTr="00F36EA6">
        <w:trPr>
          <w:tblHeader/>
          <w:jc w:val="center"/>
        </w:trPr>
        <w:tc>
          <w:tcPr>
            <w:tcW w:w="1080" w:type="dxa"/>
            <w:shd w:val="clear" w:color="auto" w:fill="E6E6E6"/>
          </w:tcPr>
          <w:p w:rsidR="006C5A1D" w:rsidRPr="00433F2C" w:rsidRDefault="006C5A1D" w:rsidP="00F36EA6">
            <w:pPr>
              <w:pStyle w:val="TableContent"/>
              <w:rPr>
                <w:b/>
                <w:sz w:val="18"/>
                <w:szCs w:val="18"/>
              </w:rPr>
            </w:pPr>
            <w:r>
              <w:rPr>
                <w:b/>
                <w:sz w:val="18"/>
                <w:szCs w:val="18"/>
              </w:rPr>
              <w:t>Release</w:t>
            </w:r>
          </w:p>
        </w:tc>
        <w:tc>
          <w:tcPr>
            <w:tcW w:w="1443" w:type="dxa"/>
            <w:shd w:val="clear" w:color="auto" w:fill="E6E6E6"/>
          </w:tcPr>
          <w:p w:rsidR="006C5A1D" w:rsidRPr="00433F2C" w:rsidRDefault="006C5A1D" w:rsidP="00F36EA6">
            <w:pPr>
              <w:pStyle w:val="TableContent"/>
              <w:rPr>
                <w:b/>
                <w:sz w:val="18"/>
                <w:szCs w:val="18"/>
              </w:rPr>
            </w:pPr>
            <w:r>
              <w:rPr>
                <w:b/>
                <w:sz w:val="18"/>
                <w:szCs w:val="18"/>
              </w:rPr>
              <w:t>Name</w:t>
            </w:r>
            <w:r>
              <w:rPr>
                <w:rFonts w:cs="Arial"/>
                <w:b/>
                <w:sz w:val="18"/>
                <w:szCs w:val="18"/>
              </w:rPr>
              <w:t>†</w:t>
            </w:r>
          </w:p>
        </w:tc>
        <w:tc>
          <w:tcPr>
            <w:tcW w:w="5397" w:type="dxa"/>
            <w:shd w:val="clear" w:color="auto" w:fill="E6E6E6"/>
          </w:tcPr>
          <w:p w:rsidR="006C5A1D" w:rsidRPr="00433F2C" w:rsidRDefault="006C5A1D" w:rsidP="00F36EA6">
            <w:pPr>
              <w:pStyle w:val="TableContent"/>
              <w:rPr>
                <w:b/>
                <w:sz w:val="18"/>
                <w:szCs w:val="18"/>
              </w:rPr>
            </w:pPr>
            <w:r w:rsidRPr="00433F2C">
              <w:rPr>
                <w:b/>
                <w:sz w:val="18"/>
                <w:szCs w:val="18"/>
              </w:rPr>
              <w:t>Description</w:t>
            </w:r>
          </w:p>
        </w:tc>
        <w:tc>
          <w:tcPr>
            <w:tcW w:w="998" w:type="dxa"/>
            <w:shd w:val="clear" w:color="auto" w:fill="E6E6E6"/>
          </w:tcPr>
          <w:p w:rsidR="006C5A1D" w:rsidRPr="00433F2C" w:rsidRDefault="006C5A1D" w:rsidP="00F36EA6">
            <w:pPr>
              <w:pStyle w:val="TableContent"/>
              <w:rPr>
                <w:b/>
                <w:sz w:val="18"/>
                <w:szCs w:val="18"/>
              </w:rPr>
            </w:pPr>
            <w:r w:rsidRPr="00433F2C">
              <w:rPr>
                <w:b/>
                <w:sz w:val="18"/>
                <w:szCs w:val="18"/>
              </w:rPr>
              <w:t>Decimal Places</w:t>
            </w:r>
          </w:p>
        </w:tc>
        <w:tc>
          <w:tcPr>
            <w:tcW w:w="1571" w:type="dxa"/>
            <w:shd w:val="clear" w:color="auto" w:fill="E6E6E6"/>
          </w:tcPr>
          <w:p w:rsidR="006C5A1D" w:rsidRPr="00433F2C" w:rsidRDefault="006C5A1D" w:rsidP="00F36EA6">
            <w:pPr>
              <w:pStyle w:val="TableContent"/>
              <w:rPr>
                <w:b/>
                <w:sz w:val="18"/>
                <w:szCs w:val="18"/>
              </w:rPr>
            </w:pPr>
            <w:r w:rsidRPr="00433F2C">
              <w:rPr>
                <w:b/>
                <w:sz w:val="18"/>
                <w:szCs w:val="18"/>
              </w:rPr>
              <w:t>Unit</w:t>
            </w:r>
            <w:r>
              <w:rPr>
                <w:b/>
                <w:sz w:val="18"/>
                <w:szCs w:val="18"/>
              </w:rPr>
              <w:t xml:space="preserve"> Class</w:t>
            </w:r>
          </w:p>
        </w:tc>
      </w:tr>
      <w:tr w:rsidR="006C5A1D" w:rsidRPr="00433F2C" w:rsidTr="00F36EA6">
        <w:trPr>
          <w:jc w:val="center"/>
        </w:trPr>
        <w:tc>
          <w:tcPr>
            <w:tcW w:w="1080" w:type="dxa"/>
          </w:tcPr>
          <w:p w:rsidR="006C5A1D" w:rsidRPr="00433F2C" w:rsidRDefault="006C5A1D" w:rsidP="00F36EA6">
            <w:pPr>
              <w:pStyle w:val="TableContent"/>
              <w:rPr>
                <w:rFonts w:cs="Arial"/>
                <w:sz w:val="18"/>
                <w:szCs w:val="18"/>
              </w:rPr>
            </w:pPr>
            <w:r>
              <w:rPr>
                <w:iCs/>
                <w:sz w:val="18"/>
                <w:szCs w:val="18"/>
              </w:rPr>
              <w:t>1.0</w:t>
            </w:r>
          </w:p>
        </w:tc>
        <w:tc>
          <w:tcPr>
            <w:tcW w:w="1443" w:type="dxa"/>
          </w:tcPr>
          <w:p w:rsidR="006C5A1D" w:rsidRPr="00D84378" w:rsidRDefault="006C5A1D" w:rsidP="00F36EA6">
            <w:pPr>
              <w:pStyle w:val="TableContent"/>
              <w:rPr>
                <w:rFonts w:cs="Arial"/>
                <w:b/>
                <w:sz w:val="18"/>
                <w:szCs w:val="18"/>
              </w:rPr>
            </w:pPr>
            <w:bookmarkStart w:id="213" w:name="AUCDN"/>
            <w:r w:rsidRPr="00D84378">
              <w:rPr>
                <w:rFonts w:cs="Arial"/>
                <w:b/>
                <w:sz w:val="18"/>
                <w:szCs w:val="18"/>
              </w:rPr>
              <w:t>&lt;AUC&gt;</w:t>
            </w:r>
            <w:r w:rsidR="00ED7C61" w:rsidRPr="00D84378">
              <w:rPr>
                <w:rFonts w:cs="Arial"/>
                <w:b/>
                <w:sz w:val="18"/>
                <w:szCs w:val="18"/>
              </w:rPr>
              <w:t>D</w:t>
            </w:r>
            <w:r w:rsidRPr="00D84378">
              <w:rPr>
                <w:rFonts w:cs="Arial"/>
                <w:b/>
                <w:sz w:val="18"/>
                <w:szCs w:val="18"/>
              </w:rPr>
              <w:t>N</w:t>
            </w:r>
            <w:bookmarkEnd w:id="213"/>
          </w:p>
        </w:tc>
        <w:tc>
          <w:tcPr>
            <w:tcW w:w="5397" w:type="dxa"/>
          </w:tcPr>
          <w:p w:rsidR="006C5A1D" w:rsidRDefault="006C5A1D" w:rsidP="00F36EA6">
            <w:pPr>
              <w:pStyle w:val="TableContent"/>
              <w:rPr>
                <w:rFonts w:cs="Arial"/>
                <w:sz w:val="18"/>
                <w:szCs w:val="18"/>
              </w:rPr>
            </w:pPr>
            <w:r w:rsidRPr="00433F2C">
              <w:rPr>
                <w:rFonts w:cs="Arial"/>
                <w:sz w:val="18"/>
                <w:szCs w:val="18"/>
              </w:rPr>
              <w:t>Dose Normalized AUC (unit dose)</w:t>
            </w:r>
            <w:r w:rsidR="00DB6942">
              <w:rPr>
                <w:rFonts w:cs="Arial"/>
                <w:sz w:val="18"/>
                <w:szCs w:val="18"/>
              </w:rPr>
              <w:t xml:space="preserve"> </w:t>
            </w:r>
            <w:r w:rsidR="00DB6942" w:rsidRPr="00D84378">
              <w:rPr>
                <w:rFonts w:cs="Arial"/>
                <w:b/>
                <w:sz w:val="18"/>
                <w:szCs w:val="18"/>
              </w:rPr>
              <w:t>for ANY AUC parameter value</w:t>
            </w:r>
          </w:p>
          <w:p w:rsidR="006C5A1D" w:rsidRPr="00433F2C" w:rsidRDefault="006C5A1D" w:rsidP="00F36EA6">
            <w:pPr>
              <w:pStyle w:val="TableContent"/>
              <w:rPr>
                <w:rFonts w:cs="Arial"/>
                <w:sz w:val="18"/>
                <w:szCs w:val="18"/>
              </w:rPr>
            </w:pPr>
            <w:r w:rsidRPr="00433F2C">
              <w:rPr>
                <w:rFonts w:cs="Arial"/>
                <w:sz w:val="18"/>
                <w:szCs w:val="18"/>
              </w:rPr>
              <w:t xml:space="preserve">To normalize </w:t>
            </w:r>
            <w:r w:rsidR="00DB6942" w:rsidRPr="00D84378">
              <w:rPr>
                <w:rFonts w:cs="Arial"/>
                <w:b/>
                <w:sz w:val="18"/>
                <w:szCs w:val="18"/>
              </w:rPr>
              <w:t xml:space="preserve">ANY </w:t>
            </w:r>
            <w:r w:rsidRPr="00D84378">
              <w:rPr>
                <w:rFonts w:cs="Arial"/>
                <w:b/>
                <w:sz w:val="18"/>
                <w:szCs w:val="18"/>
              </w:rPr>
              <w:t>AUC parameter</w:t>
            </w:r>
            <w:r w:rsidRPr="00433F2C">
              <w:rPr>
                <w:rFonts w:cs="Arial"/>
                <w:sz w:val="18"/>
                <w:szCs w:val="18"/>
              </w:rPr>
              <w:t xml:space="preserve"> to a unit dose.</w:t>
            </w:r>
          </w:p>
          <w:p w:rsidR="006C5A1D" w:rsidRPr="00433F2C" w:rsidRDefault="006C5A1D" w:rsidP="00F36EA6">
            <w:pPr>
              <w:pStyle w:val="TableContent"/>
              <w:rPr>
                <w:rFonts w:cs="Arial"/>
                <w:sz w:val="18"/>
                <w:szCs w:val="18"/>
              </w:rPr>
            </w:pPr>
          </w:p>
          <w:p w:rsidR="006C5A1D" w:rsidRPr="00433F2C" w:rsidRDefault="006C5A1D" w:rsidP="00F36EA6">
            <w:pPr>
              <w:pStyle w:val="TableContent"/>
              <w:rPr>
                <w:rFonts w:cs="Arial"/>
                <w:b/>
                <w:sz w:val="18"/>
                <w:szCs w:val="18"/>
              </w:rPr>
            </w:pPr>
            <w:r w:rsidRPr="00433F2C">
              <w:rPr>
                <w:rFonts w:cs="Arial"/>
                <w:b/>
                <w:sz w:val="18"/>
                <w:szCs w:val="18"/>
              </w:rPr>
              <w:t>Calculation</w:t>
            </w:r>
            <w:r>
              <w:rPr>
                <w:rFonts w:cs="Arial"/>
                <w:b/>
                <w:sz w:val="18"/>
                <w:szCs w:val="18"/>
              </w:rPr>
              <w:t xml:space="preserve"> for all AUC parameters excluding incremental AUC’s</w:t>
            </w:r>
          </w:p>
          <w:p w:rsidR="006C5A1D" w:rsidRDefault="00ED7C61" w:rsidP="00F36EA6">
            <w:pPr>
              <w:pStyle w:val="TableContent"/>
              <w:rPr>
                <w:iCs/>
                <w:sz w:val="18"/>
                <w:szCs w:val="18"/>
              </w:rPr>
            </w:pPr>
            <w:r w:rsidRPr="00433F2C">
              <w:rPr>
                <w:iCs/>
                <w:position w:val="-24"/>
                <w:sz w:val="18"/>
                <w:szCs w:val="18"/>
              </w:rPr>
              <w:object w:dxaOrig="1719" w:dyaOrig="620">
                <v:shape id="_x0000_i1116" type="#_x0000_t75" style="width:85.8pt;height:31.4pt" o:ole="">
                  <v:imagedata r:id="rId187" o:title=""/>
                </v:shape>
                <o:OLEObject Type="Embed" ProgID="Equation.3" ShapeID="_x0000_i1116" DrawAspect="Content" ObjectID="_1640609745" r:id="rId188"/>
              </w:object>
            </w:r>
          </w:p>
          <w:p w:rsidR="006C5A1D" w:rsidRDefault="006C5A1D" w:rsidP="00F36EA6">
            <w:pPr>
              <w:pStyle w:val="TableContent"/>
              <w:rPr>
                <w:iCs/>
                <w:sz w:val="18"/>
                <w:szCs w:val="18"/>
              </w:rPr>
            </w:pPr>
          </w:p>
          <w:p w:rsidR="006C5A1D" w:rsidRPr="00D34070" w:rsidRDefault="006C5A1D" w:rsidP="00F36EA6">
            <w:pPr>
              <w:pStyle w:val="TableContent"/>
              <w:rPr>
                <w:iCs/>
                <w:sz w:val="18"/>
                <w:szCs w:val="18"/>
                <w:lang w:val="fr-FR"/>
              </w:rPr>
            </w:pPr>
            <w:r w:rsidRPr="00D34070">
              <w:rPr>
                <w:iCs/>
                <w:sz w:val="18"/>
                <w:szCs w:val="18"/>
                <w:lang w:val="fr-FR"/>
              </w:rPr>
              <w:t>AUC : Any AUC value (AUCINF, AUCLAST</w:t>
            </w:r>
            <w:r w:rsidR="006E2E2B">
              <w:rPr>
                <w:iCs/>
                <w:sz w:val="18"/>
                <w:szCs w:val="18"/>
                <w:lang w:val="fr-FR"/>
              </w:rPr>
              <w:t>i</w:t>
            </w:r>
            <w:r w:rsidRPr="00D34070">
              <w:rPr>
                <w:iCs/>
                <w:sz w:val="18"/>
                <w:szCs w:val="18"/>
                <w:lang w:val="fr-FR"/>
              </w:rPr>
              <w:t xml:space="preserve">, AUCT1T2, etc.) </w:t>
            </w:r>
          </w:p>
          <w:p w:rsidR="006C5A1D" w:rsidRPr="00433F2C" w:rsidRDefault="006C5A1D" w:rsidP="00F36EA6">
            <w:pPr>
              <w:pStyle w:val="TableContent"/>
              <w:rPr>
                <w:iCs/>
                <w:sz w:val="18"/>
                <w:szCs w:val="18"/>
              </w:rPr>
            </w:pPr>
            <w:r w:rsidRPr="00433F2C">
              <w:rPr>
                <w:iCs/>
                <w:sz w:val="18"/>
                <w:szCs w:val="18"/>
              </w:rPr>
              <w:t>Dose: Administered unit dose, defined in primary</w:t>
            </w:r>
            <w:r w:rsidR="006E2E2B">
              <w:rPr>
                <w:iCs/>
                <w:sz w:val="18"/>
                <w:szCs w:val="18"/>
              </w:rPr>
              <w:t xml:space="preserve"> parameter analysis information, i.e. the </w:t>
            </w:r>
            <w:r w:rsidR="006E2E2B">
              <w:rPr>
                <w:iCs/>
                <w:sz w:val="18"/>
                <w:szCs w:val="18"/>
              </w:rPr>
              <w:fldChar w:fldCharType="begin"/>
            </w:r>
            <w:r w:rsidR="006E2E2B">
              <w:rPr>
                <w:iCs/>
                <w:sz w:val="18"/>
                <w:szCs w:val="18"/>
              </w:rPr>
              <w:instrText xml:space="preserve"> REF ModelConfigurationTemplate \h </w:instrText>
            </w:r>
            <w:r w:rsidR="006E2E2B">
              <w:rPr>
                <w:iCs/>
                <w:sz w:val="18"/>
                <w:szCs w:val="18"/>
              </w:rPr>
            </w:r>
            <w:r w:rsidR="006E2E2B">
              <w:rPr>
                <w:iCs/>
                <w:sz w:val="18"/>
                <w:szCs w:val="18"/>
              </w:rPr>
              <w:fldChar w:fldCharType="separate"/>
            </w:r>
            <w:r w:rsidR="006E2E2B">
              <w:rPr>
                <w:b/>
                <w:i/>
              </w:rPr>
              <w:t>M</w:t>
            </w:r>
            <w:r w:rsidR="006E2E2B" w:rsidRPr="0002670C">
              <w:rPr>
                <w:b/>
                <w:i/>
              </w:rPr>
              <w:t xml:space="preserve">odel </w:t>
            </w:r>
            <w:r w:rsidR="006E2E2B">
              <w:rPr>
                <w:b/>
                <w:i/>
              </w:rPr>
              <w:t>C</w:t>
            </w:r>
            <w:r w:rsidR="006E2E2B" w:rsidRPr="0002670C">
              <w:rPr>
                <w:b/>
                <w:i/>
              </w:rPr>
              <w:t xml:space="preserve">onfiguration </w:t>
            </w:r>
            <w:r w:rsidR="006E2E2B">
              <w:rPr>
                <w:b/>
                <w:i/>
              </w:rPr>
              <w:t>T</w:t>
            </w:r>
            <w:r w:rsidR="006E2E2B" w:rsidRPr="0002670C">
              <w:rPr>
                <w:b/>
                <w:i/>
              </w:rPr>
              <w:t>emplate</w:t>
            </w:r>
            <w:r w:rsidR="006E2E2B">
              <w:rPr>
                <w:iCs/>
                <w:sz w:val="18"/>
                <w:szCs w:val="18"/>
              </w:rPr>
              <w:fldChar w:fldCharType="end"/>
            </w:r>
            <w:r w:rsidR="006E2E2B">
              <w:rPr>
                <w:iCs/>
                <w:sz w:val="18"/>
                <w:szCs w:val="18"/>
              </w:rPr>
              <w:t>.</w:t>
            </w:r>
          </w:p>
          <w:p w:rsidR="006C5A1D" w:rsidRPr="00433F2C" w:rsidRDefault="006C5A1D" w:rsidP="00F36EA6">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58"/>
              <w:gridCol w:w="2362"/>
            </w:tblGrid>
            <w:tr w:rsidR="006C5A1D" w:rsidRPr="00433F2C" w:rsidTr="00F36EA6">
              <w:tc>
                <w:tcPr>
                  <w:tcW w:w="2358" w:type="dxa"/>
                </w:tcPr>
                <w:p w:rsidR="006C5A1D" w:rsidRPr="00433F2C" w:rsidRDefault="006C5A1D" w:rsidP="00F36EA6">
                  <w:pPr>
                    <w:pStyle w:val="TableContent"/>
                    <w:rPr>
                      <w:b/>
                      <w:iCs/>
                      <w:sz w:val="18"/>
                      <w:szCs w:val="18"/>
                    </w:rPr>
                  </w:pPr>
                  <w:r w:rsidRPr="00433F2C">
                    <w:rPr>
                      <w:b/>
                      <w:iCs/>
                      <w:sz w:val="18"/>
                      <w:szCs w:val="18"/>
                    </w:rPr>
                    <w:t>Data Checks</w:t>
                  </w:r>
                </w:p>
              </w:tc>
              <w:tc>
                <w:tcPr>
                  <w:tcW w:w="2362" w:type="dxa"/>
                </w:tcPr>
                <w:p w:rsidR="006C5A1D" w:rsidRPr="00433F2C" w:rsidRDefault="006C5A1D" w:rsidP="00F36EA6">
                  <w:pPr>
                    <w:pStyle w:val="TableContent"/>
                    <w:rPr>
                      <w:b/>
                      <w:iCs/>
                      <w:sz w:val="18"/>
                      <w:szCs w:val="18"/>
                    </w:rPr>
                  </w:pPr>
                  <w:r w:rsidRPr="00433F2C">
                    <w:rPr>
                      <w:b/>
                      <w:iCs/>
                      <w:sz w:val="18"/>
                      <w:szCs w:val="18"/>
                    </w:rPr>
                    <w:t>Actions</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Dose = 0</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Dose = Missing</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AUC = NA</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bl>
          <w:p w:rsidR="006C5A1D" w:rsidRDefault="006C5A1D" w:rsidP="00F36EA6">
            <w:pPr>
              <w:pStyle w:val="TableContent"/>
              <w:rPr>
                <w:rFonts w:cs="Arial"/>
                <w:sz w:val="18"/>
                <w:szCs w:val="18"/>
              </w:rPr>
            </w:pPr>
          </w:p>
          <w:p w:rsidR="006C5A1D" w:rsidRPr="00433F2C" w:rsidRDefault="006C5A1D" w:rsidP="00396B8B">
            <w:pPr>
              <w:pStyle w:val="TableContent"/>
              <w:rPr>
                <w:rFonts w:cs="Arial"/>
                <w:sz w:val="18"/>
                <w:szCs w:val="18"/>
              </w:rPr>
            </w:pPr>
            <w:r>
              <w:rPr>
                <w:rFonts w:cs="Arial"/>
                <w:sz w:val="18"/>
                <w:szCs w:val="18"/>
              </w:rPr>
              <w:t xml:space="preserve">Note: automated computation of Dose Normalized Parameters </w:t>
            </w:r>
            <w:proofErr w:type="gramStart"/>
            <w:r w:rsidR="006E2E2B">
              <w:rPr>
                <w:rFonts w:cs="Arial"/>
                <w:sz w:val="18"/>
                <w:szCs w:val="18"/>
              </w:rPr>
              <w:t xml:space="preserve">is </w:t>
            </w:r>
            <w:r>
              <w:rPr>
                <w:rFonts w:cs="Arial"/>
                <w:sz w:val="18"/>
                <w:szCs w:val="18"/>
              </w:rPr>
              <w:t xml:space="preserve"> not</w:t>
            </w:r>
            <w:proofErr w:type="gramEnd"/>
            <w:r>
              <w:rPr>
                <w:rFonts w:cs="Arial"/>
                <w:sz w:val="18"/>
                <w:szCs w:val="18"/>
              </w:rPr>
              <w:t xml:space="preserve"> implemented in the legacy Pfizer eNCA computation engine release 2 code base.</w:t>
            </w:r>
          </w:p>
        </w:tc>
        <w:tc>
          <w:tcPr>
            <w:tcW w:w="998" w:type="dxa"/>
          </w:tcPr>
          <w:p w:rsidR="006C5A1D" w:rsidRPr="00433F2C" w:rsidRDefault="006C5A1D" w:rsidP="00F36EA6">
            <w:pPr>
              <w:pStyle w:val="TableContent"/>
              <w:rPr>
                <w:rFonts w:cs="Arial"/>
                <w:sz w:val="18"/>
                <w:szCs w:val="18"/>
              </w:rPr>
            </w:pPr>
          </w:p>
        </w:tc>
        <w:tc>
          <w:tcPr>
            <w:tcW w:w="1571" w:type="dxa"/>
          </w:tcPr>
          <w:p w:rsidR="006C5A1D" w:rsidRDefault="006C5A1D" w:rsidP="00F36EA6">
            <w:pPr>
              <w:pStyle w:val="TableContent"/>
              <w:rPr>
                <w:rFonts w:cs="Arial"/>
                <w:sz w:val="18"/>
                <w:szCs w:val="18"/>
              </w:rPr>
            </w:pPr>
            <w:r w:rsidRPr="00C62611">
              <w:rPr>
                <w:rFonts w:cs="Arial"/>
                <w:sz w:val="18"/>
                <w:szCs w:val="18"/>
              </w:rPr>
              <w:t xml:space="preserve">AUCNORMU </w:t>
            </w:r>
          </w:p>
          <w:p w:rsidR="006C5A1D" w:rsidRDefault="006C5A1D" w:rsidP="00F36EA6">
            <w:pPr>
              <w:pStyle w:val="TableContent"/>
              <w:rPr>
                <w:rFonts w:cs="Arial"/>
                <w:sz w:val="18"/>
                <w:szCs w:val="18"/>
              </w:rPr>
            </w:pPr>
          </w:p>
          <w:p w:rsidR="006C5A1D" w:rsidRPr="00433F2C" w:rsidRDefault="006C5A1D" w:rsidP="00F36EA6">
            <w:pPr>
              <w:pStyle w:val="TableContent"/>
              <w:rPr>
                <w:rFonts w:cs="Arial"/>
                <w:i/>
                <w:iCs/>
                <w:sz w:val="18"/>
                <w:szCs w:val="18"/>
              </w:rPr>
            </w:pPr>
            <w:r w:rsidRPr="00433F2C">
              <w:rPr>
                <w:rFonts w:cs="Arial"/>
                <w:i/>
                <w:iCs/>
                <w:sz w:val="18"/>
                <w:szCs w:val="18"/>
              </w:rPr>
              <w:t xml:space="preserve">For example, if AUC is ng*hr/mL and dose is mg, units for the dose-normalized values would </w:t>
            </w:r>
            <w:proofErr w:type="gramStart"/>
            <w:r w:rsidRPr="00433F2C">
              <w:rPr>
                <w:rFonts w:cs="Arial"/>
                <w:i/>
                <w:iCs/>
                <w:sz w:val="18"/>
                <w:szCs w:val="18"/>
              </w:rPr>
              <w:t>be  ng</w:t>
            </w:r>
            <w:proofErr w:type="gramEnd"/>
            <w:r w:rsidRPr="00433F2C">
              <w:rPr>
                <w:rFonts w:cs="Arial"/>
                <w:i/>
                <w:iCs/>
                <w:sz w:val="18"/>
                <w:szCs w:val="18"/>
              </w:rPr>
              <w:t xml:space="preserve">*hr/mL/mg (not hr/mL).  </w:t>
            </w:r>
          </w:p>
          <w:p w:rsidR="006C5A1D" w:rsidRPr="00433F2C" w:rsidRDefault="006C5A1D" w:rsidP="00F36EA6">
            <w:pPr>
              <w:pStyle w:val="TableContent"/>
              <w:rPr>
                <w:rFonts w:cs="Arial"/>
                <w:sz w:val="18"/>
                <w:szCs w:val="18"/>
              </w:rPr>
            </w:pPr>
            <w:r w:rsidRPr="00433F2C">
              <w:rPr>
                <w:rFonts w:cs="Arial"/>
                <w:i/>
                <w:iCs/>
                <w:sz w:val="18"/>
                <w:szCs w:val="18"/>
              </w:rPr>
              <w:t>It’s simpler, and easier to relate to the observed (non-normalized) values.</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lastRenderedPageBreak/>
              <w:t>3.0</w:t>
            </w:r>
          </w:p>
        </w:tc>
        <w:tc>
          <w:tcPr>
            <w:tcW w:w="1443" w:type="dxa"/>
          </w:tcPr>
          <w:p w:rsidR="006C5A1D" w:rsidRPr="00D84378" w:rsidRDefault="006C5A1D" w:rsidP="00F36EA6">
            <w:pPr>
              <w:pStyle w:val="TableContent"/>
              <w:rPr>
                <w:b/>
                <w:iCs/>
                <w:sz w:val="18"/>
                <w:szCs w:val="18"/>
              </w:rPr>
            </w:pPr>
            <w:bookmarkStart w:id="214" w:name="AUCTDN"/>
            <w:r w:rsidRPr="00D84378">
              <w:rPr>
                <w:b/>
                <w:iCs/>
                <w:sz w:val="18"/>
                <w:szCs w:val="18"/>
              </w:rPr>
              <w:t>AUCT</w:t>
            </w:r>
            <w:r w:rsidR="00ED7C61" w:rsidRPr="00D84378">
              <w:rPr>
                <w:b/>
                <w:iCs/>
                <w:sz w:val="18"/>
                <w:szCs w:val="18"/>
              </w:rPr>
              <w:t>D</w:t>
            </w:r>
            <w:r w:rsidRPr="00D84378">
              <w:rPr>
                <w:b/>
                <w:iCs/>
                <w:sz w:val="18"/>
                <w:szCs w:val="18"/>
              </w:rPr>
              <w:t>N</w:t>
            </w:r>
            <w:bookmarkEnd w:id="214"/>
          </w:p>
        </w:tc>
        <w:tc>
          <w:tcPr>
            <w:tcW w:w="5397" w:type="dxa"/>
          </w:tcPr>
          <w:p w:rsidR="006C5A1D" w:rsidRDefault="006C5A1D" w:rsidP="00F36EA6">
            <w:pPr>
              <w:pStyle w:val="TableContent"/>
              <w:rPr>
                <w:rFonts w:cs="Arial"/>
                <w:sz w:val="18"/>
                <w:szCs w:val="18"/>
              </w:rPr>
            </w:pPr>
            <w:r w:rsidRPr="00433F2C">
              <w:rPr>
                <w:rFonts w:cs="Arial"/>
                <w:sz w:val="18"/>
                <w:szCs w:val="18"/>
              </w:rPr>
              <w:t xml:space="preserve">Dose Normalized </w:t>
            </w:r>
            <w:r>
              <w:rPr>
                <w:rFonts w:cs="Arial"/>
                <w:sz w:val="18"/>
                <w:szCs w:val="18"/>
              </w:rPr>
              <w:fldChar w:fldCharType="begin"/>
            </w:r>
            <w:r>
              <w:rPr>
                <w:rFonts w:cs="Arial"/>
                <w:sz w:val="18"/>
                <w:szCs w:val="18"/>
              </w:rPr>
              <w:instrText xml:space="preserve"> REF AUCT \h </w:instrText>
            </w:r>
            <w:r>
              <w:rPr>
                <w:rFonts w:cs="Arial"/>
                <w:sz w:val="18"/>
                <w:szCs w:val="18"/>
              </w:rPr>
            </w:r>
            <w:r>
              <w:rPr>
                <w:rFonts w:cs="Arial"/>
                <w:sz w:val="18"/>
                <w:szCs w:val="18"/>
              </w:rPr>
              <w:fldChar w:fldCharType="separate"/>
            </w:r>
            <w:r w:rsidRPr="00433F2C">
              <w:rPr>
                <w:iCs/>
                <w:sz w:val="18"/>
                <w:szCs w:val="18"/>
              </w:rPr>
              <w:t>AUCT</w:t>
            </w:r>
            <w:r>
              <w:rPr>
                <w:rFonts w:cs="Arial"/>
                <w:sz w:val="18"/>
                <w:szCs w:val="18"/>
              </w:rPr>
              <w:fldChar w:fldCharType="end"/>
            </w:r>
            <w:r w:rsidR="00ED7C61">
              <w:rPr>
                <w:rFonts w:cs="Arial"/>
                <w:sz w:val="18"/>
                <w:szCs w:val="18"/>
              </w:rPr>
              <w:t xml:space="preserve"> </w:t>
            </w:r>
            <w:r>
              <w:rPr>
                <w:rFonts w:cs="Arial"/>
                <w:sz w:val="18"/>
                <w:szCs w:val="18"/>
              </w:rPr>
              <w:t>to a unit dose value</w:t>
            </w:r>
          </w:p>
          <w:p w:rsidR="006C5A1D" w:rsidRDefault="006C5A1D" w:rsidP="00F36EA6">
            <w:pPr>
              <w:pStyle w:val="TableContent"/>
              <w:rPr>
                <w:rFonts w:cs="Arial"/>
                <w:b/>
                <w:bCs w:val="0"/>
                <w:sz w:val="18"/>
                <w:szCs w:val="18"/>
              </w:rPr>
            </w:pPr>
          </w:p>
          <w:p w:rsidR="006C5A1D" w:rsidRDefault="006C5A1D" w:rsidP="00F36EA6">
            <w:pPr>
              <w:pStyle w:val="TableContent"/>
              <w:rPr>
                <w:iCs/>
                <w:sz w:val="18"/>
                <w:szCs w:val="18"/>
              </w:rPr>
            </w:pPr>
            <w:r w:rsidRPr="00433F2C">
              <w:rPr>
                <w:iCs/>
                <w:position w:val="-24"/>
                <w:sz w:val="18"/>
                <w:szCs w:val="18"/>
              </w:rPr>
              <w:object w:dxaOrig="2040" w:dyaOrig="620">
                <v:shape id="_x0000_i1117" type="#_x0000_t75" style="width:102.15pt;height:31.4pt" o:ole="">
                  <v:imagedata r:id="rId189" o:title=""/>
                </v:shape>
                <o:OLEObject Type="Embed" ProgID="Equation.3" ShapeID="_x0000_i1117" DrawAspect="Content" ObjectID="_1640609746" r:id="rId190"/>
              </w:object>
            </w:r>
          </w:p>
          <w:p w:rsidR="006C5A1D" w:rsidRDefault="006C5A1D" w:rsidP="00F36EA6">
            <w:pPr>
              <w:pStyle w:val="TableContent"/>
              <w:rPr>
                <w:iCs/>
                <w:sz w:val="18"/>
                <w:szCs w:val="18"/>
              </w:rPr>
            </w:pPr>
          </w:p>
          <w:p w:rsidR="006C5A1D" w:rsidRPr="00433F2C" w:rsidRDefault="006C5A1D" w:rsidP="00F36EA6">
            <w:pPr>
              <w:pStyle w:val="TableContent"/>
              <w:rPr>
                <w:iCs/>
                <w:sz w:val="18"/>
                <w:szCs w:val="18"/>
              </w:rPr>
            </w:pPr>
            <w:r>
              <w:rPr>
                <w:iCs/>
                <w:sz w:val="18"/>
                <w:szCs w:val="18"/>
              </w:rPr>
              <w:t>DOSEi: Administered unit dose for the dosing interval.</w:t>
            </w:r>
          </w:p>
          <w:p w:rsidR="006C5A1D" w:rsidRPr="00433F2C" w:rsidRDefault="006C5A1D" w:rsidP="00F36EA6">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58"/>
              <w:gridCol w:w="2362"/>
            </w:tblGrid>
            <w:tr w:rsidR="006C5A1D" w:rsidRPr="00433F2C" w:rsidTr="00F36EA6">
              <w:tc>
                <w:tcPr>
                  <w:tcW w:w="2358" w:type="dxa"/>
                </w:tcPr>
                <w:p w:rsidR="006C5A1D" w:rsidRPr="00433F2C" w:rsidRDefault="006C5A1D" w:rsidP="00F36EA6">
                  <w:pPr>
                    <w:pStyle w:val="TableContent"/>
                    <w:rPr>
                      <w:b/>
                      <w:iCs/>
                      <w:sz w:val="18"/>
                      <w:szCs w:val="18"/>
                    </w:rPr>
                  </w:pPr>
                  <w:r w:rsidRPr="00433F2C">
                    <w:rPr>
                      <w:b/>
                      <w:iCs/>
                      <w:sz w:val="18"/>
                      <w:szCs w:val="18"/>
                    </w:rPr>
                    <w:t>Data Checks</w:t>
                  </w:r>
                </w:p>
              </w:tc>
              <w:tc>
                <w:tcPr>
                  <w:tcW w:w="2362" w:type="dxa"/>
                </w:tcPr>
                <w:p w:rsidR="006C5A1D" w:rsidRPr="00433F2C" w:rsidRDefault="006C5A1D" w:rsidP="00F36EA6">
                  <w:pPr>
                    <w:pStyle w:val="TableContent"/>
                    <w:rPr>
                      <w:b/>
                      <w:iCs/>
                      <w:sz w:val="18"/>
                      <w:szCs w:val="18"/>
                    </w:rPr>
                  </w:pPr>
                  <w:r w:rsidRPr="00433F2C">
                    <w:rPr>
                      <w:b/>
                      <w:iCs/>
                      <w:sz w:val="18"/>
                      <w:szCs w:val="18"/>
                    </w:rPr>
                    <w:t>Actions</w:t>
                  </w:r>
                </w:p>
              </w:tc>
            </w:tr>
            <w:tr w:rsidR="006C5A1D" w:rsidRPr="00433F2C" w:rsidTr="00F36EA6">
              <w:tc>
                <w:tcPr>
                  <w:tcW w:w="2358" w:type="dxa"/>
                </w:tcPr>
                <w:p w:rsidR="006C5A1D" w:rsidRPr="00433F2C" w:rsidRDefault="006C5A1D" w:rsidP="00F36EA6">
                  <w:pPr>
                    <w:pStyle w:val="TableContent"/>
                    <w:rPr>
                      <w:iCs/>
                      <w:sz w:val="18"/>
                      <w:szCs w:val="18"/>
                    </w:rPr>
                  </w:pPr>
                  <w:r>
                    <w:rPr>
                      <w:iCs/>
                      <w:sz w:val="18"/>
                      <w:szCs w:val="18"/>
                    </w:rPr>
                    <w:t>DOSEi</w:t>
                  </w:r>
                  <w:r w:rsidRPr="00433F2C">
                    <w:rPr>
                      <w:iCs/>
                      <w:sz w:val="18"/>
                      <w:szCs w:val="18"/>
                    </w:rPr>
                    <w:t xml:space="preserve"> = 0</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Pr>
                      <w:iCs/>
                      <w:sz w:val="18"/>
                      <w:szCs w:val="18"/>
                    </w:rPr>
                    <w:t>DOSEi</w:t>
                  </w:r>
                  <w:r w:rsidRPr="00433F2C">
                    <w:rPr>
                      <w:iCs/>
                      <w:sz w:val="18"/>
                      <w:szCs w:val="18"/>
                    </w:rPr>
                    <w:t xml:space="preserve"> = Missing</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AUC</w:t>
                  </w:r>
                  <w:r>
                    <w:rPr>
                      <w:iCs/>
                      <w:sz w:val="18"/>
                      <w:szCs w:val="18"/>
                    </w:rPr>
                    <w:t>T</w:t>
                  </w:r>
                  <w:r w:rsidRPr="00433F2C">
                    <w:rPr>
                      <w:iCs/>
                      <w:sz w:val="18"/>
                      <w:szCs w:val="18"/>
                    </w:rPr>
                    <w:t xml:space="preserve"> = NA</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bl>
          <w:p w:rsidR="006C5A1D" w:rsidRPr="00433F2C" w:rsidRDefault="006C5A1D" w:rsidP="00F36EA6">
            <w:pPr>
              <w:pStyle w:val="TableContent"/>
              <w:rPr>
                <w:rFonts w:cs="Arial"/>
                <w:b/>
                <w:bCs w:val="0"/>
                <w:sz w:val="18"/>
                <w:szCs w:val="18"/>
              </w:rPr>
            </w:pPr>
          </w:p>
        </w:tc>
        <w:tc>
          <w:tcPr>
            <w:tcW w:w="998" w:type="dxa"/>
          </w:tcPr>
          <w:p w:rsidR="006C5A1D" w:rsidRPr="00433F2C" w:rsidRDefault="006C5A1D" w:rsidP="00F36EA6">
            <w:pPr>
              <w:pStyle w:val="TableContent"/>
              <w:rPr>
                <w:rFonts w:cs="Arial"/>
                <w:sz w:val="18"/>
                <w:szCs w:val="18"/>
              </w:rPr>
            </w:pPr>
            <w:r>
              <w:rPr>
                <w:rFonts w:cs="Arial"/>
                <w:sz w:val="18"/>
                <w:szCs w:val="18"/>
              </w:rPr>
              <w:t>2</w:t>
            </w:r>
          </w:p>
        </w:tc>
        <w:tc>
          <w:tcPr>
            <w:tcW w:w="1571" w:type="dxa"/>
          </w:tcPr>
          <w:p w:rsidR="006C5A1D" w:rsidRDefault="006C5A1D" w:rsidP="00F36EA6">
            <w:pPr>
              <w:pStyle w:val="TableContent"/>
              <w:rPr>
                <w:rFonts w:cs="Arial"/>
                <w:sz w:val="18"/>
                <w:szCs w:val="18"/>
              </w:rPr>
            </w:pPr>
            <w:r w:rsidRPr="00C62611">
              <w:rPr>
                <w:rFonts w:cs="Arial"/>
                <w:sz w:val="18"/>
                <w:szCs w:val="18"/>
              </w:rPr>
              <w:t xml:space="preserve">AUCNORMU </w:t>
            </w:r>
          </w:p>
          <w:p w:rsidR="006C5A1D" w:rsidRDefault="006C5A1D" w:rsidP="00F36EA6">
            <w:pPr>
              <w:pStyle w:val="TableContent"/>
              <w:rPr>
                <w:rFonts w:cs="Arial"/>
                <w:sz w:val="18"/>
                <w:szCs w:val="18"/>
              </w:rPr>
            </w:pPr>
          </w:p>
        </w:tc>
      </w:tr>
      <w:tr w:rsidR="009C7172" w:rsidRPr="00433F2C" w:rsidTr="00DF7BA2">
        <w:trPr>
          <w:jc w:val="center"/>
        </w:trPr>
        <w:tc>
          <w:tcPr>
            <w:tcW w:w="1080" w:type="dxa"/>
          </w:tcPr>
          <w:p w:rsidR="009C7172" w:rsidRPr="00433F2C" w:rsidRDefault="009C7172" w:rsidP="00DF7BA2">
            <w:pPr>
              <w:pStyle w:val="TableContent"/>
              <w:rPr>
                <w:rFonts w:cs="Arial"/>
                <w:sz w:val="18"/>
                <w:szCs w:val="18"/>
              </w:rPr>
            </w:pPr>
            <w:r>
              <w:rPr>
                <w:iCs/>
                <w:sz w:val="18"/>
                <w:szCs w:val="18"/>
              </w:rPr>
              <w:t>3.0</w:t>
            </w:r>
          </w:p>
        </w:tc>
        <w:tc>
          <w:tcPr>
            <w:tcW w:w="1443" w:type="dxa"/>
          </w:tcPr>
          <w:p w:rsidR="009C7172" w:rsidRPr="00D84378" w:rsidRDefault="009C7172" w:rsidP="00DF7BA2">
            <w:pPr>
              <w:pStyle w:val="TableContent"/>
              <w:rPr>
                <w:rFonts w:cs="Arial"/>
                <w:b/>
                <w:sz w:val="18"/>
                <w:szCs w:val="18"/>
              </w:rPr>
            </w:pPr>
            <w:bookmarkStart w:id="215" w:name="AUCALLDN"/>
            <w:r>
              <w:rPr>
                <w:rFonts w:cs="Arial"/>
                <w:b/>
                <w:sz w:val="18"/>
                <w:szCs w:val="18"/>
              </w:rPr>
              <w:t>AUCALL</w:t>
            </w:r>
            <w:r w:rsidRPr="00D84378">
              <w:rPr>
                <w:rFonts w:cs="Arial"/>
                <w:b/>
                <w:sz w:val="18"/>
                <w:szCs w:val="18"/>
              </w:rPr>
              <w:t>DN</w:t>
            </w:r>
            <w:bookmarkEnd w:id="215"/>
          </w:p>
        </w:tc>
        <w:tc>
          <w:tcPr>
            <w:tcW w:w="5397" w:type="dxa"/>
          </w:tcPr>
          <w:p w:rsidR="009C7172" w:rsidRPr="00433F2C" w:rsidRDefault="009C7172" w:rsidP="00DF7BA2">
            <w:pPr>
              <w:pStyle w:val="TableContent"/>
              <w:rPr>
                <w:rFonts w:cs="Arial"/>
                <w:sz w:val="18"/>
                <w:szCs w:val="18"/>
              </w:rPr>
            </w:pPr>
            <w:r>
              <w:rPr>
                <w:rFonts w:cs="Arial"/>
                <w:sz w:val="18"/>
                <w:szCs w:val="18"/>
              </w:rPr>
              <w:t>Dose normalized AUCALL</w:t>
            </w:r>
          </w:p>
          <w:p w:rsidR="009C7172" w:rsidRPr="00433F2C" w:rsidRDefault="009C7172" w:rsidP="00DF7BA2">
            <w:pPr>
              <w:pStyle w:val="TableContent"/>
              <w:rPr>
                <w:rFonts w:cs="Arial"/>
                <w:sz w:val="18"/>
                <w:szCs w:val="18"/>
              </w:rPr>
            </w:pPr>
            <w:r w:rsidRPr="00433F2C">
              <w:rPr>
                <w:rFonts w:cs="Arial"/>
                <w:sz w:val="18"/>
                <w:szCs w:val="18"/>
              </w:rPr>
              <w:t>-See above equation</w:t>
            </w:r>
            <w:r>
              <w:rPr>
                <w:rFonts w:cs="Arial"/>
                <w:sz w:val="18"/>
                <w:szCs w:val="18"/>
              </w:rPr>
              <w:t xml:space="preserve"> for </w:t>
            </w:r>
            <w:r>
              <w:rPr>
                <w:rFonts w:cs="Arial"/>
                <w:sz w:val="18"/>
                <w:szCs w:val="18"/>
              </w:rPr>
              <w:fldChar w:fldCharType="begin"/>
            </w:r>
            <w:r>
              <w:rPr>
                <w:rFonts w:cs="Arial"/>
                <w:sz w:val="18"/>
                <w:szCs w:val="18"/>
              </w:rPr>
              <w:instrText xml:space="preserve"> REF AUCDN \h </w:instrText>
            </w:r>
            <w:r>
              <w:rPr>
                <w:rFonts w:cs="Arial"/>
                <w:sz w:val="18"/>
                <w:szCs w:val="18"/>
              </w:rPr>
            </w:r>
            <w:r>
              <w:rPr>
                <w:rFonts w:cs="Arial"/>
                <w:sz w:val="18"/>
                <w:szCs w:val="18"/>
              </w:rPr>
              <w:fldChar w:fldCharType="separate"/>
            </w:r>
            <w:r>
              <w:rPr>
                <w:rFonts w:cs="Arial"/>
                <w:sz w:val="18"/>
                <w:szCs w:val="18"/>
              </w:rPr>
              <w:t>&lt;AUC&gt;DN</w:t>
            </w:r>
            <w:r>
              <w:rPr>
                <w:rFonts w:cs="Arial"/>
                <w:sz w:val="18"/>
                <w:szCs w:val="18"/>
              </w:rPr>
              <w:fldChar w:fldCharType="end"/>
            </w:r>
          </w:p>
          <w:p w:rsidR="009C7172" w:rsidRPr="00433F2C" w:rsidRDefault="009C7172" w:rsidP="00DF7BA2">
            <w:pPr>
              <w:pStyle w:val="TableContent"/>
              <w:rPr>
                <w:rFonts w:cs="Arial"/>
                <w:sz w:val="18"/>
                <w:szCs w:val="18"/>
              </w:rPr>
            </w:pPr>
          </w:p>
        </w:tc>
        <w:tc>
          <w:tcPr>
            <w:tcW w:w="998" w:type="dxa"/>
          </w:tcPr>
          <w:p w:rsidR="009C7172" w:rsidRPr="00433F2C" w:rsidRDefault="009C7172" w:rsidP="00DF7BA2">
            <w:pPr>
              <w:pStyle w:val="TableContent"/>
              <w:rPr>
                <w:rFonts w:cs="Arial"/>
                <w:sz w:val="18"/>
                <w:szCs w:val="18"/>
              </w:rPr>
            </w:pPr>
            <w:r w:rsidRPr="00433F2C">
              <w:rPr>
                <w:rFonts w:cs="Arial"/>
                <w:sz w:val="18"/>
                <w:szCs w:val="18"/>
              </w:rPr>
              <w:t>3</w:t>
            </w:r>
          </w:p>
        </w:tc>
        <w:tc>
          <w:tcPr>
            <w:tcW w:w="1571" w:type="dxa"/>
          </w:tcPr>
          <w:p w:rsidR="009C7172" w:rsidRPr="00C62611" w:rsidRDefault="009C7172" w:rsidP="00DF7BA2">
            <w:pPr>
              <w:pStyle w:val="TableContent"/>
              <w:rPr>
                <w:rFonts w:cs="Arial"/>
                <w:sz w:val="18"/>
                <w:szCs w:val="18"/>
              </w:rPr>
            </w:pPr>
            <w:r w:rsidRPr="00C62611">
              <w:rPr>
                <w:rFonts w:cs="Arial"/>
                <w:sz w:val="18"/>
                <w:szCs w:val="18"/>
              </w:rPr>
              <w:t>AUCNORMU</w:t>
            </w:r>
          </w:p>
        </w:tc>
      </w:tr>
      <w:tr w:rsidR="006C5A1D" w:rsidRPr="00433F2C" w:rsidTr="00F36EA6">
        <w:trPr>
          <w:jc w:val="center"/>
        </w:trPr>
        <w:tc>
          <w:tcPr>
            <w:tcW w:w="1080" w:type="dxa"/>
          </w:tcPr>
          <w:p w:rsidR="006C5A1D" w:rsidRPr="00433F2C" w:rsidRDefault="006E2E2B" w:rsidP="00F36EA6">
            <w:pPr>
              <w:pStyle w:val="TableContent"/>
              <w:rPr>
                <w:rFonts w:cs="Arial"/>
                <w:sz w:val="18"/>
                <w:szCs w:val="18"/>
              </w:rPr>
            </w:pPr>
            <w:r>
              <w:rPr>
                <w:iCs/>
                <w:sz w:val="18"/>
                <w:szCs w:val="18"/>
              </w:rPr>
              <w:t>3</w:t>
            </w:r>
            <w:r w:rsidR="006C5A1D">
              <w:rPr>
                <w:iCs/>
                <w:sz w:val="18"/>
                <w:szCs w:val="18"/>
              </w:rPr>
              <w:t>.0</w:t>
            </w:r>
          </w:p>
        </w:tc>
        <w:tc>
          <w:tcPr>
            <w:tcW w:w="1443" w:type="dxa"/>
          </w:tcPr>
          <w:p w:rsidR="006C5A1D" w:rsidRPr="00D84378" w:rsidRDefault="006C5A1D" w:rsidP="00F36EA6">
            <w:pPr>
              <w:pStyle w:val="TableContent"/>
              <w:rPr>
                <w:rFonts w:cs="Arial"/>
                <w:b/>
                <w:sz w:val="18"/>
                <w:szCs w:val="18"/>
              </w:rPr>
            </w:pPr>
            <w:bookmarkStart w:id="216" w:name="AUCINFODN"/>
            <w:r w:rsidRPr="00D84378">
              <w:rPr>
                <w:rFonts w:cs="Arial"/>
                <w:b/>
                <w:sz w:val="18"/>
                <w:szCs w:val="18"/>
              </w:rPr>
              <w:t>AUCINFO</w:t>
            </w:r>
            <w:r w:rsidR="00ED7C61" w:rsidRPr="00D84378">
              <w:rPr>
                <w:rFonts w:cs="Arial"/>
                <w:b/>
                <w:sz w:val="18"/>
                <w:szCs w:val="18"/>
              </w:rPr>
              <w:t>D</w:t>
            </w:r>
            <w:r w:rsidRPr="00D84378">
              <w:rPr>
                <w:rFonts w:cs="Arial"/>
                <w:b/>
                <w:sz w:val="18"/>
                <w:szCs w:val="18"/>
              </w:rPr>
              <w:t>N</w:t>
            </w:r>
            <w:bookmarkEnd w:id="216"/>
          </w:p>
        </w:tc>
        <w:tc>
          <w:tcPr>
            <w:tcW w:w="5397" w:type="dxa"/>
          </w:tcPr>
          <w:p w:rsidR="006C5A1D" w:rsidRPr="00433F2C" w:rsidRDefault="006C5A1D" w:rsidP="00F36EA6">
            <w:pPr>
              <w:pStyle w:val="TableContent"/>
              <w:rPr>
                <w:rFonts w:cs="Arial"/>
                <w:sz w:val="18"/>
                <w:szCs w:val="18"/>
              </w:rPr>
            </w:pPr>
            <w:r w:rsidRPr="00433F2C">
              <w:rPr>
                <w:rFonts w:cs="Arial"/>
                <w:sz w:val="18"/>
                <w:szCs w:val="18"/>
              </w:rPr>
              <w:t>Dose normalized AUCINF</w:t>
            </w:r>
            <w:r>
              <w:rPr>
                <w:rFonts w:cs="Arial"/>
                <w:sz w:val="18"/>
                <w:szCs w:val="18"/>
              </w:rPr>
              <w:t xml:space="preserve"> (OBSERVED)</w:t>
            </w:r>
          </w:p>
          <w:p w:rsidR="006C5A1D" w:rsidRPr="00433F2C" w:rsidRDefault="006C5A1D" w:rsidP="00F36EA6">
            <w:pPr>
              <w:pStyle w:val="TableContent"/>
              <w:rPr>
                <w:rFonts w:cs="Arial"/>
                <w:sz w:val="18"/>
                <w:szCs w:val="18"/>
              </w:rPr>
            </w:pPr>
            <w:r w:rsidRPr="00433F2C">
              <w:rPr>
                <w:rFonts w:cs="Arial"/>
                <w:sz w:val="18"/>
                <w:szCs w:val="18"/>
              </w:rPr>
              <w:t>-See above equation</w:t>
            </w:r>
            <w:r>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ED7C61">
              <w:rPr>
                <w:rFonts w:cs="Arial"/>
                <w:sz w:val="18"/>
                <w:szCs w:val="18"/>
              </w:rPr>
              <w:t>&lt;AUC&gt;DN</w:t>
            </w:r>
            <w:r w:rsidR="00ED7C61">
              <w:rPr>
                <w:rFonts w:cs="Arial"/>
                <w:sz w:val="18"/>
                <w:szCs w:val="18"/>
              </w:rPr>
              <w:fldChar w:fldCharType="end"/>
            </w:r>
          </w:p>
          <w:p w:rsidR="006C5A1D" w:rsidRPr="00433F2C" w:rsidRDefault="006C5A1D" w:rsidP="00F36EA6">
            <w:pPr>
              <w:pStyle w:val="TableContent"/>
              <w:rPr>
                <w:rFonts w:cs="Arial"/>
                <w:sz w:val="18"/>
                <w:szCs w:val="18"/>
              </w:rPr>
            </w:pPr>
          </w:p>
        </w:tc>
        <w:tc>
          <w:tcPr>
            <w:tcW w:w="998" w:type="dxa"/>
          </w:tcPr>
          <w:p w:rsidR="006C5A1D" w:rsidRPr="00433F2C" w:rsidRDefault="006C5A1D" w:rsidP="00F36EA6">
            <w:pPr>
              <w:pStyle w:val="TableContent"/>
              <w:rPr>
                <w:rFonts w:cs="Arial"/>
                <w:sz w:val="18"/>
                <w:szCs w:val="18"/>
              </w:rPr>
            </w:pPr>
            <w:r w:rsidRPr="00433F2C">
              <w:rPr>
                <w:rFonts w:cs="Arial"/>
                <w:sz w:val="18"/>
                <w:szCs w:val="18"/>
              </w:rPr>
              <w:t>3</w:t>
            </w:r>
          </w:p>
        </w:tc>
        <w:tc>
          <w:tcPr>
            <w:tcW w:w="1571" w:type="dxa"/>
          </w:tcPr>
          <w:p w:rsidR="006C5A1D" w:rsidRPr="00C62611" w:rsidRDefault="006C5A1D" w:rsidP="00F36EA6">
            <w:pPr>
              <w:pStyle w:val="TableContent"/>
              <w:rPr>
                <w:rFonts w:cs="Arial"/>
                <w:sz w:val="18"/>
                <w:szCs w:val="18"/>
              </w:rPr>
            </w:pPr>
            <w:r w:rsidRPr="00C62611">
              <w:rPr>
                <w:rFonts w:cs="Arial"/>
                <w:sz w:val="18"/>
                <w:szCs w:val="18"/>
              </w:rPr>
              <w:t>AUCNORMU</w:t>
            </w:r>
          </w:p>
        </w:tc>
      </w:tr>
      <w:tr w:rsidR="006C5A1D" w:rsidRPr="00433F2C" w:rsidTr="00F36EA6">
        <w:trPr>
          <w:jc w:val="center"/>
        </w:trPr>
        <w:tc>
          <w:tcPr>
            <w:tcW w:w="1080" w:type="dxa"/>
          </w:tcPr>
          <w:p w:rsidR="006C5A1D" w:rsidRPr="00433F2C" w:rsidRDefault="006E2E2B" w:rsidP="00F36EA6">
            <w:pPr>
              <w:pStyle w:val="TableContent"/>
              <w:rPr>
                <w:rFonts w:cs="Arial"/>
                <w:sz w:val="18"/>
                <w:szCs w:val="18"/>
              </w:rPr>
            </w:pPr>
            <w:r>
              <w:rPr>
                <w:iCs/>
                <w:sz w:val="18"/>
                <w:szCs w:val="18"/>
              </w:rPr>
              <w:t>3</w:t>
            </w:r>
            <w:r w:rsidR="006C5A1D">
              <w:rPr>
                <w:iCs/>
                <w:sz w:val="18"/>
                <w:szCs w:val="18"/>
              </w:rPr>
              <w:t>.0</w:t>
            </w:r>
          </w:p>
        </w:tc>
        <w:tc>
          <w:tcPr>
            <w:tcW w:w="1443" w:type="dxa"/>
          </w:tcPr>
          <w:p w:rsidR="006C5A1D" w:rsidRPr="00D84378" w:rsidRDefault="006C5A1D" w:rsidP="00F36EA6">
            <w:pPr>
              <w:pStyle w:val="TableContent"/>
              <w:rPr>
                <w:rFonts w:cs="Arial"/>
                <w:b/>
                <w:sz w:val="18"/>
                <w:szCs w:val="18"/>
              </w:rPr>
            </w:pPr>
            <w:bookmarkStart w:id="217" w:name="AUCINFPDN"/>
            <w:r w:rsidRPr="00D84378">
              <w:rPr>
                <w:rFonts w:cs="Arial"/>
                <w:b/>
                <w:sz w:val="18"/>
                <w:szCs w:val="18"/>
              </w:rPr>
              <w:t>AUCINFP</w:t>
            </w:r>
            <w:r w:rsidR="00ED7C61" w:rsidRPr="00D84378">
              <w:rPr>
                <w:rFonts w:cs="Arial"/>
                <w:b/>
                <w:sz w:val="18"/>
                <w:szCs w:val="18"/>
              </w:rPr>
              <w:t>D</w:t>
            </w:r>
            <w:r w:rsidRPr="00D84378">
              <w:rPr>
                <w:rFonts w:cs="Arial"/>
                <w:b/>
                <w:sz w:val="18"/>
                <w:szCs w:val="18"/>
              </w:rPr>
              <w:t>N</w:t>
            </w:r>
            <w:bookmarkEnd w:id="217"/>
          </w:p>
        </w:tc>
        <w:tc>
          <w:tcPr>
            <w:tcW w:w="5397" w:type="dxa"/>
          </w:tcPr>
          <w:p w:rsidR="006C5A1D" w:rsidRPr="00433F2C" w:rsidRDefault="006C5A1D" w:rsidP="00F36EA6">
            <w:pPr>
              <w:pStyle w:val="TableContent"/>
              <w:rPr>
                <w:rFonts w:cs="Arial"/>
                <w:sz w:val="18"/>
                <w:szCs w:val="18"/>
              </w:rPr>
            </w:pPr>
            <w:r w:rsidRPr="00433F2C">
              <w:rPr>
                <w:rFonts w:cs="Arial"/>
                <w:sz w:val="18"/>
                <w:szCs w:val="18"/>
              </w:rPr>
              <w:t>Dose normalized AUCINF (PREDICTED)</w:t>
            </w:r>
          </w:p>
          <w:p w:rsidR="006C5A1D" w:rsidRPr="00433F2C" w:rsidRDefault="006C5A1D" w:rsidP="00396B8B">
            <w:pPr>
              <w:pStyle w:val="TableContent"/>
              <w:rPr>
                <w:rFonts w:cs="Arial"/>
                <w:sz w:val="18"/>
                <w:szCs w:val="18"/>
              </w:rPr>
            </w:pPr>
            <w:r w:rsidRPr="00433F2C">
              <w:rPr>
                <w:rFonts w:cs="Arial"/>
                <w:sz w:val="18"/>
                <w:szCs w:val="18"/>
              </w:rPr>
              <w:t>-See above equation</w:t>
            </w:r>
            <w:r>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ED7C61">
              <w:rPr>
                <w:rFonts w:cs="Arial"/>
                <w:sz w:val="18"/>
                <w:szCs w:val="18"/>
              </w:rPr>
              <w:t>&lt;AUC&gt;DN</w:t>
            </w:r>
            <w:r w:rsidR="00ED7C61">
              <w:rPr>
                <w:rFonts w:cs="Arial"/>
                <w:sz w:val="18"/>
                <w:szCs w:val="18"/>
              </w:rPr>
              <w:fldChar w:fldCharType="end"/>
            </w:r>
          </w:p>
        </w:tc>
        <w:tc>
          <w:tcPr>
            <w:tcW w:w="998" w:type="dxa"/>
          </w:tcPr>
          <w:p w:rsidR="006C5A1D" w:rsidRPr="00433F2C" w:rsidRDefault="006C5A1D" w:rsidP="00F36EA6">
            <w:pPr>
              <w:pStyle w:val="TableContent"/>
              <w:rPr>
                <w:rFonts w:cs="Arial"/>
                <w:sz w:val="18"/>
                <w:szCs w:val="18"/>
              </w:rPr>
            </w:pPr>
            <w:r w:rsidRPr="00433F2C">
              <w:rPr>
                <w:rFonts w:cs="Arial"/>
                <w:sz w:val="18"/>
                <w:szCs w:val="18"/>
              </w:rPr>
              <w:t>3</w:t>
            </w:r>
          </w:p>
        </w:tc>
        <w:tc>
          <w:tcPr>
            <w:tcW w:w="1571" w:type="dxa"/>
          </w:tcPr>
          <w:p w:rsidR="006C5A1D" w:rsidRPr="00C62611" w:rsidRDefault="006C5A1D" w:rsidP="00F36EA6">
            <w:pPr>
              <w:pStyle w:val="TableContent"/>
              <w:rPr>
                <w:rFonts w:cs="Arial"/>
                <w:sz w:val="18"/>
                <w:szCs w:val="18"/>
              </w:rPr>
            </w:pPr>
            <w:r w:rsidRPr="00C62611">
              <w:rPr>
                <w:rFonts w:cs="Arial"/>
                <w:sz w:val="18"/>
                <w:szCs w:val="18"/>
              </w:rPr>
              <w:t>AUCNORMU</w:t>
            </w:r>
          </w:p>
        </w:tc>
      </w:tr>
      <w:tr w:rsidR="00F63807" w:rsidRPr="00433F2C" w:rsidTr="00F63807">
        <w:trPr>
          <w:jc w:val="center"/>
        </w:trPr>
        <w:tc>
          <w:tcPr>
            <w:tcW w:w="1080" w:type="dxa"/>
          </w:tcPr>
          <w:p w:rsidR="00F63807" w:rsidRDefault="00F63807" w:rsidP="00F63807">
            <w:pPr>
              <w:pStyle w:val="TableContent"/>
              <w:rPr>
                <w:iCs/>
                <w:sz w:val="18"/>
                <w:szCs w:val="18"/>
              </w:rPr>
            </w:pPr>
            <w:r>
              <w:rPr>
                <w:iCs/>
                <w:sz w:val="18"/>
                <w:szCs w:val="18"/>
              </w:rPr>
              <w:t>3.0</w:t>
            </w:r>
          </w:p>
        </w:tc>
        <w:tc>
          <w:tcPr>
            <w:tcW w:w="1443" w:type="dxa"/>
          </w:tcPr>
          <w:p w:rsidR="00F63807" w:rsidRPr="00D84378" w:rsidRDefault="00F63807" w:rsidP="00F63807">
            <w:pPr>
              <w:pStyle w:val="TableContent"/>
              <w:rPr>
                <w:rFonts w:cs="Arial"/>
                <w:b/>
                <w:sz w:val="18"/>
                <w:szCs w:val="18"/>
              </w:rPr>
            </w:pPr>
            <w:bookmarkStart w:id="218" w:name="AUCLASTDN"/>
            <w:r w:rsidRPr="00D84378">
              <w:rPr>
                <w:b/>
                <w:iCs/>
                <w:sz w:val="18"/>
                <w:szCs w:val="18"/>
              </w:rPr>
              <w:t>AUCLASTDN</w:t>
            </w:r>
            <w:bookmarkEnd w:id="218"/>
          </w:p>
        </w:tc>
        <w:tc>
          <w:tcPr>
            <w:tcW w:w="5397" w:type="dxa"/>
          </w:tcPr>
          <w:p w:rsidR="00F63807" w:rsidRDefault="00F63807" w:rsidP="00F63807">
            <w:pPr>
              <w:pStyle w:val="TableContent"/>
              <w:rPr>
                <w:rFonts w:cs="Arial"/>
                <w:sz w:val="18"/>
                <w:szCs w:val="18"/>
              </w:rPr>
            </w:pPr>
            <w:r>
              <w:rPr>
                <w:rFonts w:cs="Arial"/>
                <w:sz w:val="18"/>
                <w:szCs w:val="18"/>
              </w:rPr>
              <w:t>Dose normalized AUCLAST</w:t>
            </w:r>
          </w:p>
          <w:p w:rsidR="00F63807" w:rsidRPr="00433F2C" w:rsidRDefault="00F63807" w:rsidP="00F63807">
            <w:pPr>
              <w:pStyle w:val="TableContent"/>
              <w:rPr>
                <w:rFonts w:cs="Arial"/>
                <w:sz w:val="18"/>
                <w:szCs w:val="18"/>
              </w:rPr>
            </w:pPr>
            <w:r>
              <w:rPr>
                <w:rFonts w:cs="Arial"/>
                <w:sz w:val="18"/>
                <w:szCs w:val="18"/>
              </w:rPr>
              <w:t xml:space="preserve">-See above equation for </w:t>
            </w:r>
            <w:r>
              <w:rPr>
                <w:rFonts w:cs="Arial"/>
                <w:sz w:val="18"/>
                <w:szCs w:val="18"/>
              </w:rPr>
              <w:fldChar w:fldCharType="begin"/>
            </w:r>
            <w:r>
              <w:rPr>
                <w:rFonts w:cs="Arial"/>
                <w:sz w:val="18"/>
                <w:szCs w:val="18"/>
              </w:rPr>
              <w:instrText xml:space="preserve"> REF AUCDN \h </w:instrText>
            </w:r>
            <w:r>
              <w:rPr>
                <w:rFonts w:cs="Arial"/>
                <w:sz w:val="18"/>
                <w:szCs w:val="18"/>
              </w:rPr>
            </w:r>
            <w:r>
              <w:rPr>
                <w:rFonts w:cs="Arial"/>
                <w:sz w:val="18"/>
                <w:szCs w:val="18"/>
              </w:rPr>
              <w:fldChar w:fldCharType="separate"/>
            </w:r>
            <w:r>
              <w:rPr>
                <w:rFonts w:cs="Arial"/>
                <w:sz w:val="18"/>
                <w:szCs w:val="18"/>
              </w:rPr>
              <w:t>&lt;AUC&gt;DN</w:t>
            </w:r>
            <w:r>
              <w:rPr>
                <w:rFonts w:cs="Arial"/>
                <w:sz w:val="18"/>
                <w:szCs w:val="18"/>
              </w:rPr>
              <w:fldChar w:fldCharType="end"/>
            </w:r>
          </w:p>
        </w:tc>
        <w:tc>
          <w:tcPr>
            <w:tcW w:w="998" w:type="dxa"/>
          </w:tcPr>
          <w:p w:rsidR="00F63807" w:rsidRPr="00433F2C" w:rsidRDefault="00F63807" w:rsidP="00F63807">
            <w:pPr>
              <w:pStyle w:val="TableContent"/>
              <w:rPr>
                <w:rFonts w:cs="Arial"/>
                <w:sz w:val="18"/>
                <w:szCs w:val="18"/>
              </w:rPr>
            </w:pPr>
            <w:r>
              <w:rPr>
                <w:rFonts w:cs="Arial"/>
                <w:sz w:val="18"/>
                <w:szCs w:val="18"/>
              </w:rPr>
              <w:t>3</w:t>
            </w:r>
          </w:p>
        </w:tc>
        <w:tc>
          <w:tcPr>
            <w:tcW w:w="1571" w:type="dxa"/>
          </w:tcPr>
          <w:p w:rsidR="00F63807" w:rsidRPr="00C62611" w:rsidRDefault="00F63807" w:rsidP="00F63807">
            <w:pPr>
              <w:pStyle w:val="TableContent"/>
              <w:rPr>
                <w:rFonts w:cs="Arial"/>
                <w:sz w:val="18"/>
                <w:szCs w:val="18"/>
              </w:rPr>
            </w:pPr>
            <w:r>
              <w:rPr>
                <w:rFonts w:cs="Arial"/>
                <w:sz w:val="18"/>
                <w:szCs w:val="18"/>
              </w:rPr>
              <w:t>AUCNORMU</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t>3.0</w:t>
            </w:r>
          </w:p>
        </w:tc>
        <w:tc>
          <w:tcPr>
            <w:tcW w:w="1443" w:type="dxa"/>
          </w:tcPr>
          <w:p w:rsidR="006C5A1D" w:rsidRPr="00D84378" w:rsidRDefault="006C5A1D" w:rsidP="00F36EA6">
            <w:pPr>
              <w:pStyle w:val="TableContent"/>
              <w:rPr>
                <w:rFonts w:cs="Arial"/>
                <w:b/>
                <w:sz w:val="18"/>
                <w:szCs w:val="18"/>
              </w:rPr>
            </w:pPr>
            <w:bookmarkStart w:id="219" w:name="AUCLASTDNi"/>
            <w:r w:rsidRPr="00D84378">
              <w:rPr>
                <w:b/>
                <w:iCs/>
                <w:sz w:val="18"/>
                <w:szCs w:val="18"/>
              </w:rPr>
              <w:t>AUCLAST</w:t>
            </w:r>
            <w:r w:rsidR="00ED7C61" w:rsidRPr="00D84378">
              <w:rPr>
                <w:b/>
                <w:iCs/>
                <w:sz w:val="18"/>
                <w:szCs w:val="18"/>
              </w:rPr>
              <w:t>D</w:t>
            </w:r>
            <w:r w:rsidRPr="00D84378">
              <w:rPr>
                <w:b/>
                <w:iCs/>
                <w:sz w:val="18"/>
                <w:szCs w:val="18"/>
              </w:rPr>
              <w:t>N</w:t>
            </w:r>
            <w:r w:rsidR="00F63807">
              <w:rPr>
                <w:b/>
                <w:iCs/>
                <w:sz w:val="18"/>
                <w:szCs w:val="18"/>
              </w:rPr>
              <w:t>i</w:t>
            </w:r>
            <w:bookmarkEnd w:id="219"/>
          </w:p>
        </w:tc>
        <w:tc>
          <w:tcPr>
            <w:tcW w:w="5397" w:type="dxa"/>
          </w:tcPr>
          <w:p w:rsidR="006C5A1D" w:rsidRDefault="006C5A1D" w:rsidP="00F36EA6">
            <w:pPr>
              <w:pStyle w:val="TableContent"/>
              <w:rPr>
                <w:rFonts w:cs="Arial"/>
                <w:sz w:val="18"/>
                <w:szCs w:val="18"/>
              </w:rPr>
            </w:pPr>
            <w:r>
              <w:rPr>
                <w:rFonts w:cs="Arial"/>
                <w:sz w:val="18"/>
                <w:szCs w:val="18"/>
              </w:rPr>
              <w:t>Dose normalized AUCLASTi</w:t>
            </w:r>
          </w:p>
          <w:p w:rsidR="006C5A1D" w:rsidRPr="00433F2C" w:rsidRDefault="006E2E2B" w:rsidP="00396B8B">
            <w:pPr>
              <w:pStyle w:val="TableContent"/>
              <w:rPr>
                <w:rFonts w:cs="Arial"/>
                <w:sz w:val="18"/>
                <w:szCs w:val="18"/>
              </w:rPr>
            </w:pPr>
            <w:r>
              <w:rPr>
                <w:rFonts w:cs="Arial"/>
                <w:sz w:val="18"/>
                <w:szCs w:val="18"/>
              </w:rPr>
              <w:t xml:space="preserve">-See above equation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ED7C61">
              <w:rPr>
                <w:rFonts w:cs="Arial"/>
                <w:sz w:val="18"/>
                <w:szCs w:val="18"/>
              </w:rPr>
              <w:t>&lt;AUC&gt;DN</w:t>
            </w:r>
            <w:r w:rsidR="00ED7C61">
              <w:rPr>
                <w:rFonts w:cs="Arial"/>
                <w:sz w:val="18"/>
                <w:szCs w:val="18"/>
              </w:rPr>
              <w:fldChar w:fldCharType="end"/>
            </w:r>
          </w:p>
        </w:tc>
        <w:tc>
          <w:tcPr>
            <w:tcW w:w="998" w:type="dxa"/>
          </w:tcPr>
          <w:p w:rsidR="006C5A1D" w:rsidRPr="00433F2C" w:rsidRDefault="006C5A1D" w:rsidP="00F36EA6">
            <w:pPr>
              <w:pStyle w:val="TableContent"/>
              <w:rPr>
                <w:rFonts w:cs="Arial"/>
                <w:sz w:val="18"/>
                <w:szCs w:val="18"/>
              </w:rPr>
            </w:pPr>
            <w:r>
              <w:rPr>
                <w:rFonts w:cs="Arial"/>
                <w:sz w:val="18"/>
                <w:szCs w:val="18"/>
              </w:rPr>
              <w:t>3</w:t>
            </w:r>
          </w:p>
        </w:tc>
        <w:tc>
          <w:tcPr>
            <w:tcW w:w="1571" w:type="dxa"/>
          </w:tcPr>
          <w:p w:rsidR="006C5A1D" w:rsidRPr="00C62611" w:rsidRDefault="006C5A1D" w:rsidP="00F36EA6">
            <w:pPr>
              <w:pStyle w:val="TableContent"/>
              <w:rPr>
                <w:rFonts w:cs="Arial"/>
                <w:sz w:val="18"/>
                <w:szCs w:val="18"/>
              </w:rPr>
            </w:pPr>
            <w:r>
              <w:rPr>
                <w:rFonts w:cs="Arial"/>
                <w:sz w:val="18"/>
                <w:szCs w:val="18"/>
              </w:rPr>
              <w:t>AUCNORMU</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t>3.0</w:t>
            </w:r>
          </w:p>
        </w:tc>
        <w:tc>
          <w:tcPr>
            <w:tcW w:w="1443" w:type="dxa"/>
          </w:tcPr>
          <w:p w:rsidR="006C5A1D" w:rsidRPr="00D84378" w:rsidRDefault="006C5A1D" w:rsidP="00F36EA6">
            <w:pPr>
              <w:pStyle w:val="TableContent"/>
              <w:rPr>
                <w:b/>
                <w:iCs/>
                <w:sz w:val="18"/>
                <w:szCs w:val="18"/>
              </w:rPr>
            </w:pPr>
            <w:bookmarkStart w:id="220" w:name="AUCTAUDNi"/>
            <w:r w:rsidRPr="00D84378">
              <w:rPr>
                <w:b/>
                <w:iCs/>
                <w:sz w:val="18"/>
                <w:szCs w:val="18"/>
              </w:rPr>
              <w:t>AUCTAU</w:t>
            </w:r>
            <w:r w:rsidR="00ED7C61" w:rsidRPr="00D84378">
              <w:rPr>
                <w:b/>
                <w:iCs/>
                <w:sz w:val="18"/>
                <w:szCs w:val="18"/>
              </w:rPr>
              <w:t>D</w:t>
            </w:r>
            <w:r w:rsidRPr="00D84378">
              <w:rPr>
                <w:b/>
                <w:iCs/>
                <w:sz w:val="18"/>
                <w:szCs w:val="18"/>
              </w:rPr>
              <w:t>N</w:t>
            </w:r>
            <w:r w:rsidR="00F63807">
              <w:rPr>
                <w:b/>
                <w:iCs/>
                <w:sz w:val="18"/>
                <w:szCs w:val="18"/>
              </w:rPr>
              <w:t>i</w:t>
            </w:r>
            <w:bookmarkEnd w:id="220"/>
          </w:p>
        </w:tc>
        <w:tc>
          <w:tcPr>
            <w:tcW w:w="5397" w:type="dxa"/>
          </w:tcPr>
          <w:p w:rsidR="006C5A1D" w:rsidRPr="00433F2C" w:rsidRDefault="006C5A1D" w:rsidP="00F36EA6">
            <w:pPr>
              <w:pStyle w:val="TableContent"/>
              <w:rPr>
                <w:rFonts w:cs="Arial"/>
                <w:sz w:val="18"/>
                <w:szCs w:val="18"/>
              </w:rPr>
            </w:pPr>
            <w:r w:rsidRPr="00433F2C">
              <w:rPr>
                <w:rFonts w:cs="Arial"/>
                <w:sz w:val="18"/>
                <w:szCs w:val="18"/>
              </w:rPr>
              <w:t xml:space="preserve">Dose normalized </w:t>
            </w:r>
            <w:r>
              <w:rPr>
                <w:rFonts w:cs="Arial"/>
                <w:sz w:val="18"/>
                <w:szCs w:val="18"/>
              </w:rPr>
              <w:t>AUCTAUi</w:t>
            </w:r>
          </w:p>
          <w:p w:rsidR="006C5A1D" w:rsidRDefault="006C5A1D" w:rsidP="00396B8B">
            <w:pPr>
              <w:pStyle w:val="TableContent"/>
              <w:rPr>
                <w:rFonts w:cs="Arial"/>
                <w:sz w:val="18"/>
                <w:szCs w:val="18"/>
              </w:rPr>
            </w:pPr>
            <w:r w:rsidRPr="00433F2C">
              <w:rPr>
                <w:rFonts w:cs="Arial"/>
                <w:sz w:val="18"/>
                <w:szCs w:val="18"/>
              </w:rPr>
              <w:t>-See above equation</w:t>
            </w:r>
            <w:r w:rsidR="006E2E2B">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ED7C61">
              <w:rPr>
                <w:rFonts w:cs="Arial"/>
                <w:sz w:val="18"/>
                <w:szCs w:val="18"/>
              </w:rPr>
              <w:t>&lt;AUC&gt;DN</w:t>
            </w:r>
            <w:r w:rsidR="00ED7C61">
              <w:rPr>
                <w:rFonts w:cs="Arial"/>
                <w:sz w:val="18"/>
                <w:szCs w:val="18"/>
              </w:rPr>
              <w:fldChar w:fldCharType="end"/>
            </w:r>
          </w:p>
        </w:tc>
        <w:tc>
          <w:tcPr>
            <w:tcW w:w="998" w:type="dxa"/>
          </w:tcPr>
          <w:p w:rsidR="006C5A1D" w:rsidRDefault="006C5A1D" w:rsidP="00F36EA6">
            <w:pPr>
              <w:pStyle w:val="TableContent"/>
              <w:rPr>
                <w:rFonts w:cs="Arial"/>
                <w:sz w:val="18"/>
                <w:szCs w:val="18"/>
              </w:rPr>
            </w:pPr>
            <w:r>
              <w:rPr>
                <w:rFonts w:cs="Arial"/>
                <w:sz w:val="18"/>
                <w:szCs w:val="18"/>
              </w:rPr>
              <w:t>3</w:t>
            </w:r>
          </w:p>
        </w:tc>
        <w:tc>
          <w:tcPr>
            <w:tcW w:w="1571" w:type="dxa"/>
          </w:tcPr>
          <w:p w:rsidR="006C5A1D" w:rsidRDefault="006C5A1D" w:rsidP="00F36EA6">
            <w:pPr>
              <w:pStyle w:val="TableContent"/>
              <w:rPr>
                <w:rFonts w:cs="Arial"/>
                <w:sz w:val="18"/>
                <w:szCs w:val="18"/>
              </w:rPr>
            </w:pPr>
            <w:r>
              <w:rPr>
                <w:rFonts w:cs="Arial"/>
                <w:sz w:val="18"/>
                <w:szCs w:val="18"/>
              </w:rPr>
              <w:t>AUCNORMU</w:t>
            </w:r>
          </w:p>
        </w:tc>
      </w:tr>
      <w:tr w:rsidR="00F63807" w:rsidRPr="00433F2C" w:rsidTr="00F63807">
        <w:trPr>
          <w:jc w:val="center"/>
        </w:trPr>
        <w:tc>
          <w:tcPr>
            <w:tcW w:w="1080" w:type="dxa"/>
          </w:tcPr>
          <w:p w:rsidR="00F63807" w:rsidRPr="00AC05DB" w:rsidRDefault="00F63807" w:rsidP="00F63807">
            <w:pPr>
              <w:pStyle w:val="TableContent"/>
              <w:rPr>
                <w:rFonts w:cs="Arial"/>
                <w:sz w:val="18"/>
                <w:szCs w:val="18"/>
              </w:rPr>
            </w:pPr>
            <w:r w:rsidRPr="00AC05DB">
              <w:rPr>
                <w:iCs/>
                <w:sz w:val="18"/>
                <w:szCs w:val="18"/>
              </w:rPr>
              <w:t>3.0</w:t>
            </w:r>
          </w:p>
        </w:tc>
        <w:tc>
          <w:tcPr>
            <w:tcW w:w="1443" w:type="dxa"/>
          </w:tcPr>
          <w:p w:rsidR="00F63807" w:rsidRPr="00D84378" w:rsidRDefault="00F63807" w:rsidP="00F63807">
            <w:pPr>
              <w:pStyle w:val="TableContent"/>
              <w:rPr>
                <w:rFonts w:cs="Arial"/>
                <w:b/>
                <w:sz w:val="18"/>
                <w:szCs w:val="18"/>
              </w:rPr>
            </w:pPr>
            <w:bookmarkStart w:id="221" w:name="CMAXDN"/>
            <w:r w:rsidRPr="00D84378">
              <w:rPr>
                <w:rFonts w:cs="Arial"/>
                <w:b/>
                <w:sz w:val="18"/>
                <w:szCs w:val="18"/>
              </w:rPr>
              <w:t>CMAXDN</w:t>
            </w:r>
            <w:bookmarkEnd w:id="221"/>
          </w:p>
        </w:tc>
        <w:tc>
          <w:tcPr>
            <w:tcW w:w="5397" w:type="dxa"/>
          </w:tcPr>
          <w:p w:rsidR="00F63807" w:rsidRPr="004576DD" w:rsidRDefault="00F63807" w:rsidP="00F63807">
            <w:pPr>
              <w:pStyle w:val="TableContent"/>
              <w:rPr>
                <w:rFonts w:cs="Arial"/>
                <w:sz w:val="18"/>
                <w:szCs w:val="18"/>
              </w:rPr>
            </w:pPr>
            <w:r w:rsidRPr="004576DD">
              <w:rPr>
                <w:rFonts w:cs="Arial"/>
                <w:sz w:val="18"/>
                <w:szCs w:val="18"/>
              </w:rPr>
              <w:t>Dose normalized CMAX</w:t>
            </w:r>
          </w:p>
          <w:p w:rsidR="009C7172" w:rsidRPr="00AC05DB" w:rsidRDefault="009C7172" w:rsidP="009C7172">
            <w:pPr>
              <w:pStyle w:val="TableContent"/>
              <w:rPr>
                <w:rFonts w:cs="Arial"/>
                <w:sz w:val="18"/>
                <w:szCs w:val="18"/>
              </w:rPr>
            </w:pPr>
            <m:oMathPara>
              <m:oMath>
                <m:r>
                  <w:rPr>
                    <w:rFonts w:ascii="Cambria Math" w:hAnsi="Cambria Math" w:cs="Arial"/>
                    <w:sz w:val="18"/>
                    <w:szCs w:val="18"/>
                  </w:rPr>
                  <m:t>CMAXDN=</m:t>
                </m:r>
                <m:f>
                  <m:fPr>
                    <m:ctrlPr>
                      <w:rPr>
                        <w:rFonts w:ascii="Cambria Math" w:hAnsi="Cambria Math" w:cs="Arial"/>
                        <w:i/>
                        <w:sz w:val="18"/>
                        <w:szCs w:val="18"/>
                      </w:rPr>
                    </m:ctrlPr>
                  </m:fPr>
                  <m:num>
                    <m:r>
                      <w:rPr>
                        <w:rFonts w:ascii="Cambria Math" w:hAnsi="Cambria Math" w:cs="Arial"/>
                        <w:sz w:val="18"/>
                        <w:szCs w:val="18"/>
                      </w:rPr>
                      <m:t>CMAX</m:t>
                    </m:r>
                  </m:num>
                  <m:den>
                    <m:r>
                      <w:rPr>
                        <w:rFonts w:ascii="Cambria Math" w:hAnsi="Cambria Math" w:cs="Arial"/>
                        <w:sz w:val="18"/>
                        <w:szCs w:val="18"/>
                      </w:rPr>
                      <m:t>Dose</m:t>
                    </m:r>
                  </m:den>
                </m:f>
              </m:oMath>
            </m:oMathPara>
          </w:p>
        </w:tc>
        <w:tc>
          <w:tcPr>
            <w:tcW w:w="998" w:type="dxa"/>
          </w:tcPr>
          <w:p w:rsidR="00F63807" w:rsidRPr="00AC05DB" w:rsidRDefault="00F63807" w:rsidP="00F63807">
            <w:pPr>
              <w:pStyle w:val="TableContent"/>
              <w:rPr>
                <w:rFonts w:cs="Arial"/>
                <w:sz w:val="18"/>
                <w:szCs w:val="18"/>
              </w:rPr>
            </w:pPr>
            <w:r w:rsidRPr="00AC05DB">
              <w:rPr>
                <w:rFonts w:cs="Arial"/>
                <w:sz w:val="18"/>
                <w:szCs w:val="18"/>
              </w:rPr>
              <w:t>3</w:t>
            </w:r>
          </w:p>
        </w:tc>
        <w:tc>
          <w:tcPr>
            <w:tcW w:w="1571" w:type="dxa"/>
          </w:tcPr>
          <w:p w:rsidR="00F63807" w:rsidRPr="00C62611" w:rsidRDefault="00F63807" w:rsidP="00F63807">
            <w:pPr>
              <w:pStyle w:val="TableContent"/>
              <w:rPr>
                <w:rFonts w:cs="Arial"/>
                <w:sz w:val="18"/>
                <w:szCs w:val="18"/>
              </w:rPr>
            </w:pPr>
            <w:r w:rsidRPr="007F51D9">
              <w:rPr>
                <w:rFonts w:cs="Arial"/>
                <w:sz w:val="18"/>
                <w:szCs w:val="18"/>
              </w:rPr>
              <w:t>CONCNORMU</w:t>
            </w:r>
          </w:p>
        </w:tc>
      </w:tr>
      <w:tr w:rsidR="006C5A1D" w:rsidRPr="00433F2C" w:rsidTr="00F36EA6">
        <w:trPr>
          <w:jc w:val="center"/>
        </w:trPr>
        <w:tc>
          <w:tcPr>
            <w:tcW w:w="1080" w:type="dxa"/>
          </w:tcPr>
          <w:p w:rsidR="006C5A1D" w:rsidRPr="00AC05DB" w:rsidRDefault="006E2E2B" w:rsidP="00F36EA6">
            <w:pPr>
              <w:pStyle w:val="TableContent"/>
              <w:rPr>
                <w:rFonts w:cs="Arial"/>
                <w:sz w:val="18"/>
                <w:szCs w:val="18"/>
              </w:rPr>
            </w:pPr>
            <w:r w:rsidRPr="00AC05DB">
              <w:rPr>
                <w:iCs/>
                <w:sz w:val="18"/>
                <w:szCs w:val="18"/>
              </w:rPr>
              <w:t>3</w:t>
            </w:r>
            <w:r w:rsidR="006C5A1D" w:rsidRPr="00AC05DB">
              <w:rPr>
                <w:iCs/>
                <w:sz w:val="18"/>
                <w:szCs w:val="18"/>
              </w:rPr>
              <w:t>.0</w:t>
            </w:r>
          </w:p>
        </w:tc>
        <w:tc>
          <w:tcPr>
            <w:tcW w:w="1443" w:type="dxa"/>
          </w:tcPr>
          <w:p w:rsidR="006C5A1D" w:rsidRPr="00D84378" w:rsidRDefault="006C5A1D" w:rsidP="00F36EA6">
            <w:pPr>
              <w:pStyle w:val="TableContent"/>
              <w:rPr>
                <w:rFonts w:cs="Arial"/>
                <w:b/>
                <w:sz w:val="18"/>
                <w:szCs w:val="18"/>
              </w:rPr>
            </w:pPr>
            <w:bookmarkStart w:id="222" w:name="CMAXDNi"/>
            <w:r w:rsidRPr="00D84378">
              <w:rPr>
                <w:rFonts w:cs="Arial"/>
                <w:b/>
                <w:sz w:val="18"/>
                <w:szCs w:val="18"/>
              </w:rPr>
              <w:t>CMAX</w:t>
            </w:r>
            <w:r w:rsidR="00ED7C61" w:rsidRPr="00D84378">
              <w:rPr>
                <w:rFonts w:cs="Arial"/>
                <w:b/>
                <w:sz w:val="18"/>
                <w:szCs w:val="18"/>
              </w:rPr>
              <w:t>D</w:t>
            </w:r>
            <w:r w:rsidRPr="00D84378">
              <w:rPr>
                <w:rFonts w:cs="Arial"/>
                <w:b/>
                <w:sz w:val="18"/>
                <w:szCs w:val="18"/>
              </w:rPr>
              <w:t>N</w:t>
            </w:r>
            <w:r w:rsidR="00F63807">
              <w:rPr>
                <w:rFonts w:cs="Arial"/>
                <w:b/>
                <w:sz w:val="18"/>
                <w:szCs w:val="18"/>
              </w:rPr>
              <w:t>i</w:t>
            </w:r>
            <w:bookmarkEnd w:id="222"/>
          </w:p>
        </w:tc>
        <w:tc>
          <w:tcPr>
            <w:tcW w:w="5397" w:type="dxa"/>
          </w:tcPr>
          <w:p w:rsidR="006C5A1D" w:rsidRPr="004576DD" w:rsidRDefault="006C5A1D" w:rsidP="00F36EA6">
            <w:pPr>
              <w:pStyle w:val="TableContent"/>
              <w:rPr>
                <w:rFonts w:cs="Arial"/>
                <w:sz w:val="18"/>
                <w:szCs w:val="18"/>
              </w:rPr>
            </w:pPr>
            <w:r w:rsidRPr="004576DD">
              <w:rPr>
                <w:rFonts w:cs="Arial"/>
                <w:sz w:val="18"/>
                <w:szCs w:val="18"/>
              </w:rPr>
              <w:t>Dose normalized CMAX</w:t>
            </w:r>
            <w:r w:rsidRPr="004576DD">
              <w:rPr>
                <w:rFonts w:cs="Arial"/>
                <w:i/>
                <w:iCs/>
                <w:sz w:val="18"/>
                <w:szCs w:val="18"/>
              </w:rPr>
              <w:t>i</w:t>
            </w:r>
          </w:p>
          <w:p w:rsidR="006C5A1D" w:rsidRDefault="006C5A1D" w:rsidP="00F36EA6">
            <w:pPr>
              <w:pStyle w:val="TableContent"/>
              <w:rPr>
                <w:iCs/>
                <w:sz w:val="18"/>
                <w:szCs w:val="18"/>
              </w:rPr>
            </w:pPr>
          </w:p>
          <w:p w:rsidR="009C7172" w:rsidRPr="00AC05DB" w:rsidRDefault="006D0FA9" w:rsidP="009C7172">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CMAXDN</m:t>
                    </m:r>
                  </m:e>
                  <m:sub>
                    <m:r>
                      <w:rPr>
                        <w:rFonts w:ascii="Cambria Math" w:hAnsi="Cambria Math" w:cs="Arial"/>
                        <w:sz w:val="18"/>
                        <w:szCs w:val="18"/>
                      </w:rPr>
                      <m:t>i</m:t>
                    </m:r>
                  </m:sub>
                </m:sSub>
                <m:r>
                  <w:rPr>
                    <w:rFonts w:ascii="Cambria Math" w:hAnsi="Cambria Math" w:cs="Arial"/>
                    <w:sz w:val="18"/>
                    <w:szCs w:val="18"/>
                  </w:rPr>
                  <m:t>=</m:t>
                </m:r>
                <m:f>
                  <m:fPr>
                    <m:ctrlPr>
                      <w:rPr>
                        <w:rFonts w:ascii="Cambria Math" w:hAnsi="Cambria Math" w:cs="Arial"/>
                        <w:i/>
                        <w:sz w:val="18"/>
                        <w:szCs w:val="18"/>
                      </w:rPr>
                    </m:ctrlPr>
                  </m:fPr>
                  <m:num>
                    <m:sSub>
                      <m:sSubPr>
                        <m:ctrlPr>
                          <w:rPr>
                            <w:rFonts w:ascii="Cambria Math" w:hAnsi="Cambria Math" w:cs="Arial"/>
                            <w:i/>
                            <w:sz w:val="18"/>
                            <w:szCs w:val="18"/>
                          </w:rPr>
                        </m:ctrlPr>
                      </m:sSubPr>
                      <m:e>
                        <m:r>
                          <w:rPr>
                            <w:rFonts w:ascii="Cambria Math" w:hAnsi="Cambria Math" w:cs="Arial"/>
                            <w:sz w:val="18"/>
                            <w:szCs w:val="18"/>
                          </w:rPr>
                          <m:t>CMAX</m:t>
                        </m:r>
                      </m:e>
                      <m:sub>
                        <m:r>
                          <w:rPr>
                            <w:rFonts w:ascii="Cambria Math" w:hAnsi="Cambria Math" w:cs="Arial"/>
                            <w:sz w:val="18"/>
                            <w:szCs w:val="18"/>
                          </w:rPr>
                          <m:t>i</m:t>
                        </m:r>
                      </m:sub>
                    </m:sSub>
                  </m:num>
                  <m:den>
                    <m:r>
                      <w:rPr>
                        <w:rFonts w:ascii="Cambria Math" w:hAnsi="Cambria Math" w:cs="Arial"/>
                        <w:sz w:val="18"/>
                        <w:szCs w:val="18"/>
                      </w:rPr>
                      <m:t>Dose</m:t>
                    </m:r>
                  </m:den>
                </m:f>
              </m:oMath>
            </m:oMathPara>
          </w:p>
        </w:tc>
        <w:tc>
          <w:tcPr>
            <w:tcW w:w="998" w:type="dxa"/>
          </w:tcPr>
          <w:p w:rsidR="006C5A1D" w:rsidRPr="00AC05DB" w:rsidRDefault="006C5A1D" w:rsidP="00F36EA6">
            <w:pPr>
              <w:pStyle w:val="TableContent"/>
              <w:rPr>
                <w:rFonts w:cs="Arial"/>
                <w:sz w:val="18"/>
                <w:szCs w:val="18"/>
              </w:rPr>
            </w:pPr>
            <w:r w:rsidRPr="00AC05DB">
              <w:rPr>
                <w:rFonts w:cs="Arial"/>
                <w:sz w:val="18"/>
                <w:szCs w:val="18"/>
              </w:rPr>
              <w:t>3</w:t>
            </w:r>
          </w:p>
        </w:tc>
        <w:tc>
          <w:tcPr>
            <w:tcW w:w="1571" w:type="dxa"/>
          </w:tcPr>
          <w:p w:rsidR="006C5A1D" w:rsidRPr="00C62611" w:rsidRDefault="006C5A1D" w:rsidP="00F36EA6">
            <w:pPr>
              <w:pStyle w:val="TableContent"/>
              <w:rPr>
                <w:rFonts w:cs="Arial"/>
                <w:sz w:val="18"/>
                <w:szCs w:val="18"/>
              </w:rPr>
            </w:pPr>
            <w:r w:rsidRPr="007F51D9">
              <w:rPr>
                <w:rFonts w:cs="Arial"/>
                <w:sz w:val="18"/>
                <w:szCs w:val="18"/>
              </w:rPr>
              <w:t>CONCNORMU</w:t>
            </w:r>
          </w:p>
        </w:tc>
      </w:tr>
      <w:tr w:rsidR="005901BD" w:rsidRPr="00433F2C" w:rsidTr="00F36EA6">
        <w:trPr>
          <w:jc w:val="center"/>
        </w:trPr>
        <w:tc>
          <w:tcPr>
            <w:tcW w:w="1080" w:type="dxa"/>
          </w:tcPr>
          <w:p w:rsidR="005901BD" w:rsidRPr="00AC05DB" w:rsidRDefault="005901BD" w:rsidP="00F36EA6">
            <w:pPr>
              <w:pStyle w:val="TableContent"/>
              <w:rPr>
                <w:iCs/>
                <w:sz w:val="18"/>
                <w:szCs w:val="18"/>
              </w:rPr>
            </w:pPr>
            <w:r>
              <w:rPr>
                <w:iCs/>
                <w:sz w:val="18"/>
                <w:szCs w:val="18"/>
              </w:rPr>
              <w:lastRenderedPageBreak/>
              <w:t>3.0</w:t>
            </w:r>
          </w:p>
        </w:tc>
        <w:tc>
          <w:tcPr>
            <w:tcW w:w="1443" w:type="dxa"/>
          </w:tcPr>
          <w:p w:rsidR="005901BD" w:rsidRPr="00D84378" w:rsidRDefault="005901BD" w:rsidP="00F36EA6">
            <w:pPr>
              <w:pStyle w:val="TableContent"/>
              <w:rPr>
                <w:rFonts w:cs="Arial"/>
                <w:b/>
                <w:sz w:val="18"/>
                <w:szCs w:val="18"/>
              </w:rPr>
            </w:pPr>
            <w:bookmarkStart w:id="223" w:name="CMINDN"/>
            <w:r>
              <w:rPr>
                <w:rFonts w:cs="Arial"/>
                <w:b/>
                <w:sz w:val="18"/>
                <w:szCs w:val="18"/>
              </w:rPr>
              <w:t>CMINDN</w:t>
            </w:r>
            <w:bookmarkEnd w:id="223"/>
          </w:p>
        </w:tc>
        <w:tc>
          <w:tcPr>
            <w:tcW w:w="5397" w:type="dxa"/>
          </w:tcPr>
          <w:p w:rsidR="005901BD" w:rsidRDefault="005901BD" w:rsidP="00F36EA6">
            <w:pPr>
              <w:pStyle w:val="TableContent"/>
              <w:rPr>
                <w:rFonts w:cs="Arial"/>
                <w:sz w:val="18"/>
                <w:szCs w:val="18"/>
              </w:rPr>
            </w:pPr>
            <w:r>
              <w:rPr>
                <w:rFonts w:cs="Arial"/>
                <w:sz w:val="18"/>
                <w:szCs w:val="18"/>
              </w:rPr>
              <w:t>Dose normalized CMIN</w:t>
            </w:r>
          </w:p>
          <w:p w:rsidR="005901BD" w:rsidRDefault="005901BD" w:rsidP="00F36EA6">
            <w:pPr>
              <w:pStyle w:val="TableContent"/>
              <w:rPr>
                <w:rFonts w:cs="Arial"/>
                <w:sz w:val="18"/>
                <w:szCs w:val="18"/>
              </w:rPr>
            </w:pPr>
          </w:p>
          <w:p w:rsidR="005901BD" w:rsidRPr="004576DD" w:rsidRDefault="005901BD" w:rsidP="005901BD">
            <w:pPr>
              <w:pStyle w:val="TableContent"/>
              <w:rPr>
                <w:rFonts w:cs="Arial"/>
                <w:sz w:val="18"/>
                <w:szCs w:val="18"/>
              </w:rPr>
            </w:pPr>
            <m:oMathPara>
              <m:oMath>
                <m:r>
                  <w:rPr>
                    <w:rFonts w:ascii="Cambria Math" w:hAnsi="Cambria Math" w:cs="Arial"/>
                    <w:sz w:val="18"/>
                    <w:szCs w:val="18"/>
                  </w:rPr>
                  <m:t>CMINDN=</m:t>
                </m:r>
                <m:f>
                  <m:fPr>
                    <m:ctrlPr>
                      <w:rPr>
                        <w:rFonts w:ascii="Cambria Math" w:hAnsi="Cambria Math" w:cs="Arial"/>
                        <w:i/>
                        <w:sz w:val="18"/>
                        <w:szCs w:val="18"/>
                      </w:rPr>
                    </m:ctrlPr>
                  </m:fPr>
                  <m:num>
                    <m:r>
                      <w:rPr>
                        <w:rFonts w:ascii="Cambria Math" w:hAnsi="Cambria Math" w:cs="Arial"/>
                        <w:sz w:val="18"/>
                        <w:szCs w:val="18"/>
                      </w:rPr>
                      <m:t>CMIN</m:t>
                    </m:r>
                  </m:num>
                  <m:den>
                    <m:r>
                      <w:rPr>
                        <w:rFonts w:ascii="Cambria Math" w:hAnsi="Cambria Math" w:cs="Arial"/>
                        <w:sz w:val="18"/>
                        <w:szCs w:val="18"/>
                      </w:rPr>
                      <m:t>Dose</m:t>
                    </m:r>
                  </m:den>
                </m:f>
              </m:oMath>
            </m:oMathPara>
          </w:p>
        </w:tc>
        <w:tc>
          <w:tcPr>
            <w:tcW w:w="998" w:type="dxa"/>
          </w:tcPr>
          <w:p w:rsidR="005901BD" w:rsidRPr="00AC05DB" w:rsidRDefault="005901BD" w:rsidP="00F36EA6">
            <w:pPr>
              <w:pStyle w:val="TableContent"/>
              <w:rPr>
                <w:rFonts w:cs="Arial"/>
                <w:sz w:val="18"/>
                <w:szCs w:val="18"/>
              </w:rPr>
            </w:pPr>
            <w:r>
              <w:rPr>
                <w:rFonts w:cs="Arial"/>
                <w:sz w:val="18"/>
                <w:szCs w:val="18"/>
              </w:rPr>
              <w:t>3</w:t>
            </w:r>
          </w:p>
        </w:tc>
        <w:tc>
          <w:tcPr>
            <w:tcW w:w="1571" w:type="dxa"/>
          </w:tcPr>
          <w:p w:rsidR="005901BD" w:rsidRPr="007F51D9" w:rsidRDefault="005901BD" w:rsidP="00F36EA6">
            <w:pPr>
              <w:pStyle w:val="TableContent"/>
              <w:rPr>
                <w:rFonts w:cs="Arial"/>
                <w:sz w:val="18"/>
                <w:szCs w:val="18"/>
              </w:rPr>
            </w:pPr>
            <w:r>
              <w:rPr>
                <w:rFonts w:cs="Arial"/>
                <w:sz w:val="18"/>
                <w:szCs w:val="18"/>
              </w:rPr>
              <w:t>CONCNORMU</w:t>
            </w:r>
          </w:p>
        </w:tc>
      </w:tr>
    </w:tbl>
    <w:p w:rsidR="006C5A1D" w:rsidRDefault="006C5A1D" w:rsidP="00333E88">
      <w:pPr>
        <w:rPr>
          <w:rFonts w:eastAsia="SimSun"/>
          <w:lang w:eastAsia="zh-CN"/>
        </w:rPr>
      </w:pPr>
    </w:p>
    <w:p w:rsidR="006C5A1D" w:rsidRPr="00277B3C" w:rsidRDefault="006C5A1D" w:rsidP="006C5A1D">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D41AD8" w:rsidRDefault="00D41AD8" w:rsidP="00333E88">
      <w:pPr>
        <w:rPr>
          <w:rFonts w:eastAsia="SimSun"/>
          <w:lang w:eastAsia="zh-CN"/>
        </w:rPr>
      </w:pPr>
    </w:p>
    <w:p w:rsidR="0093224E" w:rsidRDefault="00752C1E" w:rsidP="0084439A">
      <w:pPr>
        <w:pStyle w:val="Heading3"/>
      </w:pPr>
      <w:r w:rsidRPr="00A36E90">
        <w:t xml:space="preserve"> </w:t>
      </w:r>
      <w:bookmarkStart w:id="224" w:name="_Toc5186423"/>
      <w:r w:rsidRPr="00A36E90">
        <w:t xml:space="preserve">Derived PK Parameters </w:t>
      </w:r>
      <w:r w:rsidR="0093224E">
        <w:t>- B</w:t>
      </w:r>
      <w:r w:rsidRPr="00A36E90">
        <w:rPr>
          <w:rFonts w:hint="eastAsia"/>
        </w:rPr>
        <w:t xml:space="preserve">ody </w:t>
      </w:r>
      <w:r w:rsidR="0093224E">
        <w:t>Size Normalization</w:t>
      </w:r>
      <w:bookmarkEnd w:id="224"/>
    </w:p>
    <w:p w:rsidR="00752C1E" w:rsidRDefault="0093224E" w:rsidP="0093224E">
      <w:r>
        <w:t xml:space="preserve">Body size normalization for selected pharmacokinetic parameters is performed as indicated in the parameter definitions below. Note that while these definitions indicate that the body size measurement is body weight in each case, this is the default. The configuration value of </w:t>
      </w:r>
      <w:r w:rsidR="00D62BAC">
        <w:fldChar w:fldCharType="begin"/>
      </w:r>
      <w:r w:rsidR="00D62BAC">
        <w:instrText xml:space="preserve"> REF NORMBS \h </w:instrText>
      </w:r>
      <w:r w:rsidR="00D62BAC">
        <w:fldChar w:fldCharType="separate"/>
      </w:r>
      <w:r w:rsidR="00D62BAC">
        <w:rPr>
          <w:b/>
          <w:bCs/>
          <w:sz w:val="18"/>
        </w:rPr>
        <w:t>NORMBS</w:t>
      </w:r>
      <w:r w:rsidR="00D62BAC">
        <w:fldChar w:fldCharType="end"/>
      </w:r>
      <w:r>
        <w:t xml:space="preserve"> indicates the body size measurement to be used, by default the Body Weight, BW, of the subject associated with the data values. See Section </w:t>
      </w:r>
      <w:r>
        <w:fldChar w:fldCharType="begin"/>
      </w:r>
      <w:r>
        <w:instrText xml:space="preserve"> REF _Ref508021077 \h </w:instrText>
      </w:r>
      <w:r>
        <w:fldChar w:fldCharType="separate"/>
      </w:r>
      <w:r>
        <w:t>Model Input/Calling Arguments and Data Flags</w:t>
      </w:r>
      <w:r>
        <w:fldChar w:fldCharType="end"/>
      </w:r>
      <w:r>
        <w:t xml:space="preserve"> for </w:t>
      </w:r>
      <w:r w:rsidR="00D62BAC">
        <w:fldChar w:fldCharType="begin"/>
      </w:r>
      <w:r w:rsidR="00D62BAC">
        <w:instrText xml:space="preserve"> REF NORMBS \h </w:instrText>
      </w:r>
      <w:r w:rsidR="00D62BAC">
        <w:fldChar w:fldCharType="separate"/>
      </w:r>
      <w:r w:rsidR="00D62BAC">
        <w:rPr>
          <w:b/>
          <w:bCs/>
          <w:sz w:val="18"/>
        </w:rPr>
        <w:t>NORMBS</w:t>
      </w:r>
      <w:r w:rsidR="00D62BAC">
        <w:fldChar w:fldCharType="end"/>
      </w:r>
      <w:r>
        <w:t>definition.</w:t>
      </w:r>
    </w:p>
    <w:p w:rsidR="0093224E" w:rsidRPr="00E666BD" w:rsidRDefault="0093224E" w:rsidP="0093224E"/>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851"/>
        <w:gridCol w:w="4387"/>
        <w:gridCol w:w="921"/>
        <w:gridCol w:w="1753"/>
      </w:tblGrid>
      <w:tr w:rsidR="00752C1E" w:rsidRPr="00433F2C" w:rsidTr="00A201C4">
        <w:trPr>
          <w:tblHeader/>
        </w:trPr>
        <w:tc>
          <w:tcPr>
            <w:tcW w:w="925" w:type="dxa"/>
            <w:shd w:val="clear" w:color="auto" w:fill="E6E6E6"/>
          </w:tcPr>
          <w:p w:rsidR="00752C1E" w:rsidRPr="00517427" w:rsidRDefault="00277B3C" w:rsidP="00FB0143">
            <w:pPr>
              <w:pStyle w:val="TableContent"/>
              <w:rPr>
                <w:rFonts w:cs="Arial"/>
                <w:b/>
                <w:sz w:val="18"/>
                <w:szCs w:val="18"/>
              </w:rPr>
            </w:pPr>
            <w:r>
              <w:rPr>
                <w:rFonts w:cs="Arial"/>
                <w:b/>
                <w:sz w:val="18"/>
                <w:szCs w:val="18"/>
              </w:rPr>
              <w:t>Release</w:t>
            </w:r>
          </w:p>
        </w:tc>
        <w:tc>
          <w:tcPr>
            <w:tcW w:w="1851" w:type="dxa"/>
            <w:shd w:val="clear" w:color="auto" w:fill="E6E6E6"/>
          </w:tcPr>
          <w:p w:rsidR="00752C1E" w:rsidRPr="00517427" w:rsidRDefault="00277B3C" w:rsidP="00FB0143">
            <w:pPr>
              <w:pStyle w:val="TableContent"/>
              <w:rPr>
                <w:rFonts w:cs="Arial"/>
                <w:b/>
                <w:sz w:val="18"/>
                <w:szCs w:val="18"/>
              </w:rPr>
            </w:pPr>
            <w:r>
              <w:rPr>
                <w:rFonts w:cs="Arial"/>
                <w:b/>
                <w:sz w:val="18"/>
                <w:szCs w:val="18"/>
              </w:rPr>
              <w:t>Name</w:t>
            </w:r>
            <w:r w:rsidR="00334256">
              <w:rPr>
                <w:rFonts w:cs="Arial"/>
                <w:b/>
                <w:sz w:val="18"/>
                <w:szCs w:val="18"/>
              </w:rPr>
              <w:t>†</w:t>
            </w:r>
          </w:p>
        </w:tc>
        <w:tc>
          <w:tcPr>
            <w:tcW w:w="4387" w:type="dxa"/>
            <w:shd w:val="clear" w:color="auto" w:fill="E6E6E6"/>
          </w:tcPr>
          <w:p w:rsidR="00752C1E" w:rsidRPr="00517427" w:rsidRDefault="00752C1E" w:rsidP="00FB0143">
            <w:pPr>
              <w:rPr>
                <w:rFonts w:cs="Arial"/>
                <w:b/>
                <w:szCs w:val="20"/>
              </w:rPr>
            </w:pPr>
            <w:r w:rsidRPr="00517427">
              <w:rPr>
                <w:rFonts w:cs="Arial"/>
                <w:b/>
                <w:szCs w:val="20"/>
              </w:rPr>
              <w:t>Description</w:t>
            </w:r>
          </w:p>
        </w:tc>
        <w:tc>
          <w:tcPr>
            <w:tcW w:w="921" w:type="dxa"/>
            <w:shd w:val="clear" w:color="auto" w:fill="E6E6E6"/>
          </w:tcPr>
          <w:p w:rsidR="00752C1E" w:rsidRPr="00517427" w:rsidRDefault="00752C1E" w:rsidP="00FB0143">
            <w:pPr>
              <w:pStyle w:val="TableContent"/>
              <w:rPr>
                <w:rFonts w:cs="Arial"/>
                <w:b/>
                <w:iCs/>
                <w:sz w:val="18"/>
                <w:szCs w:val="18"/>
              </w:rPr>
            </w:pPr>
            <w:r w:rsidRPr="00517427">
              <w:rPr>
                <w:rFonts w:cs="Arial"/>
                <w:b/>
                <w:iCs/>
                <w:sz w:val="18"/>
                <w:szCs w:val="18"/>
              </w:rPr>
              <w:t>Decimal Places</w:t>
            </w:r>
          </w:p>
        </w:tc>
        <w:tc>
          <w:tcPr>
            <w:tcW w:w="1753" w:type="dxa"/>
            <w:shd w:val="clear" w:color="auto" w:fill="E6E6E6"/>
          </w:tcPr>
          <w:p w:rsidR="00752C1E" w:rsidRPr="00517427" w:rsidRDefault="00752C1E" w:rsidP="00FB0143">
            <w:pPr>
              <w:pStyle w:val="TableContent"/>
              <w:rPr>
                <w:b/>
                <w:sz w:val="18"/>
                <w:szCs w:val="18"/>
              </w:rPr>
            </w:pPr>
            <w:r w:rsidRPr="00517427">
              <w:rPr>
                <w:b/>
                <w:sz w:val="18"/>
                <w:szCs w:val="18"/>
              </w:rPr>
              <w:t>Unit Class</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E32FCA" w:rsidRPr="007074B7" w:rsidRDefault="00E32FCA" w:rsidP="00FB0143">
            <w:pPr>
              <w:pStyle w:val="TableContent"/>
              <w:tabs>
                <w:tab w:val="left" w:pos="960"/>
              </w:tabs>
              <w:rPr>
                <w:rFonts w:eastAsia="SimSun" w:cs="Arial"/>
                <w:b/>
                <w:sz w:val="18"/>
                <w:szCs w:val="18"/>
                <w:lang w:eastAsia="zh-CN"/>
              </w:rPr>
            </w:pPr>
            <w:bookmarkStart w:id="225" w:name="VSSPW"/>
            <w:r w:rsidRPr="007074B7">
              <w:rPr>
                <w:rFonts w:eastAsia="SimSun" w:cs="Arial"/>
                <w:b/>
                <w:sz w:val="18"/>
                <w:szCs w:val="18"/>
                <w:lang w:eastAsia="zh-CN"/>
              </w:rPr>
              <w:t>VSSPW</w:t>
            </w:r>
            <w:bookmarkEnd w:id="225"/>
          </w:p>
          <w:p w:rsidR="00752C1E" w:rsidRPr="00D84378" w:rsidRDefault="00752C1E" w:rsidP="00FB0143">
            <w:pPr>
              <w:pStyle w:val="TableContent"/>
              <w:tabs>
                <w:tab w:val="left" w:pos="960"/>
              </w:tabs>
              <w:rPr>
                <w:rFonts w:eastAsia="SimSun" w:cs="Arial"/>
                <w:b/>
                <w:sz w:val="18"/>
                <w:szCs w:val="18"/>
                <w:lang w:eastAsia="zh-CN"/>
              </w:rPr>
            </w:pPr>
            <w:bookmarkStart w:id="226" w:name="VSSPWi"/>
            <w:r w:rsidRPr="000221CA">
              <w:rPr>
                <w:rFonts w:eastAsia="SimSun" w:cs="Arial" w:hint="eastAsia"/>
                <w:b/>
                <w:sz w:val="18"/>
                <w:szCs w:val="18"/>
                <w:lang w:eastAsia="zh-CN"/>
              </w:rPr>
              <w:t>VSSPW</w:t>
            </w:r>
            <w:r w:rsidR="00500737" w:rsidRPr="00FE023E">
              <w:rPr>
                <w:rFonts w:eastAsia="SimSun" w:cs="Arial"/>
                <w:b/>
                <w:sz w:val="18"/>
                <w:szCs w:val="18"/>
                <w:lang w:eastAsia="zh-CN"/>
              </w:rPr>
              <w:t>i</w:t>
            </w:r>
            <w:bookmarkEnd w:id="226"/>
          </w:p>
        </w:tc>
        <w:tc>
          <w:tcPr>
            <w:tcW w:w="4387" w:type="dxa"/>
          </w:tcPr>
          <w:p w:rsidR="00752C1E" w:rsidRDefault="00752C1E" w:rsidP="00FB0143">
            <w:pPr>
              <w:rPr>
                <w:rFonts w:cs="Arial"/>
                <w:sz w:val="18"/>
                <w:szCs w:val="18"/>
              </w:rPr>
            </w:pPr>
            <w:r w:rsidRPr="009F09B4">
              <w:rPr>
                <w:rFonts w:cs="Arial"/>
                <w:sz w:val="18"/>
                <w:szCs w:val="18"/>
              </w:rPr>
              <w:t>The volume of distribution at steady state b</w:t>
            </w:r>
            <w:r>
              <w:rPr>
                <w:rFonts w:cs="Arial"/>
                <w:sz w:val="18"/>
                <w:szCs w:val="18"/>
              </w:rPr>
              <w:t>ased on the predicted C</w:t>
            </w:r>
            <w:r>
              <w:rPr>
                <w:rFonts w:cs="Arial" w:hint="eastAsia"/>
                <w:sz w:val="18"/>
                <w:szCs w:val="18"/>
              </w:rPr>
              <w:t>last</w:t>
            </w:r>
            <w:r w:rsidRPr="009F09B4">
              <w:rPr>
                <w:rFonts w:cs="Arial"/>
                <w:sz w:val="18"/>
                <w:szCs w:val="18"/>
              </w:rPr>
              <w:t xml:space="preserve"> for a substance administered by intravascular dosing divided by the weight.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sidR="00A82A51">
              <w:rPr>
                <w:rFonts w:eastAsia="SimSun"/>
                <w:b/>
                <w:sz w:val="18"/>
                <w:szCs w:val="18"/>
                <w:u w:val="single"/>
                <w:lang w:eastAsia="zh-CN"/>
              </w:rPr>
              <w:t>(</w:t>
            </w:r>
            <w:r w:rsidR="00A565BE">
              <w:rPr>
                <w:rFonts w:eastAsia="SimSun"/>
                <w:b/>
                <w:sz w:val="18"/>
                <w:szCs w:val="18"/>
                <w:u w:val="single"/>
                <w:lang w:eastAsia="zh-CN"/>
              </w:rPr>
              <w:t>SD</w:t>
            </w:r>
            <w:r w:rsidR="00A82A51">
              <w:rPr>
                <w:rFonts w:eastAsia="SimSun"/>
                <w:b/>
                <w:sz w:val="18"/>
                <w:szCs w:val="18"/>
                <w:u w:val="single"/>
                <w:lang w:eastAsia="zh-CN"/>
              </w:rPr>
              <w:t>)</w:t>
            </w:r>
            <w:r w:rsidRPr="00752C1E">
              <w:rPr>
                <w:rFonts w:eastAsia="SimSun" w:hint="eastAsia"/>
                <w:b/>
                <w:sz w:val="18"/>
                <w:szCs w:val="18"/>
                <w:u w:val="single"/>
                <w:lang w:eastAsia="zh-CN"/>
              </w:rPr>
              <w:t xml:space="preserve"> and M3</w:t>
            </w:r>
            <w:r w:rsidR="00A82A51">
              <w:rPr>
                <w:rFonts w:eastAsia="SimSun"/>
                <w:b/>
                <w:sz w:val="18"/>
                <w:szCs w:val="18"/>
                <w:u w:val="single"/>
                <w:lang w:eastAsia="zh-CN"/>
              </w:rPr>
              <w:t>(</w:t>
            </w:r>
            <w:r w:rsidR="00A565BE">
              <w:rPr>
                <w:rFonts w:eastAsia="SimSun"/>
                <w:b/>
                <w:sz w:val="18"/>
                <w:szCs w:val="18"/>
                <w:u w:val="single"/>
                <w:lang w:eastAsia="zh-CN"/>
              </w:rPr>
              <w:t>SD</w:t>
            </w:r>
            <w:r w:rsidR="00A82A51">
              <w:rPr>
                <w:rFonts w:eastAsia="SimSun"/>
                <w:b/>
                <w:sz w:val="18"/>
                <w:szCs w:val="18"/>
                <w:u w:val="single"/>
                <w:lang w:eastAsia="zh-CN"/>
              </w:rPr>
              <w:t>)</w:t>
            </w:r>
            <w:r w:rsidR="001A55A9">
              <w:rPr>
                <w:rFonts w:eastAsia="SimSun"/>
                <w:b/>
                <w:sz w:val="18"/>
                <w:szCs w:val="18"/>
                <w:u w:val="single"/>
                <w:lang w:eastAsia="zh-CN"/>
              </w:rPr>
              <w:t>, Derived</w:t>
            </w:r>
          </w:p>
          <w:p w:rsidR="00752C1E" w:rsidRDefault="00752C1E" w:rsidP="00FB0143">
            <w:pPr>
              <w:pStyle w:val="TableContent"/>
              <w:rPr>
                <w:b/>
                <w:sz w:val="18"/>
                <w:szCs w:val="18"/>
                <w:u w:val="single"/>
              </w:rPr>
            </w:pPr>
          </w:p>
          <w:p w:rsidR="0006242F" w:rsidRDefault="007074B7" w:rsidP="00FB0143">
            <w:pPr>
              <w:pStyle w:val="TableContent"/>
              <w:rPr>
                <w:b/>
                <w:sz w:val="18"/>
                <w:szCs w:val="18"/>
                <w:u w:val="single"/>
              </w:rPr>
            </w:pPr>
            <m:oMathPara>
              <m:oMath>
                <m:r>
                  <m:rPr>
                    <m:sty m:val="bi"/>
                  </m:rPr>
                  <w:rPr>
                    <w:rFonts w:ascii="Cambria Math" w:hAnsi="Cambria Math"/>
                    <w:sz w:val="18"/>
                    <w:szCs w:val="18"/>
                    <w:u w:val="single"/>
                  </w:rPr>
                  <m:t>VSSPW=</m:t>
                </m:r>
                <m:f>
                  <m:fPr>
                    <m:ctrlPr>
                      <w:rPr>
                        <w:rFonts w:ascii="Cambria Math" w:hAnsi="Cambria Math"/>
                        <w:b/>
                        <w:i/>
                        <w:sz w:val="18"/>
                        <w:szCs w:val="18"/>
                        <w:u w:val="single"/>
                      </w:rPr>
                    </m:ctrlPr>
                  </m:fPr>
                  <m:num>
                    <m:r>
                      <m:rPr>
                        <m:sty m:val="bi"/>
                      </m:rPr>
                      <w:rPr>
                        <w:rFonts w:ascii="Cambria Math" w:hAnsi="Cambria Math"/>
                        <w:sz w:val="18"/>
                        <w:szCs w:val="18"/>
                        <w:u w:val="single"/>
                      </w:rPr>
                      <m:t>VSSP</m:t>
                    </m:r>
                  </m:num>
                  <m:den>
                    <m:r>
                      <m:rPr>
                        <m:sty m:val="bi"/>
                      </m:rPr>
                      <w:rPr>
                        <w:rFonts w:ascii="Cambria Math" w:hAnsi="Cambria Math"/>
                        <w:sz w:val="18"/>
                        <w:szCs w:val="18"/>
                        <w:u w:val="single"/>
                      </w:rPr>
                      <m:t>NORMBS</m:t>
                    </m:r>
                  </m:den>
                </m:f>
              </m:oMath>
            </m:oMathPara>
          </w:p>
          <w:p w:rsidR="001A55A9" w:rsidRDefault="001A55A9" w:rsidP="00FB0143">
            <w:pPr>
              <w:pStyle w:val="TableContent"/>
              <w:rPr>
                <w:rFonts w:eastAsia="SimSun"/>
                <w:b/>
                <w:sz w:val="18"/>
                <w:szCs w:val="18"/>
                <w:u w:val="single"/>
                <w:lang w:eastAsia="zh-CN"/>
              </w:rPr>
            </w:pPr>
          </w:p>
          <w:p w:rsidR="008D078D" w:rsidRPr="00752C1E" w:rsidRDefault="008D078D" w:rsidP="008D078D">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Pr>
                <w:rFonts w:eastAsia="SimSun"/>
                <w:b/>
                <w:sz w:val="18"/>
                <w:szCs w:val="18"/>
                <w:u w:val="single"/>
                <w:lang w:eastAsia="zh-CN"/>
              </w:rPr>
              <w:t>(SS)</w:t>
            </w:r>
            <w:r w:rsidRPr="00752C1E">
              <w:rPr>
                <w:rFonts w:eastAsia="SimSun" w:hint="eastAsia"/>
                <w:b/>
                <w:sz w:val="18"/>
                <w:szCs w:val="18"/>
                <w:u w:val="single"/>
                <w:lang w:eastAsia="zh-CN"/>
              </w:rPr>
              <w:t xml:space="preserve"> and M3</w:t>
            </w:r>
            <w:r>
              <w:rPr>
                <w:rFonts w:eastAsia="SimSun"/>
                <w:b/>
                <w:sz w:val="18"/>
                <w:szCs w:val="18"/>
                <w:u w:val="single"/>
                <w:lang w:eastAsia="zh-CN"/>
              </w:rPr>
              <w:t>(SS), Derived</w:t>
            </w:r>
          </w:p>
          <w:p w:rsidR="008D078D" w:rsidRDefault="008D078D" w:rsidP="008D078D">
            <w:pPr>
              <w:pStyle w:val="TableContent"/>
              <w:rPr>
                <w:b/>
                <w:sz w:val="18"/>
                <w:szCs w:val="18"/>
                <w:u w:val="single"/>
              </w:rPr>
            </w:pPr>
          </w:p>
          <w:p w:rsidR="008D078D" w:rsidRDefault="006D0FA9" w:rsidP="008D078D">
            <w:pPr>
              <w:pStyle w:val="TableContent"/>
              <w:rPr>
                <w:b/>
                <w:sz w:val="18"/>
                <w:szCs w:val="18"/>
                <w:u w:val="single"/>
              </w:rPr>
            </w:pPr>
            <m:oMathPara>
              <m:oMath>
                <m:sSub>
                  <m:sSubPr>
                    <m:ctrlPr>
                      <w:rPr>
                        <w:rFonts w:ascii="Cambria Math" w:hAnsi="Cambria Math"/>
                        <w:b/>
                        <w:i/>
                        <w:sz w:val="18"/>
                        <w:szCs w:val="18"/>
                        <w:u w:val="single"/>
                      </w:rPr>
                    </m:ctrlPr>
                  </m:sSubPr>
                  <m:e>
                    <m:r>
                      <m:rPr>
                        <m:sty m:val="bi"/>
                      </m:rPr>
                      <w:rPr>
                        <w:rFonts w:ascii="Cambria Math" w:hAnsi="Cambria Math"/>
                        <w:sz w:val="18"/>
                        <w:szCs w:val="18"/>
                        <w:u w:val="single"/>
                      </w:rPr>
                      <m:t>VSSPW</m:t>
                    </m:r>
                  </m:e>
                  <m:sub>
                    <m:r>
                      <m:rPr>
                        <m:sty m:val="bi"/>
                      </m:rPr>
                      <w:rPr>
                        <w:rFonts w:ascii="Cambria Math" w:hAnsi="Cambria Math"/>
                        <w:sz w:val="18"/>
                        <w:szCs w:val="18"/>
                        <w:u w:val="single"/>
                      </w:rPr>
                      <m:t>i</m:t>
                    </m:r>
                  </m:sub>
                </m:sSub>
                <m:r>
                  <m:rPr>
                    <m:sty m:val="bi"/>
                  </m:rPr>
                  <w:rPr>
                    <w:rFonts w:ascii="Cambria Math" w:hAnsi="Cambria Math"/>
                    <w:sz w:val="18"/>
                    <w:szCs w:val="18"/>
                    <w:u w:val="single"/>
                  </w:rPr>
                  <m:t>=</m:t>
                </m:r>
                <m:f>
                  <m:fPr>
                    <m:ctrlPr>
                      <w:rPr>
                        <w:rFonts w:ascii="Cambria Math" w:hAnsi="Cambria Math"/>
                        <w:b/>
                        <w:i/>
                        <w:sz w:val="18"/>
                        <w:szCs w:val="18"/>
                        <w:u w:val="single"/>
                      </w:rPr>
                    </m:ctrlPr>
                  </m:fPr>
                  <m:num>
                    <m:sSub>
                      <m:sSubPr>
                        <m:ctrlPr>
                          <w:rPr>
                            <w:rFonts w:ascii="Cambria Math" w:hAnsi="Cambria Math"/>
                            <w:b/>
                            <w:i/>
                            <w:sz w:val="18"/>
                            <w:szCs w:val="18"/>
                            <w:u w:val="single"/>
                          </w:rPr>
                        </m:ctrlPr>
                      </m:sSubPr>
                      <m:e>
                        <m:r>
                          <m:rPr>
                            <m:sty m:val="bi"/>
                          </m:rPr>
                          <w:rPr>
                            <w:rFonts w:ascii="Cambria Math" w:hAnsi="Cambria Math"/>
                            <w:sz w:val="18"/>
                            <w:szCs w:val="18"/>
                            <w:u w:val="single"/>
                          </w:rPr>
                          <m:t>VSSP</m:t>
                        </m:r>
                      </m:e>
                      <m:sub>
                        <m:r>
                          <m:rPr>
                            <m:sty m:val="bi"/>
                          </m:rPr>
                          <w:rPr>
                            <w:rFonts w:ascii="Cambria Math" w:hAnsi="Cambria Math"/>
                            <w:sz w:val="18"/>
                            <w:szCs w:val="18"/>
                            <w:u w:val="single"/>
                          </w:rPr>
                          <m:t>i</m:t>
                        </m:r>
                      </m:sub>
                    </m:sSub>
                  </m:num>
                  <m:den>
                    <m:r>
                      <m:rPr>
                        <m:sty m:val="bi"/>
                      </m:rPr>
                      <w:rPr>
                        <w:rFonts w:ascii="Cambria Math" w:hAnsi="Cambria Math"/>
                        <w:sz w:val="18"/>
                        <w:szCs w:val="18"/>
                        <w:u w:val="single"/>
                      </w:rPr>
                      <m:t>NORMBS</m:t>
                    </m:r>
                  </m:den>
                </m:f>
              </m:oMath>
            </m:oMathPara>
          </w:p>
          <w:p w:rsidR="008D078D" w:rsidRPr="00752C1E" w:rsidRDefault="008D078D" w:rsidP="00FB0143">
            <w:pPr>
              <w:pStyle w:val="TableContent"/>
              <w:rPr>
                <w:rFonts w:eastAsia="SimSun"/>
                <w:b/>
                <w:sz w:val="18"/>
                <w:szCs w:val="18"/>
                <w:u w:val="single"/>
                <w:lang w:eastAsia="zh-CN"/>
              </w:rPr>
            </w:pPr>
          </w:p>
          <w:p w:rsidR="00752C1E" w:rsidRPr="00752C1E" w:rsidRDefault="0006242F" w:rsidP="00FB0143">
            <w:pPr>
              <w:pStyle w:val="TableContent"/>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VSSPi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Pr="00F71A6D">
              <w:rPr>
                <w:b/>
                <w:iCs/>
                <w:sz w:val="18"/>
                <w:szCs w:val="18"/>
              </w:rPr>
              <w:t>VSSPi</w:t>
            </w:r>
            <w:r>
              <w:rPr>
                <w:rFonts w:eastAsia="SimSun"/>
                <w:iCs/>
                <w:sz w:val="18"/>
                <w:szCs w:val="18"/>
                <w:lang w:eastAsia="zh-CN"/>
              </w:rPr>
              <w:fldChar w:fldCharType="end"/>
            </w:r>
            <w:r w:rsidR="00752C1E" w:rsidRPr="00433F2C">
              <w:rPr>
                <w:iCs/>
                <w:sz w:val="18"/>
                <w:szCs w:val="18"/>
              </w:rPr>
              <w:t xml:space="preserve"> =</w:t>
            </w:r>
            <w:r w:rsidR="00752C1E">
              <w:rPr>
                <w:iCs/>
                <w:sz w:val="18"/>
                <w:szCs w:val="18"/>
              </w:rPr>
              <w:t xml:space="preserve"> </w:t>
            </w:r>
            <w:r w:rsidR="00752C1E" w:rsidRPr="00433F2C">
              <w:rPr>
                <w:bCs w:val="0"/>
                <w:sz w:val="18"/>
                <w:szCs w:val="18"/>
              </w:rPr>
              <w:t>Steady-state (predicted) volume of distribution for non-steady state or steady state data</w:t>
            </w:r>
            <w:r w:rsidR="00752C1E" w:rsidRPr="00752C1E">
              <w:rPr>
                <w:rFonts w:eastAsia="SimSun" w:hint="eastAsia"/>
                <w:bCs w:val="0"/>
                <w:sz w:val="18"/>
                <w:szCs w:val="18"/>
                <w:lang w:eastAsia="zh-CN"/>
              </w:rPr>
              <w:t>.</w:t>
            </w:r>
          </w:p>
          <w:p w:rsidR="00752C1E" w:rsidRPr="00752C1E" w:rsidRDefault="0093224E" w:rsidP="00D62BAC">
            <w:pPr>
              <w:pStyle w:val="TableContent"/>
              <w:rPr>
                <w:rFonts w:eastAsia="SimSun"/>
                <w:b/>
                <w:sz w:val="18"/>
                <w:szCs w:val="18"/>
                <w:u w:val="single"/>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00752C1E" w:rsidRPr="00752C1E">
              <w:rPr>
                <w:rFonts w:eastAsia="SimSun" w:hint="eastAsia"/>
                <w:iCs/>
                <w:sz w:val="18"/>
                <w:szCs w:val="18"/>
                <w:lang w:eastAsia="zh-CN"/>
              </w:rPr>
              <w:t xml:space="preserve">BW </w:t>
            </w:r>
            <w:r w:rsidR="00752C1E" w:rsidRPr="00433F2C">
              <w:rPr>
                <w:iCs/>
                <w:sz w:val="18"/>
                <w:szCs w:val="18"/>
              </w:rPr>
              <w:t xml:space="preserve">= </w:t>
            </w:r>
            <w:r w:rsidR="00752C1E"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433F2C" w:rsidRDefault="00752C1E" w:rsidP="00FB0143">
            <w:pPr>
              <w:pStyle w:val="TableContent"/>
              <w:rPr>
                <w:rFonts w:cs="Arial"/>
                <w:iCs/>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Default="00752C1E" w:rsidP="00FB0143">
            <w:pPr>
              <w:pStyle w:val="TableContent"/>
              <w:tabs>
                <w:tab w:val="left" w:pos="960"/>
              </w:tabs>
              <w:rPr>
                <w:rFonts w:eastAsia="SimSun" w:cs="Arial"/>
                <w:b/>
                <w:sz w:val="18"/>
                <w:szCs w:val="18"/>
                <w:lang w:eastAsia="zh-CN"/>
              </w:rPr>
            </w:pPr>
            <w:bookmarkStart w:id="227" w:name="VSSOW"/>
            <w:r w:rsidRPr="00D84378">
              <w:rPr>
                <w:rFonts w:eastAsia="SimSun" w:cs="Arial" w:hint="eastAsia"/>
                <w:b/>
                <w:sz w:val="18"/>
                <w:szCs w:val="18"/>
                <w:lang w:eastAsia="zh-CN"/>
              </w:rPr>
              <w:t>VSSOW</w:t>
            </w:r>
            <w:bookmarkEnd w:id="227"/>
          </w:p>
          <w:p w:rsidR="00E32FCA" w:rsidRPr="00D84378" w:rsidRDefault="00E32FCA" w:rsidP="00FB0143">
            <w:pPr>
              <w:pStyle w:val="TableContent"/>
              <w:tabs>
                <w:tab w:val="left" w:pos="960"/>
              </w:tabs>
              <w:rPr>
                <w:rFonts w:eastAsia="SimSun" w:cs="Arial"/>
                <w:b/>
                <w:sz w:val="18"/>
                <w:szCs w:val="18"/>
                <w:lang w:eastAsia="zh-CN"/>
              </w:rPr>
            </w:pPr>
            <w:bookmarkStart w:id="228" w:name="VSSOWi"/>
            <w:r>
              <w:rPr>
                <w:rFonts w:eastAsia="SimSun" w:cs="Arial"/>
                <w:b/>
                <w:sz w:val="18"/>
                <w:szCs w:val="18"/>
                <w:lang w:eastAsia="zh-CN"/>
              </w:rPr>
              <w:t>VSSOWi</w:t>
            </w:r>
            <w:bookmarkEnd w:id="228"/>
          </w:p>
        </w:tc>
        <w:tc>
          <w:tcPr>
            <w:tcW w:w="4387" w:type="dxa"/>
          </w:tcPr>
          <w:p w:rsidR="00752C1E" w:rsidRDefault="00752C1E" w:rsidP="00FB0143">
            <w:pPr>
              <w:rPr>
                <w:rFonts w:cs="Arial"/>
                <w:sz w:val="18"/>
                <w:szCs w:val="18"/>
              </w:rPr>
            </w:pPr>
            <w:r w:rsidRPr="009F09B4">
              <w:rPr>
                <w:rFonts w:cs="Arial"/>
                <w:sz w:val="18"/>
                <w:szCs w:val="18"/>
              </w:rPr>
              <w:t>The volume of distribution at steady state b</w:t>
            </w:r>
            <w:r>
              <w:rPr>
                <w:rFonts w:cs="Arial"/>
                <w:sz w:val="18"/>
                <w:szCs w:val="18"/>
              </w:rPr>
              <w:t xml:space="preserve">ased on the </w:t>
            </w:r>
            <w:r>
              <w:rPr>
                <w:rFonts w:cs="Arial" w:hint="eastAsia"/>
                <w:sz w:val="18"/>
                <w:szCs w:val="18"/>
              </w:rPr>
              <w:t>observed</w:t>
            </w:r>
            <w:r>
              <w:rPr>
                <w:rFonts w:cs="Arial"/>
                <w:sz w:val="18"/>
                <w:szCs w:val="18"/>
              </w:rPr>
              <w:t xml:space="preserve"> C</w:t>
            </w:r>
            <w:r>
              <w:rPr>
                <w:rFonts w:cs="Arial" w:hint="eastAsia"/>
                <w:sz w:val="18"/>
                <w:szCs w:val="18"/>
              </w:rPr>
              <w:t>last</w:t>
            </w:r>
            <w:r w:rsidRPr="009F09B4">
              <w:rPr>
                <w:rFonts w:cs="Arial"/>
                <w:sz w:val="18"/>
                <w:szCs w:val="18"/>
              </w:rPr>
              <w:t xml:space="preserve"> for a substance administered by intravascular dosing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sidR="008D078D">
              <w:rPr>
                <w:rFonts w:eastAsia="SimSun"/>
                <w:b/>
                <w:sz w:val="18"/>
                <w:szCs w:val="18"/>
                <w:u w:val="single"/>
                <w:lang w:eastAsia="zh-CN"/>
              </w:rPr>
              <w:t>(SD)</w:t>
            </w:r>
            <w:r w:rsidRPr="00752C1E">
              <w:rPr>
                <w:rFonts w:eastAsia="SimSun" w:hint="eastAsia"/>
                <w:b/>
                <w:sz w:val="18"/>
                <w:szCs w:val="18"/>
                <w:u w:val="single"/>
                <w:lang w:eastAsia="zh-CN"/>
              </w:rPr>
              <w:t xml:space="preserve"> and M3</w:t>
            </w:r>
            <w:r w:rsidR="008D078D">
              <w:rPr>
                <w:rFonts w:eastAsia="SimSun"/>
                <w:b/>
                <w:sz w:val="18"/>
                <w:szCs w:val="18"/>
                <w:u w:val="single"/>
                <w:lang w:eastAsia="zh-CN"/>
              </w:rPr>
              <w:t>(SD)</w:t>
            </w:r>
            <w:r w:rsidR="001A55A9">
              <w:rPr>
                <w:rFonts w:eastAsia="SimSun"/>
                <w:b/>
                <w:sz w:val="18"/>
                <w:szCs w:val="18"/>
                <w:u w:val="single"/>
                <w:lang w:eastAsia="zh-CN"/>
              </w:rPr>
              <w:t>, Derived</w:t>
            </w:r>
          </w:p>
          <w:p w:rsidR="00752C1E" w:rsidRDefault="00752C1E" w:rsidP="00FB0143">
            <w:pPr>
              <w:pStyle w:val="TableContent"/>
              <w:rPr>
                <w:b/>
                <w:sz w:val="18"/>
                <w:szCs w:val="18"/>
                <w:u w:val="single"/>
              </w:rPr>
            </w:pPr>
          </w:p>
          <w:p w:rsidR="0006242F" w:rsidRDefault="0006242F" w:rsidP="0006242F">
            <w:pPr>
              <w:pStyle w:val="TableContent"/>
              <w:rPr>
                <w:b/>
                <w:sz w:val="18"/>
                <w:szCs w:val="18"/>
                <w:u w:val="single"/>
              </w:rPr>
            </w:pPr>
            <m:oMathPara>
              <m:oMath>
                <m:r>
                  <m:rPr>
                    <m:sty m:val="bi"/>
                  </m:rPr>
                  <w:rPr>
                    <w:rFonts w:ascii="Cambria Math" w:hAnsi="Cambria Math"/>
                    <w:sz w:val="18"/>
                    <w:szCs w:val="18"/>
                    <w:u w:val="single"/>
                  </w:rPr>
                  <m:t>VSSOW=</m:t>
                </m:r>
                <m:f>
                  <m:fPr>
                    <m:ctrlPr>
                      <w:rPr>
                        <w:rFonts w:ascii="Cambria Math" w:hAnsi="Cambria Math"/>
                        <w:b/>
                        <w:i/>
                        <w:sz w:val="18"/>
                        <w:szCs w:val="18"/>
                        <w:u w:val="single"/>
                      </w:rPr>
                    </m:ctrlPr>
                  </m:fPr>
                  <m:num>
                    <m:r>
                      <m:rPr>
                        <m:sty m:val="bi"/>
                      </m:rPr>
                      <w:rPr>
                        <w:rFonts w:ascii="Cambria Math" w:hAnsi="Cambria Math"/>
                        <w:sz w:val="18"/>
                        <w:szCs w:val="18"/>
                        <w:u w:val="single"/>
                      </w:rPr>
                      <m:t>VSSO</m:t>
                    </m:r>
                  </m:num>
                  <m:den>
                    <m:r>
                      <m:rPr>
                        <m:sty m:val="bi"/>
                      </m:rPr>
                      <w:rPr>
                        <w:rFonts w:ascii="Cambria Math" w:hAnsi="Cambria Math"/>
                        <w:sz w:val="18"/>
                        <w:szCs w:val="18"/>
                        <w:u w:val="single"/>
                      </w:rPr>
                      <m:t>NORMBS</m:t>
                    </m:r>
                  </m:den>
                </m:f>
              </m:oMath>
            </m:oMathPara>
          </w:p>
          <w:p w:rsidR="001A55A9" w:rsidRDefault="001A55A9" w:rsidP="00FB0143">
            <w:pPr>
              <w:pStyle w:val="TableContent"/>
              <w:rPr>
                <w:rFonts w:eastAsia="SimSun"/>
                <w:b/>
                <w:sz w:val="18"/>
                <w:szCs w:val="18"/>
                <w:u w:val="single"/>
                <w:lang w:eastAsia="zh-CN"/>
              </w:rPr>
            </w:pPr>
          </w:p>
          <w:p w:rsidR="008D078D" w:rsidRPr="00752C1E" w:rsidRDefault="008D078D" w:rsidP="008D078D">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Pr>
                <w:rFonts w:eastAsia="SimSun"/>
                <w:b/>
                <w:sz w:val="18"/>
                <w:szCs w:val="18"/>
                <w:u w:val="single"/>
                <w:lang w:eastAsia="zh-CN"/>
              </w:rPr>
              <w:t>(SS)</w:t>
            </w:r>
            <w:r w:rsidRPr="00752C1E">
              <w:rPr>
                <w:rFonts w:eastAsia="SimSun" w:hint="eastAsia"/>
                <w:b/>
                <w:sz w:val="18"/>
                <w:szCs w:val="18"/>
                <w:u w:val="single"/>
                <w:lang w:eastAsia="zh-CN"/>
              </w:rPr>
              <w:t xml:space="preserve"> and M3</w:t>
            </w:r>
            <w:r>
              <w:rPr>
                <w:rFonts w:eastAsia="SimSun"/>
                <w:b/>
                <w:sz w:val="18"/>
                <w:szCs w:val="18"/>
                <w:u w:val="single"/>
                <w:lang w:eastAsia="zh-CN"/>
              </w:rPr>
              <w:t>(SS), Derived</w:t>
            </w:r>
          </w:p>
          <w:p w:rsidR="008D078D" w:rsidRDefault="008D078D" w:rsidP="008D078D">
            <w:pPr>
              <w:pStyle w:val="TableContent"/>
              <w:rPr>
                <w:b/>
                <w:sz w:val="18"/>
                <w:szCs w:val="18"/>
                <w:u w:val="single"/>
              </w:rPr>
            </w:pPr>
          </w:p>
          <w:p w:rsidR="008D078D" w:rsidRDefault="006D0FA9" w:rsidP="008D078D">
            <w:pPr>
              <w:pStyle w:val="TableContent"/>
              <w:rPr>
                <w:b/>
                <w:sz w:val="18"/>
                <w:szCs w:val="18"/>
                <w:u w:val="single"/>
              </w:rPr>
            </w:pPr>
            <m:oMathPara>
              <m:oMath>
                <m:sSub>
                  <m:sSubPr>
                    <m:ctrlPr>
                      <w:rPr>
                        <w:rFonts w:ascii="Cambria Math" w:hAnsi="Cambria Math"/>
                        <w:b/>
                        <w:i/>
                        <w:sz w:val="18"/>
                        <w:szCs w:val="18"/>
                        <w:u w:val="single"/>
                      </w:rPr>
                    </m:ctrlPr>
                  </m:sSubPr>
                  <m:e>
                    <m:r>
                      <m:rPr>
                        <m:sty m:val="bi"/>
                      </m:rPr>
                      <w:rPr>
                        <w:rFonts w:ascii="Cambria Math" w:hAnsi="Cambria Math"/>
                        <w:sz w:val="18"/>
                        <w:szCs w:val="18"/>
                        <w:u w:val="single"/>
                      </w:rPr>
                      <m:t>VSSOW</m:t>
                    </m:r>
                  </m:e>
                  <m:sub>
                    <m:r>
                      <m:rPr>
                        <m:sty m:val="bi"/>
                      </m:rPr>
                      <w:rPr>
                        <w:rFonts w:ascii="Cambria Math" w:hAnsi="Cambria Math"/>
                        <w:sz w:val="18"/>
                        <w:szCs w:val="18"/>
                        <w:u w:val="single"/>
                      </w:rPr>
                      <m:t>i</m:t>
                    </m:r>
                  </m:sub>
                </m:sSub>
                <m:r>
                  <m:rPr>
                    <m:sty m:val="bi"/>
                  </m:rPr>
                  <w:rPr>
                    <w:rFonts w:ascii="Cambria Math" w:hAnsi="Cambria Math"/>
                    <w:sz w:val="18"/>
                    <w:szCs w:val="18"/>
                    <w:u w:val="single"/>
                  </w:rPr>
                  <m:t>=</m:t>
                </m:r>
                <m:f>
                  <m:fPr>
                    <m:ctrlPr>
                      <w:rPr>
                        <w:rFonts w:ascii="Cambria Math" w:hAnsi="Cambria Math"/>
                        <w:b/>
                        <w:i/>
                        <w:sz w:val="18"/>
                        <w:szCs w:val="18"/>
                        <w:u w:val="single"/>
                      </w:rPr>
                    </m:ctrlPr>
                  </m:fPr>
                  <m:num>
                    <m:sSub>
                      <m:sSubPr>
                        <m:ctrlPr>
                          <w:rPr>
                            <w:rFonts w:ascii="Cambria Math" w:hAnsi="Cambria Math"/>
                            <w:b/>
                            <w:i/>
                            <w:sz w:val="18"/>
                            <w:szCs w:val="18"/>
                            <w:u w:val="single"/>
                          </w:rPr>
                        </m:ctrlPr>
                      </m:sSubPr>
                      <m:e>
                        <m:r>
                          <m:rPr>
                            <m:sty m:val="bi"/>
                          </m:rPr>
                          <w:rPr>
                            <w:rFonts w:ascii="Cambria Math" w:hAnsi="Cambria Math"/>
                            <w:sz w:val="18"/>
                            <w:szCs w:val="18"/>
                            <w:u w:val="single"/>
                          </w:rPr>
                          <m:t>VSSO</m:t>
                        </m:r>
                      </m:e>
                      <m:sub>
                        <m:r>
                          <m:rPr>
                            <m:sty m:val="bi"/>
                          </m:rPr>
                          <w:rPr>
                            <w:rFonts w:ascii="Cambria Math" w:hAnsi="Cambria Math"/>
                            <w:sz w:val="18"/>
                            <w:szCs w:val="18"/>
                            <w:u w:val="single"/>
                          </w:rPr>
                          <m:t>i</m:t>
                        </m:r>
                      </m:sub>
                    </m:sSub>
                  </m:num>
                  <m:den>
                    <m:r>
                      <m:rPr>
                        <m:sty m:val="bi"/>
                      </m:rPr>
                      <w:rPr>
                        <w:rFonts w:ascii="Cambria Math" w:hAnsi="Cambria Math"/>
                        <w:sz w:val="18"/>
                        <w:szCs w:val="18"/>
                        <w:u w:val="single"/>
                      </w:rPr>
                      <m:t>NORMBS</m:t>
                    </m:r>
                  </m:den>
                </m:f>
              </m:oMath>
            </m:oMathPara>
          </w:p>
          <w:p w:rsidR="008D078D" w:rsidRPr="00752C1E" w:rsidRDefault="008D078D" w:rsidP="00FB0143">
            <w:pPr>
              <w:pStyle w:val="TableContent"/>
              <w:rPr>
                <w:rFonts w:eastAsia="SimSun"/>
                <w:b/>
                <w:sz w:val="18"/>
                <w:szCs w:val="18"/>
                <w:u w:val="single"/>
                <w:lang w:eastAsia="zh-CN"/>
              </w:rPr>
            </w:pPr>
          </w:p>
          <w:p w:rsidR="00752C1E" w:rsidRPr="00752C1E" w:rsidRDefault="00E32FCA" w:rsidP="00FB0143">
            <w:pPr>
              <w:pStyle w:val="TableContent"/>
              <w:rPr>
                <w:rFonts w:eastAsia="SimSun"/>
                <w:bCs w:val="0"/>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VSSO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Pr="00F71A6D">
              <w:rPr>
                <w:b/>
                <w:iCs/>
                <w:sz w:val="18"/>
                <w:szCs w:val="18"/>
              </w:rPr>
              <w:t>VSSO</w:t>
            </w:r>
            <w:r>
              <w:rPr>
                <w:rFonts w:eastAsia="SimSun"/>
                <w:iCs/>
                <w:sz w:val="18"/>
                <w:szCs w:val="18"/>
                <w:lang w:eastAsia="zh-CN"/>
              </w:rPr>
              <w:fldChar w:fldCharType="end"/>
            </w:r>
            <w:r w:rsidR="00752C1E" w:rsidRPr="00433F2C">
              <w:rPr>
                <w:iCs/>
                <w:sz w:val="18"/>
                <w:szCs w:val="18"/>
              </w:rPr>
              <w:t xml:space="preserve"> =</w:t>
            </w:r>
            <w:r w:rsidR="00752C1E">
              <w:rPr>
                <w:iCs/>
                <w:sz w:val="18"/>
                <w:szCs w:val="18"/>
              </w:rPr>
              <w:t xml:space="preserve"> </w:t>
            </w:r>
            <w:r w:rsidR="00752C1E" w:rsidRPr="00433F2C">
              <w:rPr>
                <w:bCs w:val="0"/>
                <w:sz w:val="18"/>
                <w:szCs w:val="18"/>
              </w:rPr>
              <w:t>Steady-state (observed) volume of distribution for non-steady state or steady state data</w:t>
            </w:r>
            <w:r w:rsidR="00752C1E" w:rsidRPr="00752C1E">
              <w:rPr>
                <w:rFonts w:eastAsia="SimSun" w:hint="eastAsia"/>
                <w:bCs w:val="0"/>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29" w:name="CLPW"/>
            <w:r w:rsidRPr="00D84378">
              <w:rPr>
                <w:rFonts w:eastAsia="SimSun" w:cs="Arial" w:hint="eastAsia"/>
                <w:b/>
                <w:sz w:val="18"/>
                <w:szCs w:val="18"/>
                <w:lang w:eastAsia="zh-CN"/>
              </w:rPr>
              <w:t>CLPW</w:t>
            </w:r>
            <w:bookmarkEnd w:id="229"/>
          </w:p>
        </w:tc>
        <w:tc>
          <w:tcPr>
            <w:tcW w:w="4387" w:type="dxa"/>
          </w:tcPr>
          <w:p w:rsidR="00752C1E" w:rsidRDefault="00752C1E" w:rsidP="00FB0143">
            <w:pPr>
              <w:rPr>
                <w:rFonts w:cs="Arial"/>
                <w:sz w:val="18"/>
                <w:szCs w:val="18"/>
              </w:rPr>
            </w:pPr>
            <w:r w:rsidRPr="004A3146">
              <w:rPr>
                <w:rFonts w:cs="Arial"/>
                <w:sz w:val="18"/>
                <w:szCs w:val="18"/>
              </w:rPr>
              <w:t>The total body clearance for intravascular administration, calculated using the predicted value of 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00" w:dyaOrig="620">
                <v:shape id="_x0000_i1118" type="#_x0000_t75" style="width:101.3pt;height:31.4pt" o:ole="">
                  <v:imagedata r:id="rId191" o:title=""/>
                </v:shape>
                <o:OLEObject Type="Embed" ProgID="Equation.3" ShapeID="_x0000_i1118" DrawAspect="Content" ObjectID="_1640609747" r:id="rId192"/>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CLP </w:t>
            </w:r>
            <w:r w:rsidRPr="00433F2C">
              <w:rPr>
                <w:iCs/>
                <w:sz w:val="18"/>
                <w:szCs w:val="18"/>
              </w:rPr>
              <w:t>=</w:t>
            </w:r>
            <w:r>
              <w:rPr>
                <w:iCs/>
                <w:sz w:val="18"/>
                <w:szCs w:val="18"/>
              </w:rPr>
              <w:t xml:space="preserve"> </w:t>
            </w:r>
            <w:r>
              <w:rPr>
                <w:rFonts w:cs="Arial"/>
                <w:iCs/>
                <w:sz w:val="18"/>
                <w:szCs w:val="18"/>
              </w:rPr>
              <w:t>Total clearance of drug (predict</w:t>
            </w:r>
            <w:r w:rsidRPr="00D0657B">
              <w:rPr>
                <w:rFonts w:cs="Arial"/>
                <w:iCs/>
                <w:sz w:val="18"/>
                <w:szCs w:val="18"/>
              </w:rPr>
              <w:t>ed)</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0" w:name="CLOW"/>
            <w:r w:rsidRPr="00D84378">
              <w:rPr>
                <w:rFonts w:eastAsia="SimSun" w:cs="Arial" w:hint="eastAsia"/>
                <w:b/>
                <w:sz w:val="18"/>
                <w:szCs w:val="18"/>
                <w:lang w:eastAsia="zh-CN"/>
              </w:rPr>
              <w:t>CLOW</w:t>
            </w:r>
            <w:bookmarkEnd w:id="230"/>
          </w:p>
        </w:tc>
        <w:tc>
          <w:tcPr>
            <w:tcW w:w="4387" w:type="dxa"/>
          </w:tcPr>
          <w:p w:rsidR="00752C1E" w:rsidRDefault="00752C1E" w:rsidP="00FB0143">
            <w:pPr>
              <w:rPr>
                <w:rFonts w:cs="Arial"/>
                <w:sz w:val="18"/>
                <w:szCs w:val="18"/>
              </w:rPr>
            </w:pPr>
            <w:r w:rsidRPr="004A3146">
              <w:rPr>
                <w:rFonts w:cs="Arial"/>
                <w:sz w:val="18"/>
                <w:szCs w:val="18"/>
              </w:rPr>
              <w:t xml:space="preserve">The total body clearance for intravascular administration, calculated using the </w:t>
            </w:r>
            <w:r>
              <w:rPr>
                <w:rFonts w:cs="Arial" w:hint="eastAsia"/>
                <w:sz w:val="18"/>
                <w:szCs w:val="18"/>
              </w:rPr>
              <w:t>observ</w:t>
            </w:r>
            <w:r w:rsidRPr="004A3146">
              <w:rPr>
                <w:rFonts w:cs="Arial"/>
                <w:sz w:val="18"/>
                <w:szCs w:val="18"/>
              </w:rPr>
              <w:t>ed value of 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20" w:dyaOrig="620">
                <v:shape id="_x0000_i1119" type="#_x0000_t75" style="width:100.9pt;height:31.4pt" o:ole="">
                  <v:imagedata r:id="rId193" o:title=""/>
                </v:shape>
                <o:OLEObject Type="Embed" ProgID="Equation.3" ShapeID="_x0000_i1119" DrawAspect="Content" ObjectID="_1640609748" r:id="rId194"/>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CLO </w:t>
            </w:r>
            <w:r w:rsidRPr="00433F2C">
              <w:rPr>
                <w:iCs/>
                <w:sz w:val="18"/>
                <w:szCs w:val="18"/>
              </w:rPr>
              <w:t>=</w:t>
            </w:r>
            <w:r>
              <w:rPr>
                <w:iCs/>
                <w:sz w:val="18"/>
                <w:szCs w:val="18"/>
              </w:rPr>
              <w:t xml:space="preserve"> </w:t>
            </w:r>
            <w:r>
              <w:rPr>
                <w:rFonts w:cs="Arial"/>
                <w:iCs/>
                <w:sz w:val="18"/>
                <w:szCs w:val="18"/>
              </w:rPr>
              <w:t>Total clearance of drug (</w:t>
            </w:r>
            <w:r w:rsidRPr="00752C1E">
              <w:rPr>
                <w:rFonts w:eastAsia="SimSun" w:cs="Arial" w:hint="eastAsia"/>
                <w:iCs/>
                <w:sz w:val="18"/>
                <w:szCs w:val="18"/>
                <w:lang w:eastAsia="zh-CN"/>
              </w:rPr>
              <w:t>observ</w:t>
            </w:r>
            <w:r w:rsidRPr="00D0657B">
              <w:rPr>
                <w:rFonts w:cs="Arial"/>
                <w:iCs/>
                <w:sz w:val="18"/>
                <w:szCs w:val="18"/>
              </w:rPr>
              <w:t>ed)</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1" w:name="CLTAUWi"/>
            <w:r w:rsidRPr="00D84378">
              <w:rPr>
                <w:rFonts w:eastAsia="SimSun" w:cs="Arial" w:hint="eastAsia"/>
                <w:b/>
                <w:sz w:val="18"/>
                <w:szCs w:val="18"/>
                <w:lang w:eastAsia="zh-CN"/>
              </w:rPr>
              <w:t>CLTAUW</w:t>
            </w:r>
            <w:r w:rsidR="001A55A9" w:rsidRPr="00D84378">
              <w:rPr>
                <w:rFonts w:eastAsia="SimSun" w:cs="Arial"/>
                <w:b/>
                <w:sz w:val="18"/>
                <w:szCs w:val="18"/>
                <w:lang w:eastAsia="zh-CN"/>
              </w:rPr>
              <w:t>i</w:t>
            </w:r>
            <w:bookmarkEnd w:id="231"/>
          </w:p>
        </w:tc>
        <w:tc>
          <w:tcPr>
            <w:tcW w:w="4387" w:type="dxa"/>
          </w:tcPr>
          <w:p w:rsidR="00752C1E" w:rsidRDefault="00752C1E" w:rsidP="00FB0143">
            <w:pPr>
              <w:rPr>
                <w:rFonts w:cs="Arial"/>
                <w:sz w:val="18"/>
                <w:szCs w:val="18"/>
              </w:rPr>
            </w:pPr>
            <w:r w:rsidRPr="007E228F">
              <w:rPr>
                <w:rFonts w:cs="Arial"/>
                <w:sz w:val="18"/>
                <w:szCs w:val="18"/>
              </w:rPr>
              <w:t>The total body clearance for intravascular administration, calculated using AUCTAU, divided by the weight.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(SS) and M3 (SS)</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340" w:dyaOrig="620">
                <v:shape id="_x0000_i1120" type="#_x0000_t75" style="width:114.7pt;height:31.4pt" o:ole="">
                  <v:imagedata r:id="rId195" o:title=""/>
                </v:shape>
                <o:OLEObject Type="Embed" ProgID="Equation.3" ShapeID="_x0000_i1120" DrawAspect="Content" ObjectID="_1640609749" r:id="rId196"/>
              </w:object>
            </w:r>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eastAsia="SimSun" w:cs="Arial"/>
                <w:iCs/>
                <w:sz w:val="18"/>
                <w:szCs w:val="18"/>
                <w:lang w:eastAsia="zh-CN"/>
              </w:rPr>
            </w:pPr>
            <w:r w:rsidRPr="00752C1E">
              <w:rPr>
                <w:rFonts w:eastAsia="SimSun" w:hint="eastAsia"/>
                <w:iCs/>
                <w:sz w:val="18"/>
                <w:szCs w:val="18"/>
                <w:lang w:eastAsia="zh-CN"/>
              </w:rPr>
              <w:t>CLTAU</w:t>
            </w:r>
            <w:r w:rsidR="001A55A9">
              <w:rPr>
                <w:rFonts w:eastAsia="SimSun"/>
                <w:iCs/>
                <w:sz w:val="18"/>
                <w:szCs w:val="18"/>
                <w:lang w:eastAsia="zh-CN"/>
              </w:rPr>
              <w:t>i</w:t>
            </w:r>
            <w:r w:rsidRPr="00752C1E">
              <w:rPr>
                <w:rFonts w:eastAsia="SimSun" w:hint="eastAsia"/>
                <w:iCs/>
                <w:sz w:val="18"/>
                <w:szCs w:val="18"/>
                <w:lang w:eastAsia="zh-CN"/>
              </w:rPr>
              <w:t xml:space="preserve"> </w:t>
            </w:r>
            <w:r w:rsidRPr="00433F2C">
              <w:rPr>
                <w:iCs/>
                <w:sz w:val="18"/>
                <w:szCs w:val="18"/>
              </w:rPr>
              <w:t>=</w:t>
            </w:r>
            <w:r>
              <w:rPr>
                <w:iCs/>
                <w:sz w:val="18"/>
                <w:szCs w:val="18"/>
              </w:rPr>
              <w:t xml:space="preserve"> </w:t>
            </w:r>
            <w:r>
              <w:rPr>
                <w:rFonts w:cs="Arial"/>
                <w:iCs/>
                <w:sz w:val="18"/>
                <w:szCs w:val="18"/>
              </w:rPr>
              <w:t xml:space="preserve">Total clearance of drug </w:t>
            </w:r>
            <w:r w:rsidRPr="00752C1E">
              <w:rPr>
                <w:rFonts w:eastAsia="SimSun" w:cs="Arial" w:hint="eastAsia"/>
                <w:iCs/>
                <w:sz w:val="18"/>
                <w:szCs w:val="18"/>
                <w:lang w:eastAsia="zh-CN"/>
              </w:rPr>
              <w:t>calculated using AUCTAU</w:t>
            </w:r>
            <w:r w:rsidR="001A55A9">
              <w:rPr>
                <w:rFonts w:eastAsia="SimSun" w:cs="Arial"/>
                <w:iCs/>
                <w:sz w:val="18"/>
                <w:szCs w:val="18"/>
                <w:lang w:eastAsia="zh-CN"/>
              </w:rPr>
              <w:t>i from the i</w:t>
            </w:r>
            <w:r w:rsidR="001A55A9" w:rsidRPr="00A201C4">
              <w:rPr>
                <w:rFonts w:eastAsia="SimSun" w:cs="Arial"/>
                <w:iCs/>
                <w:sz w:val="18"/>
                <w:szCs w:val="18"/>
                <w:vertAlign w:val="superscript"/>
                <w:lang w:eastAsia="zh-CN"/>
              </w:rPr>
              <w:t>th</w:t>
            </w:r>
            <w:r w:rsidR="001A55A9">
              <w:rPr>
                <w:rFonts w:eastAsia="SimSun" w:cs="Arial"/>
                <w:iCs/>
                <w:sz w:val="18"/>
                <w:szCs w:val="18"/>
                <w:lang w:eastAsia="zh-CN"/>
              </w:rPr>
              <w:t xml:space="preserve"> dosing interval</w:t>
            </w:r>
            <w:r w:rsidRPr="00752C1E">
              <w:rPr>
                <w:rFonts w:eastAsia="SimSun" w:cs="Arial" w:hint="eastAsia"/>
                <w:iCs/>
                <w:sz w:val="18"/>
                <w:szCs w:val="18"/>
                <w:lang w:eastAsia="zh-CN"/>
              </w:rPr>
              <w:t>.</w:t>
            </w:r>
          </w:p>
          <w:p w:rsidR="001A55A9" w:rsidRPr="00752C1E" w:rsidRDefault="001A55A9" w:rsidP="00FB0143">
            <w:pPr>
              <w:pStyle w:val="TableContent"/>
              <w:rPr>
                <w:rFonts w:eastAsia="SimSun"/>
                <w:bCs w:val="0"/>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2" w:name="CLFPW"/>
            <w:r w:rsidRPr="00D84378">
              <w:rPr>
                <w:rFonts w:eastAsia="SimSun" w:cs="Arial" w:hint="eastAsia"/>
                <w:b/>
                <w:sz w:val="18"/>
                <w:szCs w:val="18"/>
                <w:lang w:eastAsia="zh-CN"/>
              </w:rPr>
              <w:t>CLFPW</w:t>
            </w:r>
            <w:bookmarkEnd w:id="232"/>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 xml:space="preserve">The total body clearance for extravascular </w:t>
            </w:r>
            <w:r w:rsidRPr="00752C1E">
              <w:rPr>
                <w:rFonts w:eastAsia="SimSun" w:cs="Arial"/>
                <w:bCs w:val="0"/>
                <w:sz w:val="18"/>
                <w:szCs w:val="18"/>
                <w:lang w:eastAsia="zh-CN"/>
              </w:rPr>
              <w:lastRenderedPageBreak/>
              <w:t>administration divided by the fraction of dose absorbed, calculated using the predicted value of the last non-zero concentration, divided by the weight.</w:t>
            </w:r>
          </w:p>
          <w:p w:rsidR="001A55A9" w:rsidRPr="00752C1E" w:rsidRDefault="001A55A9"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60" w:dyaOrig="620">
                <v:shape id="_x0000_i1121" type="#_x0000_t75" style="width:108.85pt;height:31.4pt" o:ole="">
                  <v:imagedata r:id="rId197" o:title=""/>
                </v:shape>
                <o:OLEObject Type="Embed" ProgID="Equation.3" ShapeID="_x0000_i1121" DrawAspect="Content" ObjectID="_1640609750" r:id="rId198"/>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CLFP </w:t>
            </w:r>
            <w:r w:rsidRPr="00433F2C">
              <w:rPr>
                <w:iCs/>
                <w:sz w:val="18"/>
                <w:szCs w:val="18"/>
              </w:rPr>
              <w:t>=</w:t>
            </w:r>
            <w:r>
              <w:rPr>
                <w:iCs/>
                <w:sz w:val="18"/>
                <w:szCs w:val="18"/>
              </w:rPr>
              <w:t xml:space="preserve"> </w:t>
            </w:r>
            <w:r w:rsidRPr="00701644">
              <w:rPr>
                <w:rFonts w:cs="Arial"/>
                <w:iCs/>
                <w:sz w:val="18"/>
                <w:szCs w:val="18"/>
              </w:rPr>
              <w:t>Apparent clearance (predicted)</w:t>
            </w:r>
            <w:r w:rsidRPr="00433F2C">
              <w:rPr>
                <w:rFonts w:cs="Arial"/>
                <w:b/>
                <w:iCs/>
                <w:sz w:val="18"/>
                <w:szCs w:val="18"/>
              </w:rPr>
              <w:t xml:space="preserve"> </w:t>
            </w:r>
            <w:r w:rsidRPr="00433F2C">
              <w:rPr>
                <w:rFonts w:cs="Arial"/>
                <w:sz w:val="18"/>
                <w:szCs w:val="18"/>
              </w:rPr>
              <w:t>of drug for extravascular routes of administration</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3" w:name="CLFOW"/>
            <w:r w:rsidRPr="00D84378">
              <w:rPr>
                <w:rFonts w:eastAsia="SimSun" w:cs="Arial" w:hint="eastAsia"/>
                <w:b/>
                <w:sz w:val="18"/>
                <w:szCs w:val="18"/>
                <w:lang w:eastAsia="zh-CN"/>
              </w:rPr>
              <w:t>CLFOW</w:t>
            </w:r>
            <w:bookmarkEnd w:id="233"/>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 xml:space="preserve">The total body clearance for extravascular administration divided by the fraction of dose absorbed, calculated using the </w:t>
            </w:r>
            <w:r w:rsidRPr="00752C1E">
              <w:rPr>
                <w:rFonts w:eastAsia="SimSun" w:cs="Arial" w:hint="eastAsia"/>
                <w:bCs w:val="0"/>
                <w:sz w:val="18"/>
                <w:szCs w:val="18"/>
                <w:lang w:eastAsia="zh-CN"/>
              </w:rPr>
              <w:t>observ</w:t>
            </w:r>
            <w:r w:rsidRPr="00752C1E">
              <w:rPr>
                <w:rFonts w:eastAsia="SimSun" w:cs="Arial"/>
                <w:bCs w:val="0"/>
                <w:sz w:val="18"/>
                <w:szCs w:val="18"/>
                <w:lang w:eastAsia="zh-CN"/>
              </w:rPr>
              <w:t>ed value of the last non-zero concentration, divided by the weight.</w:t>
            </w:r>
          </w:p>
          <w:p w:rsidR="001A55A9" w:rsidRPr="00752C1E" w:rsidRDefault="001A55A9"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80" w:dyaOrig="620">
                <v:shape id="_x0000_i1122" type="#_x0000_t75" style="width:108pt;height:31.4pt" o:ole="">
                  <v:imagedata r:id="rId199" o:title=""/>
                </v:shape>
                <o:OLEObject Type="Embed" ProgID="Equation.3" ShapeID="_x0000_i1122" DrawAspect="Content" ObjectID="_1640609751" r:id="rId200"/>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CLFO </w:t>
            </w:r>
            <w:r w:rsidRPr="00433F2C">
              <w:rPr>
                <w:iCs/>
                <w:sz w:val="18"/>
                <w:szCs w:val="18"/>
              </w:rPr>
              <w:t>=</w:t>
            </w:r>
            <w:r>
              <w:rPr>
                <w:iCs/>
                <w:sz w:val="18"/>
                <w:szCs w:val="18"/>
              </w:rPr>
              <w:t xml:space="preserve"> </w:t>
            </w:r>
            <w:r>
              <w:rPr>
                <w:rFonts w:cs="Arial"/>
                <w:iCs/>
                <w:sz w:val="18"/>
                <w:szCs w:val="18"/>
              </w:rPr>
              <w:t>Apparent clearance (</w:t>
            </w:r>
            <w:r w:rsidRPr="00752C1E">
              <w:rPr>
                <w:rFonts w:eastAsia="SimSun" w:cs="Arial" w:hint="eastAsia"/>
                <w:iCs/>
                <w:sz w:val="18"/>
                <w:szCs w:val="18"/>
                <w:lang w:eastAsia="zh-CN"/>
              </w:rPr>
              <w:t>observ</w:t>
            </w:r>
            <w:r w:rsidRPr="00701644">
              <w:rPr>
                <w:rFonts w:cs="Arial"/>
                <w:iCs/>
                <w:sz w:val="18"/>
                <w:szCs w:val="18"/>
              </w:rPr>
              <w:t>ed)</w:t>
            </w:r>
            <w:r w:rsidRPr="00433F2C">
              <w:rPr>
                <w:rFonts w:cs="Arial"/>
                <w:b/>
                <w:iCs/>
                <w:sz w:val="18"/>
                <w:szCs w:val="18"/>
              </w:rPr>
              <w:t xml:space="preserve"> </w:t>
            </w:r>
            <w:r w:rsidRPr="00433F2C">
              <w:rPr>
                <w:rFonts w:cs="Arial"/>
                <w:sz w:val="18"/>
                <w:szCs w:val="18"/>
              </w:rPr>
              <w:t>of drug for extravascular routes of administration</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4" w:name="CLFTAUWi"/>
            <w:r w:rsidRPr="00D84378">
              <w:rPr>
                <w:rFonts w:eastAsia="SimSun" w:cs="Arial" w:hint="eastAsia"/>
                <w:b/>
                <w:sz w:val="18"/>
                <w:szCs w:val="18"/>
                <w:lang w:eastAsia="zh-CN"/>
              </w:rPr>
              <w:t>CLFTAUW</w:t>
            </w:r>
            <w:r w:rsidR="00DB16FC" w:rsidRPr="00D84378">
              <w:rPr>
                <w:rFonts w:eastAsia="SimSun" w:cs="Arial"/>
                <w:b/>
                <w:sz w:val="18"/>
                <w:szCs w:val="18"/>
                <w:lang w:eastAsia="zh-CN"/>
              </w:rPr>
              <w:t>i</w:t>
            </w:r>
            <w:bookmarkEnd w:id="234"/>
          </w:p>
        </w:tc>
        <w:tc>
          <w:tcPr>
            <w:tcW w:w="4387" w:type="dxa"/>
          </w:tcPr>
          <w:p w:rsidR="00752C1E" w:rsidRDefault="00752C1E" w:rsidP="00FB0143">
            <w:pPr>
              <w:rPr>
                <w:rFonts w:cs="Arial"/>
                <w:sz w:val="18"/>
                <w:szCs w:val="18"/>
              </w:rPr>
            </w:pPr>
            <w:r w:rsidRPr="00701644">
              <w:rPr>
                <w:rFonts w:cs="Arial"/>
                <w:sz w:val="18"/>
                <w:szCs w:val="18"/>
              </w:rPr>
              <w:t>The total body clearance for extravascular administration divided by the fraction of dose absorbed, calculated using AUCTAU, divided by the weight.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(SS)</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500" w:dyaOrig="620">
                <v:shape id="_x0000_i1123" type="#_x0000_t75" style="width:125.6pt;height:31.4pt" o:ole="">
                  <v:imagedata r:id="rId201" o:title=""/>
                </v:shape>
                <o:OLEObject Type="Embed" ProgID="Equation.3" ShapeID="_x0000_i1123" DrawAspect="Content" ObjectID="_1640609752" r:id="rId202"/>
              </w:object>
            </w:r>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cs="Arial"/>
                <w:iCs/>
                <w:sz w:val="18"/>
                <w:szCs w:val="18"/>
              </w:rPr>
            </w:pPr>
            <w:r w:rsidRPr="00752C1E">
              <w:rPr>
                <w:rFonts w:eastAsia="SimSun" w:hint="eastAsia"/>
                <w:iCs/>
                <w:sz w:val="18"/>
                <w:szCs w:val="18"/>
                <w:lang w:eastAsia="zh-CN"/>
              </w:rPr>
              <w:t>CLFTAU</w:t>
            </w:r>
            <w:r w:rsidR="00DB16FC">
              <w:rPr>
                <w:rFonts w:eastAsia="SimSun"/>
                <w:iCs/>
                <w:sz w:val="18"/>
                <w:szCs w:val="18"/>
                <w:lang w:eastAsia="zh-CN"/>
              </w:rPr>
              <w:t>i</w:t>
            </w:r>
            <w:r w:rsidRPr="00752C1E">
              <w:rPr>
                <w:rFonts w:eastAsia="SimSun" w:hint="eastAsia"/>
                <w:iCs/>
                <w:sz w:val="18"/>
                <w:szCs w:val="18"/>
                <w:lang w:eastAsia="zh-CN"/>
              </w:rPr>
              <w:t xml:space="preserve"> </w:t>
            </w:r>
            <w:r w:rsidRPr="00433F2C">
              <w:rPr>
                <w:iCs/>
                <w:sz w:val="18"/>
                <w:szCs w:val="18"/>
              </w:rPr>
              <w:t>=</w:t>
            </w:r>
            <w:r>
              <w:rPr>
                <w:iCs/>
                <w:sz w:val="18"/>
                <w:szCs w:val="18"/>
              </w:rPr>
              <w:t xml:space="preserve"> </w:t>
            </w:r>
            <w:r w:rsidRPr="00701644">
              <w:rPr>
                <w:rFonts w:cs="Arial"/>
                <w:iCs/>
                <w:sz w:val="18"/>
                <w:szCs w:val="18"/>
              </w:rPr>
              <w:t>The total body clearance for extravascular administration divided by the fraction of dose absorbed, calculated using AUCTAU</w:t>
            </w:r>
            <w:r w:rsidR="00DB16FC">
              <w:rPr>
                <w:rFonts w:cs="Arial"/>
                <w:iCs/>
                <w:sz w:val="18"/>
                <w:szCs w:val="18"/>
              </w:rPr>
              <w:t>i</w:t>
            </w:r>
            <w:r w:rsidR="001A55A9">
              <w:rPr>
                <w:rFonts w:cs="Arial"/>
                <w:iCs/>
                <w:sz w:val="18"/>
                <w:szCs w:val="18"/>
              </w:rPr>
              <w:t xml:space="preserve"> for the i</w:t>
            </w:r>
            <w:r w:rsidR="001A55A9" w:rsidRPr="00A201C4">
              <w:rPr>
                <w:rFonts w:cs="Arial"/>
                <w:iCs/>
                <w:sz w:val="18"/>
                <w:szCs w:val="18"/>
                <w:vertAlign w:val="superscript"/>
              </w:rPr>
              <w:t>th</w:t>
            </w:r>
            <w:r w:rsidR="001A55A9">
              <w:rPr>
                <w:rFonts w:cs="Arial"/>
                <w:iCs/>
                <w:sz w:val="18"/>
                <w:szCs w:val="18"/>
              </w:rPr>
              <w:t xml:space="preserve"> dosing interval</w:t>
            </w:r>
            <w:r w:rsidRPr="00701644">
              <w:rPr>
                <w:rFonts w:cs="Arial"/>
                <w:iCs/>
                <w:sz w:val="18"/>
                <w:szCs w:val="18"/>
              </w:rPr>
              <w:t>.</w:t>
            </w:r>
          </w:p>
          <w:p w:rsidR="001A55A9" w:rsidRPr="00752C1E" w:rsidRDefault="001A55A9" w:rsidP="00FB0143">
            <w:pPr>
              <w:pStyle w:val="TableContent"/>
              <w:rPr>
                <w:rFonts w:eastAsia="SimSun" w:cs="Arial"/>
                <w:iCs/>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5" w:name="VZPW"/>
            <w:r w:rsidRPr="00D84378">
              <w:rPr>
                <w:rFonts w:eastAsia="SimSun" w:cs="Arial" w:hint="eastAsia"/>
                <w:b/>
                <w:sz w:val="18"/>
                <w:szCs w:val="18"/>
                <w:lang w:eastAsia="zh-CN"/>
              </w:rPr>
              <w:t>VZPW</w:t>
            </w:r>
            <w:bookmarkEnd w:id="235"/>
          </w:p>
        </w:tc>
        <w:tc>
          <w:tcPr>
            <w:tcW w:w="4387" w:type="dxa"/>
          </w:tcPr>
          <w:p w:rsidR="00752C1E" w:rsidRDefault="00752C1E" w:rsidP="00FB0143">
            <w:pPr>
              <w:rPr>
                <w:rFonts w:cs="Arial"/>
                <w:sz w:val="18"/>
                <w:szCs w:val="18"/>
              </w:rPr>
            </w:pPr>
            <w:r w:rsidRPr="005A233E">
              <w:rPr>
                <w:rFonts w:cs="Arial"/>
                <w:sz w:val="18"/>
                <w:szCs w:val="18"/>
              </w:rPr>
              <w:t xml:space="preserve">The volume of distribution associated with the terminal slope following intravascular administration, calculated using the predicted value </w:t>
            </w:r>
            <w:r w:rsidRPr="005A233E">
              <w:rPr>
                <w:rFonts w:cs="Arial"/>
                <w:sz w:val="18"/>
                <w:szCs w:val="18"/>
              </w:rPr>
              <w:lastRenderedPageBreak/>
              <w:t xml:space="preserve">of </w:t>
            </w:r>
            <w:r>
              <w:rPr>
                <w:rFonts w:cs="Arial"/>
                <w:sz w:val="18"/>
                <w:szCs w:val="18"/>
              </w:rPr>
              <w:t>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1980" w:dyaOrig="620">
                <v:shape id="_x0000_i1124" type="#_x0000_t75" style="width:97.95pt;height:31.4pt" o:ole="">
                  <v:imagedata r:id="rId203" o:title=""/>
                </v:shape>
                <o:OLEObject Type="Embed" ProgID="Equation.3" ShapeID="_x0000_i1124" DrawAspect="Content" ObjectID="_1640609753" r:id="rId204"/>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VZP </w:t>
            </w:r>
            <w:r w:rsidRPr="00752C1E">
              <w:rPr>
                <w:rFonts w:eastAsia="SimSun"/>
                <w:iCs/>
                <w:sz w:val="18"/>
                <w:szCs w:val="18"/>
                <w:lang w:eastAsia="zh-CN"/>
              </w:rPr>
              <w:t>= The volume of distribution associated with the terminal slope following intravascular administration, calculated using the predicted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6" w:name="VZOW"/>
            <w:r w:rsidRPr="00D84378">
              <w:rPr>
                <w:rFonts w:eastAsia="SimSun" w:cs="Arial" w:hint="eastAsia"/>
                <w:b/>
                <w:sz w:val="18"/>
                <w:szCs w:val="18"/>
                <w:lang w:eastAsia="zh-CN"/>
              </w:rPr>
              <w:t>VZOW</w:t>
            </w:r>
            <w:bookmarkEnd w:id="236"/>
          </w:p>
        </w:tc>
        <w:tc>
          <w:tcPr>
            <w:tcW w:w="4387" w:type="dxa"/>
          </w:tcPr>
          <w:p w:rsidR="00752C1E" w:rsidRDefault="00752C1E" w:rsidP="00FB0143">
            <w:pPr>
              <w:rPr>
                <w:rFonts w:cs="Arial"/>
                <w:sz w:val="18"/>
                <w:szCs w:val="18"/>
              </w:rPr>
            </w:pPr>
            <w:r w:rsidRPr="005A233E">
              <w:rPr>
                <w:rFonts w:cs="Arial"/>
                <w:sz w:val="18"/>
                <w:szCs w:val="18"/>
              </w:rPr>
              <w:t>The volume of distribution associated with the terminal slope following intravascular administrati</w:t>
            </w:r>
            <w:r>
              <w:rPr>
                <w:rFonts w:cs="Arial"/>
                <w:sz w:val="18"/>
                <w:szCs w:val="18"/>
              </w:rPr>
              <w:t xml:space="preserve">on, calculated using the </w:t>
            </w:r>
            <w:r>
              <w:rPr>
                <w:rFonts w:cs="Arial" w:hint="eastAsia"/>
                <w:sz w:val="18"/>
                <w:szCs w:val="18"/>
              </w:rPr>
              <w:t>observ</w:t>
            </w:r>
            <w:r w:rsidRPr="005A233E">
              <w:rPr>
                <w:rFonts w:cs="Arial"/>
                <w:sz w:val="18"/>
                <w:szCs w:val="18"/>
              </w:rPr>
              <w:t xml:space="preserve">ed value of </w:t>
            </w:r>
            <w:r>
              <w:rPr>
                <w:rFonts w:cs="Arial"/>
                <w:sz w:val="18"/>
                <w:szCs w:val="18"/>
              </w:rPr>
              <w:t>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00" w:dyaOrig="620">
                <v:shape id="_x0000_i1125" type="#_x0000_t75" style="width:101.3pt;height:31.4pt" o:ole="">
                  <v:imagedata r:id="rId205" o:title=""/>
                </v:shape>
                <o:OLEObject Type="Embed" ProgID="Equation.3" ShapeID="_x0000_i1125" DrawAspect="Content" ObjectID="_1640609754" r:id="rId206"/>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VZP </w:t>
            </w:r>
            <w:r w:rsidRPr="00752C1E">
              <w:rPr>
                <w:rFonts w:eastAsia="SimSun"/>
                <w:iCs/>
                <w:sz w:val="18"/>
                <w:szCs w:val="18"/>
                <w:lang w:eastAsia="zh-CN"/>
              </w:rPr>
              <w:t xml:space="preserve">= The volume of distribution associated with the terminal slope following intravascular administration, calculated using the </w:t>
            </w:r>
            <w:r w:rsidRPr="00752C1E">
              <w:rPr>
                <w:rFonts w:eastAsia="SimSun" w:hint="eastAsia"/>
                <w:iCs/>
                <w:sz w:val="18"/>
                <w:szCs w:val="18"/>
                <w:lang w:eastAsia="zh-CN"/>
              </w:rPr>
              <w:t>observ</w:t>
            </w:r>
            <w:r w:rsidRPr="00752C1E">
              <w:rPr>
                <w:rFonts w:eastAsia="SimSun"/>
                <w:iCs/>
                <w:sz w:val="18"/>
                <w:szCs w:val="18"/>
                <w:lang w:eastAsia="zh-CN"/>
              </w:rPr>
              <w: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7" w:name="VZTAUWi"/>
            <w:r w:rsidRPr="00D84378">
              <w:rPr>
                <w:rFonts w:eastAsia="SimSun" w:cs="Arial" w:hint="eastAsia"/>
                <w:b/>
                <w:sz w:val="18"/>
                <w:szCs w:val="18"/>
                <w:lang w:eastAsia="zh-CN"/>
              </w:rPr>
              <w:t>VZTAUW</w:t>
            </w:r>
            <w:r w:rsidR="001A55A9" w:rsidRPr="00D84378">
              <w:rPr>
                <w:rFonts w:eastAsia="SimSun" w:cs="Arial"/>
                <w:b/>
                <w:sz w:val="18"/>
                <w:szCs w:val="18"/>
                <w:lang w:eastAsia="zh-CN"/>
              </w:rPr>
              <w:t>i</w:t>
            </w:r>
            <w:bookmarkEnd w:id="237"/>
          </w:p>
        </w:tc>
        <w:tc>
          <w:tcPr>
            <w:tcW w:w="4387" w:type="dxa"/>
          </w:tcPr>
          <w:p w:rsidR="00752C1E" w:rsidRDefault="00752C1E" w:rsidP="00FB0143">
            <w:pPr>
              <w:rPr>
                <w:rFonts w:cs="Arial"/>
                <w:sz w:val="18"/>
                <w:szCs w:val="18"/>
              </w:rPr>
            </w:pPr>
            <w:r w:rsidRPr="005A233E">
              <w:rPr>
                <w:rFonts w:cs="Arial"/>
                <w:sz w:val="18"/>
                <w:szCs w:val="18"/>
              </w:rPr>
              <w:t xml:space="preserve">The volume of distribution associated with the terminal slope following intravascular administration, calculated using AUCTAU, divided by the </w:t>
            </w:r>
            <w:r w:rsidR="00DC095B">
              <w:rPr>
                <w:rFonts w:cs="Arial"/>
                <w:sz w:val="18"/>
                <w:szCs w:val="18"/>
              </w:rPr>
              <w:t xml:space="preserve">body </w:t>
            </w:r>
            <w:r w:rsidRPr="005A233E">
              <w:rPr>
                <w:rFonts w:cs="Arial"/>
                <w:sz w:val="18"/>
                <w:szCs w:val="18"/>
              </w:rPr>
              <w:t>weight</w:t>
            </w:r>
            <w:r w:rsidR="00DC095B">
              <w:rPr>
                <w:rFonts w:cs="Arial"/>
                <w:sz w:val="18"/>
                <w:szCs w:val="18"/>
              </w:rPr>
              <w:t xml:space="preserve"> of the subject</w:t>
            </w:r>
            <w:r w:rsidRPr="005A233E">
              <w:rPr>
                <w:rFonts w:cs="Arial"/>
                <w:sz w:val="18"/>
                <w:szCs w:val="18"/>
              </w:rPr>
              <w: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(SS) and M3 (SS)</w:t>
            </w:r>
          </w:p>
          <w:p w:rsidR="00752C1E" w:rsidRPr="00433F2C" w:rsidRDefault="00752C1E" w:rsidP="00FB0143">
            <w:pPr>
              <w:pStyle w:val="TableContent"/>
              <w:rPr>
                <w:b/>
                <w:sz w:val="18"/>
                <w:szCs w:val="18"/>
                <w:u w:val="single"/>
              </w:rPr>
            </w:pPr>
          </w:p>
          <w:p w:rsidR="00752C1E" w:rsidRPr="00752C1E" w:rsidRDefault="0093224E" w:rsidP="00FB0143">
            <w:pPr>
              <w:pStyle w:val="TableContent"/>
              <w:rPr>
                <w:rFonts w:eastAsia="SimSun"/>
                <w:b/>
                <w:sz w:val="18"/>
                <w:szCs w:val="18"/>
                <w:u w:val="single"/>
                <w:lang w:eastAsia="zh-CN"/>
              </w:rPr>
            </w:pPr>
            <w:r w:rsidRPr="00894BFE">
              <w:rPr>
                <w:b/>
                <w:position w:val="-24"/>
                <w:sz w:val="18"/>
                <w:szCs w:val="18"/>
                <w:u w:val="single"/>
              </w:rPr>
              <w:object w:dxaOrig="2320" w:dyaOrig="620">
                <v:shape id="_x0000_i1126" type="#_x0000_t75" style="width:116.35pt;height:31.4pt" o:ole="">
                  <v:imagedata r:id="rId207" o:title=""/>
                </v:shape>
                <o:OLEObject Type="Embed" ProgID="Equation.3" ShapeID="_x0000_i1126" DrawAspect="Content" ObjectID="_1640609755" r:id="rId208"/>
              </w:object>
            </w:r>
          </w:p>
          <w:p w:rsidR="001A55A9" w:rsidRDefault="001A55A9" w:rsidP="00FB0143">
            <w:pPr>
              <w:pStyle w:val="TableContent"/>
              <w:rPr>
                <w:rFonts w:eastAsia="SimSun"/>
                <w:iCs/>
                <w:sz w:val="18"/>
                <w:szCs w:val="18"/>
                <w:lang w:eastAsia="zh-CN"/>
              </w:rPr>
            </w:pPr>
          </w:p>
          <w:p w:rsid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VZP </w:t>
            </w:r>
            <w:r w:rsidRPr="00752C1E">
              <w:rPr>
                <w:rFonts w:eastAsia="SimSun"/>
                <w:iCs/>
                <w:sz w:val="18"/>
                <w:szCs w:val="18"/>
                <w:lang w:eastAsia="zh-CN"/>
              </w:rPr>
              <w:t>= The volume of distribution associated with the terminal slope following intravascular administration, calculated using AUCTAU</w:t>
            </w:r>
            <w:r w:rsidR="001A55A9">
              <w:rPr>
                <w:rFonts w:eastAsia="SimSun"/>
                <w:iCs/>
                <w:sz w:val="18"/>
                <w:szCs w:val="18"/>
                <w:lang w:eastAsia="zh-CN"/>
              </w:rPr>
              <w:t>i for the i</w:t>
            </w:r>
            <w:r w:rsidR="001A55A9" w:rsidRPr="00A201C4">
              <w:rPr>
                <w:rFonts w:eastAsia="SimSun"/>
                <w:iCs/>
                <w:sz w:val="18"/>
                <w:szCs w:val="18"/>
                <w:vertAlign w:val="superscript"/>
                <w:lang w:eastAsia="zh-CN"/>
              </w:rPr>
              <w:t>th</w:t>
            </w:r>
            <w:r w:rsidR="001A55A9">
              <w:rPr>
                <w:rFonts w:eastAsia="SimSun"/>
                <w:iCs/>
                <w:sz w:val="18"/>
                <w:szCs w:val="18"/>
                <w:lang w:eastAsia="zh-CN"/>
              </w:rPr>
              <w:t xml:space="preserve"> dosing interval</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8" w:name="VZFPW"/>
            <w:r w:rsidRPr="00D84378">
              <w:rPr>
                <w:rFonts w:eastAsia="SimSun" w:cs="Arial" w:hint="eastAsia"/>
                <w:b/>
                <w:sz w:val="18"/>
                <w:szCs w:val="18"/>
                <w:lang w:eastAsia="zh-CN"/>
              </w:rPr>
              <w:t>VZFPW</w:t>
            </w:r>
            <w:bookmarkEnd w:id="238"/>
            <w:r w:rsidRPr="00D84378">
              <w:rPr>
                <w:rFonts w:eastAsia="SimSun" w:cs="Arial"/>
                <w:b/>
                <w:sz w:val="18"/>
                <w:szCs w:val="18"/>
                <w:lang w:eastAsia="zh-CN"/>
              </w:rPr>
              <w:tab/>
            </w:r>
          </w:p>
        </w:tc>
        <w:tc>
          <w:tcPr>
            <w:tcW w:w="4387" w:type="dxa"/>
          </w:tcPr>
          <w:p w:rsidR="00752C1E" w:rsidRDefault="00752C1E" w:rsidP="00FB0143">
            <w:pPr>
              <w:rPr>
                <w:rFonts w:cs="Arial"/>
                <w:sz w:val="18"/>
                <w:szCs w:val="18"/>
              </w:rPr>
            </w:pPr>
            <w:r w:rsidRPr="00F33120">
              <w:rPr>
                <w:rFonts w:cs="Arial"/>
                <w:sz w:val="18"/>
                <w:szCs w:val="18"/>
              </w:rPr>
              <w:t xml:space="preserve">The volume of distribution associated with the terminal slope following extravascular administration divided by the fraction of dose </w:t>
            </w:r>
            <w:r w:rsidRPr="00F33120">
              <w:rPr>
                <w:rFonts w:cs="Arial"/>
                <w:sz w:val="18"/>
                <w:szCs w:val="18"/>
              </w:rPr>
              <w:lastRenderedPageBreak/>
              <w:t>absorbed, calculated using the predicted value of the last non-zero conce</w:t>
            </w:r>
            <w:r>
              <w:rPr>
                <w:rFonts w:cs="Arial"/>
                <w:sz w:val="18"/>
                <w:szCs w:val="18"/>
              </w:rPr>
              <w:t xml:space="preserve">ntration, divided by the </w:t>
            </w:r>
            <w:r w:rsidR="00DC095B">
              <w:rPr>
                <w:rFonts w:cs="Arial"/>
                <w:sz w:val="18"/>
                <w:szCs w:val="18"/>
              </w:rPr>
              <w:t xml:space="preserve">body </w:t>
            </w:r>
            <w:r>
              <w:rPr>
                <w:rFonts w:cs="Arial"/>
                <w:sz w:val="18"/>
                <w:szCs w:val="18"/>
              </w:rPr>
              <w:t>weight</w:t>
            </w:r>
            <w:r w:rsidR="00DC095B">
              <w:rPr>
                <w:rFonts w:cs="Arial"/>
                <w:sz w:val="18"/>
                <w:szCs w:val="18"/>
              </w:rPr>
              <w:t xml:space="preserve"> of the subject</w:t>
            </w:r>
            <w:r>
              <w:rPr>
                <w:rFonts w:cs="Arial"/>
                <w:sz w:val="18"/>
                <w:szCs w:val="18"/>
              </w:rPr>
              <w: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 xml:space="preserve">Model </w:t>
            </w:r>
            <w:r w:rsidRPr="00752C1E">
              <w:rPr>
                <w:rFonts w:eastAsia="SimSun" w:hint="eastAsia"/>
                <w:b/>
                <w:sz w:val="18"/>
                <w:szCs w:val="18"/>
                <w:u w:val="single"/>
                <w:lang w:eastAsia="zh-CN"/>
              </w:rPr>
              <w:t>M1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120" w:dyaOrig="620">
                <v:shape id="_x0000_i1127" type="#_x0000_t75" style="width:105.5pt;height:31.4pt" o:ole="">
                  <v:imagedata r:id="rId209" o:title=""/>
                </v:shape>
                <o:OLEObject Type="Embed" ProgID="Equation.3" ShapeID="_x0000_i1127" DrawAspect="Content" ObjectID="_1640609756" r:id="rId210"/>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VZFP </w:t>
            </w:r>
            <w:r w:rsidRPr="00752C1E">
              <w:rPr>
                <w:rFonts w:eastAsia="SimSun"/>
                <w:iCs/>
                <w:sz w:val="18"/>
                <w:szCs w:val="18"/>
                <w:lang w:eastAsia="zh-CN"/>
              </w:rPr>
              <w:t xml:space="preserve">= The volume of distribution associated with the terminal slope following </w:t>
            </w:r>
            <w:r w:rsidRPr="00752C1E">
              <w:rPr>
                <w:rFonts w:eastAsia="SimSun" w:hint="eastAsia"/>
                <w:iCs/>
                <w:sz w:val="18"/>
                <w:szCs w:val="18"/>
                <w:lang w:eastAsia="zh-CN"/>
              </w:rPr>
              <w:t>ex</w:t>
            </w:r>
            <w:r w:rsidRPr="00752C1E">
              <w:rPr>
                <w:rFonts w:eastAsia="SimSun"/>
                <w:iCs/>
                <w:sz w:val="18"/>
                <w:szCs w:val="18"/>
                <w:lang w:eastAsia="zh-CN"/>
              </w:rPr>
              <w:t>travascular administration, calculated using the predicted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F91039" w:rsidRDefault="00752C1E" w:rsidP="00FB0143">
            <w:pPr>
              <w:pStyle w:val="TableContent"/>
              <w:tabs>
                <w:tab w:val="left" w:pos="960"/>
              </w:tabs>
              <w:rPr>
                <w:rFonts w:eastAsia="SimSun" w:cs="Arial"/>
                <w:b/>
                <w:sz w:val="18"/>
                <w:szCs w:val="18"/>
                <w:lang w:eastAsia="zh-CN"/>
              </w:rPr>
            </w:pPr>
            <w:bookmarkStart w:id="239" w:name="VZFOW"/>
            <w:r w:rsidRPr="00F91039">
              <w:rPr>
                <w:rFonts w:eastAsia="SimSun" w:cs="Arial" w:hint="eastAsia"/>
                <w:b/>
                <w:sz w:val="18"/>
                <w:szCs w:val="18"/>
                <w:lang w:eastAsia="zh-CN"/>
              </w:rPr>
              <w:t>VZFOW</w:t>
            </w:r>
            <w:bookmarkEnd w:id="239"/>
          </w:p>
        </w:tc>
        <w:tc>
          <w:tcPr>
            <w:tcW w:w="4387" w:type="dxa"/>
          </w:tcPr>
          <w:p w:rsidR="00752C1E" w:rsidRDefault="00752C1E" w:rsidP="00FB0143">
            <w:pPr>
              <w:rPr>
                <w:rFonts w:cs="Arial"/>
                <w:sz w:val="18"/>
                <w:szCs w:val="18"/>
              </w:rPr>
            </w:pPr>
            <w:r w:rsidRPr="00F33120">
              <w:rPr>
                <w:rFonts w:cs="Arial"/>
                <w:sz w:val="18"/>
                <w:szCs w:val="18"/>
              </w:rPr>
              <w:t>The volume of distribution associated with the terminal slope following extravascular administration divided by the fraction of dose absorb</w:t>
            </w:r>
            <w:r>
              <w:rPr>
                <w:rFonts w:cs="Arial"/>
                <w:sz w:val="18"/>
                <w:szCs w:val="18"/>
              </w:rPr>
              <w:t>ed, calculated using the</w:t>
            </w:r>
            <w:r>
              <w:rPr>
                <w:rFonts w:cs="Arial" w:hint="eastAsia"/>
                <w:sz w:val="18"/>
                <w:szCs w:val="18"/>
              </w:rPr>
              <w:t xml:space="preserve"> observ</w:t>
            </w:r>
            <w:r w:rsidRPr="00F33120">
              <w:rPr>
                <w:rFonts w:cs="Arial"/>
                <w:sz w:val="18"/>
                <w:szCs w:val="18"/>
              </w:rPr>
              <w:t>ed value of the last non-zero conce</w:t>
            </w:r>
            <w:r>
              <w:rPr>
                <w:rFonts w:cs="Arial"/>
                <w:sz w:val="18"/>
                <w:szCs w:val="18"/>
              </w:rPr>
              <w:t xml:space="preserve">ntration, divided by the </w:t>
            </w:r>
            <w:r w:rsidR="00DC095B">
              <w:rPr>
                <w:rFonts w:cs="Arial"/>
                <w:sz w:val="18"/>
                <w:szCs w:val="18"/>
              </w:rPr>
              <w:t xml:space="preserve">body </w:t>
            </w:r>
            <w:r>
              <w:rPr>
                <w:rFonts w:cs="Arial"/>
                <w:sz w:val="18"/>
                <w:szCs w:val="18"/>
              </w:rPr>
              <w:t>weight</w:t>
            </w:r>
            <w:r w:rsidR="00DC095B">
              <w:rPr>
                <w:rFonts w:cs="Arial"/>
                <w:sz w:val="18"/>
                <w:szCs w:val="18"/>
              </w:rPr>
              <w:t xml:space="preserve"> of the subject</w:t>
            </w:r>
            <w:r>
              <w:rPr>
                <w:rFonts w:cs="Arial"/>
                <w:sz w:val="18"/>
                <w:szCs w:val="18"/>
              </w:rPr>
              <w: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 xml:space="preserve">Model </w:t>
            </w:r>
            <w:r w:rsidRPr="00752C1E">
              <w:rPr>
                <w:rFonts w:eastAsia="SimSun" w:hint="eastAsia"/>
                <w:b/>
                <w:sz w:val="18"/>
                <w:szCs w:val="18"/>
                <w:u w:val="single"/>
                <w:lang w:eastAsia="zh-CN"/>
              </w:rPr>
              <w:t>M1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40" w:dyaOrig="620">
                <v:shape id="_x0000_i1128" type="#_x0000_t75" style="width:108pt;height:31.4pt" o:ole="">
                  <v:imagedata r:id="rId211" o:title=""/>
                </v:shape>
                <o:OLEObject Type="Embed" ProgID="Equation.3" ShapeID="_x0000_i1128" DrawAspect="Content" ObjectID="_1640609757" r:id="rId212"/>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VZFO </w:t>
            </w:r>
            <w:r w:rsidRPr="00752C1E">
              <w:rPr>
                <w:rFonts w:eastAsia="SimSun"/>
                <w:iCs/>
                <w:sz w:val="18"/>
                <w:szCs w:val="18"/>
                <w:lang w:eastAsia="zh-CN"/>
              </w:rPr>
              <w:t xml:space="preserve">= The volume of distribution associated with the terminal slope following </w:t>
            </w:r>
            <w:r w:rsidRPr="00752C1E">
              <w:rPr>
                <w:rFonts w:eastAsia="SimSun" w:hint="eastAsia"/>
                <w:iCs/>
                <w:sz w:val="18"/>
                <w:szCs w:val="18"/>
                <w:lang w:eastAsia="zh-CN"/>
              </w:rPr>
              <w:t>ex</w:t>
            </w:r>
            <w:r w:rsidRPr="00752C1E">
              <w:rPr>
                <w:rFonts w:eastAsia="SimSun"/>
                <w:iCs/>
                <w:sz w:val="18"/>
                <w:szCs w:val="18"/>
                <w:lang w:eastAsia="zh-CN"/>
              </w:rPr>
              <w:t xml:space="preserve">travascular administration, calculated using the </w:t>
            </w:r>
            <w:r w:rsidRPr="00752C1E">
              <w:rPr>
                <w:rFonts w:eastAsia="SimSun" w:hint="eastAsia"/>
                <w:iCs/>
                <w:sz w:val="18"/>
                <w:szCs w:val="18"/>
                <w:lang w:eastAsia="zh-CN"/>
              </w:rPr>
              <w:t>observ</w:t>
            </w:r>
            <w:r w:rsidRPr="00752C1E">
              <w:rPr>
                <w:rFonts w:eastAsia="SimSun"/>
                <w:iCs/>
                <w:sz w:val="18"/>
                <w:szCs w:val="18"/>
                <w:lang w:eastAsia="zh-CN"/>
              </w:rPr>
              <w: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40" w:name="VZFTAUWi"/>
            <w:r w:rsidRPr="00D84378">
              <w:rPr>
                <w:rFonts w:eastAsia="SimSun" w:cs="Arial" w:hint="eastAsia"/>
                <w:b/>
                <w:sz w:val="18"/>
                <w:szCs w:val="18"/>
                <w:lang w:eastAsia="zh-CN"/>
              </w:rPr>
              <w:t>VZFTAUW</w:t>
            </w:r>
            <w:r w:rsidR="001A55A9" w:rsidRPr="00D84378">
              <w:rPr>
                <w:rFonts w:eastAsia="SimSun" w:cs="Arial"/>
                <w:b/>
                <w:sz w:val="18"/>
                <w:szCs w:val="18"/>
                <w:lang w:eastAsia="zh-CN"/>
              </w:rPr>
              <w:t>i</w:t>
            </w:r>
            <w:bookmarkEnd w:id="240"/>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The volume of distribution associated with the terminal slope following extravascular administration divided by the fraction of dose absorbed, calculated using AUCTAU</w:t>
            </w:r>
            <w:r w:rsidR="001A55A9">
              <w:rPr>
                <w:rFonts w:eastAsia="SimSun" w:cs="Arial"/>
                <w:bCs w:val="0"/>
                <w:sz w:val="18"/>
                <w:szCs w:val="18"/>
                <w:lang w:eastAsia="zh-CN"/>
              </w:rPr>
              <w:t>i</w:t>
            </w:r>
            <w:r w:rsidRPr="00752C1E">
              <w:rPr>
                <w:rFonts w:eastAsia="SimSun" w:cs="Arial"/>
                <w:bCs w:val="0"/>
                <w:sz w:val="18"/>
                <w:szCs w:val="18"/>
                <w:lang w:eastAsia="zh-CN"/>
              </w:rPr>
              <w:t xml:space="preserve">, divided by the </w:t>
            </w:r>
            <w:r w:rsidR="00DC095B">
              <w:rPr>
                <w:rFonts w:eastAsia="SimSun" w:cs="Arial"/>
                <w:bCs w:val="0"/>
                <w:sz w:val="18"/>
                <w:szCs w:val="18"/>
                <w:lang w:eastAsia="zh-CN"/>
              </w:rPr>
              <w:t xml:space="preserve">body </w:t>
            </w:r>
            <w:r w:rsidRPr="00752C1E">
              <w:rPr>
                <w:rFonts w:eastAsia="SimSun" w:cs="Arial"/>
                <w:bCs w:val="0"/>
                <w:sz w:val="18"/>
                <w:szCs w:val="18"/>
                <w:lang w:eastAsia="zh-CN"/>
              </w:rPr>
              <w:t>weight</w:t>
            </w:r>
            <w:r w:rsidR="00DC095B">
              <w:rPr>
                <w:rFonts w:eastAsia="SimSun" w:cs="Arial"/>
                <w:bCs w:val="0"/>
                <w:sz w:val="18"/>
                <w:szCs w:val="18"/>
                <w:lang w:eastAsia="zh-CN"/>
              </w:rPr>
              <w:t xml:space="preserve"> of the subject</w:t>
            </w:r>
            <w:r w:rsidRPr="00752C1E">
              <w:rPr>
                <w:rFonts w:eastAsia="SimSun" w:cs="Arial"/>
                <w:bCs w:val="0"/>
                <w:sz w:val="18"/>
                <w:szCs w:val="18"/>
                <w:lang w:eastAsia="zh-CN"/>
              </w:rPr>
              <w:t>.</w:t>
            </w:r>
          </w:p>
          <w:p w:rsidR="000F0253" w:rsidRPr="00894BFE"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752C1E" w:rsidRPr="00752C1E" w:rsidRDefault="00752C1E"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1(SS)</w:t>
            </w:r>
            <w:r w:rsidR="001A55A9">
              <w:rPr>
                <w:rFonts w:eastAsia="SimSun"/>
                <w:b/>
                <w:sz w:val="18"/>
                <w:szCs w:val="18"/>
                <w:u w:val="single"/>
                <w:lang w:eastAsia="zh-CN"/>
              </w:rPr>
              <w:t>, Derived</w:t>
            </w:r>
            <w:r w:rsidRPr="00752C1E">
              <w:rPr>
                <w:rFonts w:eastAsia="SimSun" w:hint="eastAsia"/>
                <w:b/>
                <w:sz w:val="18"/>
                <w:szCs w:val="18"/>
                <w:u w:val="single"/>
                <w:lang w:eastAsia="zh-CN"/>
              </w:rPr>
              <w:t xml:space="preserve"> </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460" w:dyaOrig="620">
                <v:shape id="_x0000_i1129" type="#_x0000_t75" style="width:123.05pt;height:31.4pt" o:ole="">
                  <v:imagedata r:id="rId213" o:title=""/>
                </v:shape>
                <o:OLEObject Type="Embed" ProgID="Equation.3" ShapeID="_x0000_i1129" DrawAspect="Content" ObjectID="_1640609758" r:id="rId214"/>
              </w:object>
            </w:r>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VZFTAU</w:t>
            </w:r>
            <w:r w:rsidR="00A82A51">
              <w:rPr>
                <w:rFonts w:eastAsia="SimSun"/>
                <w:iCs/>
                <w:sz w:val="18"/>
                <w:szCs w:val="18"/>
                <w:lang w:eastAsia="zh-CN"/>
              </w:rPr>
              <w:t>i</w:t>
            </w:r>
            <w:r w:rsidRPr="00752C1E">
              <w:rPr>
                <w:rFonts w:eastAsia="SimSun" w:hint="eastAsia"/>
                <w:iCs/>
                <w:sz w:val="18"/>
                <w:szCs w:val="18"/>
                <w:lang w:eastAsia="zh-CN"/>
              </w:rPr>
              <w:t xml:space="preserve"> </w:t>
            </w:r>
            <w:r w:rsidRPr="00752C1E">
              <w:rPr>
                <w:rFonts w:eastAsia="SimSun"/>
                <w:iCs/>
                <w:sz w:val="18"/>
                <w:szCs w:val="18"/>
                <w:lang w:eastAsia="zh-CN"/>
              </w:rPr>
              <w:t>= The volume of distribution associated with the terminal slope following extravascular administration divided by the fraction of dose absorbed, calculated using AUCTAU</w:t>
            </w:r>
            <w:r w:rsidR="00DC095B">
              <w:rPr>
                <w:rFonts w:eastAsia="SimSun"/>
                <w:iCs/>
                <w:sz w:val="18"/>
                <w:szCs w:val="18"/>
                <w:lang w:eastAsia="zh-CN"/>
              </w:rPr>
              <w:t>i</w:t>
            </w:r>
            <w:r w:rsidR="001A55A9">
              <w:rPr>
                <w:rFonts w:eastAsia="SimSun"/>
                <w:iCs/>
                <w:sz w:val="18"/>
                <w:szCs w:val="18"/>
                <w:lang w:eastAsia="zh-CN"/>
              </w:rPr>
              <w:t xml:space="preserve"> for the i</w:t>
            </w:r>
            <w:r w:rsidR="001A55A9" w:rsidRPr="00A201C4">
              <w:rPr>
                <w:rFonts w:eastAsia="SimSun"/>
                <w:iCs/>
                <w:sz w:val="18"/>
                <w:szCs w:val="18"/>
                <w:vertAlign w:val="superscript"/>
                <w:lang w:eastAsia="zh-CN"/>
              </w:rPr>
              <w:t>th</w:t>
            </w:r>
            <w:r w:rsidR="001A55A9">
              <w:rPr>
                <w:rFonts w:eastAsia="SimSun"/>
                <w:iCs/>
                <w:sz w:val="18"/>
                <w:szCs w:val="18"/>
                <w:lang w:eastAsia="zh-CN"/>
              </w:rPr>
              <w:t xml:space="preserve"> dosing interval</w:t>
            </w:r>
            <w:r w:rsidR="00DC095B">
              <w:rPr>
                <w:rFonts w:eastAsia="SimSun"/>
                <w:iCs/>
                <w:sz w:val="18"/>
                <w:szCs w:val="18"/>
                <w:lang w:eastAsia="zh-CN"/>
              </w:rPr>
              <w:t xml:space="preserve">, divided by the body weight of the </w:t>
            </w:r>
            <w:r w:rsidR="00DC095B">
              <w:rPr>
                <w:rFonts w:eastAsia="SimSun"/>
                <w:iCs/>
                <w:sz w:val="18"/>
                <w:szCs w:val="18"/>
                <w:lang w:eastAsia="zh-CN"/>
              </w:rPr>
              <w:lastRenderedPageBreak/>
              <w:t>subject</w:t>
            </w:r>
            <w:r w:rsidRPr="00752C1E">
              <w:rPr>
                <w:rFonts w:eastAsia="SimSun" w:hint="eastAsia"/>
                <w:iCs/>
                <w:sz w:val="18"/>
                <w:szCs w:val="18"/>
                <w:lang w:eastAsia="zh-CN"/>
              </w:rPr>
              <w:t>.</w:t>
            </w:r>
          </w:p>
          <w:p w:rsidR="001A55A9" w:rsidRPr="00752C1E" w:rsidRDefault="001A55A9" w:rsidP="00FB0143">
            <w:pPr>
              <w:pStyle w:val="TableContent"/>
              <w:rPr>
                <w:rFonts w:eastAsia="SimSun"/>
                <w:iCs/>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bl>
    <w:p w:rsidR="00752C1E" w:rsidRDefault="00752C1E" w:rsidP="00752C1E"/>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752C1E" w:rsidRPr="00D809F3" w:rsidRDefault="00752C1E" w:rsidP="00333E88">
      <w:pPr>
        <w:rPr>
          <w:rFonts w:eastAsia="SimSun"/>
          <w:lang w:eastAsia="zh-CN"/>
        </w:rPr>
      </w:pPr>
    </w:p>
    <w:p w:rsidR="00206992" w:rsidRDefault="00206992">
      <w:pPr>
        <w:pStyle w:val="Heading1"/>
      </w:pPr>
      <w:r>
        <w:t xml:space="preserve"> </w:t>
      </w:r>
      <w:bookmarkStart w:id="241" w:name="_Toc5186424"/>
      <w:r w:rsidR="007C002F" w:rsidRPr="00A36E90">
        <w:t xml:space="preserve">Derived PK Parameters </w:t>
      </w:r>
      <w:r w:rsidR="007C002F">
        <w:t xml:space="preserve">for </w:t>
      </w:r>
      <w:r>
        <w:t>Absolute and Relative Bioavailability</w:t>
      </w:r>
      <w:bookmarkEnd w:id="241"/>
    </w:p>
    <w:p w:rsidR="00894BFE" w:rsidRPr="00894BFE" w:rsidRDefault="00894BFE" w:rsidP="00894BFE"/>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75"/>
        <w:gridCol w:w="4732"/>
        <w:gridCol w:w="943"/>
        <w:gridCol w:w="1262"/>
      </w:tblGrid>
      <w:tr w:rsidR="00206992" w:rsidRPr="00433F2C" w:rsidTr="00A201C4">
        <w:trPr>
          <w:tblHeader/>
        </w:trPr>
        <w:tc>
          <w:tcPr>
            <w:tcW w:w="925" w:type="dxa"/>
            <w:shd w:val="clear" w:color="auto" w:fill="E6E6E6"/>
          </w:tcPr>
          <w:p w:rsidR="00206992" w:rsidRPr="0084439A" w:rsidRDefault="00277B3C" w:rsidP="0014390B">
            <w:pPr>
              <w:pStyle w:val="TableContent"/>
              <w:rPr>
                <w:rFonts w:cs="Arial"/>
                <w:b/>
                <w:sz w:val="18"/>
                <w:szCs w:val="18"/>
              </w:rPr>
            </w:pPr>
            <w:r w:rsidRPr="0084439A">
              <w:rPr>
                <w:rFonts w:cs="Arial"/>
                <w:b/>
                <w:sz w:val="18"/>
                <w:szCs w:val="18"/>
              </w:rPr>
              <w:t>Release</w:t>
            </w:r>
          </w:p>
        </w:tc>
        <w:tc>
          <w:tcPr>
            <w:tcW w:w="1975" w:type="dxa"/>
            <w:shd w:val="clear" w:color="auto" w:fill="E6E6E6"/>
          </w:tcPr>
          <w:p w:rsidR="00206992" w:rsidRPr="0084439A" w:rsidRDefault="00277B3C" w:rsidP="0014390B">
            <w:pPr>
              <w:pStyle w:val="TableContent"/>
              <w:rPr>
                <w:rFonts w:cs="Arial"/>
                <w:b/>
                <w:sz w:val="18"/>
                <w:szCs w:val="18"/>
              </w:rPr>
            </w:pPr>
            <w:r w:rsidRPr="0084439A">
              <w:rPr>
                <w:rFonts w:cs="Arial"/>
                <w:b/>
                <w:sz w:val="18"/>
                <w:szCs w:val="18"/>
              </w:rPr>
              <w:t>Name</w:t>
            </w:r>
            <w:r w:rsidR="00334256">
              <w:rPr>
                <w:rFonts w:cs="Arial"/>
                <w:b/>
                <w:sz w:val="18"/>
                <w:szCs w:val="18"/>
              </w:rPr>
              <w:t>†</w:t>
            </w:r>
          </w:p>
        </w:tc>
        <w:tc>
          <w:tcPr>
            <w:tcW w:w="4732" w:type="dxa"/>
            <w:shd w:val="clear" w:color="auto" w:fill="E6E6E6"/>
          </w:tcPr>
          <w:p w:rsidR="00206992" w:rsidRPr="0084439A" w:rsidRDefault="00206992" w:rsidP="0014390B">
            <w:pPr>
              <w:rPr>
                <w:rFonts w:cs="Arial"/>
                <w:b/>
                <w:sz w:val="18"/>
                <w:szCs w:val="18"/>
              </w:rPr>
            </w:pPr>
            <w:r w:rsidRPr="0084439A">
              <w:rPr>
                <w:rFonts w:cs="Arial"/>
                <w:b/>
                <w:sz w:val="18"/>
                <w:szCs w:val="18"/>
              </w:rPr>
              <w:t>Description</w:t>
            </w:r>
          </w:p>
        </w:tc>
        <w:tc>
          <w:tcPr>
            <w:tcW w:w="943" w:type="dxa"/>
            <w:shd w:val="clear" w:color="auto" w:fill="E6E6E6"/>
          </w:tcPr>
          <w:p w:rsidR="00206992" w:rsidRPr="0084439A" w:rsidRDefault="00206992" w:rsidP="0014390B">
            <w:pPr>
              <w:pStyle w:val="TableContent"/>
              <w:rPr>
                <w:rFonts w:cs="Arial"/>
                <w:b/>
                <w:iCs/>
                <w:sz w:val="18"/>
                <w:szCs w:val="18"/>
              </w:rPr>
            </w:pPr>
            <w:r w:rsidRPr="0084439A">
              <w:rPr>
                <w:rFonts w:cs="Arial"/>
                <w:b/>
                <w:iCs/>
                <w:sz w:val="18"/>
                <w:szCs w:val="18"/>
              </w:rPr>
              <w:t>Decimal Places</w:t>
            </w:r>
          </w:p>
        </w:tc>
        <w:tc>
          <w:tcPr>
            <w:tcW w:w="1262" w:type="dxa"/>
            <w:shd w:val="clear" w:color="auto" w:fill="E6E6E6"/>
          </w:tcPr>
          <w:p w:rsidR="00206992" w:rsidRPr="0084439A" w:rsidRDefault="00206992" w:rsidP="005A7C0D">
            <w:pPr>
              <w:pStyle w:val="TableContent"/>
              <w:rPr>
                <w:b/>
                <w:sz w:val="18"/>
                <w:szCs w:val="18"/>
              </w:rPr>
            </w:pPr>
            <w:r w:rsidRPr="0084439A">
              <w:rPr>
                <w:b/>
                <w:sz w:val="18"/>
                <w:szCs w:val="18"/>
              </w:rPr>
              <w:t>Unit Class</w:t>
            </w:r>
          </w:p>
        </w:tc>
      </w:tr>
      <w:tr w:rsidR="00206992" w:rsidRPr="00433F2C" w:rsidTr="00A201C4">
        <w:tc>
          <w:tcPr>
            <w:tcW w:w="925" w:type="dxa"/>
          </w:tcPr>
          <w:p w:rsidR="00206992" w:rsidRDefault="0014390B" w:rsidP="0041542A">
            <w:pPr>
              <w:pStyle w:val="TableContent"/>
              <w:rPr>
                <w:rFonts w:cs="Arial"/>
                <w:sz w:val="18"/>
                <w:szCs w:val="18"/>
              </w:rPr>
            </w:pPr>
            <w:r>
              <w:rPr>
                <w:rFonts w:cs="Arial"/>
                <w:sz w:val="18"/>
                <w:szCs w:val="18"/>
              </w:rPr>
              <w:t>3.0</w:t>
            </w:r>
          </w:p>
        </w:tc>
        <w:tc>
          <w:tcPr>
            <w:tcW w:w="1975" w:type="dxa"/>
          </w:tcPr>
          <w:p w:rsidR="00206992" w:rsidRPr="00D84378" w:rsidRDefault="00206992" w:rsidP="0041542A">
            <w:pPr>
              <w:pStyle w:val="TableContent"/>
              <w:rPr>
                <w:rFonts w:cs="Arial"/>
                <w:b/>
                <w:sz w:val="18"/>
                <w:szCs w:val="18"/>
              </w:rPr>
            </w:pPr>
            <w:bookmarkStart w:id="242" w:name="F"/>
            <w:r w:rsidRPr="00D84378">
              <w:rPr>
                <w:rFonts w:cs="Arial"/>
                <w:b/>
                <w:sz w:val="18"/>
                <w:szCs w:val="18"/>
              </w:rPr>
              <w:t>F</w:t>
            </w:r>
            <w:bookmarkEnd w:id="242"/>
          </w:p>
        </w:tc>
        <w:tc>
          <w:tcPr>
            <w:tcW w:w="4732" w:type="dxa"/>
          </w:tcPr>
          <w:p w:rsidR="00FA4485" w:rsidRPr="00A201C4" w:rsidRDefault="00FA4485" w:rsidP="0041542A">
            <w:pPr>
              <w:rPr>
                <w:rFonts w:cs="Arial"/>
                <w:b/>
                <w:sz w:val="18"/>
                <w:szCs w:val="20"/>
              </w:rPr>
            </w:pPr>
            <w:r w:rsidRPr="00A201C4">
              <w:rPr>
                <w:rFonts w:cs="Arial"/>
                <w:b/>
                <w:sz w:val="18"/>
                <w:szCs w:val="20"/>
              </w:rPr>
              <w:t>Absolute Bioavailability</w:t>
            </w:r>
          </w:p>
          <w:p w:rsidR="000031FF" w:rsidRDefault="000031FF" w:rsidP="0041542A">
            <w:pPr>
              <w:rPr>
                <w:rFonts w:cs="Arial"/>
                <w:sz w:val="18"/>
                <w:szCs w:val="20"/>
              </w:rPr>
            </w:pPr>
          </w:p>
          <w:p w:rsidR="000031FF" w:rsidRPr="00A201C4" w:rsidRDefault="000031FF" w:rsidP="0041542A">
            <w:pPr>
              <w:rPr>
                <w:rFonts w:cs="Arial"/>
                <w:b/>
                <w:sz w:val="18"/>
                <w:szCs w:val="20"/>
              </w:rPr>
            </w:pPr>
            <w:r>
              <w:rPr>
                <w:rFonts w:cs="Arial"/>
                <w:b/>
                <w:sz w:val="18"/>
                <w:szCs w:val="20"/>
              </w:rPr>
              <w:t>Model: Derived</w:t>
            </w:r>
          </w:p>
          <w:p w:rsidR="00FA4485" w:rsidRDefault="00FA4485" w:rsidP="0041542A">
            <w:pPr>
              <w:rPr>
                <w:rFonts w:cs="Arial"/>
                <w:sz w:val="18"/>
                <w:szCs w:val="20"/>
              </w:rPr>
            </w:pPr>
          </w:p>
          <w:p w:rsidR="00206992" w:rsidRDefault="00285EA5" w:rsidP="0041542A">
            <w:pPr>
              <w:rPr>
                <w:rFonts w:cs="Arial"/>
                <w:sz w:val="18"/>
                <w:szCs w:val="20"/>
              </w:rPr>
            </w:pPr>
            <w:r w:rsidRPr="00A201C4">
              <w:rPr>
                <w:rFonts w:cs="Arial"/>
                <w:sz w:val="18"/>
                <w:szCs w:val="20"/>
              </w:rPr>
              <w:t>(</w:t>
            </w:r>
            <w:r w:rsidR="00206992" w:rsidRPr="00A201C4">
              <w:rPr>
                <w:rFonts w:cs="Arial"/>
                <w:sz w:val="18"/>
                <w:szCs w:val="20"/>
              </w:rPr>
              <w:t>AUC</w:t>
            </w:r>
            <w:r w:rsidR="00FA4485">
              <w:rPr>
                <w:rFonts w:cs="Arial"/>
                <w:sz w:val="18"/>
                <w:szCs w:val="20"/>
              </w:rPr>
              <w:t>INF</w:t>
            </w:r>
            <w:r w:rsidR="00206992" w:rsidRPr="00A201C4">
              <w:rPr>
                <w:rFonts w:cs="Arial"/>
                <w:sz w:val="18"/>
                <w:szCs w:val="20"/>
                <w:vertAlign w:val="subscript"/>
              </w:rPr>
              <w:t>,po</w:t>
            </w:r>
            <w:r w:rsidR="00D04928" w:rsidRPr="00A201C4">
              <w:rPr>
                <w:rFonts w:cs="Arial"/>
                <w:sz w:val="18"/>
                <w:szCs w:val="20"/>
                <w:vertAlign w:val="subscript"/>
              </w:rPr>
              <w:t xml:space="preserve"> or s.c</w:t>
            </w:r>
            <w:r w:rsidR="00206992" w:rsidRPr="00A201C4">
              <w:rPr>
                <w:rFonts w:cs="Arial"/>
                <w:sz w:val="18"/>
                <w:szCs w:val="20"/>
              </w:rPr>
              <w:t>/AUC</w:t>
            </w:r>
            <w:r w:rsidR="00FA4485">
              <w:rPr>
                <w:rFonts w:cs="Arial"/>
                <w:sz w:val="18"/>
                <w:szCs w:val="20"/>
              </w:rPr>
              <w:t>INF</w:t>
            </w:r>
            <w:r w:rsidR="00206992" w:rsidRPr="00A201C4">
              <w:rPr>
                <w:rFonts w:cs="Arial"/>
                <w:sz w:val="18"/>
                <w:szCs w:val="20"/>
                <w:vertAlign w:val="subscript"/>
              </w:rPr>
              <w:t>,iv</w:t>
            </w:r>
            <w:r w:rsidRPr="00A201C4">
              <w:rPr>
                <w:rFonts w:cs="Arial"/>
                <w:sz w:val="18"/>
                <w:szCs w:val="20"/>
              </w:rPr>
              <w:t>)*(DOSEIV/DOSEPO)</w:t>
            </w:r>
          </w:p>
          <w:p w:rsidR="000031FF" w:rsidRDefault="000031FF" w:rsidP="0041542A">
            <w:pPr>
              <w:rPr>
                <w:rFonts w:cs="Arial"/>
                <w:sz w:val="18"/>
                <w:szCs w:val="20"/>
              </w:rPr>
            </w:pPr>
          </w:p>
          <w:p w:rsidR="00206992" w:rsidRDefault="000031FF" w:rsidP="00206992">
            <w:pPr>
              <w:rPr>
                <w:rFonts w:cs="Arial"/>
                <w:szCs w:val="20"/>
              </w:rPr>
            </w:pPr>
            <w:r>
              <w:rPr>
                <w:rFonts w:cs="Arial"/>
                <w:sz w:val="18"/>
                <w:szCs w:val="20"/>
              </w:rPr>
              <w:t>This computation requires that ROUTE be defined in the dataset or be introduced during the pre-computation transformations.</w:t>
            </w:r>
          </w:p>
        </w:tc>
        <w:tc>
          <w:tcPr>
            <w:tcW w:w="943" w:type="dxa"/>
          </w:tcPr>
          <w:p w:rsidR="00206992" w:rsidRDefault="00206992" w:rsidP="0041542A">
            <w:pPr>
              <w:pStyle w:val="TableContent"/>
              <w:rPr>
                <w:rFonts w:cs="Arial"/>
                <w:iCs/>
                <w:sz w:val="18"/>
                <w:szCs w:val="18"/>
              </w:rPr>
            </w:pPr>
            <w:r>
              <w:rPr>
                <w:rFonts w:cs="Arial"/>
                <w:iCs/>
                <w:sz w:val="18"/>
                <w:szCs w:val="18"/>
              </w:rPr>
              <w:t>3</w:t>
            </w:r>
          </w:p>
        </w:tc>
        <w:tc>
          <w:tcPr>
            <w:tcW w:w="1262" w:type="dxa"/>
          </w:tcPr>
          <w:p w:rsidR="00206992" w:rsidRDefault="00206992" w:rsidP="0041542A">
            <w:pPr>
              <w:pStyle w:val="TableContent"/>
              <w:rPr>
                <w:sz w:val="18"/>
                <w:szCs w:val="18"/>
              </w:rPr>
            </w:pPr>
            <w:r>
              <w:rPr>
                <w:sz w:val="18"/>
                <w:szCs w:val="18"/>
              </w:rPr>
              <w:t>None ratio</w:t>
            </w:r>
          </w:p>
        </w:tc>
      </w:tr>
      <w:tr w:rsidR="00206992" w:rsidRPr="00433F2C" w:rsidTr="00A201C4">
        <w:trPr>
          <w:trHeight w:val="323"/>
        </w:trPr>
        <w:tc>
          <w:tcPr>
            <w:tcW w:w="925" w:type="dxa"/>
          </w:tcPr>
          <w:p w:rsidR="00206992" w:rsidRDefault="0014390B" w:rsidP="0041542A">
            <w:pPr>
              <w:pStyle w:val="TableContent"/>
              <w:rPr>
                <w:rFonts w:cs="Arial"/>
                <w:sz w:val="18"/>
                <w:szCs w:val="18"/>
              </w:rPr>
            </w:pPr>
            <w:r>
              <w:rPr>
                <w:rFonts w:cs="Arial"/>
                <w:sz w:val="18"/>
                <w:szCs w:val="18"/>
              </w:rPr>
              <w:t>3.0</w:t>
            </w:r>
          </w:p>
        </w:tc>
        <w:tc>
          <w:tcPr>
            <w:tcW w:w="1975" w:type="dxa"/>
          </w:tcPr>
          <w:p w:rsidR="00206992" w:rsidRPr="00D84378" w:rsidRDefault="00206992" w:rsidP="0041542A">
            <w:pPr>
              <w:pStyle w:val="TableContent"/>
              <w:rPr>
                <w:rFonts w:cs="Arial"/>
                <w:b/>
                <w:sz w:val="18"/>
                <w:szCs w:val="18"/>
              </w:rPr>
            </w:pPr>
            <w:bookmarkStart w:id="243" w:name="FREL"/>
            <w:r w:rsidRPr="00D84378">
              <w:rPr>
                <w:rFonts w:cs="Arial"/>
                <w:b/>
                <w:sz w:val="18"/>
                <w:szCs w:val="18"/>
              </w:rPr>
              <w:t>F</w:t>
            </w:r>
            <w:r w:rsidR="00DC57C4" w:rsidRPr="00D84378">
              <w:rPr>
                <w:rFonts w:cs="Arial"/>
                <w:b/>
                <w:sz w:val="18"/>
                <w:szCs w:val="18"/>
              </w:rPr>
              <w:t>REL</w:t>
            </w:r>
            <w:bookmarkEnd w:id="243"/>
          </w:p>
        </w:tc>
        <w:tc>
          <w:tcPr>
            <w:tcW w:w="4732" w:type="dxa"/>
          </w:tcPr>
          <w:p w:rsidR="000031FF" w:rsidRPr="00A201C4" w:rsidRDefault="000031FF" w:rsidP="0041542A">
            <w:pPr>
              <w:rPr>
                <w:rFonts w:cs="Arial"/>
                <w:b/>
                <w:sz w:val="18"/>
                <w:szCs w:val="20"/>
              </w:rPr>
            </w:pPr>
            <w:r w:rsidRPr="00A201C4">
              <w:rPr>
                <w:rFonts w:cs="Arial"/>
                <w:b/>
                <w:sz w:val="18"/>
                <w:szCs w:val="20"/>
              </w:rPr>
              <w:t>Relative Bioavailability</w:t>
            </w:r>
          </w:p>
          <w:p w:rsidR="000031FF" w:rsidRDefault="000031FF" w:rsidP="0041542A">
            <w:pPr>
              <w:rPr>
                <w:rFonts w:cs="Arial"/>
                <w:sz w:val="18"/>
                <w:szCs w:val="20"/>
              </w:rPr>
            </w:pPr>
          </w:p>
          <w:p w:rsidR="000031FF" w:rsidRPr="00A201C4" w:rsidRDefault="000031FF" w:rsidP="0041542A">
            <w:pPr>
              <w:rPr>
                <w:rFonts w:cs="Arial"/>
                <w:b/>
                <w:sz w:val="18"/>
                <w:szCs w:val="20"/>
              </w:rPr>
            </w:pPr>
            <w:r>
              <w:rPr>
                <w:rFonts w:cs="Arial"/>
                <w:b/>
                <w:sz w:val="18"/>
                <w:szCs w:val="20"/>
              </w:rPr>
              <w:t>Model: Derived</w:t>
            </w:r>
          </w:p>
          <w:p w:rsidR="000031FF" w:rsidRDefault="000031FF" w:rsidP="0041542A">
            <w:pPr>
              <w:rPr>
                <w:rFonts w:cs="Arial"/>
                <w:sz w:val="18"/>
                <w:szCs w:val="20"/>
              </w:rPr>
            </w:pPr>
          </w:p>
          <w:p w:rsidR="00206992" w:rsidRDefault="00285EA5" w:rsidP="0041542A">
            <w:pPr>
              <w:rPr>
                <w:rFonts w:cs="Arial"/>
                <w:sz w:val="18"/>
                <w:szCs w:val="20"/>
              </w:rPr>
            </w:pPr>
            <w:r w:rsidRPr="00A201C4">
              <w:rPr>
                <w:rFonts w:cs="Arial"/>
                <w:sz w:val="18"/>
                <w:szCs w:val="20"/>
              </w:rPr>
              <w:t>(</w:t>
            </w:r>
            <w:r w:rsidR="00206992" w:rsidRPr="00A201C4">
              <w:rPr>
                <w:rFonts w:cs="Arial"/>
                <w:sz w:val="18"/>
                <w:szCs w:val="20"/>
              </w:rPr>
              <w:t>AUC</w:t>
            </w:r>
            <w:r w:rsidR="000031FF">
              <w:rPr>
                <w:rFonts w:cs="Arial"/>
                <w:sz w:val="18"/>
                <w:szCs w:val="20"/>
              </w:rPr>
              <w:t>INF</w:t>
            </w:r>
            <w:r w:rsidR="00206992" w:rsidRPr="00A201C4">
              <w:rPr>
                <w:rFonts w:cs="Arial"/>
                <w:sz w:val="18"/>
                <w:szCs w:val="20"/>
              </w:rPr>
              <w:t>,</w:t>
            </w:r>
            <w:r w:rsidR="00206992" w:rsidRPr="00A201C4">
              <w:rPr>
                <w:rFonts w:cs="Arial"/>
                <w:sz w:val="18"/>
                <w:szCs w:val="20"/>
                <w:vertAlign w:val="subscript"/>
              </w:rPr>
              <w:t>test</w:t>
            </w:r>
            <w:r w:rsidR="00206992" w:rsidRPr="00A201C4">
              <w:rPr>
                <w:rFonts w:cs="Arial"/>
                <w:sz w:val="18"/>
                <w:szCs w:val="20"/>
              </w:rPr>
              <w:t>/AUC</w:t>
            </w:r>
            <w:r w:rsidR="000031FF">
              <w:rPr>
                <w:rFonts w:cs="Arial"/>
                <w:sz w:val="18"/>
                <w:szCs w:val="20"/>
              </w:rPr>
              <w:t>INF</w:t>
            </w:r>
            <w:r w:rsidR="00206992" w:rsidRPr="00A201C4">
              <w:rPr>
                <w:rFonts w:cs="Arial"/>
                <w:sz w:val="18"/>
                <w:szCs w:val="20"/>
              </w:rPr>
              <w:t>,</w:t>
            </w:r>
            <w:r w:rsidR="00206992" w:rsidRPr="00A201C4">
              <w:rPr>
                <w:rFonts w:cs="Arial"/>
                <w:sz w:val="18"/>
                <w:szCs w:val="20"/>
                <w:vertAlign w:val="subscript"/>
              </w:rPr>
              <w:t>reference</w:t>
            </w:r>
            <w:r w:rsidRPr="00A201C4">
              <w:rPr>
                <w:rFonts w:cs="Arial"/>
                <w:sz w:val="18"/>
                <w:szCs w:val="20"/>
              </w:rPr>
              <w:t>)*(DOSE</w:t>
            </w:r>
            <w:r w:rsidRPr="00A201C4">
              <w:rPr>
                <w:rFonts w:cs="Arial"/>
                <w:sz w:val="18"/>
                <w:szCs w:val="20"/>
                <w:vertAlign w:val="subscript"/>
              </w:rPr>
              <w:t>ref</w:t>
            </w:r>
            <w:r w:rsidRPr="00A201C4">
              <w:rPr>
                <w:rFonts w:cs="Arial"/>
                <w:sz w:val="18"/>
                <w:szCs w:val="20"/>
              </w:rPr>
              <w:t>/DOSE</w:t>
            </w:r>
            <w:r w:rsidRPr="00A201C4">
              <w:rPr>
                <w:rFonts w:cs="Arial"/>
                <w:sz w:val="18"/>
                <w:szCs w:val="20"/>
                <w:vertAlign w:val="subscript"/>
              </w:rPr>
              <w:t>test</w:t>
            </w:r>
            <w:r w:rsidRPr="00A201C4">
              <w:rPr>
                <w:rFonts w:cs="Arial"/>
                <w:sz w:val="18"/>
                <w:szCs w:val="20"/>
              </w:rPr>
              <w:t>)</w:t>
            </w:r>
          </w:p>
          <w:p w:rsidR="000031FF" w:rsidRDefault="000031FF" w:rsidP="0041542A">
            <w:pPr>
              <w:rPr>
                <w:rFonts w:cs="Arial"/>
                <w:sz w:val="18"/>
                <w:szCs w:val="20"/>
              </w:rPr>
            </w:pPr>
          </w:p>
          <w:p w:rsidR="00CE22A7" w:rsidRDefault="000031FF" w:rsidP="0041542A">
            <w:pPr>
              <w:rPr>
                <w:rFonts w:cs="Arial"/>
                <w:szCs w:val="20"/>
              </w:rPr>
            </w:pPr>
            <w:r>
              <w:rPr>
                <w:rFonts w:cs="Arial"/>
                <w:sz w:val="18"/>
                <w:szCs w:val="20"/>
              </w:rPr>
              <w:t>This computation requires a flag FRELFLAG be defined in the dataset or be introduced during the pre-computation transformations defining test and reference.</w:t>
            </w:r>
          </w:p>
        </w:tc>
        <w:tc>
          <w:tcPr>
            <w:tcW w:w="943" w:type="dxa"/>
          </w:tcPr>
          <w:p w:rsidR="00206992" w:rsidRDefault="00206992" w:rsidP="0041542A">
            <w:pPr>
              <w:pStyle w:val="TableContent"/>
              <w:rPr>
                <w:rFonts w:cs="Arial"/>
                <w:iCs/>
                <w:sz w:val="18"/>
                <w:szCs w:val="18"/>
              </w:rPr>
            </w:pPr>
            <w:r>
              <w:rPr>
                <w:rFonts w:cs="Arial"/>
                <w:iCs/>
                <w:sz w:val="18"/>
                <w:szCs w:val="18"/>
              </w:rPr>
              <w:t>3</w:t>
            </w:r>
          </w:p>
        </w:tc>
        <w:tc>
          <w:tcPr>
            <w:tcW w:w="1262" w:type="dxa"/>
          </w:tcPr>
          <w:p w:rsidR="00206992" w:rsidRDefault="00206992" w:rsidP="0041542A">
            <w:pPr>
              <w:pStyle w:val="TableContent"/>
              <w:rPr>
                <w:sz w:val="18"/>
                <w:szCs w:val="18"/>
              </w:rPr>
            </w:pPr>
            <w:r>
              <w:rPr>
                <w:sz w:val="18"/>
                <w:szCs w:val="18"/>
              </w:rPr>
              <w:t>None ratio</w:t>
            </w:r>
          </w:p>
        </w:tc>
      </w:tr>
      <w:tr w:rsidR="00710820" w:rsidRPr="00433F2C" w:rsidTr="00A201C4">
        <w:trPr>
          <w:trHeight w:val="863"/>
        </w:trPr>
        <w:tc>
          <w:tcPr>
            <w:tcW w:w="925" w:type="dxa"/>
          </w:tcPr>
          <w:p w:rsidR="00710820" w:rsidRDefault="0014390B" w:rsidP="0041542A">
            <w:pPr>
              <w:pStyle w:val="TableContent"/>
              <w:rPr>
                <w:rFonts w:cs="Arial"/>
                <w:sz w:val="18"/>
                <w:szCs w:val="18"/>
              </w:rPr>
            </w:pPr>
            <w:r>
              <w:rPr>
                <w:rFonts w:cs="Arial"/>
                <w:sz w:val="18"/>
                <w:szCs w:val="18"/>
              </w:rPr>
              <w:t>3.0</w:t>
            </w:r>
          </w:p>
        </w:tc>
        <w:tc>
          <w:tcPr>
            <w:tcW w:w="1975" w:type="dxa"/>
          </w:tcPr>
          <w:p w:rsidR="00710820" w:rsidRPr="00D84378" w:rsidRDefault="00DC57C4" w:rsidP="0041542A">
            <w:pPr>
              <w:pStyle w:val="TableContent"/>
              <w:rPr>
                <w:rFonts w:cs="Arial"/>
                <w:b/>
                <w:sz w:val="18"/>
                <w:szCs w:val="18"/>
              </w:rPr>
            </w:pPr>
            <w:bookmarkStart w:id="244" w:name="FRELLASTi"/>
            <w:r w:rsidRPr="00D84378">
              <w:rPr>
                <w:rFonts w:cs="Arial"/>
                <w:b/>
                <w:sz w:val="18"/>
                <w:szCs w:val="18"/>
              </w:rPr>
              <w:t>FRELLAST</w:t>
            </w:r>
            <w:r w:rsidR="005B1E02" w:rsidRPr="00D84378">
              <w:rPr>
                <w:rFonts w:cs="Arial"/>
                <w:b/>
                <w:sz w:val="18"/>
                <w:szCs w:val="18"/>
              </w:rPr>
              <w:t>i</w:t>
            </w:r>
            <w:bookmarkEnd w:id="244"/>
          </w:p>
        </w:tc>
        <w:tc>
          <w:tcPr>
            <w:tcW w:w="4732" w:type="dxa"/>
          </w:tcPr>
          <w:p w:rsidR="00BD7662" w:rsidRDefault="00BD7662" w:rsidP="00BD7662">
            <w:pPr>
              <w:rPr>
                <w:rFonts w:cs="Arial"/>
                <w:b/>
                <w:sz w:val="18"/>
                <w:szCs w:val="20"/>
              </w:rPr>
            </w:pPr>
            <w:r>
              <w:rPr>
                <w:rFonts w:cs="Arial"/>
                <w:b/>
                <w:sz w:val="18"/>
                <w:szCs w:val="20"/>
              </w:rPr>
              <w:t>Relative Bioavailablity based upon AUCLAST</w:t>
            </w:r>
          </w:p>
          <w:p w:rsidR="00BD7662" w:rsidRDefault="00BD7662" w:rsidP="00BD7662">
            <w:pPr>
              <w:rPr>
                <w:rFonts w:cs="Arial"/>
                <w:b/>
                <w:sz w:val="18"/>
                <w:szCs w:val="20"/>
              </w:rPr>
            </w:pPr>
          </w:p>
          <w:p w:rsidR="00BD7662" w:rsidRPr="009F4E16" w:rsidRDefault="00BD7662" w:rsidP="00BD7662">
            <w:pPr>
              <w:rPr>
                <w:rFonts w:cs="Arial"/>
                <w:b/>
                <w:sz w:val="18"/>
                <w:szCs w:val="20"/>
              </w:rPr>
            </w:pPr>
            <w:r>
              <w:rPr>
                <w:rFonts w:cs="Arial"/>
                <w:b/>
                <w:sz w:val="18"/>
                <w:szCs w:val="20"/>
              </w:rPr>
              <w:t>Model: Derived</w:t>
            </w:r>
          </w:p>
          <w:p w:rsidR="00BD7662" w:rsidRDefault="00BD7662" w:rsidP="00BD7662">
            <w:pPr>
              <w:rPr>
                <w:rFonts w:cs="Arial"/>
                <w:sz w:val="18"/>
                <w:szCs w:val="20"/>
              </w:rPr>
            </w:pPr>
            <w:r w:rsidRPr="0043172A">
              <w:rPr>
                <w:rFonts w:cs="Arial"/>
                <w:sz w:val="18"/>
                <w:szCs w:val="20"/>
              </w:rPr>
              <w:t xml:space="preserve"> </w:t>
            </w:r>
          </w:p>
          <w:p w:rsidR="00710820" w:rsidRDefault="00285EA5" w:rsidP="00BD7662">
            <w:pPr>
              <w:rPr>
                <w:rFonts w:cs="Arial"/>
                <w:sz w:val="18"/>
                <w:szCs w:val="20"/>
              </w:rPr>
            </w:pPr>
            <w:r w:rsidRPr="00A201C4">
              <w:rPr>
                <w:rFonts w:cs="Arial"/>
                <w:sz w:val="18"/>
                <w:szCs w:val="20"/>
              </w:rPr>
              <w:t>(</w:t>
            </w:r>
            <w:r w:rsidR="007B1EC9">
              <w:rPr>
                <w:rFonts w:cs="Arial"/>
                <w:sz w:val="18"/>
                <w:szCs w:val="20"/>
              </w:rPr>
              <w:fldChar w:fldCharType="begin"/>
            </w:r>
            <w:r w:rsidR="007B1EC9">
              <w:rPr>
                <w:rFonts w:cs="Arial"/>
                <w:sz w:val="18"/>
                <w:szCs w:val="20"/>
              </w:rPr>
              <w:instrText xml:space="preserve"> REF AUCLASTi \h </w:instrText>
            </w:r>
            <w:r w:rsidR="007B1EC9">
              <w:rPr>
                <w:rFonts w:cs="Arial"/>
                <w:sz w:val="18"/>
                <w:szCs w:val="20"/>
              </w:rPr>
            </w:r>
            <w:r w:rsidR="007B1EC9">
              <w:rPr>
                <w:rFonts w:cs="Arial"/>
                <w:sz w:val="18"/>
                <w:szCs w:val="20"/>
              </w:rPr>
              <w:fldChar w:fldCharType="separate"/>
            </w:r>
            <w:r w:rsidR="007B1EC9" w:rsidRPr="00433F2C">
              <w:rPr>
                <w:iCs/>
                <w:sz w:val="18"/>
                <w:szCs w:val="18"/>
              </w:rPr>
              <w:t>AUCLAST</w:t>
            </w:r>
            <w:r w:rsidR="007B1EC9">
              <w:rPr>
                <w:iCs/>
                <w:sz w:val="18"/>
                <w:szCs w:val="18"/>
              </w:rPr>
              <w:t>i</w:t>
            </w:r>
            <w:r w:rsidR="007B1EC9">
              <w:rPr>
                <w:rFonts w:cs="Arial"/>
                <w:sz w:val="18"/>
                <w:szCs w:val="20"/>
              </w:rPr>
              <w:fldChar w:fldCharType="end"/>
            </w:r>
            <w:r w:rsidR="00710820" w:rsidRPr="00A201C4">
              <w:rPr>
                <w:rFonts w:cs="Arial"/>
                <w:sz w:val="18"/>
                <w:szCs w:val="20"/>
              </w:rPr>
              <w:t>,</w:t>
            </w:r>
            <w:r w:rsidR="00710820" w:rsidRPr="00A201C4">
              <w:rPr>
                <w:rFonts w:cs="Arial"/>
                <w:sz w:val="18"/>
                <w:szCs w:val="20"/>
                <w:vertAlign w:val="subscript"/>
              </w:rPr>
              <w:t>test</w:t>
            </w:r>
            <w:r w:rsidR="00710820" w:rsidRPr="00A201C4">
              <w:rPr>
                <w:rFonts w:cs="Arial"/>
                <w:sz w:val="18"/>
                <w:szCs w:val="20"/>
              </w:rPr>
              <w:t>/</w:t>
            </w:r>
            <w:r w:rsidR="007B1EC9">
              <w:rPr>
                <w:rFonts w:cs="Arial"/>
                <w:sz w:val="18"/>
                <w:szCs w:val="20"/>
              </w:rPr>
              <w:fldChar w:fldCharType="begin"/>
            </w:r>
            <w:r w:rsidR="007B1EC9">
              <w:rPr>
                <w:rFonts w:cs="Arial"/>
                <w:sz w:val="18"/>
                <w:szCs w:val="20"/>
              </w:rPr>
              <w:instrText xml:space="preserve"> REF AUCLASTi \h </w:instrText>
            </w:r>
            <w:r w:rsidR="007B1EC9">
              <w:rPr>
                <w:rFonts w:cs="Arial"/>
                <w:sz w:val="18"/>
                <w:szCs w:val="20"/>
              </w:rPr>
            </w:r>
            <w:r w:rsidR="007B1EC9">
              <w:rPr>
                <w:rFonts w:cs="Arial"/>
                <w:sz w:val="18"/>
                <w:szCs w:val="20"/>
              </w:rPr>
              <w:fldChar w:fldCharType="separate"/>
            </w:r>
            <w:r w:rsidR="007B1EC9" w:rsidRPr="00433F2C">
              <w:rPr>
                <w:iCs/>
                <w:sz w:val="18"/>
                <w:szCs w:val="18"/>
              </w:rPr>
              <w:t>AUCLAST</w:t>
            </w:r>
            <w:r w:rsidR="007B1EC9">
              <w:rPr>
                <w:iCs/>
                <w:sz w:val="18"/>
                <w:szCs w:val="18"/>
              </w:rPr>
              <w:t>i</w:t>
            </w:r>
            <w:r w:rsidR="007B1EC9">
              <w:rPr>
                <w:rFonts w:cs="Arial"/>
                <w:sz w:val="18"/>
                <w:szCs w:val="20"/>
              </w:rPr>
              <w:fldChar w:fldCharType="end"/>
            </w:r>
            <w:r w:rsidR="00710820" w:rsidRPr="00A201C4">
              <w:rPr>
                <w:rFonts w:cs="Arial"/>
                <w:sz w:val="18"/>
                <w:szCs w:val="20"/>
              </w:rPr>
              <w:t>,</w:t>
            </w:r>
            <w:r w:rsidR="00710820" w:rsidRPr="00A201C4">
              <w:rPr>
                <w:rFonts w:cs="Arial"/>
                <w:sz w:val="18"/>
                <w:szCs w:val="20"/>
                <w:vertAlign w:val="subscript"/>
              </w:rPr>
              <w:t>reference</w:t>
            </w:r>
            <w:r w:rsidRPr="00A201C4">
              <w:rPr>
                <w:rFonts w:cs="Arial"/>
                <w:sz w:val="18"/>
                <w:szCs w:val="20"/>
              </w:rPr>
              <w:t>)*(DOSE</w:t>
            </w:r>
            <w:r w:rsidRPr="00A201C4">
              <w:rPr>
                <w:rFonts w:cs="Arial"/>
                <w:sz w:val="18"/>
                <w:szCs w:val="20"/>
                <w:vertAlign w:val="subscript"/>
              </w:rPr>
              <w:t>ref</w:t>
            </w:r>
            <w:r w:rsidRPr="00A201C4">
              <w:rPr>
                <w:rFonts w:cs="Arial"/>
                <w:sz w:val="18"/>
                <w:szCs w:val="20"/>
              </w:rPr>
              <w:t>/DOSE</w:t>
            </w:r>
            <w:r w:rsidRPr="00A201C4">
              <w:rPr>
                <w:rFonts w:cs="Arial"/>
                <w:sz w:val="18"/>
                <w:szCs w:val="20"/>
                <w:vertAlign w:val="subscript"/>
              </w:rPr>
              <w:t>test</w:t>
            </w:r>
            <w:r w:rsidRPr="00A201C4">
              <w:rPr>
                <w:rFonts w:cs="Arial"/>
                <w:sz w:val="18"/>
                <w:szCs w:val="20"/>
              </w:rPr>
              <w:t>)</w:t>
            </w:r>
          </w:p>
          <w:p w:rsidR="000031FF" w:rsidRDefault="000031FF" w:rsidP="0041542A">
            <w:pPr>
              <w:rPr>
                <w:rFonts w:cs="Arial"/>
                <w:sz w:val="18"/>
                <w:szCs w:val="20"/>
              </w:rPr>
            </w:pPr>
          </w:p>
          <w:p w:rsidR="000031FF" w:rsidRPr="00A201C4" w:rsidRDefault="00BD7662" w:rsidP="0041542A">
            <w:pPr>
              <w:rPr>
                <w:rFonts w:cs="Arial"/>
                <w:sz w:val="18"/>
                <w:szCs w:val="20"/>
              </w:rPr>
            </w:pPr>
            <w:r>
              <w:rPr>
                <w:rFonts w:cs="Arial"/>
                <w:sz w:val="18"/>
                <w:szCs w:val="20"/>
              </w:rPr>
              <w:t>This computation requires a flag FRELFLAG be defined in the dataset or be introduced during the pre-computation transformations defining test and reference.</w:t>
            </w:r>
          </w:p>
        </w:tc>
        <w:tc>
          <w:tcPr>
            <w:tcW w:w="943" w:type="dxa"/>
          </w:tcPr>
          <w:p w:rsidR="00710820" w:rsidRDefault="00710820" w:rsidP="0041542A">
            <w:pPr>
              <w:pStyle w:val="TableContent"/>
              <w:rPr>
                <w:rFonts w:cs="Arial"/>
                <w:iCs/>
                <w:sz w:val="18"/>
                <w:szCs w:val="18"/>
              </w:rPr>
            </w:pPr>
            <w:r>
              <w:rPr>
                <w:rFonts w:cs="Arial"/>
                <w:iCs/>
                <w:sz w:val="18"/>
                <w:szCs w:val="18"/>
              </w:rPr>
              <w:t>3</w:t>
            </w:r>
          </w:p>
        </w:tc>
        <w:tc>
          <w:tcPr>
            <w:tcW w:w="1262" w:type="dxa"/>
          </w:tcPr>
          <w:p w:rsidR="00710820" w:rsidRDefault="00710820" w:rsidP="0041542A">
            <w:pPr>
              <w:pStyle w:val="TableContent"/>
              <w:rPr>
                <w:sz w:val="18"/>
                <w:szCs w:val="18"/>
              </w:rPr>
            </w:pPr>
            <w:r>
              <w:rPr>
                <w:sz w:val="18"/>
                <w:szCs w:val="18"/>
              </w:rPr>
              <w:t>None ratio</w:t>
            </w:r>
          </w:p>
        </w:tc>
      </w:tr>
      <w:tr w:rsidR="00710820" w:rsidRPr="00433F2C" w:rsidTr="00A201C4">
        <w:trPr>
          <w:trHeight w:val="323"/>
        </w:trPr>
        <w:tc>
          <w:tcPr>
            <w:tcW w:w="925" w:type="dxa"/>
          </w:tcPr>
          <w:p w:rsidR="00710820" w:rsidRDefault="0014390B" w:rsidP="0041542A">
            <w:pPr>
              <w:pStyle w:val="TableContent"/>
              <w:rPr>
                <w:rFonts w:cs="Arial"/>
                <w:sz w:val="18"/>
                <w:szCs w:val="18"/>
              </w:rPr>
            </w:pPr>
            <w:r>
              <w:rPr>
                <w:rFonts w:cs="Arial"/>
                <w:sz w:val="18"/>
                <w:szCs w:val="18"/>
              </w:rPr>
              <w:t>3.0</w:t>
            </w:r>
          </w:p>
        </w:tc>
        <w:tc>
          <w:tcPr>
            <w:tcW w:w="1975" w:type="dxa"/>
          </w:tcPr>
          <w:p w:rsidR="00710820" w:rsidRPr="00D84378" w:rsidRDefault="00710820" w:rsidP="0041542A">
            <w:pPr>
              <w:pStyle w:val="TableContent"/>
              <w:rPr>
                <w:rFonts w:cs="Arial"/>
                <w:b/>
                <w:sz w:val="18"/>
                <w:szCs w:val="18"/>
              </w:rPr>
            </w:pPr>
            <w:bookmarkStart w:id="245" w:name="FA"/>
            <w:r w:rsidRPr="00D84378">
              <w:rPr>
                <w:rFonts w:cs="Arial"/>
                <w:b/>
                <w:sz w:val="18"/>
                <w:szCs w:val="18"/>
              </w:rPr>
              <w:t>F</w:t>
            </w:r>
            <w:r w:rsidR="004C4FFF" w:rsidRPr="00D84378">
              <w:rPr>
                <w:rFonts w:cs="Arial"/>
                <w:b/>
                <w:sz w:val="18"/>
                <w:szCs w:val="18"/>
              </w:rPr>
              <w:t>A</w:t>
            </w:r>
            <w:bookmarkEnd w:id="245"/>
          </w:p>
        </w:tc>
        <w:tc>
          <w:tcPr>
            <w:tcW w:w="4732" w:type="dxa"/>
          </w:tcPr>
          <w:p w:rsidR="00710820" w:rsidRPr="00A201C4" w:rsidRDefault="00BD7662" w:rsidP="008B7DB5">
            <w:pPr>
              <w:rPr>
                <w:rFonts w:cs="Arial"/>
                <w:b/>
                <w:sz w:val="18"/>
                <w:szCs w:val="20"/>
              </w:rPr>
            </w:pPr>
            <w:r w:rsidRPr="00A201C4">
              <w:rPr>
                <w:rFonts w:cs="Arial"/>
                <w:b/>
                <w:sz w:val="18"/>
                <w:szCs w:val="20"/>
              </w:rPr>
              <w:t>% Fraction Absorbed</w:t>
            </w:r>
          </w:p>
          <w:p w:rsidR="000031FF" w:rsidRDefault="000031FF" w:rsidP="008B7DB5">
            <w:pPr>
              <w:rPr>
                <w:rFonts w:cs="Arial"/>
                <w:sz w:val="18"/>
                <w:szCs w:val="20"/>
              </w:rPr>
            </w:pPr>
          </w:p>
          <w:p w:rsidR="000031FF" w:rsidRPr="009F4E16" w:rsidRDefault="000031FF" w:rsidP="000031FF">
            <w:pPr>
              <w:rPr>
                <w:rFonts w:cs="Arial"/>
                <w:b/>
                <w:sz w:val="18"/>
                <w:szCs w:val="20"/>
              </w:rPr>
            </w:pPr>
            <w:r>
              <w:rPr>
                <w:rFonts w:cs="Arial"/>
                <w:b/>
                <w:sz w:val="18"/>
                <w:szCs w:val="20"/>
              </w:rPr>
              <w:t>Model: Derived</w:t>
            </w:r>
          </w:p>
          <w:p w:rsidR="000031FF" w:rsidRPr="0084439A" w:rsidRDefault="000031FF" w:rsidP="008B7DB5">
            <w:pPr>
              <w:rPr>
                <w:rFonts w:cs="Arial"/>
                <w:sz w:val="18"/>
                <w:szCs w:val="20"/>
              </w:rPr>
            </w:pPr>
          </w:p>
          <w:p w:rsidR="00710820" w:rsidRDefault="00BD7662" w:rsidP="008B7DB5">
            <w:pPr>
              <w:rPr>
                <w:rFonts w:cs="Arial"/>
                <w:sz w:val="18"/>
                <w:szCs w:val="20"/>
              </w:rPr>
            </w:pPr>
            <w:r>
              <w:rPr>
                <w:rFonts w:cs="Arial"/>
                <w:sz w:val="18"/>
                <w:szCs w:val="20"/>
              </w:rPr>
              <w:t>100*(</w:t>
            </w:r>
            <w:r w:rsidR="00710820" w:rsidRPr="0084439A">
              <w:rPr>
                <w:rFonts w:cs="Arial"/>
                <w:sz w:val="18"/>
                <w:szCs w:val="20"/>
              </w:rPr>
              <w:t xml:space="preserve">Hot Urine </w:t>
            </w:r>
            <w:r w:rsidR="00232ABC">
              <w:rPr>
                <w:rFonts w:cs="Arial"/>
                <w:sz w:val="18"/>
                <w:szCs w:val="20"/>
              </w:rPr>
              <w:t>(</w:t>
            </w:r>
            <w:r w:rsidR="00710820" w:rsidRPr="0084439A">
              <w:rPr>
                <w:rFonts w:cs="Arial"/>
                <w:sz w:val="18"/>
                <w:szCs w:val="20"/>
              </w:rPr>
              <w:t>AE</w:t>
            </w:r>
            <w:r w:rsidR="00232ABC">
              <w:rPr>
                <w:rFonts w:cs="Arial"/>
                <w:sz w:val="18"/>
                <w:szCs w:val="20"/>
              </w:rPr>
              <w:t>PCT</w:t>
            </w:r>
            <w:r w:rsidR="00710820" w:rsidRPr="0084439A">
              <w:rPr>
                <w:rFonts w:cs="Arial"/>
                <w:sz w:val="18"/>
                <w:szCs w:val="20"/>
              </w:rPr>
              <w:t xml:space="preserve"> or AE) po</w:t>
            </w:r>
            <w:r>
              <w:rPr>
                <w:rFonts w:cs="Arial"/>
                <w:sz w:val="18"/>
                <w:szCs w:val="20"/>
              </w:rPr>
              <w:t>)</w:t>
            </w:r>
            <w:r w:rsidR="00710820" w:rsidRPr="0084439A">
              <w:rPr>
                <w:rFonts w:cs="Arial"/>
                <w:sz w:val="18"/>
                <w:szCs w:val="20"/>
              </w:rPr>
              <w:t>/</w:t>
            </w:r>
            <w:r>
              <w:rPr>
                <w:rFonts w:cs="Arial"/>
                <w:sz w:val="18"/>
                <w:szCs w:val="20"/>
              </w:rPr>
              <w:t>(</w:t>
            </w:r>
            <w:r w:rsidR="00710820" w:rsidRPr="0084439A">
              <w:rPr>
                <w:rFonts w:cs="Arial"/>
                <w:sz w:val="18"/>
                <w:szCs w:val="20"/>
              </w:rPr>
              <w:t xml:space="preserve">Hot Urine </w:t>
            </w:r>
            <w:r w:rsidR="00232ABC">
              <w:rPr>
                <w:rFonts w:cs="Arial"/>
                <w:sz w:val="18"/>
                <w:szCs w:val="20"/>
              </w:rPr>
              <w:t>(</w:t>
            </w:r>
            <w:r w:rsidR="00710820" w:rsidRPr="0084439A">
              <w:rPr>
                <w:rFonts w:cs="Arial"/>
                <w:sz w:val="18"/>
                <w:szCs w:val="20"/>
              </w:rPr>
              <w:t>AE</w:t>
            </w:r>
            <w:r w:rsidR="00232ABC">
              <w:rPr>
                <w:rFonts w:cs="Arial"/>
                <w:sz w:val="18"/>
                <w:szCs w:val="20"/>
              </w:rPr>
              <w:t>PCT</w:t>
            </w:r>
            <w:r w:rsidR="00710820" w:rsidRPr="0084439A">
              <w:rPr>
                <w:rFonts w:cs="Arial"/>
                <w:sz w:val="18"/>
                <w:szCs w:val="20"/>
              </w:rPr>
              <w:t xml:space="preserve"> or AE) iv</w:t>
            </w:r>
            <w:r>
              <w:rPr>
                <w:rFonts w:cs="Arial"/>
                <w:sz w:val="18"/>
                <w:szCs w:val="20"/>
              </w:rPr>
              <w:t>)</w:t>
            </w:r>
          </w:p>
          <w:p w:rsidR="00BD7662" w:rsidRPr="0084439A" w:rsidRDefault="00BD7662" w:rsidP="008B7DB5">
            <w:pPr>
              <w:rPr>
                <w:rFonts w:cs="Arial"/>
                <w:sz w:val="18"/>
                <w:szCs w:val="20"/>
              </w:rPr>
            </w:pPr>
          </w:p>
          <w:p w:rsidR="00710820" w:rsidRDefault="00710820" w:rsidP="008B7DB5">
            <w:pPr>
              <w:rPr>
                <w:rFonts w:cs="Arial"/>
                <w:sz w:val="18"/>
                <w:szCs w:val="20"/>
              </w:rPr>
            </w:pPr>
            <w:r w:rsidRPr="0084439A">
              <w:rPr>
                <w:rFonts w:cs="Arial"/>
                <w:sz w:val="18"/>
                <w:szCs w:val="20"/>
              </w:rPr>
              <w:t>Urine ADME studies</w:t>
            </w:r>
          </w:p>
          <w:p w:rsidR="00710820" w:rsidRPr="0012452B" w:rsidRDefault="00710820" w:rsidP="008B7DB5">
            <w:pPr>
              <w:rPr>
                <w:rFonts w:cs="Arial"/>
                <w:b/>
                <w:szCs w:val="20"/>
              </w:rPr>
            </w:pPr>
          </w:p>
        </w:tc>
        <w:tc>
          <w:tcPr>
            <w:tcW w:w="943" w:type="dxa"/>
          </w:tcPr>
          <w:p w:rsidR="00710820" w:rsidRDefault="00574CBD" w:rsidP="0041542A">
            <w:pPr>
              <w:pStyle w:val="TableContent"/>
              <w:rPr>
                <w:rFonts w:cs="Arial"/>
                <w:iCs/>
                <w:sz w:val="18"/>
                <w:szCs w:val="18"/>
              </w:rPr>
            </w:pPr>
            <w:r>
              <w:rPr>
                <w:rFonts w:cs="Arial"/>
                <w:iCs/>
                <w:sz w:val="18"/>
                <w:szCs w:val="18"/>
              </w:rPr>
              <w:t>3</w:t>
            </w:r>
          </w:p>
        </w:tc>
        <w:tc>
          <w:tcPr>
            <w:tcW w:w="1262" w:type="dxa"/>
          </w:tcPr>
          <w:p w:rsidR="00710820" w:rsidRDefault="00710820" w:rsidP="0041542A">
            <w:pPr>
              <w:pStyle w:val="TableContent"/>
              <w:rPr>
                <w:sz w:val="18"/>
                <w:szCs w:val="18"/>
              </w:rPr>
            </w:pPr>
            <w:r>
              <w:rPr>
                <w:sz w:val="18"/>
                <w:szCs w:val="18"/>
              </w:rPr>
              <w:t>percentage</w:t>
            </w:r>
          </w:p>
        </w:tc>
      </w:tr>
      <w:tr w:rsidR="00710820" w:rsidRPr="00433F2C" w:rsidTr="00A201C4">
        <w:trPr>
          <w:trHeight w:val="323"/>
        </w:trPr>
        <w:tc>
          <w:tcPr>
            <w:tcW w:w="925" w:type="dxa"/>
          </w:tcPr>
          <w:p w:rsidR="00710820" w:rsidRDefault="0014390B" w:rsidP="0041542A">
            <w:pPr>
              <w:pStyle w:val="TableContent"/>
              <w:rPr>
                <w:rFonts w:cs="Arial"/>
                <w:sz w:val="18"/>
                <w:szCs w:val="18"/>
              </w:rPr>
            </w:pPr>
            <w:r>
              <w:rPr>
                <w:rFonts w:cs="Arial"/>
                <w:sz w:val="18"/>
                <w:szCs w:val="18"/>
              </w:rPr>
              <w:t>3.0</w:t>
            </w:r>
          </w:p>
        </w:tc>
        <w:tc>
          <w:tcPr>
            <w:tcW w:w="1975" w:type="dxa"/>
          </w:tcPr>
          <w:p w:rsidR="00DC57C4" w:rsidRPr="00D84378" w:rsidRDefault="00710820" w:rsidP="0014390B">
            <w:pPr>
              <w:pStyle w:val="TableContent"/>
              <w:rPr>
                <w:rFonts w:cs="Arial"/>
                <w:b/>
                <w:sz w:val="18"/>
                <w:szCs w:val="18"/>
                <w:vertAlign w:val="subscript"/>
              </w:rPr>
            </w:pPr>
            <w:bookmarkStart w:id="246" w:name="FTAUi"/>
            <w:r w:rsidRPr="00D84378">
              <w:rPr>
                <w:rFonts w:cs="Arial"/>
                <w:b/>
                <w:sz w:val="18"/>
                <w:szCs w:val="18"/>
              </w:rPr>
              <w:t>F</w:t>
            </w:r>
            <w:r w:rsidR="00285EA5" w:rsidRPr="00D84378">
              <w:rPr>
                <w:rFonts w:cs="Arial"/>
                <w:b/>
                <w:sz w:val="18"/>
                <w:szCs w:val="18"/>
              </w:rPr>
              <w:t>TAUi</w:t>
            </w:r>
            <w:bookmarkEnd w:id="246"/>
          </w:p>
        </w:tc>
        <w:tc>
          <w:tcPr>
            <w:tcW w:w="4732" w:type="dxa"/>
          </w:tcPr>
          <w:p w:rsidR="00983BBC" w:rsidRDefault="00983BBC" w:rsidP="00983BBC">
            <w:pPr>
              <w:rPr>
                <w:rFonts w:cs="Arial"/>
                <w:b/>
                <w:sz w:val="18"/>
                <w:szCs w:val="20"/>
              </w:rPr>
            </w:pPr>
            <w:r>
              <w:rPr>
                <w:rFonts w:cs="Arial"/>
                <w:b/>
                <w:sz w:val="18"/>
                <w:szCs w:val="20"/>
              </w:rPr>
              <w:t>Estimate of Absolute Bioavailability based upon AUCTAUi from specific dosing interval</w:t>
            </w:r>
          </w:p>
          <w:p w:rsidR="000F0253"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983BBC" w:rsidRDefault="00983BBC" w:rsidP="00983BBC">
            <w:pPr>
              <w:rPr>
                <w:rFonts w:cs="Arial"/>
                <w:b/>
                <w:sz w:val="18"/>
                <w:szCs w:val="20"/>
              </w:rPr>
            </w:pPr>
          </w:p>
          <w:p w:rsidR="00983BBC" w:rsidRPr="009F4E16" w:rsidRDefault="00983BBC" w:rsidP="00983BBC">
            <w:pPr>
              <w:rPr>
                <w:rFonts w:cs="Arial"/>
                <w:b/>
                <w:sz w:val="18"/>
                <w:szCs w:val="20"/>
              </w:rPr>
            </w:pPr>
            <w:r>
              <w:rPr>
                <w:rFonts w:cs="Arial"/>
                <w:b/>
                <w:sz w:val="18"/>
                <w:szCs w:val="20"/>
              </w:rPr>
              <w:t>Model: Derived</w:t>
            </w:r>
          </w:p>
          <w:p w:rsidR="00983BBC" w:rsidRDefault="00983BBC" w:rsidP="004A4674">
            <w:pPr>
              <w:rPr>
                <w:rFonts w:cs="Arial"/>
                <w:sz w:val="18"/>
                <w:szCs w:val="20"/>
              </w:rPr>
            </w:pPr>
          </w:p>
          <w:p w:rsidR="00710820" w:rsidRDefault="00285EA5" w:rsidP="004A4674">
            <w:pPr>
              <w:rPr>
                <w:rFonts w:cs="Arial"/>
                <w:sz w:val="18"/>
                <w:szCs w:val="20"/>
              </w:rPr>
            </w:pPr>
            <w:r w:rsidRPr="0084439A">
              <w:rPr>
                <w:rFonts w:cs="Arial"/>
                <w:sz w:val="18"/>
                <w:szCs w:val="20"/>
              </w:rPr>
              <w:lastRenderedPageBreak/>
              <w:t>(</w:t>
            </w:r>
            <w:r w:rsidR="00710820" w:rsidRPr="0084439A">
              <w:rPr>
                <w:rFonts w:cs="Arial"/>
                <w:sz w:val="18"/>
                <w:szCs w:val="20"/>
              </w:rPr>
              <w:t>AUC</w:t>
            </w:r>
            <w:r w:rsidR="004C4FFF" w:rsidRPr="00707156">
              <w:rPr>
                <w:rFonts w:cs="Arial"/>
                <w:sz w:val="18"/>
                <w:szCs w:val="20"/>
              </w:rPr>
              <w:t>TAUi</w:t>
            </w:r>
            <w:r w:rsidR="00710820" w:rsidRPr="00AE0071">
              <w:rPr>
                <w:rFonts w:cs="Arial"/>
                <w:szCs w:val="20"/>
                <w:vertAlign w:val="subscript"/>
              </w:rPr>
              <w:t>,po</w:t>
            </w:r>
            <w:r w:rsidR="00710820">
              <w:rPr>
                <w:rFonts w:cs="Arial"/>
                <w:szCs w:val="20"/>
                <w:vertAlign w:val="subscript"/>
              </w:rPr>
              <w:t xml:space="preserve"> or s.c </w:t>
            </w:r>
            <w:r w:rsidR="00710820" w:rsidRPr="00707156">
              <w:rPr>
                <w:rFonts w:cs="Arial"/>
                <w:sz w:val="18"/>
                <w:szCs w:val="20"/>
              </w:rPr>
              <w:t>/AUC</w:t>
            </w:r>
            <w:r w:rsidR="00BD7662">
              <w:rPr>
                <w:rFonts w:cs="Arial"/>
                <w:sz w:val="18"/>
                <w:szCs w:val="20"/>
              </w:rPr>
              <w:t>INF</w:t>
            </w:r>
            <w:r w:rsidR="00710820" w:rsidRPr="00AE0071">
              <w:rPr>
                <w:rFonts w:cs="Arial"/>
                <w:szCs w:val="20"/>
                <w:vertAlign w:val="subscript"/>
              </w:rPr>
              <w:t>,iv</w:t>
            </w:r>
            <w:r w:rsidRPr="00707156">
              <w:rPr>
                <w:rFonts w:cs="Arial"/>
                <w:sz w:val="18"/>
                <w:szCs w:val="20"/>
              </w:rPr>
              <w:t>)*(DOSEIV/DOSEPO)</w:t>
            </w:r>
          </w:p>
          <w:p w:rsidR="000031FF" w:rsidRDefault="000031FF" w:rsidP="004A4674">
            <w:pPr>
              <w:rPr>
                <w:rFonts w:cs="Arial"/>
                <w:sz w:val="18"/>
                <w:szCs w:val="20"/>
              </w:rPr>
            </w:pPr>
          </w:p>
          <w:p w:rsidR="00710820" w:rsidRPr="00707156" w:rsidRDefault="00710820" w:rsidP="00D04928">
            <w:pPr>
              <w:rPr>
                <w:rFonts w:cs="Arial"/>
                <w:sz w:val="18"/>
                <w:szCs w:val="20"/>
              </w:rPr>
            </w:pPr>
            <w:r w:rsidRPr="00707156">
              <w:rPr>
                <w:rFonts w:cs="Arial"/>
                <w:sz w:val="18"/>
                <w:szCs w:val="20"/>
              </w:rPr>
              <w:t>Applicable to individual subjects for crossover study design or calculating F</w:t>
            </w:r>
            <w:r w:rsidR="004C4FFF" w:rsidRPr="00707156">
              <w:rPr>
                <w:rFonts w:cs="Arial"/>
                <w:sz w:val="18"/>
                <w:szCs w:val="20"/>
              </w:rPr>
              <w:t>TAUi</w:t>
            </w:r>
            <w:r w:rsidRPr="00707156">
              <w:rPr>
                <w:rFonts w:cs="Arial"/>
                <w:sz w:val="18"/>
                <w:szCs w:val="20"/>
              </w:rPr>
              <w:t xml:space="preserve"> based on average of the AUC’S.</w:t>
            </w:r>
          </w:p>
          <w:p w:rsidR="004C4FFF" w:rsidRDefault="004C4FFF" w:rsidP="00D04928">
            <w:pPr>
              <w:rPr>
                <w:rFonts w:cs="Arial"/>
                <w:sz w:val="18"/>
                <w:szCs w:val="20"/>
              </w:rPr>
            </w:pPr>
          </w:p>
          <w:p w:rsidR="00BD7662" w:rsidRDefault="00BD7662" w:rsidP="00D04928">
            <w:pPr>
              <w:rPr>
                <w:rFonts w:cs="Arial"/>
                <w:sz w:val="18"/>
                <w:szCs w:val="20"/>
              </w:rPr>
            </w:pPr>
            <w:r>
              <w:rPr>
                <w:rFonts w:cs="Arial"/>
                <w:sz w:val="18"/>
                <w:szCs w:val="20"/>
              </w:rPr>
              <w:t>This computation requires that ROUTE be defined in the dataset or be introduced during the pre-computation transformations.</w:t>
            </w:r>
          </w:p>
          <w:p w:rsidR="00BD7662" w:rsidRPr="00707156" w:rsidRDefault="00BD7662" w:rsidP="00D04928">
            <w:pPr>
              <w:rPr>
                <w:rFonts w:cs="Arial"/>
                <w:sz w:val="18"/>
                <w:szCs w:val="20"/>
              </w:rPr>
            </w:pPr>
          </w:p>
          <w:p w:rsidR="004C4FFF" w:rsidRDefault="004C4FFF" w:rsidP="004C4FFF">
            <w:pPr>
              <w:rPr>
                <w:rFonts w:cs="Arial"/>
                <w:szCs w:val="20"/>
              </w:rPr>
            </w:pPr>
            <w:r w:rsidRPr="00707156">
              <w:rPr>
                <w:rFonts w:cs="Arial"/>
                <w:sz w:val="18"/>
                <w:szCs w:val="20"/>
              </w:rPr>
              <w:t xml:space="preserve">Can be specified as </w:t>
            </w:r>
            <w:r w:rsidRPr="00707156">
              <w:rPr>
                <w:rFonts w:cs="Arial"/>
                <w:sz w:val="18"/>
              </w:rPr>
              <w:t xml:space="preserve">FTAU </w:t>
            </w:r>
            <w:r w:rsidRPr="00707156">
              <w:rPr>
                <w:rFonts w:cs="Arial"/>
                <w:sz w:val="18"/>
                <w:szCs w:val="20"/>
              </w:rPr>
              <w:t xml:space="preserve">instead of </w:t>
            </w:r>
            <w:r w:rsidRPr="00707156">
              <w:rPr>
                <w:rFonts w:cs="Arial"/>
                <w:sz w:val="18"/>
              </w:rPr>
              <w:t>FTAU</w:t>
            </w:r>
            <w:r w:rsidRPr="00707156">
              <w:rPr>
                <w:rFonts w:cs="Arial"/>
                <w:sz w:val="18"/>
                <w:szCs w:val="20"/>
              </w:rPr>
              <w:t>1 if there is only a single multiple dose profile. These are synonyms.</w:t>
            </w:r>
          </w:p>
        </w:tc>
        <w:tc>
          <w:tcPr>
            <w:tcW w:w="943" w:type="dxa"/>
          </w:tcPr>
          <w:p w:rsidR="00710820" w:rsidRDefault="00574CBD" w:rsidP="0041542A">
            <w:pPr>
              <w:pStyle w:val="TableContent"/>
              <w:rPr>
                <w:rFonts w:cs="Arial"/>
                <w:iCs/>
                <w:sz w:val="18"/>
                <w:szCs w:val="18"/>
              </w:rPr>
            </w:pPr>
            <w:r>
              <w:rPr>
                <w:rFonts w:cs="Arial"/>
                <w:iCs/>
                <w:sz w:val="18"/>
                <w:szCs w:val="18"/>
              </w:rPr>
              <w:lastRenderedPageBreak/>
              <w:t>3</w:t>
            </w:r>
          </w:p>
        </w:tc>
        <w:tc>
          <w:tcPr>
            <w:tcW w:w="1262" w:type="dxa"/>
          </w:tcPr>
          <w:p w:rsidR="00710820" w:rsidRDefault="00574CBD" w:rsidP="0041542A">
            <w:pPr>
              <w:pStyle w:val="TableContent"/>
              <w:rPr>
                <w:sz w:val="18"/>
                <w:szCs w:val="18"/>
              </w:rPr>
            </w:pPr>
            <w:r>
              <w:rPr>
                <w:sz w:val="18"/>
                <w:szCs w:val="18"/>
              </w:rPr>
              <w:t>None ratio</w:t>
            </w:r>
          </w:p>
        </w:tc>
      </w:tr>
    </w:tbl>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lastRenderedPageBreak/>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Pr="00206992" w:rsidRDefault="00334256" w:rsidP="00D809F3"/>
    <w:p w:rsidR="00A565BE" w:rsidRPr="00BC7FBE" w:rsidRDefault="00BC7FBE" w:rsidP="00894BFE">
      <w:r>
        <w:t xml:space="preserve"> </w:t>
      </w:r>
    </w:p>
    <w:p w:rsidR="00C16496" w:rsidRDefault="00C16496">
      <w:pPr>
        <w:pStyle w:val="Heading1"/>
      </w:pPr>
      <w:bookmarkStart w:id="247" w:name="_Toc5186425"/>
      <w:r>
        <w:t>Computation Engine User Interface</w:t>
      </w:r>
      <w:r w:rsidR="0043204D">
        <w:t xml:space="preserve"> Considerations</w:t>
      </w:r>
      <w:bookmarkEnd w:id="247"/>
    </w:p>
    <w:p w:rsidR="00347A0C" w:rsidRDefault="00347A0C" w:rsidP="00347A0C">
      <w:pPr>
        <w:pStyle w:val="Heading2"/>
      </w:pPr>
      <w:bookmarkStart w:id="248" w:name="_Toc5186426"/>
      <w:r w:rsidRPr="0050395C">
        <w:t>User</w:t>
      </w:r>
      <w:r w:rsidR="0093461A">
        <w:t>/Application</w:t>
      </w:r>
      <w:r w:rsidRPr="0050395C">
        <w:t xml:space="preserve"> Interface</w:t>
      </w:r>
      <w:bookmarkEnd w:id="248"/>
      <w:r w:rsidRPr="0050395C">
        <w:t xml:space="preserve"> </w:t>
      </w:r>
    </w:p>
    <w:p w:rsidR="000411F1" w:rsidRPr="000411F1" w:rsidRDefault="000411F1" w:rsidP="00B92DEE"/>
    <w:p w:rsidR="003E55DF" w:rsidRDefault="003E55DF" w:rsidP="003E55DF">
      <w:pPr>
        <w:pStyle w:val="Heading2"/>
      </w:pPr>
      <w:bookmarkStart w:id="249" w:name="_Toc507192793"/>
      <w:bookmarkStart w:id="250" w:name="_Toc507192794"/>
      <w:bookmarkStart w:id="251" w:name="_Toc507192795"/>
      <w:bookmarkStart w:id="252" w:name="_Toc5186428"/>
      <w:bookmarkEnd w:id="249"/>
      <w:bookmarkEnd w:id="250"/>
      <w:bookmarkEnd w:id="251"/>
      <w:r>
        <w:t>KEL related user interface computations</w:t>
      </w:r>
    </w:p>
    <w:p w:rsidR="003E55DF" w:rsidRDefault="003E55DF" w:rsidP="003E55DF">
      <w:r>
        <w:t xml:space="preserve">Regressions are repeated using the last three points with non-zero concentration, </w:t>
      </w:r>
      <w:proofErr w:type="gramStart"/>
      <w:r>
        <w:t>then</w:t>
      </w:r>
      <w:proofErr w:type="gramEnd"/>
      <w:r>
        <w:t xml:space="preserve"> the last four points etc. Points prior to Cmax are not used unless the user specifically requested that time range. Points with a value of zero for the dependent variable are left out of the regression. For each regression, an adjusted R</w:t>
      </w:r>
      <w:r>
        <w:rPr>
          <w:szCs w:val="20"/>
          <w:vertAlign w:val="superscript"/>
        </w:rPr>
        <w:t>2</w:t>
      </w:r>
      <w:r>
        <w:t xml:space="preserve"> is computed:</w:t>
      </w:r>
    </w:p>
    <w:p w:rsidR="003E55DF" w:rsidRDefault="003E55DF" w:rsidP="003E55DF"/>
    <w:p w:rsidR="003E55DF" w:rsidRDefault="003E55DF" w:rsidP="003E55DF">
      <w:r>
        <w:rPr>
          <w:position w:val="-14"/>
        </w:rPr>
        <w:object w:dxaOrig="2600" w:dyaOrig="440">
          <v:shape id="_x0000_i1130" type="#_x0000_t75" style="width:131.45pt;height:21.35pt" o:ole="">
            <v:imagedata r:id="rId215" o:title=""/>
          </v:shape>
          <o:OLEObject Type="Embed" ProgID="Equation.3" ShapeID="_x0000_i1130" DrawAspect="Content" ObjectID="_1640609759" r:id="rId216"/>
        </w:object>
      </w:r>
    </w:p>
    <w:p w:rsidR="003E55DF" w:rsidRDefault="003E55DF" w:rsidP="003E55DF"/>
    <w:p w:rsidR="003E55DF" w:rsidRDefault="003E55DF" w:rsidP="003E55DF">
      <w:proofErr w:type="gramStart"/>
      <w:r>
        <w:t>where</w:t>
      </w:r>
      <w:proofErr w:type="gramEnd"/>
      <w:r>
        <w:t xml:space="preserve"> n is the number of data points in the regression and R</w:t>
      </w:r>
      <w:r>
        <w:rPr>
          <w:szCs w:val="20"/>
          <w:vertAlign w:val="superscript"/>
        </w:rPr>
        <w:t>2</w:t>
      </w:r>
      <w:r>
        <w:t xml:space="preserve"> is the square of the correlation coefficient.</w:t>
      </w:r>
    </w:p>
    <w:p w:rsidR="003E55DF" w:rsidRDefault="003E55DF" w:rsidP="003E55DF">
      <w:r>
        <w:t>The regression with the largest adjusted R</w:t>
      </w:r>
      <w:r>
        <w:rPr>
          <w:szCs w:val="20"/>
          <w:vertAlign w:val="superscript"/>
        </w:rPr>
        <w:t>2</w:t>
      </w:r>
      <w:r>
        <w:t xml:space="preserve"> is selected to estimate KEL, with these caveats:</w:t>
      </w:r>
    </w:p>
    <w:p w:rsidR="003E55DF" w:rsidRDefault="003E55DF" w:rsidP="003E55DF"/>
    <w:p w:rsidR="003E55DF" w:rsidRDefault="003E55DF" w:rsidP="003E55DF">
      <w:pPr>
        <w:numPr>
          <w:ilvl w:val="0"/>
          <w:numId w:val="3"/>
        </w:numPr>
      </w:pPr>
      <w:r>
        <w:t>If the adjusted R</w:t>
      </w:r>
      <w:r>
        <w:rPr>
          <w:szCs w:val="20"/>
          <w:vertAlign w:val="superscript"/>
        </w:rPr>
        <w:t>2</w:t>
      </w:r>
      <w:r>
        <w:t xml:space="preserve"> does not improve, but is within .0001 of the largest R</w:t>
      </w:r>
      <w:r>
        <w:rPr>
          <w:szCs w:val="20"/>
          <w:vertAlign w:val="superscript"/>
        </w:rPr>
        <w:t>2</w:t>
      </w:r>
      <w:r>
        <w:t xml:space="preserve"> value, the regression with the larger number of points is used</w:t>
      </w:r>
    </w:p>
    <w:p w:rsidR="003E55DF" w:rsidRDefault="003E55DF" w:rsidP="003E55DF">
      <w:pPr>
        <w:numPr>
          <w:ilvl w:val="0"/>
          <w:numId w:val="3"/>
        </w:numPr>
      </w:pPr>
      <w:r>
        <w:t>KEL must be positive</w:t>
      </w:r>
    </w:p>
    <w:p w:rsidR="003E55DF" w:rsidRDefault="003E55DF" w:rsidP="003E55DF">
      <w:pPr>
        <w:numPr>
          <w:ilvl w:val="0"/>
          <w:numId w:val="3"/>
        </w:numPr>
      </w:pPr>
      <w:r>
        <w:t>At least three points must have been used in the computation</w:t>
      </w:r>
    </w:p>
    <w:p w:rsidR="003E55DF" w:rsidRDefault="003E55DF" w:rsidP="003E55DF"/>
    <w:p w:rsidR="003E55DF" w:rsidRDefault="003E55DF" w:rsidP="003E55DF">
      <w:r>
        <w:t>Once the times have been determined, KEL is estimated by performing a regression of the natural logarithm of the concentrations on sampling time, for those times in the specified time range.</w:t>
      </w:r>
    </w:p>
    <w:p w:rsidR="003E55DF" w:rsidRDefault="003E55DF" w:rsidP="003E55DF"/>
    <w:p w:rsidR="003E55DF" w:rsidRDefault="003E55DF" w:rsidP="003E55DF">
      <w:r>
        <w:t>KEL = -1 times the estimated slope</w:t>
      </w:r>
    </w:p>
    <w:p w:rsidR="003E52B3" w:rsidRDefault="003E52B3">
      <w:pPr>
        <w:pStyle w:val="Heading2"/>
      </w:pPr>
      <w:r>
        <w:t>Parameters on-the-fly</w:t>
      </w:r>
      <w:bookmarkEnd w:id="252"/>
    </w:p>
    <w:p w:rsidR="001E600B" w:rsidRDefault="001E600B">
      <w:r>
        <w:t xml:space="preserve">The EQuIP </w:t>
      </w:r>
      <w:r w:rsidR="003E52B3">
        <w:t xml:space="preserve">NCA </w:t>
      </w:r>
      <w:r>
        <w:t xml:space="preserve">application </w:t>
      </w:r>
      <w:r w:rsidR="003E52B3">
        <w:t>will comput</w:t>
      </w:r>
      <w:r w:rsidR="00675386">
        <w:t xml:space="preserve">e following </w:t>
      </w:r>
      <w:r>
        <w:t xml:space="preserve">primary and derived </w:t>
      </w:r>
      <w:r w:rsidR="00675386">
        <w:t xml:space="preserve">parameters </w:t>
      </w:r>
      <w:r w:rsidR="00675386" w:rsidRPr="00812B2A">
        <w:rPr>
          <w:i/>
        </w:rPr>
        <w:t>on-the-</w:t>
      </w:r>
      <w:r w:rsidR="003E52B3" w:rsidRPr="00812B2A">
        <w:rPr>
          <w:i/>
        </w:rPr>
        <w:t>fly</w:t>
      </w:r>
      <w:r>
        <w:t xml:space="preserve">. Which parameters are displayed in the user interface will be controlled by a configuration template that the user can update and save as a configuration or preference item. The dynamically generated parameters are presented </w:t>
      </w:r>
      <w:r w:rsidR="00675386">
        <w:t>within the UI</w:t>
      </w:r>
      <w:r w:rsidR="003E52B3">
        <w:t xml:space="preserve"> </w:t>
      </w:r>
      <w:r>
        <w:t xml:space="preserve">element/control displaying individual profiles of data </w:t>
      </w:r>
      <w:r w:rsidR="00675386">
        <w:t xml:space="preserve">during </w:t>
      </w:r>
      <w:r>
        <w:t xml:space="preserve">selection of data points for estimating the terminal elimination phase or setting other flags for control of which data points are used during terminal elimination phase estimation, summary data presentations, etc. See Section </w:t>
      </w:r>
    </w:p>
    <w:p w:rsidR="001E600B" w:rsidRDefault="001E600B"/>
    <w:p w:rsidR="003E52B3" w:rsidRDefault="006636DD">
      <w:r>
        <w:t xml:space="preserve">Refer to the Appendix Section </w:t>
      </w:r>
      <w:r>
        <w:fldChar w:fldCharType="begin"/>
      </w:r>
      <w:r>
        <w:instrText xml:space="preserve"> REF _Ref507945116 \h </w:instrText>
      </w:r>
      <w:r>
        <w:fldChar w:fldCharType="separate"/>
      </w:r>
      <w:r w:rsidRPr="005A7C0D">
        <w:t xml:space="preserve">Parameter </w:t>
      </w:r>
      <w:r>
        <w:t xml:space="preserve">Model Mapping </w:t>
      </w:r>
      <w:r w:rsidRPr="005A7C0D">
        <w:t xml:space="preserve">List - </w:t>
      </w:r>
      <w:r w:rsidRPr="00C85D5B">
        <w:t xml:space="preserve">Primary </w:t>
      </w:r>
      <w:r>
        <w:t>and Derived</w:t>
      </w:r>
      <w:r>
        <w:fldChar w:fldCharType="end"/>
      </w:r>
      <w:r>
        <w:t xml:space="preserve"> for the </w:t>
      </w:r>
      <w:r w:rsidR="00812B2A">
        <w:t xml:space="preserve">specification of </w:t>
      </w:r>
      <w:r>
        <w:t>d</w:t>
      </w:r>
      <w:r w:rsidR="001E600B">
        <w:t xml:space="preserve">efault </w:t>
      </w:r>
      <w:r w:rsidR="00812B2A">
        <w:t xml:space="preserve">parameters to be displayed during terminal elimination phase profile definition and estimation. </w:t>
      </w:r>
    </w:p>
    <w:p w:rsidR="00675386" w:rsidRDefault="00675386"/>
    <w:p w:rsidR="001A47D3" w:rsidRDefault="001A47D3"/>
    <w:p w:rsidR="00675386" w:rsidRDefault="00675386">
      <w:pPr>
        <w:rPr>
          <w:i/>
        </w:rPr>
      </w:pPr>
      <w:r w:rsidRPr="00675386">
        <w:rPr>
          <w:i/>
        </w:rPr>
        <w:t xml:space="preserve">Refer to </w:t>
      </w:r>
      <w:r w:rsidR="00812B2A">
        <w:rPr>
          <w:i/>
        </w:rPr>
        <w:fldChar w:fldCharType="begin"/>
      </w:r>
      <w:r w:rsidR="00812B2A">
        <w:rPr>
          <w:i/>
        </w:rPr>
        <w:instrText xml:space="preserve"> REF _Ref508002131 \h </w:instrText>
      </w:r>
      <w:r w:rsidR="00812B2A">
        <w:rPr>
          <w:i/>
        </w:rPr>
      </w:r>
      <w:r w:rsidR="00812B2A">
        <w:rPr>
          <w:i/>
        </w:rPr>
        <w:fldChar w:fldCharType="separate"/>
      </w:r>
      <w:r w:rsidR="00812B2A" w:rsidRPr="00055C1F">
        <w:t>Primary Parameter Calculations</w:t>
      </w:r>
      <w:r w:rsidR="00812B2A">
        <w:rPr>
          <w:i/>
        </w:rPr>
        <w:fldChar w:fldCharType="end"/>
      </w:r>
      <w:r w:rsidRPr="00675386">
        <w:rPr>
          <w:i/>
        </w:rPr>
        <w:t>sections above for individual parameter calculations</w:t>
      </w:r>
    </w:p>
    <w:p w:rsidR="00DB3107" w:rsidRDefault="00DB3107">
      <w:pPr>
        <w:rPr>
          <w:i/>
        </w:rPr>
      </w:pPr>
    </w:p>
    <w:p w:rsidR="00DB3107" w:rsidRPr="00675386" w:rsidRDefault="00DB3107">
      <w:pPr>
        <w:rPr>
          <w:i/>
        </w:rPr>
      </w:pPr>
    </w:p>
    <w:p w:rsidR="00150E35" w:rsidRDefault="00150E35">
      <w:pPr>
        <w:pStyle w:val="Heading1"/>
      </w:pPr>
      <w:bookmarkStart w:id="253" w:name="_Ref510453990"/>
      <w:bookmarkStart w:id="254" w:name="_Toc5186429"/>
      <w:r>
        <w:t>References</w:t>
      </w:r>
      <w:bookmarkEnd w:id="253"/>
      <w:bookmarkEnd w:id="254"/>
    </w:p>
    <w:p w:rsidR="003E52B3" w:rsidRDefault="003E52B3" w:rsidP="00150E35">
      <w:pPr>
        <w:pStyle w:val="Heading2"/>
      </w:pPr>
      <w:bookmarkStart w:id="255" w:name="_Toc5186430"/>
      <w:r>
        <w:t>Project References</w:t>
      </w:r>
      <w:bookmarkEnd w:id="255"/>
    </w:p>
    <w:p w:rsidR="003E52B3" w:rsidRDefault="003E52B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00"/>
        <w:gridCol w:w="2340"/>
        <w:gridCol w:w="1260"/>
        <w:gridCol w:w="4248"/>
      </w:tblGrid>
      <w:tr w:rsidR="003E52B3">
        <w:trPr>
          <w:tblHeader/>
        </w:trPr>
        <w:tc>
          <w:tcPr>
            <w:tcW w:w="900" w:type="dxa"/>
            <w:shd w:val="clear" w:color="auto" w:fill="E6E6E6"/>
          </w:tcPr>
          <w:p w:rsidR="003E52B3" w:rsidRDefault="003E52B3">
            <w:pPr>
              <w:pStyle w:val="TableHeader"/>
            </w:pPr>
            <w:r>
              <w:t>Ref #</w:t>
            </w:r>
          </w:p>
        </w:tc>
        <w:tc>
          <w:tcPr>
            <w:tcW w:w="2340" w:type="dxa"/>
            <w:shd w:val="clear" w:color="auto" w:fill="E6E6E6"/>
          </w:tcPr>
          <w:p w:rsidR="003E52B3" w:rsidRDefault="003E52B3">
            <w:pPr>
              <w:pStyle w:val="TableHeader"/>
            </w:pPr>
            <w:r>
              <w:t>Reference</w:t>
            </w:r>
          </w:p>
        </w:tc>
        <w:tc>
          <w:tcPr>
            <w:tcW w:w="1260" w:type="dxa"/>
            <w:shd w:val="clear" w:color="auto" w:fill="E6E6E6"/>
          </w:tcPr>
          <w:p w:rsidR="003E52B3" w:rsidRDefault="003E52B3">
            <w:pPr>
              <w:pStyle w:val="TableHeader"/>
            </w:pPr>
            <w:r>
              <w:t>Revision</w:t>
            </w:r>
          </w:p>
        </w:tc>
        <w:tc>
          <w:tcPr>
            <w:tcW w:w="4248" w:type="dxa"/>
            <w:shd w:val="clear" w:color="auto" w:fill="E6E6E6"/>
          </w:tcPr>
          <w:p w:rsidR="003E52B3" w:rsidRDefault="003E52B3">
            <w:pPr>
              <w:pStyle w:val="TableHeader"/>
            </w:pPr>
            <w:r>
              <w:t>Document/File Location</w:t>
            </w:r>
          </w:p>
        </w:tc>
      </w:tr>
      <w:tr w:rsidR="003E52B3">
        <w:tc>
          <w:tcPr>
            <w:tcW w:w="900" w:type="dxa"/>
          </w:tcPr>
          <w:p w:rsidR="003E52B3" w:rsidRDefault="009C0D27">
            <w:pPr>
              <w:pStyle w:val="TableContent"/>
            </w:pPr>
            <w:r>
              <w:t>1</w:t>
            </w:r>
          </w:p>
        </w:tc>
        <w:tc>
          <w:tcPr>
            <w:tcW w:w="2340" w:type="dxa"/>
          </w:tcPr>
          <w:p w:rsidR="003E52B3" w:rsidRDefault="003E52B3">
            <w:pPr>
              <w:pStyle w:val="TableContent"/>
            </w:pPr>
            <w:r>
              <w:t>Clinical Pharmacology Guidance</w:t>
            </w:r>
          </w:p>
        </w:tc>
        <w:tc>
          <w:tcPr>
            <w:tcW w:w="1260" w:type="dxa"/>
          </w:tcPr>
          <w:p w:rsidR="003E52B3" w:rsidRDefault="003E52B3">
            <w:pPr>
              <w:pStyle w:val="TableContent"/>
            </w:pPr>
          </w:p>
        </w:tc>
        <w:tc>
          <w:tcPr>
            <w:tcW w:w="4248" w:type="dxa"/>
          </w:tcPr>
          <w:p w:rsidR="009A42A9" w:rsidRDefault="009A42A9">
            <w:pPr>
              <w:pStyle w:val="TableContent"/>
              <w:rPr>
                <w:rStyle w:val="Hyperlink"/>
                <w:szCs w:val="18"/>
              </w:rPr>
            </w:pPr>
          </w:p>
          <w:p w:rsidR="009A42A9" w:rsidRDefault="009A42A9">
            <w:pPr>
              <w:pStyle w:val="TableContent"/>
            </w:pPr>
            <w:r w:rsidRPr="009A42A9">
              <w:t>http://sharepoint.pfizer.com/sites/CPAccelerator/SitePages/Guidance%20Documents.aspx</w:t>
            </w:r>
          </w:p>
        </w:tc>
      </w:tr>
      <w:tr w:rsidR="003E52B3">
        <w:tc>
          <w:tcPr>
            <w:tcW w:w="900" w:type="dxa"/>
          </w:tcPr>
          <w:p w:rsidR="003E52B3" w:rsidRDefault="009C0D27">
            <w:pPr>
              <w:pStyle w:val="TableContent"/>
            </w:pPr>
            <w:r>
              <w:t>2</w:t>
            </w:r>
          </w:p>
        </w:tc>
        <w:tc>
          <w:tcPr>
            <w:tcW w:w="2340" w:type="dxa"/>
          </w:tcPr>
          <w:p w:rsidR="003E52B3" w:rsidRDefault="003E52B3">
            <w:pPr>
              <w:pStyle w:val="TableContent"/>
            </w:pPr>
            <w:r>
              <w:t>Ch 23 PK data &amp; NCA Conventions of Clinical Pharmacology Guidance</w:t>
            </w:r>
          </w:p>
        </w:tc>
        <w:tc>
          <w:tcPr>
            <w:tcW w:w="1260" w:type="dxa"/>
          </w:tcPr>
          <w:p w:rsidR="003E52B3" w:rsidRDefault="003E52B3">
            <w:pPr>
              <w:pStyle w:val="TableContent"/>
            </w:pPr>
            <w:r>
              <w:t>Dated:</w:t>
            </w:r>
            <w:r>
              <w:br/>
            </w:r>
            <w:r w:rsidR="009A42A9">
              <w:t>17April2012</w:t>
            </w:r>
          </w:p>
        </w:tc>
        <w:tc>
          <w:tcPr>
            <w:tcW w:w="4248" w:type="dxa"/>
          </w:tcPr>
          <w:p w:rsidR="009A42A9" w:rsidRDefault="009A42A9">
            <w:pPr>
              <w:pStyle w:val="TableContent"/>
            </w:pPr>
          </w:p>
          <w:p w:rsidR="009A42A9" w:rsidRPr="00D47163" w:rsidRDefault="006D0FA9">
            <w:pPr>
              <w:pStyle w:val="TableContent"/>
            </w:pPr>
            <w:hyperlink r:id="rId217" w:history="1">
              <w:r w:rsidR="009A42A9" w:rsidRPr="009A42A9">
                <w:rPr>
                  <w:rStyle w:val="Hyperlink"/>
                  <w:sz w:val="20"/>
                </w:rPr>
                <w:t>http://sharepoint.pfizer.com/sites/CPAccelerator/Clin%20Pharm%20Guidance%20Documents/Ch_23_PK%20Data%20and%20NCA%20Conventions_Final_17April2012.pdf?Web=1http://insight.pfizer.com/llfetch/livelink.exe?func=pfpublic.fetch&amp;nodeid=24769075</w:t>
              </w:r>
            </w:hyperlink>
          </w:p>
        </w:tc>
      </w:tr>
      <w:tr w:rsidR="009C0D27">
        <w:tc>
          <w:tcPr>
            <w:tcW w:w="900" w:type="dxa"/>
          </w:tcPr>
          <w:p w:rsidR="009C0D27" w:rsidRDefault="009C0D27">
            <w:pPr>
              <w:pStyle w:val="TableContent"/>
            </w:pPr>
            <w:r>
              <w:t>3</w:t>
            </w:r>
          </w:p>
        </w:tc>
        <w:tc>
          <w:tcPr>
            <w:tcW w:w="2340" w:type="dxa"/>
          </w:tcPr>
          <w:p w:rsidR="009C0D27" w:rsidRDefault="009C0D27">
            <w:pPr>
              <w:pStyle w:val="TableContent"/>
            </w:pPr>
            <w:r>
              <w:t>NCA Data File Specifications</w:t>
            </w:r>
          </w:p>
        </w:tc>
        <w:tc>
          <w:tcPr>
            <w:tcW w:w="1260" w:type="dxa"/>
          </w:tcPr>
          <w:p w:rsidR="009C0D27" w:rsidRDefault="009C0D27">
            <w:pPr>
              <w:pStyle w:val="TableContent"/>
            </w:pPr>
            <w:r>
              <w:t>Dated:</w:t>
            </w:r>
          </w:p>
          <w:p w:rsidR="009C0D27" w:rsidRDefault="009C0D27">
            <w:pPr>
              <w:pStyle w:val="TableContent"/>
            </w:pPr>
            <w:r>
              <w:t>02Apr2018</w:t>
            </w:r>
          </w:p>
        </w:tc>
        <w:tc>
          <w:tcPr>
            <w:tcW w:w="4248" w:type="dxa"/>
          </w:tcPr>
          <w:p w:rsidR="009C0D27" w:rsidRDefault="009C0D27">
            <w:pPr>
              <w:pStyle w:val="TableContent"/>
            </w:pPr>
            <w:r w:rsidRPr="009C0D27">
              <w:t>http://sharepoint.pfizer.com/sites/EQuIPsite/EQuIPDocument/Workstreams/03.%20NCA/Data%20Standards/2018-04-02%20NCA%20Data%20File%20Specifications.xlsx?Web=1</w:t>
            </w:r>
          </w:p>
        </w:tc>
      </w:tr>
    </w:tbl>
    <w:p w:rsidR="003E52B3" w:rsidRDefault="003E52B3"/>
    <w:p w:rsidR="003E52B3" w:rsidRDefault="00A201C4" w:rsidP="00150E35">
      <w:pPr>
        <w:pStyle w:val="Heading2"/>
      </w:pPr>
      <w:bookmarkStart w:id="256" w:name="_Toc5186431"/>
      <w:r>
        <w:t xml:space="preserve">Technical </w:t>
      </w:r>
      <w:r w:rsidR="003E52B3">
        <w:t>References</w:t>
      </w:r>
      <w:bookmarkEnd w:id="256"/>
    </w:p>
    <w:tbl>
      <w:tblPr>
        <w:tblW w:w="810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40"/>
        <w:gridCol w:w="7260"/>
      </w:tblGrid>
      <w:tr w:rsidR="001958AB" w:rsidTr="00EB144D">
        <w:trPr>
          <w:cantSplit/>
          <w:tblHeader/>
        </w:trPr>
        <w:tc>
          <w:tcPr>
            <w:tcW w:w="840" w:type="dxa"/>
            <w:shd w:val="clear" w:color="auto" w:fill="E6E6E6"/>
          </w:tcPr>
          <w:p w:rsidR="001958AB" w:rsidRDefault="001958AB">
            <w:pPr>
              <w:pStyle w:val="TableHeader"/>
            </w:pPr>
            <w:r>
              <w:t>Ref #</w:t>
            </w:r>
          </w:p>
        </w:tc>
        <w:tc>
          <w:tcPr>
            <w:tcW w:w="7260" w:type="dxa"/>
            <w:shd w:val="clear" w:color="auto" w:fill="E6E6E6"/>
          </w:tcPr>
          <w:p w:rsidR="001958AB" w:rsidRDefault="001958AB">
            <w:pPr>
              <w:pStyle w:val="TableHeader"/>
            </w:pPr>
            <w:r>
              <w:t>Title</w:t>
            </w:r>
          </w:p>
        </w:tc>
      </w:tr>
      <w:tr w:rsidR="001958AB" w:rsidTr="00EB144D">
        <w:tc>
          <w:tcPr>
            <w:tcW w:w="840" w:type="dxa"/>
          </w:tcPr>
          <w:p w:rsidR="001958AB" w:rsidRDefault="001958AB" w:rsidP="00EB144D">
            <w:pPr>
              <w:pStyle w:val="TableText"/>
              <w:jc w:val="center"/>
            </w:pPr>
            <w:r>
              <w:t>1</w:t>
            </w:r>
          </w:p>
        </w:tc>
        <w:tc>
          <w:tcPr>
            <w:tcW w:w="7260" w:type="dxa"/>
          </w:tcPr>
          <w:p w:rsidR="001958AB" w:rsidRPr="00EB144D" w:rsidRDefault="001958AB" w:rsidP="00EB144D">
            <w:pPr>
              <w:autoSpaceDE w:val="0"/>
              <w:autoSpaceDN w:val="0"/>
              <w:adjustRightInd w:val="0"/>
              <w:rPr>
                <w:rFonts w:cs="Arial"/>
                <w:szCs w:val="20"/>
                <w:lang w:eastAsia="en-US"/>
              </w:rPr>
            </w:pPr>
            <w:r w:rsidRPr="00EB144D">
              <w:rPr>
                <w:rFonts w:cs="Arial"/>
                <w:szCs w:val="20"/>
                <w:lang w:eastAsia="en-US"/>
              </w:rPr>
              <w:t xml:space="preserve">R Core Team. </w:t>
            </w:r>
            <w:bookmarkStart w:id="257" w:name="R"/>
            <w:r w:rsidRPr="00EB144D">
              <w:rPr>
                <w:rFonts w:cs="Arial"/>
                <w:szCs w:val="20"/>
                <w:lang w:eastAsia="en-US"/>
              </w:rPr>
              <w:t>R</w:t>
            </w:r>
            <w:bookmarkEnd w:id="257"/>
            <w:r w:rsidRPr="00EB144D">
              <w:rPr>
                <w:rFonts w:cs="Arial"/>
                <w:szCs w:val="20"/>
                <w:lang w:eastAsia="en-US"/>
              </w:rPr>
              <w:t xml:space="preserve">: A language and environment for statistical computing. R Foundation for StatisticalComputing, Vienna, Austria. </w:t>
            </w:r>
            <w:hyperlink r:id="rId218" w:history="1">
              <w:r w:rsidRPr="00EB144D">
                <w:rPr>
                  <w:rStyle w:val="Hyperlink"/>
                  <w:rFonts w:cs="Arial"/>
                  <w:sz w:val="20"/>
                  <w:szCs w:val="20"/>
                  <w:lang w:eastAsia="en-US"/>
                </w:rPr>
                <w:t>https://www.R-project.org/</w:t>
              </w:r>
            </w:hyperlink>
          </w:p>
        </w:tc>
      </w:tr>
      <w:tr w:rsidR="001958AB" w:rsidTr="00EB144D">
        <w:tc>
          <w:tcPr>
            <w:tcW w:w="840" w:type="dxa"/>
          </w:tcPr>
          <w:p w:rsidR="001958AB" w:rsidRDefault="001958AB" w:rsidP="00EB144D">
            <w:pPr>
              <w:pStyle w:val="TableText"/>
              <w:jc w:val="center"/>
            </w:pPr>
            <w:r>
              <w:t>2</w:t>
            </w:r>
          </w:p>
        </w:tc>
        <w:tc>
          <w:tcPr>
            <w:tcW w:w="7260" w:type="dxa"/>
          </w:tcPr>
          <w:p w:rsidR="001958AB" w:rsidRDefault="001958AB">
            <w:pPr>
              <w:pStyle w:val="TableText"/>
            </w:pPr>
            <w:r>
              <w:t xml:space="preserve">Leon Shargei, Andrew B.C. </w:t>
            </w:r>
            <w:proofErr w:type="gramStart"/>
            <w:r>
              <w:t>Yu ,</w:t>
            </w:r>
            <w:proofErr w:type="gramEnd"/>
            <w:r>
              <w:t xml:space="preserve"> (1993). Applied Pharmaceutics and Pharmacokinetics. Third Edition</w:t>
            </w:r>
          </w:p>
        </w:tc>
      </w:tr>
      <w:tr w:rsidR="001958AB" w:rsidTr="00EB144D">
        <w:tc>
          <w:tcPr>
            <w:tcW w:w="840" w:type="dxa"/>
          </w:tcPr>
          <w:p w:rsidR="001958AB" w:rsidRDefault="001958AB" w:rsidP="00EB144D">
            <w:pPr>
              <w:pStyle w:val="TableText"/>
              <w:jc w:val="center"/>
            </w:pPr>
            <w:r>
              <w:t>3</w:t>
            </w:r>
          </w:p>
        </w:tc>
        <w:tc>
          <w:tcPr>
            <w:tcW w:w="7260" w:type="dxa"/>
          </w:tcPr>
          <w:p w:rsidR="001958AB" w:rsidRDefault="001958AB">
            <w:pPr>
              <w:pStyle w:val="TableText"/>
              <w:rPr>
                <w:highlight w:val="yellow"/>
              </w:rPr>
            </w:pPr>
            <w:r>
              <w:t xml:space="preserve">J. Gabrielsson and D. </w:t>
            </w:r>
            <w:proofErr w:type="gramStart"/>
            <w:r>
              <w:t>Weiner ,</w:t>
            </w:r>
            <w:proofErr w:type="gramEnd"/>
            <w:r>
              <w:t xml:space="preserve"> (1998). Pharmacokinetic and Pharmacodynamic Data Analysis. Second Edition</w:t>
            </w:r>
          </w:p>
        </w:tc>
      </w:tr>
      <w:tr w:rsidR="001958AB" w:rsidTr="00EB144D">
        <w:tc>
          <w:tcPr>
            <w:tcW w:w="840" w:type="dxa"/>
          </w:tcPr>
          <w:p w:rsidR="001958AB" w:rsidRDefault="001958AB" w:rsidP="00EB144D">
            <w:pPr>
              <w:pStyle w:val="TableText"/>
              <w:jc w:val="center"/>
            </w:pPr>
            <w:r>
              <w:t>4</w:t>
            </w:r>
          </w:p>
        </w:tc>
        <w:tc>
          <w:tcPr>
            <w:tcW w:w="7260" w:type="dxa"/>
          </w:tcPr>
          <w:p w:rsidR="001958AB" w:rsidRPr="00EB144D" w:rsidRDefault="001958AB" w:rsidP="00EB144D">
            <w:pPr>
              <w:autoSpaceDE w:val="0"/>
              <w:autoSpaceDN w:val="0"/>
              <w:adjustRightInd w:val="0"/>
              <w:rPr>
                <w:rFonts w:cs="Arial"/>
                <w:szCs w:val="20"/>
                <w:lang w:eastAsia="en-US"/>
              </w:rPr>
            </w:pPr>
            <w:r w:rsidRPr="00EB144D">
              <w:rPr>
                <w:rFonts w:cs="Arial"/>
                <w:szCs w:val="20"/>
                <w:lang w:eastAsia="en-US"/>
              </w:rPr>
              <w:t>Rowland and Tozer 3rd Edition, (1995). Clinical Pharmacokinetics</w:t>
            </w:r>
            <w:proofErr w:type="gramStart"/>
            <w:r w:rsidRPr="00EB144D">
              <w:rPr>
                <w:rFonts w:cs="Arial"/>
                <w:szCs w:val="20"/>
                <w:lang w:eastAsia="en-US"/>
              </w:rPr>
              <w:t>:Concepts</w:t>
            </w:r>
            <w:proofErr w:type="gramEnd"/>
            <w:r w:rsidRPr="00EB144D">
              <w:rPr>
                <w:rFonts w:cs="Arial"/>
                <w:szCs w:val="20"/>
                <w:lang w:eastAsia="en-US"/>
              </w:rPr>
              <w:t xml:space="preserve"> and Applications. Philadelphia, Pennsylvannia.</w:t>
            </w:r>
          </w:p>
        </w:tc>
      </w:tr>
      <w:tr w:rsidR="001958AB" w:rsidTr="00EB144D">
        <w:tc>
          <w:tcPr>
            <w:tcW w:w="840" w:type="dxa"/>
          </w:tcPr>
          <w:p w:rsidR="001958AB" w:rsidRDefault="001958AB" w:rsidP="00EB144D">
            <w:pPr>
              <w:pStyle w:val="TableText"/>
              <w:jc w:val="center"/>
            </w:pPr>
            <w:r>
              <w:t>5</w:t>
            </w:r>
          </w:p>
        </w:tc>
        <w:tc>
          <w:tcPr>
            <w:tcW w:w="7260" w:type="dxa"/>
          </w:tcPr>
          <w:p w:rsidR="001958AB" w:rsidRPr="001958AB" w:rsidRDefault="001958AB" w:rsidP="00EB144D">
            <w:pPr>
              <w:rPr>
                <w:rFonts w:cs="Arial"/>
                <w:szCs w:val="20"/>
              </w:rPr>
            </w:pPr>
            <w:r w:rsidRPr="00EB144D">
              <w:rPr>
                <w:rFonts w:cs="Arial"/>
                <w:szCs w:val="20"/>
                <w:lang w:eastAsia="en-US"/>
              </w:rPr>
              <w:t>Gibaldi and Perrier 2nd Edition, (1982) Pharmacokinetics. New York, NY.</w:t>
            </w:r>
          </w:p>
        </w:tc>
      </w:tr>
    </w:tbl>
    <w:p w:rsidR="003E52B3" w:rsidRDefault="00DC244C">
      <w:pPr>
        <w:pStyle w:val="NormalWeb"/>
        <w:spacing w:before="0" w:beforeAutospacing="0" w:after="0" w:afterAutospacing="0"/>
      </w:pPr>
      <w:r>
        <w:br w:type="page"/>
      </w:r>
    </w:p>
    <w:p w:rsidR="00077D4F" w:rsidRDefault="00CC4A0E" w:rsidP="00A943AD">
      <w:pPr>
        <w:pStyle w:val="Heading1"/>
      </w:pPr>
      <w:bookmarkStart w:id="258" w:name="_Toc5186432"/>
      <w:bookmarkStart w:id="259" w:name="_Ref126398678"/>
      <w:r>
        <w:lastRenderedPageBreak/>
        <w:t>Appendices</w:t>
      </w:r>
      <w:bookmarkEnd w:id="258"/>
    </w:p>
    <w:p w:rsidR="00D7547A" w:rsidRDefault="00D7547A" w:rsidP="00D7547A">
      <w:pPr>
        <w:pStyle w:val="Heading2"/>
      </w:pPr>
      <w:bookmarkStart w:id="260" w:name="_Ref125781280"/>
      <w:bookmarkStart w:id="261" w:name="_Ref125781338"/>
      <w:bookmarkStart w:id="262" w:name="_Ref506784987"/>
      <w:bookmarkStart w:id="263" w:name="_Toc5186433"/>
      <w:r>
        <w:t>Calculating AUC, AUMC</w:t>
      </w:r>
      <w:bookmarkEnd w:id="260"/>
      <w:bookmarkEnd w:id="261"/>
      <w:r>
        <w:t>, and AURC</w:t>
      </w:r>
      <w:bookmarkEnd w:id="262"/>
      <w:bookmarkEnd w:id="263"/>
    </w:p>
    <w:p w:rsidR="00267FDF" w:rsidRPr="00267FDF" w:rsidRDefault="00267FDF" w:rsidP="00267FDF">
      <w:r w:rsidRPr="00267FDF">
        <w:rPr>
          <w:b/>
        </w:rPr>
        <w:t>Note:</w:t>
      </w:r>
      <w:r>
        <w:t xml:space="preserve"> For AURC, system will use the rules specified below for AUC calculations.</w:t>
      </w:r>
    </w:p>
    <w:p w:rsidR="00D7547A" w:rsidRPr="0014390B" w:rsidRDefault="00D7547A" w:rsidP="00707156">
      <w:pPr>
        <w:pStyle w:val="Heading3"/>
      </w:pPr>
      <w:r w:rsidRPr="0014390B">
        <w:t xml:space="preserve"> </w:t>
      </w:r>
      <w:bookmarkStart w:id="264" w:name="_Toc5186434"/>
      <w:r w:rsidRPr="0014390B">
        <w:t>Background</w:t>
      </w:r>
      <w:bookmarkEnd w:id="264"/>
    </w:p>
    <w:p w:rsidR="00D7547A" w:rsidRDefault="00D7547A" w:rsidP="00D7547A">
      <w:r>
        <w:t xml:space="preserve">Area under the curve (AUC) is calculated from observed concentration-time data as the sum of trapezoidal area for each part of the profile, as illustrated in </w:t>
      </w:r>
      <w:r w:rsidR="00C91583">
        <w:t>f</w:t>
      </w:r>
      <w:r>
        <w:t xml:space="preserve">igure </w:t>
      </w:r>
      <w:r w:rsidR="00C91583">
        <w:t>below.</w:t>
      </w:r>
    </w:p>
    <w:p w:rsidR="00D7547A" w:rsidRDefault="006F214C" w:rsidP="00C91583">
      <w:pPr>
        <w:jc w:val="center"/>
      </w:pPr>
      <w:r>
        <w:rPr>
          <w:noProof/>
          <w:lang w:eastAsia="en-US"/>
        </w:rPr>
        <w:drawing>
          <wp:inline distT="0" distB="0" distL="0" distR="0" wp14:anchorId="24FEF5E0" wp14:editId="642B59EE">
            <wp:extent cx="3122930" cy="2579370"/>
            <wp:effectExtent l="0" t="0" r="127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19">
                      <a:extLst>
                        <a:ext uri="{28A0092B-C50C-407E-A947-70E740481C1C}">
                          <a14:useLocalDpi xmlns:a14="http://schemas.microsoft.com/office/drawing/2010/main" val="0"/>
                        </a:ext>
                      </a:extLst>
                    </a:blip>
                    <a:srcRect l="2707" t="-7228"/>
                    <a:stretch>
                      <a:fillRect/>
                    </a:stretch>
                  </pic:blipFill>
                  <pic:spPr bwMode="auto">
                    <a:xfrm>
                      <a:off x="0" y="0"/>
                      <a:ext cx="3122930" cy="2579370"/>
                    </a:xfrm>
                    <a:prstGeom prst="rect">
                      <a:avLst/>
                    </a:prstGeom>
                    <a:noFill/>
                    <a:ln>
                      <a:noFill/>
                    </a:ln>
                  </pic:spPr>
                </pic:pic>
              </a:graphicData>
            </a:graphic>
          </wp:inline>
        </w:drawing>
      </w:r>
      <w:r>
        <w:rPr>
          <w:noProof/>
          <w:lang w:eastAsia="en-US"/>
        </w:rPr>
        <w:drawing>
          <wp:inline distT="0" distB="0" distL="0" distR="0" wp14:anchorId="6E25EB35" wp14:editId="3FBD31BC">
            <wp:extent cx="2773680" cy="2505710"/>
            <wp:effectExtent l="0" t="0" r="762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20">
                      <a:extLst>
                        <a:ext uri="{28A0092B-C50C-407E-A947-70E740481C1C}">
                          <a14:useLocalDpi xmlns:a14="http://schemas.microsoft.com/office/drawing/2010/main" val="0"/>
                        </a:ext>
                      </a:extLst>
                    </a:blip>
                    <a:srcRect l="-6799" r="3400" b="-3786"/>
                    <a:stretch>
                      <a:fillRect/>
                    </a:stretch>
                  </pic:blipFill>
                  <pic:spPr bwMode="auto">
                    <a:xfrm>
                      <a:off x="0" y="0"/>
                      <a:ext cx="2773680" cy="2505710"/>
                    </a:xfrm>
                    <a:prstGeom prst="rect">
                      <a:avLst/>
                    </a:prstGeom>
                    <a:noFill/>
                    <a:ln>
                      <a:noFill/>
                    </a:ln>
                  </pic:spPr>
                </pic:pic>
              </a:graphicData>
            </a:graphic>
          </wp:inline>
        </w:drawing>
      </w:r>
    </w:p>
    <w:p w:rsidR="00827A9E" w:rsidRDefault="00827A9E" w:rsidP="00C91583">
      <w:pPr>
        <w:jc w:val="center"/>
      </w:pPr>
    </w:p>
    <w:p w:rsidR="00E40754" w:rsidRDefault="00E40754" w:rsidP="00D7547A"/>
    <w:p w:rsidR="00E40754" w:rsidRDefault="00E40754" w:rsidP="00D7547A"/>
    <w:p w:rsidR="00D7547A" w:rsidRDefault="00C91583" w:rsidP="00E40754">
      <w:r>
        <w:t xml:space="preserve">Trapezoidal area for each part of a profile can be calculated using either linear or logarithmic methods using the equations in </w:t>
      </w:r>
      <w:r w:rsidR="00827A9E">
        <w:t>the table below.</w:t>
      </w:r>
    </w:p>
    <w:tbl>
      <w:tblPr>
        <w:tblpPr w:leftFromText="180" w:rightFromText="180" w:vertAnchor="text" w:horzAnchor="margin" w:tblpY="350"/>
        <w:tblW w:w="9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0"/>
        <w:gridCol w:w="2636"/>
        <w:gridCol w:w="5456"/>
      </w:tblGrid>
      <w:tr w:rsidR="00E40754" w:rsidRPr="00E40754" w:rsidTr="00EB144D">
        <w:trPr>
          <w:cantSplit/>
        </w:trPr>
        <w:tc>
          <w:tcPr>
            <w:tcW w:w="9342" w:type="dxa"/>
            <w:gridSpan w:val="3"/>
            <w:tcBorders>
              <w:top w:val="nil"/>
              <w:left w:val="nil"/>
              <w:bottom w:val="single" w:sz="4" w:space="0" w:color="auto"/>
              <w:right w:val="nil"/>
            </w:tcBorders>
            <w:shd w:val="clear" w:color="auto" w:fill="E6E6E6"/>
          </w:tcPr>
          <w:p w:rsidR="00E40754" w:rsidRPr="00E40754" w:rsidRDefault="00E40754" w:rsidP="00E40754">
            <w:pPr>
              <w:pStyle w:val="TableContent"/>
              <w:rPr>
                <w:b/>
                <w:bCs w:val="0"/>
                <w:sz w:val="18"/>
              </w:rPr>
            </w:pPr>
            <w:r w:rsidRPr="00E40754">
              <w:rPr>
                <w:b/>
                <w:bCs w:val="0"/>
                <w:sz w:val="18"/>
              </w:rPr>
              <w:t>Trapezoidal Area Calculations</w:t>
            </w:r>
          </w:p>
        </w:tc>
      </w:tr>
      <w:tr w:rsidR="00E40754" w:rsidRPr="00E40754" w:rsidTr="00EB144D">
        <w:tc>
          <w:tcPr>
            <w:tcW w:w="1250" w:type="dxa"/>
            <w:tcBorders>
              <w:top w:val="single" w:sz="4" w:space="0" w:color="auto"/>
            </w:tcBorders>
            <w:shd w:val="clear" w:color="auto" w:fill="E6E6E6"/>
          </w:tcPr>
          <w:p w:rsidR="00E40754" w:rsidRPr="00E40754" w:rsidRDefault="00E40754" w:rsidP="00E40754">
            <w:pPr>
              <w:pStyle w:val="TableContent"/>
              <w:rPr>
                <w:bCs w:val="0"/>
                <w:sz w:val="18"/>
              </w:rPr>
            </w:pPr>
          </w:p>
        </w:tc>
        <w:tc>
          <w:tcPr>
            <w:tcW w:w="2636" w:type="dxa"/>
            <w:tcBorders>
              <w:top w:val="single" w:sz="4" w:space="0" w:color="auto"/>
            </w:tcBorders>
            <w:shd w:val="clear" w:color="auto" w:fill="E6E6E6"/>
          </w:tcPr>
          <w:p w:rsidR="00E40754" w:rsidRPr="00E40754" w:rsidRDefault="00E40754" w:rsidP="00E40754">
            <w:pPr>
              <w:pStyle w:val="TableContent"/>
              <w:rPr>
                <w:bCs w:val="0"/>
                <w:sz w:val="18"/>
              </w:rPr>
            </w:pPr>
            <w:r w:rsidRPr="00E40754">
              <w:rPr>
                <w:bCs w:val="0"/>
                <w:sz w:val="18"/>
              </w:rPr>
              <w:t>AUC</w:t>
            </w:r>
          </w:p>
        </w:tc>
        <w:tc>
          <w:tcPr>
            <w:tcW w:w="5456" w:type="dxa"/>
            <w:tcBorders>
              <w:top w:val="single" w:sz="4" w:space="0" w:color="auto"/>
            </w:tcBorders>
            <w:shd w:val="clear" w:color="auto" w:fill="E6E6E6"/>
          </w:tcPr>
          <w:p w:rsidR="00E40754" w:rsidRPr="00E40754" w:rsidRDefault="00E40754" w:rsidP="00E40754">
            <w:pPr>
              <w:pStyle w:val="TableContent"/>
              <w:rPr>
                <w:bCs w:val="0"/>
                <w:sz w:val="18"/>
              </w:rPr>
            </w:pPr>
            <w:r w:rsidRPr="00E40754">
              <w:rPr>
                <w:bCs w:val="0"/>
                <w:sz w:val="18"/>
              </w:rPr>
              <w:t>AUMC</w:t>
            </w:r>
          </w:p>
        </w:tc>
      </w:tr>
      <w:tr w:rsidR="00E40754" w:rsidRPr="00E40754" w:rsidTr="00E40754">
        <w:tc>
          <w:tcPr>
            <w:tcW w:w="1250" w:type="dxa"/>
          </w:tcPr>
          <w:p w:rsidR="00E40754" w:rsidRPr="00E40754" w:rsidRDefault="00E40754" w:rsidP="00E40754">
            <w:pPr>
              <w:pStyle w:val="TableContent"/>
              <w:rPr>
                <w:bCs w:val="0"/>
                <w:sz w:val="18"/>
              </w:rPr>
            </w:pPr>
            <w:r w:rsidRPr="00E40754">
              <w:rPr>
                <w:bCs w:val="0"/>
                <w:sz w:val="18"/>
              </w:rPr>
              <w:lastRenderedPageBreak/>
              <w:t xml:space="preserve">Linear Method </w:t>
            </w:r>
          </w:p>
        </w:tc>
        <w:tc>
          <w:tcPr>
            <w:tcW w:w="2636" w:type="dxa"/>
          </w:tcPr>
          <w:p w:rsidR="00E40754" w:rsidRPr="00E40754" w:rsidRDefault="00E40754" w:rsidP="00E40754">
            <w:pPr>
              <w:pStyle w:val="TableContent"/>
              <w:rPr>
                <w:bCs w:val="0"/>
                <w:sz w:val="18"/>
              </w:rPr>
            </w:pPr>
            <w:r w:rsidRPr="00E40754">
              <w:rPr>
                <w:bCs w:val="0"/>
                <w:sz w:val="18"/>
              </w:rPr>
              <w:object w:dxaOrig="2420" w:dyaOrig="639">
                <v:shape id="_x0000_i1131" type="#_x0000_t75" style="width:120.55pt;height:31.4pt" o:ole="">
                  <v:imagedata r:id="rId221" o:title=""/>
                </v:shape>
                <o:OLEObject Type="Embed" ProgID="Equation.3" ShapeID="_x0000_i1131" DrawAspect="Content" ObjectID="_1640609760" r:id="rId222"/>
              </w:object>
            </w:r>
          </w:p>
        </w:tc>
        <w:tc>
          <w:tcPr>
            <w:tcW w:w="5456" w:type="dxa"/>
          </w:tcPr>
          <w:p w:rsidR="00E40754" w:rsidRPr="00E40754" w:rsidRDefault="00E40754" w:rsidP="00E40754">
            <w:pPr>
              <w:pStyle w:val="TableContent"/>
              <w:rPr>
                <w:bCs w:val="0"/>
                <w:sz w:val="18"/>
              </w:rPr>
            </w:pPr>
            <w:r w:rsidRPr="00E40754">
              <w:rPr>
                <w:bCs w:val="0"/>
                <w:sz w:val="18"/>
              </w:rPr>
              <w:object w:dxaOrig="3700" w:dyaOrig="620">
                <v:shape id="_x0000_i1132" type="#_x0000_t75" style="width:187.1pt;height:31.4pt" o:ole="">
                  <v:imagedata r:id="rId223" o:title=""/>
                </v:shape>
                <o:OLEObject Type="Embed" ProgID="Equation.3" ShapeID="_x0000_i1132" DrawAspect="Content" ObjectID="_1640609761" r:id="rId224"/>
              </w:object>
            </w:r>
          </w:p>
        </w:tc>
      </w:tr>
      <w:tr w:rsidR="00E40754" w:rsidRPr="00E40754" w:rsidTr="00E40754">
        <w:tc>
          <w:tcPr>
            <w:tcW w:w="1250" w:type="dxa"/>
            <w:tcBorders>
              <w:bottom w:val="single" w:sz="4" w:space="0" w:color="auto"/>
            </w:tcBorders>
          </w:tcPr>
          <w:p w:rsidR="00E40754" w:rsidRPr="00E40754" w:rsidRDefault="00E40754" w:rsidP="00E40754">
            <w:pPr>
              <w:pStyle w:val="TableContent"/>
              <w:rPr>
                <w:bCs w:val="0"/>
                <w:sz w:val="18"/>
              </w:rPr>
            </w:pPr>
            <w:r w:rsidRPr="00E40754">
              <w:rPr>
                <w:bCs w:val="0"/>
                <w:sz w:val="18"/>
              </w:rPr>
              <w:t>Logarithmic Method</w:t>
            </w:r>
          </w:p>
          <w:p w:rsidR="00E40754" w:rsidRPr="00E40754" w:rsidRDefault="00E40754" w:rsidP="00E40754">
            <w:pPr>
              <w:pStyle w:val="TableContent"/>
              <w:rPr>
                <w:bCs w:val="0"/>
                <w:sz w:val="18"/>
              </w:rPr>
            </w:pPr>
          </w:p>
        </w:tc>
        <w:tc>
          <w:tcPr>
            <w:tcW w:w="2636" w:type="dxa"/>
            <w:tcBorders>
              <w:bottom w:val="single" w:sz="4" w:space="0" w:color="auto"/>
            </w:tcBorders>
          </w:tcPr>
          <w:p w:rsidR="00E40754" w:rsidRPr="00E40754" w:rsidRDefault="00E40754" w:rsidP="00E40754">
            <w:pPr>
              <w:pStyle w:val="TableContent"/>
              <w:rPr>
                <w:bCs w:val="0"/>
                <w:sz w:val="18"/>
              </w:rPr>
            </w:pPr>
            <w:r w:rsidRPr="00E40754">
              <w:rPr>
                <w:bCs w:val="0"/>
                <w:sz w:val="18"/>
              </w:rPr>
              <w:object w:dxaOrig="2420" w:dyaOrig="1080">
                <v:shape id="_x0000_i1133" type="#_x0000_t75" style="width:120.55pt;height:53.15pt" o:ole="">
                  <v:imagedata r:id="rId225" o:title=""/>
                </v:shape>
                <o:OLEObject Type="Embed" ProgID="Equation.3" ShapeID="_x0000_i1133" DrawAspect="Content" ObjectID="_1640609762" r:id="rId226"/>
              </w:object>
            </w:r>
          </w:p>
        </w:tc>
        <w:tc>
          <w:tcPr>
            <w:tcW w:w="5456" w:type="dxa"/>
            <w:tcBorders>
              <w:bottom w:val="single" w:sz="4" w:space="0" w:color="auto"/>
            </w:tcBorders>
          </w:tcPr>
          <w:p w:rsidR="00E40754" w:rsidRPr="00E40754" w:rsidRDefault="00E40754" w:rsidP="00E40754">
            <w:pPr>
              <w:pStyle w:val="TableContent"/>
              <w:rPr>
                <w:bCs w:val="0"/>
                <w:sz w:val="18"/>
              </w:rPr>
            </w:pPr>
            <w:r w:rsidRPr="00E40754">
              <w:rPr>
                <w:bCs w:val="0"/>
                <w:sz w:val="18"/>
              </w:rPr>
              <w:object w:dxaOrig="5220" w:dyaOrig="1140">
                <v:shape id="_x0000_i1134" type="#_x0000_t75" style="width:261.65pt;height:58.6pt" o:ole="">
                  <v:imagedata r:id="rId227" o:title=""/>
                </v:shape>
                <o:OLEObject Type="Embed" ProgID="Equation.3" ShapeID="_x0000_i1134" DrawAspect="Content" ObjectID="_1640609763" r:id="rId228"/>
              </w:object>
            </w:r>
          </w:p>
        </w:tc>
      </w:tr>
      <w:tr w:rsidR="00E40754" w:rsidRPr="00E40754" w:rsidTr="00E40754">
        <w:trPr>
          <w:cantSplit/>
        </w:trPr>
        <w:tc>
          <w:tcPr>
            <w:tcW w:w="9342" w:type="dxa"/>
            <w:gridSpan w:val="3"/>
            <w:tcBorders>
              <w:top w:val="single" w:sz="4" w:space="0" w:color="auto"/>
              <w:left w:val="nil"/>
              <w:bottom w:val="nil"/>
              <w:right w:val="nil"/>
            </w:tcBorders>
          </w:tcPr>
          <w:p w:rsidR="00E40754" w:rsidRPr="00E40754" w:rsidRDefault="00E40754" w:rsidP="00E40754">
            <w:pPr>
              <w:pStyle w:val="TableContent"/>
              <w:rPr>
                <w:bCs w:val="0"/>
                <w:sz w:val="18"/>
              </w:rPr>
            </w:pPr>
            <w:r w:rsidRPr="00E40754">
              <w:rPr>
                <w:bCs w:val="0"/>
                <w:sz w:val="18"/>
              </w:rPr>
              <w:t>AUC = Area under the curve</w:t>
            </w:r>
          </w:p>
          <w:p w:rsidR="00E40754" w:rsidRPr="00E40754" w:rsidRDefault="00E40754" w:rsidP="00E40754">
            <w:pPr>
              <w:pStyle w:val="TableContent"/>
              <w:rPr>
                <w:bCs w:val="0"/>
                <w:sz w:val="18"/>
              </w:rPr>
            </w:pPr>
            <w:r w:rsidRPr="00E40754">
              <w:rPr>
                <w:bCs w:val="0"/>
                <w:sz w:val="18"/>
              </w:rPr>
              <w:t>AUMC = Area under the first moment curve</w:t>
            </w:r>
          </w:p>
          <w:p w:rsidR="00E40754" w:rsidRPr="00E40754" w:rsidRDefault="00E40754" w:rsidP="00E40754">
            <w:pPr>
              <w:pStyle w:val="TableContent"/>
              <w:rPr>
                <w:bCs w:val="0"/>
                <w:sz w:val="18"/>
              </w:rPr>
            </w:pPr>
            <w:r w:rsidRPr="00E40754">
              <w:rPr>
                <w:bCs w:val="0"/>
                <w:sz w:val="18"/>
              </w:rPr>
              <w:t>Ci = Concentration 1</w:t>
            </w:r>
          </w:p>
          <w:p w:rsidR="00E40754" w:rsidRPr="00E40754" w:rsidRDefault="00E40754" w:rsidP="00E40754">
            <w:pPr>
              <w:pStyle w:val="TableContent"/>
              <w:rPr>
                <w:bCs w:val="0"/>
                <w:sz w:val="18"/>
              </w:rPr>
            </w:pPr>
            <w:r w:rsidRPr="00E40754">
              <w:rPr>
                <w:bCs w:val="0"/>
                <w:sz w:val="18"/>
              </w:rPr>
              <w:t>Ci+1 = Concentration 2</w:t>
            </w:r>
          </w:p>
          <w:p w:rsidR="00E40754" w:rsidRPr="00E40754" w:rsidRDefault="00E40754" w:rsidP="00E40754">
            <w:pPr>
              <w:pStyle w:val="TableContent"/>
              <w:rPr>
                <w:bCs w:val="0"/>
                <w:sz w:val="18"/>
              </w:rPr>
            </w:pPr>
            <w:r w:rsidRPr="00E40754">
              <w:rPr>
                <w:bCs w:val="0"/>
                <w:sz w:val="18"/>
              </w:rPr>
              <w:t>ti = Time 1</w:t>
            </w:r>
          </w:p>
          <w:p w:rsidR="00E40754" w:rsidRPr="00E40754" w:rsidRDefault="00E40754" w:rsidP="00E40754">
            <w:pPr>
              <w:pStyle w:val="TableContent"/>
              <w:rPr>
                <w:bCs w:val="0"/>
                <w:sz w:val="18"/>
              </w:rPr>
            </w:pPr>
            <w:r w:rsidRPr="00E40754">
              <w:rPr>
                <w:bCs w:val="0"/>
                <w:sz w:val="18"/>
              </w:rPr>
              <w:t>ti+1 = Time 2</w:t>
            </w:r>
          </w:p>
          <w:p w:rsidR="00E40754" w:rsidRPr="00E40754" w:rsidRDefault="00E40754" w:rsidP="00E40754">
            <w:pPr>
              <w:pStyle w:val="TableContent"/>
              <w:rPr>
                <w:bCs w:val="0"/>
                <w:sz w:val="18"/>
              </w:rPr>
            </w:pPr>
            <w:r w:rsidRPr="00E40754">
              <w:rPr>
                <w:bCs w:val="0"/>
                <w:sz w:val="18"/>
              </w:rPr>
              <w:t>ln = Natural Logarithm</w:t>
            </w:r>
          </w:p>
        </w:tc>
      </w:tr>
    </w:tbl>
    <w:p w:rsidR="00E40754" w:rsidRDefault="00E40754" w:rsidP="00D7547A"/>
    <w:p w:rsidR="00E40754" w:rsidRDefault="00E40754" w:rsidP="00D7547A"/>
    <w:p w:rsidR="00E40754" w:rsidRDefault="00E40754" w:rsidP="00E40754">
      <w:pPr>
        <w:jc w:val="center"/>
      </w:pPr>
    </w:p>
    <w:p w:rsidR="00E40754" w:rsidRDefault="00E40754" w:rsidP="00E40754">
      <w:pPr>
        <w:jc w:val="center"/>
      </w:pPr>
    </w:p>
    <w:p w:rsidR="00D7547A" w:rsidRDefault="006F214C" w:rsidP="00E40754">
      <w:pPr>
        <w:jc w:val="center"/>
      </w:pPr>
      <w:r>
        <w:rPr>
          <w:noProof/>
          <w:lang w:eastAsia="en-US"/>
        </w:rPr>
        <w:drawing>
          <wp:inline distT="0" distB="0" distL="0" distR="0" wp14:anchorId="5829DF46" wp14:editId="5967626F">
            <wp:extent cx="4192270" cy="2225675"/>
            <wp:effectExtent l="0" t="0" r="0" b="31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4192270" cy="2225675"/>
                    </a:xfrm>
                    <a:prstGeom prst="rect">
                      <a:avLst/>
                    </a:prstGeom>
                    <a:noFill/>
                    <a:ln>
                      <a:noFill/>
                    </a:ln>
                  </pic:spPr>
                </pic:pic>
              </a:graphicData>
            </a:graphic>
          </wp:inline>
        </w:drawing>
      </w:r>
    </w:p>
    <w:p w:rsidR="00E40754" w:rsidRDefault="00E40754" w:rsidP="00E40754">
      <w:pPr>
        <w:jc w:val="center"/>
      </w:pPr>
      <w:r w:rsidRPr="00E40754">
        <w:rPr>
          <w:i/>
        </w:rPr>
        <w:t>Difference between Linear and Logarithmic Methods for Calculation of Trapezoidal Area</w:t>
      </w:r>
    </w:p>
    <w:p w:rsidR="00E40754" w:rsidRDefault="00E40754" w:rsidP="00E40754">
      <w:pPr>
        <w:jc w:val="center"/>
      </w:pPr>
    </w:p>
    <w:p w:rsidR="00E40754" w:rsidRPr="00E40754" w:rsidRDefault="00E40754" w:rsidP="00E40754">
      <w:pPr>
        <w:jc w:val="center"/>
      </w:pPr>
    </w:p>
    <w:p w:rsidR="00D7547A" w:rsidRDefault="00E02355" w:rsidP="0014390B">
      <w:pPr>
        <w:pStyle w:val="StyleHeading3Before1lineAfter1line6"/>
      </w:pPr>
      <w:bookmarkStart w:id="265" w:name="_Toc5186435"/>
      <w:r>
        <w:t>Options</w:t>
      </w:r>
      <w:bookmarkEnd w:id="265"/>
    </w:p>
    <w:p w:rsidR="00D7547A" w:rsidRDefault="00D7547A" w:rsidP="00D7547A">
      <w:r>
        <w:t xml:space="preserve">The following </w:t>
      </w:r>
      <w:r w:rsidR="00E02355">
        <w:t xml:space="preserve">AUC calculations </w:t>
      </w:r>
      <w:r>
        <w:t xml:space="preserve">options are available in </w:t>
      </w:r>
      <w:r w:rsidR="008500CC">
        <w:t>open</w:t>
      </w:r>
      <w:r>
        <w:t>NCA</w:t>
      </w:r>
    </w:p>
    <w:p w:rsidR="00E02355" w:rsidRDefault="00E02355" w:rsidP="00D754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8"/>
        <w:gridCol w:w="4910"/>
      </w:tblGrid>
      <w:tr w:rsidR="00E02355" w:rsidRPr="00846DB7" w:rsidTr="00846DB7">
        <w:tc>
          <w:tcPr>
            <w:tcW w:w="3478" w:type="dxa"/>
            <w:shd w:val="clear" w:color="auto" w:fill="E6E6E6"/>
          </w:tcPr>
          <w:p w:rsidR="00E02355" w:rsidRPr="00846DB7" w:rsidRDefault="00E02355" w:rsidP="00846DB7">
            <w:pPr>
              <w:pStyle w:val="TableContent"/>
              <w:jc w:val="center"/>
              <w:rPr>
                <w:b/>
                <w:bCs w:val="0"/>
                <w:sz w:val="18"/>
              </w:rPr>
            </w:pPr>
            <w:r w:rsidRPr="00846DB7">
              <w:rPr>
                <w:b/>
                <w:bCs w:val="0"/>
                <w:sz w:val="18"/>
              </w:rPr>
              <w:t>Option</w:t>
            </w:r>
          </w:p>
        </w:tc>
        <w:tc>
          <w:tcPr>
            <w:tcW w:w="4910" w:type="dxa"/>
            <w:shd w:val="clear" w:color="auto" w:fill="E6E6E6"/>
          </w:tcPr>
          <w:p w:rsidR="00E02355" w:rsidRPr="00846DB7" w:rsidRDefault="00E02355" w:rsidP="00846DB7">
            <w:pPr>
              <w:pStyle w:val="TableContent"/>
              <w:jc w:val="center"/>
              <w:rPr>
                <w:b/>
                <w:bCs w:val="0"/>
                <w:sz w:val="18"/>
              </w:rPr>
            </w:pPr>
            <w:r w:rsidRPr="00846DB7">
              <w:rPr>
                <w:b/>
                <w:bCs w:val="0"/>
                <w:sz w:val="18"/>
              </w:rPr>
              <w:t>Description</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Linear-Log Trapezoidal Rule</w:t>
            </w:r>
          </w:p>
          <w:p w:rsidR="004E705E" w:rsidRPr="00846DB7" w:rsidRDefault="004E705E" w:rsidP="00686F67">
            <w:pPr>
              <w:pStyle w:val="TableContent"/>
              <w:rPr>
                <w:b/>
                <w:bCs w:val="0"/>
                <w:sz w:val="18"/>
              </w:rPr>
            </w:pPr>
            <w:r w:rsidRPr="00846DB7">
              <w:rPr>
                <w:b/>
                <w:bCs w:val="0"/>
                <w:sz w:val="18"/>
              </w:rPr>
              <w:t>(Default Option)</w:t>
            </w:r>
          </w:p>
        </w:tc>
        <w:tc>
          <w:tcPr>
            <w:tcW w:w="4910" w:type="dxa"/>
          </w:tcPr>
          <w:p w:rsidR="00E02355" w:rsidRPr="00846DB7" w:rsidRDefault="00E02355" w:rsidP="00686F67">
            <w:pPr>
              <w:pStyle w:val="TableContent"/>
              <w:rPr>
                <w:bCs w:val="0"/>
                <w:sz w:val="18"/>
              </w:rPr>
            </w:pPr>
            <w:r w:rsidRPr="00846DB7">
              <w:rPr>
                <w:bCs w:val="0"/>
                <w:sz w:val="18"/>
              </w:rPr>
              <w:t xml:space="preserve">The linear method is used up to Tmax (the first occurrence of Cmax), and the log trapezoidal method is used for the remainder of the profile. If Ci or Ci+1 </w:t>
            </w:r>
            <w:proofErr w:type="gramStart"/>
            <w:r w:rsidRPr="00846DB7">
              <w:rPr>
                <w:bCs w:val="0"/>
                <w:sz w:val="18"/>
              </w:rPr>
              <w:t>is</w:t>
            </w:r>
            <w:proofErr w:type="gramEnd"/>
            <w:r w:rsidRPr="00846DB7">
              <w:rPr>
                <w:bCs w:val="0"/>
                <w:sz w:val="18"/>
              </w:rPr>
              <w:t xml:space="preserve"> 0 then the linear trapezoidal rule is used.</w:t>
            </w:r>
          </w:p>
          <w:p w:rsidR="004E705E" w:rsidRPr="00846DB7" w:rsidRDefault="004E705E" w:rsidP="00686F67">
            <w:pPr>
              <w:pStyle w:val="TableContent"/>
              <w:rPr>
                <w:bCs w:val="0"/>
                <w:sz w:val="18"/>
              </w:rPr>
            </w:pPr>
          </w:p>
          <w:p w:rsidR="004E705E" w:rsidRPr="00846DB7" w:rsidRDefault="004E705E" w:rsidP="00686F67">
            <w:pPr>
              <w:pStyle w:val="TableContent"/>
              <w:rPr>
                <w:bCs w:val="0"/>
                <w:sz w:val="18"/>
              </w:rPr>
            </w:pPr>
            <w:r w:rsidRPr="00846DB7">
              <w:rPr>
                <w:b/>
                <w:bCs w:val="0"/>
              </w:rPr>
              <w:t xml:space="preserve">Note: </w:t>
            </w:r>
            <w:r w:rsidRPr="00846DB7">
              <w:rPr>
                <w:bCs w:val="0"/>
              </w:rPr>
              <w:t>This method is used by default</w:t>
            </w:r>
            <w:r>
              <w:t xml:space="preserve"> unless the user specifies one of the other methods.  The same method is used for all AUC and AUMC calculations.</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 Trapezoidal Rule</w:t>
            </w:r>
          </w:p>
        </w:tc>
        <w:tc>
          <w:tcPr>
            <w:tcW w:w="4910" w:type="dxa"/>
          </w:tcPr>
          <w:p w:rsidR="00E02355" w:rsidRPr="00846DB7" w:rsidRDefault="00E02355" w:rsidP="00686F67">
            <w:pPr>
              <w:pStyle w:val="TableContent"/>
              <w:rPr>
                <w:bCs w:val="0"/>
                <w:sz w:val="18"/>
              </w:rPr>
            </w:pPr>
            <w:r w:rsidRPr="00846DB7">
              <w:rPr>
                <w:bCs w:val="0"/>
                <w:sz w:val="18"/>
              </w:rPr>
              <w:t>The linear method is used for the entire profile.</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lastRenderedPageBreak/>
              <w:t>Log Trapezoidal Rule</w:t>
            </w:r>
          </w:p>
        </w:tc>
        <w:tc>
          <w:tcPr>
            <w:tcW w:w="4910" w:type="dxa"/>
          </w:tcPr>
          <w:p w:rsidR="00E02355" w:rsidRPr="00846DB7" w:rsidRDefault="00E02355" w:rsidP="00686F67">
            <w:pPr>
              <w:pStyle w:val="TableContent"/>
              <w:rPr>
                <w:bCs w:val="0"/>
                <w:sz w:val="18"/>
              </w:rPr>
            </w:pPr>
            <w:r w:rsidRPr="00846DB7">
              <w:rPr>
                <w:bCs w:val="0"/>
                <w:sz w:val="18"/>
              </w:rPr>
              <w:t>The logarithmic method is used for the entire profile. If Ci or Ci+1 is 0 then the linear trapezoidal rule is used</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 Up - Log Down Trapezoidal Rule</w:t>
            </w:r>
          </w:p>
        </w:tc>
        <w:tc>
          <w:tcPr>
            <w:tcW w:w="4910" w:type="dxa"/>
          </w:tcPr>
          <w:p w:rsidR="00E02355" w:rsidRPr="00846DB7" w:rsidRDefault="00E02355" w:rsidP="00686F67">
            <w:pPr>
              <w:pStyle w:val="TableContent"/>
              <w:rPr>
                <w:bCs w:val="0"/>
                <w:sz w:val="18"/>
              </w:rPr>
            </w:pPr>
            <w:r w:rsidRPr="00846DB7">
              <w:rPr>
                <w:bCs w:val="0"/>
                <w:sz w:val="18"/>
              </w:rPr>
              <w:t>Linear trapezoidal while concentrations are increasing, and log trapezoidal while concentrations are decreasing; the assessment is made on a step by step basis for each portion of the profile i.e. t</w:t>
            </w:r>
            <w:r w:rsidRPr="00846DB7">
              <w:rPr>
                <w:bCs w:val="0"/>
                <w:sz w:val="18"/>
                <w:vertAlign w:val="subscript"/>
              </w:rPr>
              <w:t>1</w:t>
            </w:r>
            <w:r w:rsidRPr="00846DB7">
              <w:rPr>
                <w:bCs w:val="0"/>
                <w:sz w:val="18"/>
              </w:rPr>
              <w:t xml:space="preserve"> to t</w:t>
            </w:r>
            <w:r w:rsidRPr="00846DB7">
              <w:rPr>
                <w:bCs w:val="0"/>
                <w:sz w:val="18"/>
                <w:vertAlign w:val="subscript"/>
              </w:rPr>
              <w:t>2</w:t>
            </w:r>
            <w:r w:rsidRPr="00846DB7">
              <w:rPr>
                <w:bCs w:val="0"/>
                <w:sz w:val="18"/>
              </w:rPr>
              <w:t xml:space="preserve">. If Ci or Ci+1 </w:t>
            </w:r>
            <w:proofErr w:type="gramStart"/>
            <w:r w:rsidRPr="00846DB7">
              <w:rPr>
                <w:bCs w:val="0"/>
                <w:sz w:val="18"/>
              </w:rPr>
              <w:t>is</w:t>
            </w:r>
            <w:proofErr w:type="gramEnd"/>
            <w:r w:rsidRPr="00846DB7">
              <w:rPr>
                <w:bCs w:val="0"/>
                <w:sz w:val="18"/>
              </w:rPr>
              <w:t xml:space="preserve"> 0 then the linear trapezoidal rule is used.</w:t>
            </w:r>
          </w:p>
        </w:tc>
      </w:tr>
    </w:tbl>
    <w:p w:rsidR="00E02355" w:rsidRDefault="00E02355" w:rsidP="00D7547A"/>
    <w:p w:rsidR="00AB382F" w:rsidRDefault="00D7547A" w:rsidP="00707156">
      <w:pPr>
        <w:pStyle w:val="Heading4"/>
      </w:pPr>
      <w:bookmarkStart w:id="266" w:name="_Ref5399839"/>
      <w:r w:rsidRPr="0014390B">
        <w:t>Interpolation</w:t>
      </w:r>
      <w:r>
        <w:t xml:space="preserve"> of Missing Data for AUC and AUMC Calculations</w:t>
      </w:r>
      <w:bookmarkEnd w:id="266"/>
    </w:p>
    <w:p w:rsidR="00EB7ADE" w:rsidRDefault="00EB7ADE" w:rsidP="00EB7ADE">
      <w:r>
        <w:t>If concentration at a specified time (t*) is missing, and t* falls between two time points where concentration values are available, the missing concentration C* at time t* will be interpolated as shown in table below.</w:t>
      </w:r>
    </w:p>
    <w:p w:rsidR="00EB7ADE" w:rsidRDefault="00EB7ADE" w:rsidP="00EB7AD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14"/>
        <w:gridCol w:w="6034"/>
      </w:tblGrid>
      <w:tr w:rsidR="00EB7ADE" w:rsidRPr="00FD103A" w:rsidTr="00F00406">
        <w:trPr>
          <w:cantSplit/>
          <w:jc w:val="center"/>
        </w:trPr>
        <w:tc>
          <w:tcPr>
            <w:tcW w:w="1514" w:type="dxa"/>
          </w:tcPr>
          <w:p w:rsidR="00EB7ADE" w:rsidRPr="00FD103A" w:rsidRDefault="00EB7ADE" w:rsidP="00F00406">
            <w:pPr>
              <w:pStyle w:val="TableContent"/>
              <w:rPr>
                <w:bCs w:val="0"/>
                <w:sz w:val="18"/>
              </w:rPr>
            </w:pPr>
            <w:r w:rsidRPr="00FD103A">
              <w:rPr>
                <w:bCs w:val="0"/>
                <w:sz w:val="18"/>
              </w:rPr>
              <w:t xml:space="preserve">Linear </w:t>
            </w:r>
            <w:r>
              <w:rPr>
                <w:bCs w:val="0"/>
                <w:sz w:val="18"/>
              </w:rPr>
              <w:t>I</w:t>
            </w:r>
            <w:r>
              <w:t xml:space="preserve">nterpolation </w:t>
            </w:r>
            <w:r w:rsidRPr="00FD103A">
              <w:rPr>
                <w:bCs w:val="0"/>
                <w:sz w:val="18"/>
              </w:rPr>
              <w:t xml:space="preserve">Method </w:t>
            </w:r>
          </w:p>
        </w:tc>
        <w:tc>
          <w:tcPr>
            <w:tcW w:w="6034" w:type="dxa"/>
          </w:tcPr>
          <w:p w:rsidR="00EB7ADE" w:rsidRPr="00FD103A" w:rsidRDefault="00EB7ADE" w:rsidP="00F00406">
            <w:pPr>
              <w:pStyle w:val="TableContent"/>
              <w:rPr>
                <w:bCs w:val="0"/>
                <w:sz w:val="18"/>
              </w:rPr>
            </w:pPr>
            <w:r w:rsidRPr="00FD103A">
              <w:rPr>
                <w:bCs w:val="0"/>
                <w:sz w:val="18"/>
              </w:rPr>
              <w:object w:dxaOrig="2840" w:dyaOrig="760">
                <v:shape id="_x0000_i1135" type="#_x0000_t75" style="width:142.75pt;height:38.5pt" o:ole="">
                  <v:imagedata r:id="rId230" o:title=""/>
                </v:shape>
                <o:OLEObject Type="Embed" ProgID="Equation.3" ShapeID="_x0000_i1135" DrawAspect="Content" ObjectID="_1640609764" r:id="rId231"/>
              </w:object>
            </w:r>
          </w:p>
        </w:tc>
      </w:tr>
      <w:tr w:rsidR="00EB7ADE" w:rsidRPr="00FD103A" w:rsidTr="00F00406">
        <w:trPr>
          <w:cantSplit/>
          <w:jc w:val="center"/>
        </w:trPr>
        <w:tc>
          <w:tcPr>
            <w:tcW w:w="1514" w:type="dxa"/>
            <w:tcBorders>
              <w:bottom w:val="single" w:sz="4" w:space="0" w:color="auto"/>
            </w:tcBorders>
          </w:tcPr>
          <w:p w:rsidR="00EB7ADE" w:rsidRPr="00FD103A" w:rsidRDefault="00EB7ADE" w:rsidP="00F00406">
            <w:pPr>
              <w:pStyle w:val="TableContent"/>
              <w:rPr>
                <w:bCs w:val="0"/>
                <w:sz w:val="18"/>
              </w:rPr>
            </w:pPr>
            <w:r>
              <w:rPr>
                <w:bCs w:val="0"/>
                <w:sz w:val="18"/>
              </w:rPr>
              <w:t>Logarithmic I</w:t>
            </w:r>
            <w:r>
              <w:t xml:space="preserve">nterpolation </w:t>
            </w:r>
            <w:r w:rsidRPr="00FD103A">
              <w:rPr>
                <w:bCs w:val="0"/>
                <w:sz w:val="18"/>
              </w:rPr>
              <w:t>Method</w:t>
            </w:r>
          </w:p>
        </w:tc>
        <w:tc>
          <w:tcPr>
            <w:tcW w:w="6034" w:type="dxa"/>
            <w:tcBorders>
              <w:bottom w:val="single" w:sz="4" w:space="0" w:color="auto"/>
            </w:tcBorders>
          </w:tcPr>
          <w:p w:rsidR="00EB7ADE" w:rsidRPr="00FD103A" w:rsidRDefault="00EB7ADE" w:rsidP="00F00406">
            <w:pPr>
              <w:pStyle w:val="TableContent"/>
              <w:rPr>
                <w:bCs w:val="0"/>
                <w:sz w:val="18"/>
              </w:rPr>
            </w:pPr>
            <w:r w:rsidRPr="00FD103A">
              <w:rPr>
                <w:bCs w:val="0"/>
                <w:sz w:val="18"/>
              </w:rPr>
              <w:object w:dxaOrig="4300" w:dyaOrig="760">
                <v:shape id="_x0000_i1136" type="#_x0000_t75" style="width:214.75pt;height:38.5pt" o:ole="">
                  <v:imagedata r:id="rId232" o:title=""/>
                </v:shape>
                <o:OLEObject Type="Embed" ProgID="Equation.3" ShapeID="_x0000_i1136" DrawAspect="Content" ObjectID="_1640609765" r:id="rId233"/>
              </w:object>
            </w:r>
          </w:p>
        </w:tc>
      </w:tr>
      <w:tr w:rsidR="00EB7ADE" w:rsidRPr="00FD103A" w:rsidTr="00F00406">
        <w:trPr>
          <w:cantSplit/>
          <w:jc w:val="center"/>
        </w:trPr>
        <w:tc>
          <w:tcPr>
            <w:tcW w:w="7548" w:type="dxa"/>
            <w:gridSpan w:val="2"/>
            <w:tcBorders>
              <w:top w:val="single" w:sz="4" w:space="0" w:color="auto"/>
              <w:left w:val="nil"/>
              <w:bottom w:val="nil"/>
              <w:right w:val="nil"/>
            </w:tcBorders>
          </w:tcPr>
          <w:p w:rsidR="00EB7ADE" w:rsidRPr="00FD103A" w:rsidRDefault="00EB7ADE" w:rsidP="00F00406">
            <w:pPr>
              <w:pStyle w:val="TableContent"/>
              <w:rPr>
                <w:bCs w:val="0"/>
                <w:sz w:val="18"/>
              </w:rPr>
            </w:pPr>
            <w:r w:rsidRPr="00FD103A">
              <w:rPr>
                <w:bCs w:val="0"/>
                <w:sz w:val="18"/>
              </w:rPr>
              <w:t>C* = Concentration at t*</w:t>
            </w:r>
          </w:p>
          <w:p w:rsidR="00EB7ADE" w:rsidRPr="00FD103A" w:rsidRDefault="00EB7ADE" w:rsidP="00F00406">
            <w:pPr>
              <w:pStyle w:val="TableContent"/>
              <w:rPr>
                <w:bCs w:val="0"/>
                <w:sz w:val="18"/>
              </w:rPr>
            </w:pPr>
            <w:r w:rsidRPr="00FD103A">
              <w:rPr>
                <w:bCs w:val="0"/>
                <w:sz w:val="18"/>
              </w:rPr>
              <w:t>t* = Time between t</w:t>
            </w:r>
            <w:r w:rsidRPr="00FD103A">
              <w:rPr>
                <w:bCs w:val="0"/>
                <w:sz w:val="18"/>
                <w:vertAlign w:val="subscript"/>
              </w:rPr>
              <w:t xml:space="preserve">1 </w:t>
            </w:r>
            <w:r w:rsidRPr="00FD103A">
              <w:rPr>
                <w:bCs w:val="0"/>
                <w:sz w:val="18"/>
              </w:rPr>
              <w:t>and t</w:t>
            </w:r>
            <w:r w:rsidRPr="00FD103A">
              <w:rPr>
                <w:bCs w:val="0"/>
                <w:sz w:val="18"/>
                <w:vertAlign w:val="subscript"/>
              </w:rPr>
              <w:t>2</w:t>
            </w:r>
          </w:p>
          <w:p w:rsidR="00EB7ADE" w:rsidRPr="00FD103A" w:rsidRDefault="00EB7ADE" w:rsidP="00F00406">
            <w:pPr>
              <w:pStyle w:val="TableContent"/>
              <w:rPr>
                <w:bCs w:val="0"/>
                <w:sz w:val="18"/>
              </w:rPr>
            </w:pPr>
            <w:r w:rsidRPr="00FD103A">
              <w:rPr>
                <w:bCs w:val="0"/>
                <w:sz w:val="18"/>
              </w:rPr>
              <w:t>C</w:t>
            </w:r>
            <w:r w:rsidRPr="00FD103A">
              <w:rPr>
                <w:bCs w:val="0"/>
                <w:sz w:val="18"/>
                <w:vertAlign w:val="subscript"/>
              </w:rPr>
              <w:t xml:space="preserve">1 </w:t>
            </w:r>
            <w:r w:rsidRPr="00FD103A">
              <w:rPr>
                <w:bCs w:val="0"/>
                <w:sz w:val="18"/>
              </w:rPr>
              <w:t>= Concentration at t</w:t>
            </w:r>
            <w:r w:rsidRPr="00FD103A">
              <w:rPr>
                <w:bCs w:val="0"/>
                <w:sz w:val="18"/>
                <w:vertAlign w:val="subscript"/>
              </w:rPr>
              <w:t>1</w:t>
            </w:r>
          </w:p>
          <w:p w:rsidR="00EB7ADE" w:rsidRPr="00FD103A" w:rsidRDefault="00EB7ADE" w:rsidP="00F00406">
            <w:pPr>
              <w:pStyle w:val="TableContent"/>
              <w:rPr>
                <w:bCs w:val="0"/>
                <w:sz w:val="18"/>
              </w:rPr>
            </w:pPr>
            <w:r w:rsidRPr="00FD103A">
              <w:rPr>
                <w:bCs w:val="0"/>
                <w:sz w:val="18"/>
              </w:rPr>
              <w:t>C</w:t>
            </w:r>
            <w:r w:rsidRPr="00FD103A">
              <w:rPr>
                <w:bCs w:val="0"/>
                <w:sz w:val="18"/>
                <w:vertAlign w:val="subscript"/>
              </w:rPr>
              <w:t>2</w:t>
            </w:r>
            <w:r w:rsidRPr="00FD103A">
              <w:rPr>
                <w:bCs w:val="0"/>
                <w:sz w:val="18"/>
              </w:rPr>
              <w:t xml:space="preserve"> = Concentration at t</w:t>
            </w:r>
            <w:r w:rsidRPr="00FD103A">
              <w:rPr>
                <w:bCs w:val="0"/>
                <w:sz w:val="18"/>
                <w:vertAlign w:val="subscript"/>
              </w:rPr>
              <w:t>2</w:t>
            </w:r>
          </w:p>
          <w:p w:rsidR="00EB7ADE" w:rsidRPr="00FD103A" w:rsidRDefault="00EB7ADE" w:rsidP="00F00406">
            <w:pPr>
              <w:pStyle w:val="TableContent"/>
              <w:rPr>
                <w:bCs w:val="0"/>
                <w:sz w:val="18"/>
              </w:rPr>
            </w:pPr>
            <w:r w:rsidRPr="00FD103A">
              <w:rPr>
                <w:bCs w:val="0"/>
                <w:sz w:val="18"/>
              </w:rPr>
              <w:t>t</w:t>
            </w:r>
            <w:r w:rsidRPr="00FD103A">
              <w:rPr>
                <w:bCs w:val="0"/>
                <w:sz w:val="18"/>
                <w:vertAlign w:val="subscript"/>
              </w:rPr>
              <w:t>1</w:t>
            </w:r>
            <w:r w:rsidRPr="00FD103A">
              <w:rPr>
                <w:bCs w:val="0"/>
                <w:sz w:val="18"/>
              </w:rPr>
              <w:t xml:space="preserve"> = Time 1</w:t>
            </w:r>
          </w:p>
          <w:p w:rsidR="00EB7ADE" w:rsidRPr="00FD103A" w:rsidRDefault="00EB7ADE" w:rsidP="00F00406">
            <w:pPr>
              <w:pStyle w:val="TableContent"/>
              <w:rPr>
                <w:bCs w:val="0"/>
                <w:sz w:val="18"/>
              </w:rPr>
            </w:pPr>
            <w:r w:rsidRPr="00FD103A">
              <w:rPr>
                <w:bCs w:val="0"/>
                <w:sz w:val="18"/>
              </w:rPr>
              <w:t>t</w:t>
            </w:r>
            <w:r w:rsidRPr="00FD103A">
              <w:rPr>
                <w:bCs w:val="0"/>
                <w:sz w:val="18"/>
                <w:vertAlign w:val="subscript"/>
              </w:rPr>
              <w:t>2</w:t>
            </w:r>
            <w:r w:rsidRPr="00FD103A">
              <w:rPr>
                <w:bCs w:val="0"/>
                <w:sz w:val="18"/>
              </w:rPr>
              <w:t xml:space="preserve"> = Time 2</w:t>
            </w:r>
          </w:p>
          <w:p w:rsidR="00EB7ADE" w:rsidRPr="00FD103A" w:rsidRDefault="00EB7ADE" w:rsidP="00F00406">
            <w:pPr>
              <w:pStyle w:val="TableContent"/>
              <w:rPr>
                <w:bCs w:val="0"/>
                <w:sz w:val="18"/>
              </w:rPr>
            </w:pPr>
            <w:r w:rsidRPr="00FD103A">
              <w:rPr>
                <w:bCs w:val="0"/>
                <w:sz w:val="18"/>
              </w:rPr>
              <w:t>ln = Natural logarithm</w:t>
            </w:r>
          </w:p>
        </w:tc>
      </w:tr>
    </w:tbl>
    <w:p w:rsidR="00EB7ADE" w:rsidRDefault="00EB7ADE" w:rsidP="00EB7ADE"/>
    <w:p w:rsidR="00EB7ADE" w:rsidRDefault="00EB7ADE" w:rsidP="00EB7ADE">
      <w:r>
        <w:t>The interpolation method will depend on the AUC calculation method specified:</w:t>
      </w:r>
    </w:p>
    <w:p w:rsidR="00EB7ADE" w:rsidRDefault="00EB7ADE" w:rsidP="00EB7ADE"/>
    <w:p w:rsidR="00EB7ADE" w:rsidRDefault="00EB7ADE" w:rsidP="00EB7ADE">
      <w:pPr>
        <w:numPr>
          <w:ilvl w:val="0"/>
          <w:numId w:val="18"/>
        </w:numPr>
      </w:pPr>
      <w:r>
        <w:t>Linear interpolation will be used where the linear trapezoidal rule applies</w:t>
      </w:r>
    </w:p>
    <w:p w:rsidR="00EB7ADE" w:rsidRDefault="00EB7ADE" w:rsidP="00EB7ADE">
      <w:pPr>
        <w:numPr>
          <w:ilvl w:val="0"/>
          <w:numId w:val="18"/>
        </w:numPr>
      </w:pPr>
      <w:r>
        <w:t>Logarithmic interpolation will be used where the log trapezoidal rule applies</w:t>
      </w:r>
    </w:p>
    <w:p w:rsidR="00EB7ADE" w:rsidRDefault="00EB7ADE" w:rsidP="00707156">
      <w:pPr>
        <w:pStyle w:val="Heading3"/>
      </w:pPr>
      <w:bookmarkStart w:id="267" w:name="_Toc5186436"/>
      <w:r>
        <w:t xml:space="preserve">NCA Computations: General Issues with Data Handling Rules for </w:t>
      </w:r>
      <w:r w:rsidR="00AB382F">
        <w:t>Partial</w:t>
      </w:r>
      <w:r>
        <w:t xml:space="preserve"> Areas</w:t>
      </w:r>
      <w:bookmarkEnd w:id="267"/>
    </w:p>
    <w:p w:rsidR="00EB7ADE" w:rsidRDefault="00EB7ADE" w:rsidP="00EB7ADE">
      <w:r>
        <w:t>Illustration</w:t>
      </w:r>
      <w:r w:rsidR="00827357">
        <w:t>s below are all</w:t>
      </w:r>
      <w:r>
        <w:t xml:space="preserve"> using </w:t>
      </w:r>
      <w:r w:rsidR="00827357">
        <w:t>TAUi</w:t>
      </w:r>
      <w:r>
        <w:t xml:space="preserve"> = 24 hours </w:t>
      </w:r>
    </w:p>
    <w:p w:rsidR="00827357" w:rsidRDefault="00827357" w:rsidP="00EB7ADE"/>
    <w:p w:rsidR="00827357" w:rsidRDefault="00827357" w:rsidP="00EB7ADE">
      <w:r>
        <w:t>A) TLAST is &gt; TAUi</w:t>
      </w:r>
    </w:p>
    <w:p w:rsidR="00827357" w:rsidRDefault="00827357" w:rsidP="00EB7ADE"/>
    <w:p w:rsidR="00827357" w:rsidRDefault="00827357" w:rsidP="00EB7ADE">
      <w:pPr>
        <w:rPr>
          <w:szCs w:val="20"/>
        </w:rPr>
      </w:pPr>
      <w:r>
        <w:t>This is a comm</w:t>
      </w:r>
      <w:r w:rsidR="00B32176">
        <w:t>o</w:t>
      </w:r>
      <w:r>
        <w:t xml:space="preserve">n scenario where </w:t>
      </w:r>
      <w:r w:rsidRPr="00E34563">
        <w:rPr>
          <w:szCs w:val="20"/>
        </w:rPr>
        <w:t>following the last dose in a multiple-dose study, s</w:t>
      </w:r>
      <w:r>
        <w:rPr>
          <w:szCs w:val="20"/>
        </w:rPr>
        <w:t>ampling continues after time TAUi</w:t>
      </w:r>
      <w:r w:rsidRPr="00E34563">
        <w:rPr>
          <w:szCs w:val="20"/>
        </w:rPr>
        <w:t>.</w:t>
      </w:r>
    </w:p>
    <w:p w:rsidR="00827357" w:rsidRPr="00827357" w:rsidRDefault="00827357" w:rsidP="00EB7ADE">
      <w:pPr>
        <w:rPr>
          <w:szCs w:val="20"/>
        </w:rPr>
      </w:pPr>
    </w:p>
    <w:p w:rsidR="00827357" w:rsidRDefault="00827357" w:rsidP="00EB7ADE"/>
    <w:p w:rsidR="0009158F" w:rsidRDefault="0009158F" w:rsidP="00EB7ADE"/>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8"/>
        <w:gridCol w:w="1710"/>
        <w:gridCol w:w="3960"/>
        <w:gridCol w:w="1620"/>
      </w:tblGrid>
      <w:tr w:rsidR="0009158F" w:rsidTr="00B92DEE">
        <w:trPr>
          <w:tblHeader/>
        </w:trPr>
        <w:tc>
          <w:tcPr>
            <w:tcW w:w="1908" w:type="dxa"/>
            <w:shd w:val="clear" w:color="auto" w:fill="E6E6E6"/>
          </w:tcPr>
          <w:p w:rsidR="0009158F" w:rsidRDefault="0009158F" w:rsidP="00B32176">
            <w:r>
              <w:t>Example</w:t>
            </w:r>
          </w:p>
        </w:tc>
        <w:tc>
          <w:tcPr>
            <w:tcW w:w="1710" w:type="dxa"/>
            <w:shd w:val="clear" w:color="auto" w:fill="E6E6E6"/>
          </w:tcPr>
          <w:p w:rsidR="0009158F" w:rsidRPr="003A15DB" w:rsidRDefault="0009158F" w:rsidP="00B32176">
            <w:r w:rsidRPr="003A15DB">
              <w:t>Data</w:t>
            </w:r>
          </w:p>
        </w:tc>
        <w:tc>
          <w:tcPr>
            <w:tcW w:w="3960" w:type="dxa"/>
            <w:shd w:val="clear" w:color="auto" w:fill="E6E6E6"/>
          </w:tcPr>
          <w:p w:rsidR="0009158F" w:rsidRDefault="0009158F" w:rsidP="00B32176">
            <w:pPr>
              <w:rPr>
                <w:noProof/>
              </w:rPr>
            </w:pPr>
            <w:r>
              <w:rPr>
                <w:noProof/>
              </w:rPr>
              <w:t>Plot</w:t>
            </w:r>
          </w:p>
        </w:tc>
        <w:tc>
          <w:tcPr>
            <w:tcW w:w="1620" w:type="dxa"/>
            <w:shd w:val="clear" w:color="auto" w:fill="E6E6E6"/>
          </w:tcPr>
          <w:p w:rsidR="0009158F" w:rsidRDefault="0009158F" w:rsidP="00B32176">
            <w:pPr>
              <w:tabs>
                <w:tab w:val="left" w:pos="846"/>
              </w:tabs>
              <w:rPr>
                <w:noProof/>
              </w:rPr>
            </w:pPr>
            <w:r>
              <w:rPr>
                <w:noProof/>
              </w:rPr>
              <w:t>AUCtau reported?</w:t>
            </w:r>
          </w:p>
        </w:tc>
      </w:tr>
      <w:tr w:rsidR="0009158F" w:rsidTr="00B92DEE">
        <w:tc>
          <w:tcPr>
            <w:tcW w:w="1908" w:type="dxa"/>
            <w:shd w:val="clear" w:color="auto" w:fill="auto"/>
          </w:tcPr>
          <w:p w:rsidR="0009158F" w:rsidRDefault="0009158F" w:rsidP="00B32176">
            <w:r>
              <w:lastRenderedPageBreak/>
              <w:t xml:space="preserve"> (A)</w:t>
            </w:r>
          </w:p>
          <w:p w:rsidR="0009158F" w:rsidRDefault="0009158F" w:rsidP="00B32176"/>
          <w:p w:rsidR="0009158F" w:rsidRDefault="0009158F" w:rsidP="00B32176">
            <w:r>
              <w:t xml:space="preserve">Actual time of last sample is ≥ TAUi.  </w:t>
            </w:r>
          </w:p>
          <w:p w:rsidR="0009158F" w:rsidRDefault="0009158F" w:rsidP="00B32176"/>
          <w:p w:rsidR="0009158F" w:rsidRDefault="0009158F" w:rsidP="00B32176">
            <w:r>
              <w:t>Data is quantifiable to time ≥ TAUi.</w:t>
            </w:r>
          </w:p>
          <w:p w:rsidR="00986C8C" w:rsidRDefault="00986C8C" w:rsidP="00B32176"/>
          <w:p w:rsidR="00986C8C" w:rsidRDefault="00986C8C" w:rsidP="00B32176">
            <w:r>
              <w:t>If no concentration was collected at time=TAUi, concentration values are estimated via interpolation between observed concentrations as necessary.</w:t>
            </w:r>
          </w:p>
          <w:p w:rsidR="0009158F" w:rsidRDefault="0009158F" w:rsidP="00B32176"/>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B92DEE">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27.2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207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359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458</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316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266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226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155</w:t>
                  </w:r>
                </w:p>
              </w:tc>
              <w:tc>
                <w:tcPr>
                  <w:tcW w:w="785" w:type="dxa"/>
                  <w:tcBorders>
                    <w:top w:val="nil"/>
                    <w:left w:val="nil"/>
                    <w:bottom w:val="single" w:sz="4" w:space="0" w:color="auto"/>
                    <w:right w:val="single" w:sz="4" w:space="0" w:color="auto"/>
                  </w:tcBorders>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24</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6E382CA4" wp14:editId="7C157421">
                  <wp:extent cx="2259965" cy="2096135"/>
                  <wp:effectExtent l="0" t="0" r="698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4">
                            <a:extLst>
                              <a:ext uri="{28A0092B-C50C-407E-A947-70E740481C1C}">
                                <a14:useLocalDpi xmlns:a14="http://schemas.microsoft.com/office/drawing/2010/main" val="0"/>
                              </a:ext>
                            </a:extLst>
                          </a:blip>
                          <a:srcRect t="15327" r="31288" b="4379"/>
                          <a:stretch>
                            <a:fillRect/>
                          </a:stretch>
                        </pic:blipFill>
                        <pic:spPr bwMode="auto">
                          <a:xfrm>
                            <a:off x="0" y="0"/>
                            <a:ext cx="2259965" cy="2096135"/>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tc>
      </w:tr>
      <w:tr w:rsidR="0009158F" w:rsidTr="00B92DEE">
        <w:tc>
          <w:tcPr>
            <w:tcW w:w="1908" w:type="dxa"/>
            <w:shd w:val="clear" w:color="auto" w:fill="auto"/>
          </w:tcPr>
          <w:p w:rsidR="0009158F" w:rsidRDefault="0009158F" w:rsidP="00B32176">
            <w:r>
              <w:t xml:space="preserve"> (B)</w:t>
            </w:r>
          </w:p>
          <w:p w:rsidR="0009158F" w:rsidRDefault="0009158F" w:rsidP="00B32176"/>
          <w:p w:rsidR="0009158F" w:rsidRDefault="0009158F" w:rsidP="00B32176">
            <w:r>
              <w:t xml:space="preserve">Actual time of last sample is ≥ TAUi.  </w:t>
            </w:r>
          </w:p>
          <w:p w:rsidR="0009158F" w:rsidRDefault="0009158F" w:rsidP="00B32176"/>
          <w:p w:rsidR="0009158F" w:rsidRDefault="0009158F" w:rsidP="00B32176">
            <w:r>
              <w:t>Data is BLQ (zero) before time = TAUi.</w:t>
            </w:r>
          </w:p>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B92DEE">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60.7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382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447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412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24</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5E150D0C" wp14:editId="68A27753">
                  <wp:extent cx="2350770" cy="219964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5">
                            <a:extLst>
                              <a:ext uri="{28A0092B-C50C-407E-A947-70E740481C1C}">
                                <a14:useLocalDpi xmlns:a14="http://schemas.microsoft.com/office/drawing/2010/main" val="0"/>
                              </a:ext>
                            </a:extLst>
                          </a:blip>
                          <a:srcRect t="13879" r="30173" b="3914"/>
                          <a:stretch>
                            <a:fillRect/>
                          </a:stretch>
                        </pic:blipFill>
                        <pic:spPr bwMode="auto">
                          <a:xfrm>
                            <a:off x="0" y="0"/>
                            <a:ext cx="2350770" cy="2199640"/>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tc>
      </w:tr>
      <w:tr w:rsidR="0009158F" w:rsidTr="00B92DEE">
        <w:tc>
          <w:tcPr>
            <w:tcW w:w="1908" w:type="dxa"/>
            <w:shd w:val="clear" w:color="auto" w:fill="auto"/>
          </w:tcPr>
          <w:p w:rsidR="0009158F" w:rsidRDefault="0009158F" w:rsidP="00B32176">
            <w:r>
              <w:t xml:space="preserve"> (C)</w:t>
            </w:r>
          </w:p>
          <w:p w:rsidR="0009158F" w:rsidRDefault="0009158F" w:rsidP="00B32176"/>
          <w:p w:rsidR="0009158F" w:rsidRDefault="0009158F" w:rsidP="00B32176">
            <w:r>
              <w:t xml:space="preserve">Actual time of last sample is </w:t>
            </w:r>
            <w:r w:rsidRPr="00F00406">
              <w:rPr>
                <w:i/>
              </w:rPr>
              <w:t>slightly</w:t>
            </w:r>
            <w:r>
              <w:t xml:space="preserve"> &lt; TAUi, that is </w:t>
            </w:r>
            <w:r>
              <w:fldChar w:fldCharType="begin"/>
            </w:r>
            <w:r>
              <w:instrText xml:space="preserve"> REF LASTTIME \h </w:instrText>
            </w:r>
            <w:r>
              <w:fldChar w:fldCharType="separate"/>
            </w:r>
            <w:r>
              <w:rPr>
                <w:iCs/>
                <w:sz w:val="18"/>
                <w:szCs w:val="18"/>
              </w:rPr>
              <w:t>LASTTIME</w:t>
            </w:r>
            <w:r>
              <w:fldChar w:fldCharType="end"/>
            </w:r>
            <w:r>
              <w:t xml:space="preserve"> is &gt;= </w:t>
            </w:r>
            <w:r>
              <w:rPr>
                <w:rFonts w:cs="Arial"/>
              </w:rPr>
              <w:fldChar w:fldCharType="begin"/>
            </w:r>
            <w:r>
              <w:instrText xml:space="preserve"> REF LASTTIMEACCEPTCRIT \h </w:instrText>
            </w:r>
            <w:r>
              <w:rPr>
                <w:rFonts w:cs="Arial"/>
              </w:rPr>
            </w:r>
            <w:r>
              <w:rPr>
                <w:rFonts w:cs="Arial"/>
              </w:rPr>
              <w:fldChar w:fldCharType="separate"/>
            </w:r>
            <w:r w:rsidRPr="00FB204F">
              <w:rPr>
                <w:rFonts w:cs="Arial"/>
                <w:b/>
                <w:sz w:val="18"/>
              </w:rPr>
              <w:t>LASTTIMEACCEPTCRIT</w:t>
            </w:r>
            <w:r>
              <w:rPr>
                <w:rFonts w:cs="Arial"/>
              </w:rPr>
              <w:fldChar w:fldCharType="end"/>
            </w:r>
            <w:r>
              <w:rPr>
                <w:rFonts w:cs="Arial"/>
              </w:rPr>
              <w:t xml:space="preserve"> (set by default as </w:t>
            </w:r>
            <w:r w:rsidRPr="00525CB0">
              <w:rPr>
                <w:rFonts w:cs="Arial"/>
                <w:highlight w:val="yellow"/>
              </w:rPr>
              <w:t>0.95</w:t>
            </w:r>
            <w:r>
              <w:rPr>
                <w:rFonts w:cs="Arial"/>
              </w:rPr>
              <w:t xml:space="preserve">*TAUi but configurable in the </w:t>
            </w:r>
            <w:r>
              <w:rPr>
                <w:rFonts w:cs="Arial"/>
              </w:rPr>
              <w:fldChar w:fldCharType="begin"/>
            </w:r>
            <w:r>
              <w:rPr>
                <w:rFonts w:cs="Arial"/>
              </w:rPr>
              <w:instrText xml:space="preserve"> REF ModelConfigurationTemplate \h </w:instrText>
            </w:r>
            <w:r>
              <w:rPr>
                <w:rFonts w:cs="Arial"/>
              </w:rPr>
            </w:r>
            <w:r>
              <w:rPr>
                <w:rFonts w:cs="Arial"/>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rFonts w:cs="Arial"/>
              </w:rPr>
              <w:fldChar w:fldCharType="end"/>
            </w:r>
            <w:r>
              <w:rPr>
                <w:rFonts w:cs="Arial"/>
              </w:rPr>
              <w:t>)</w:t>
            </w:r>
          </w:p>
          <w:p w:rsidR="0009158F" w:rsidRDefault="0009158F" w:rsidP="00B32176"/>
          <w:p w:rsidR="0009158F" w:rsidRPr="00F00406" w:rsidRDefault="0009158F" w:rsidP="00B32176">
            <w:pPr>
              <w:rPr>
                <w:sz w:val="18"/>
                <w:szCs w:val="18"/>
              </w:rPr>
            </w:pPr>
            <w:r w:rsidRPr="00F00406">
              <w:rPr>
                <w:sz w:val="18"/>
                <w:szCs w:val="18"/>
              </w:rPr>
              <w:t xml:space="preserve">      </w:t>
            </w:r>
          </w:p>
        </w:tc>
        <w:tc>
          <w:tcPr>
            <w:tcW w:w="1710" w:type="dxa"/>
            <w:shd w:val="clear" w:color="auto" w:fill="auto"/>
          </w:tcPr>
          <w:p w:rsidR="0009158F" w:rsidRPr="00F00406" w:rsidRDefault="0009158F" w:rsidP="00B32176">
            <w:pPr>
              <w:rPr>
                <w:sz w:val="18"/>
                <w:szCs w:val="18"/>
              </w:rPr>
            </w:pPr>
          </w:p>
          <w:tbl>
            <w:tblPr>
              <w:tblW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5"/>
              <w:gridCol w:w="785"/>
            </w:tblGrid>
            <w:tr w:rsidR="0009158F" w:rsidRPr="004A77CF" w:rsidTr="0009158F">
              <w:trPr>
                <w:trHeight w:val="255"/>
              </w:trPr>
              <w:tc>
                <w:tcPr>
                  <w:tcW w:w="655" w:type="dxa"/>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89</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181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287</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321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278</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231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158</w:t>
                  </w:r>
                </w:p>
              </w:tc>
              <w:tc>
                <w:tcPr>
                  <w:tcW w:w="785" w:type="dxa"/>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23.917</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3BC88F8F" wp14:editId="183823B7">
                  <wp:extent cx="2350770" cy="219964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6">
                            <a:extLst>
                              <a:ext uri="{28A0092B-C50C-407E-A947-70E740481C1C}">
                                <a14:useLocalDpi xmlns:a14="http://schemas.microsoft.com/office/drawing/2010/main" val="0"/>
                              </a:ext>
                            </a:extLst>
                          </a:blip>
                          <a:srcRect t="12811" r="30173" b="4982"/>
                          <a:stretch>
                            <a:fillRect/>
                          </a:stretch>
                        </pic:blipFill>
                        <pic:spPr bwMode="auto">
                          <a:xfrm>
                            <a:off x="0" y="0"/>
                            <a:ext cx="2350770" cy="2199640"/>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p w:rsidR="0009158F" w:rsidRPr="00F00406" w:rsidRDefault="0009158F" w:rsidP="0009158F">
            <w:pPr>
              <w:tabs>
                <w:tab w:val="left" w:pos="846"/>
              </w:tabs>
              <w:rPr>
                <w:noProof/>
                <w:sz w:val="18"/>
                <w:szCs w:val="18"/>
              </w:rPr>
            </w:pPr>
            <w:r>
              <w:rPr>
                <w:noProof/>
              </w:rPr>
              <w:t xml:space="preserve">Note: </w:t>
            </w:r>
            <w:r w:rsidRPr="006C2157">
              <w:rPr>
                <w:noProof/>
                <w:sz w:val="18"/>
                <w:szCs w:val="18"/>
              </w:rPr>
              <w:t xml:space="preserve">If </w:t>
            </w:r>
            <w:r w:rsidRPr="00525CB0">
              <w:rPr>
                <w:szCs w:val="20"/>
              </w:rPr>
              <w:t xml:space="preserve">t½ </w:t>
            </w:r>
            <w:r w:rsidRPr="00525CB0">
              <w:rPr>
                <w:szCs w:val="20"/>
                <w:u w:val="single"/>
              </w:rPr>
              <w:t>is</w:t>
            </w:r>
            <w:r w:rsidRPr="00525CB0">
              <w:rPr>
                <w:szCs w:val="20"/>
              </w:rPr>
              <w:t xml:space="preserve"> estimated</w:t>
            </w:r>
            <w:r w:rsidR="00B92DEE">
              <w:rPr>
                <w:szCs w:val="20"/>
              </w:rPr>
              <w:t>, i.e. FLGACCEPTKEL==1 and THALF is not missing</w:t>
            </w:r>
            <w:r>
              <w:rPr>
                <w:b/>
                <w:szCs w:val="20"/>
              </w:rPr>
              <w:t xml:space="preserve">, </w:t>
            </w:r>
            <w:r>
              <w:rPr>
                <w:noProof/>
                <w:sz w:val="18"/>
                <w:szCs w:val="18"/>
              </w:rPr>
              <w:t xml:space="preserve">AUCTAUi is slightly &gt;AUCLAST (including the small area extrapolated from TLAST to TAUi); </w:t>
            </w:r>
            <w:r w:rsidRPr="006C2157">
              <w:rPr>
                <w:noProof/>
                <w:sz w:val="18"/>
                <w:szCs w:val="18"/>
              </w:rPr>
              <w:t xml:space="preserve">If </w:t>
            </w:r>
            <w:r w:rsidRPr="00566F87">
              <w:rPr>
                <w:szCs w:val="20"/>
              </w:rPr>
              <w:t xml:space="preserve">t½ </w:t>
            </w:r>
            <w:r w:rsidRPr="00566F87">
              <w:rPr>
                <w:szCs w:val="20"/>
                <w:u w:val="single"/>
              </w:rPr>
              <w:t>is</w:t>
            </w:r>
            <w:r w:rsidRPr="00566F87">
              <w:rPr>
                <w:szCs w:val="20"/>
              </w:rPr>
              <w:t xml:space="preserve"> </w:t>
            </w:r>
            <w:r>
              <w:rPr>
                <w:szCs w:val="20"/>
              </w:rPr>
              <w:t xml:space="preserve">not </w:t>
            </w:r>
            <w:r w:rsidRPr="00566F87">
              <w:rPr>
                <w:szCs w:val="20"/>
              </w:rPr>
              <w:t>estimated</w:t>
            </w:r>
            <w:r>
              <w:rPr>
                <w:b/>
                <w:szCs w:val="20"/>
              </w:rPr>
              <w:t xml:space="preserve">, </w:t>
            </w:r>
            <w:r>
              <w:rPr>
                <w:noProof/>
                <w:sz w:val="18"/>
                <w:szCs w:val="18"/>
              </w:rPr>
              <w:t xml:space="preserve">AUCTAUi </w:t>
            </w:r>
            <w:r>
              <w:rPr>
                <w:noProof/>
                <w:sz w:val="18"/>
                <w:szCs w:val="18"/>
              </w:rPr>
              <w:lastRenderedPageBreak/>
              <w:t>=AUCLAST.</w:t>
            </w:r>
          </w:p>
        </w:tc>
      </w:tr>
      <w:tr w:rsidR="0009158F" w:rsidTr="00B92DEE">
        <w:tc>
          <w:tcPr>
            <w:tcW w:w="1908" w:type="dxa"/>
            <w:shd w:val="clear" w:color="auto" w:fill="auto"/>
          </w:tcPr>
          <w:p w:rsidR="0009158F" w:rsidRDefault="0009158F" w:rsidP="00B32176">
            <w:r>
              <w:lastRenderedPageBreak/>
              <w:t xml:space="preserve"> (D)</w:t>
            </w:r>
          </w:p>
          <w:p w:rsidR="0009158F" w:rsidRDefault="0009158F" w:rsidP="00B32176"/>
          <w:p w:rsidR="0009158F" w:rsidRDefault="0009158F" w:rsidP="00B32176">
            <w:r>
              <w:t xml:space="preserve">Last available data point is </w:t>
            </w:r>
            <w:r w:rsidRPr="00F00406">
              <w:rPr>
                <w:i/>
              </w:rPr>
              <w:t>much</w:t>
            </w:r>
            <w:r>
              <w:t xml:space="preserve"> &lt; TAUi, that is </w:t>
            </w:r>
            <w:r>
              <w:fldChar w:fldCharType="begin"/>
            </w:r>
            <w:r>
              <w:instrText xml:space="preserve"> REF LASTTIME \h </w:instrText>
            </w:r>
            <w:r>
              <w:fldChar w:fldCharType="separate"/>
            </w:r>
            <w:r>
              <w:rPr>
                <w:iCs/>
                <w:sz w:val="18"/>
                <w:szCs w:val="18"/>
              </w:rPr>
              <w:t>LASTTIME</w:t>
            </w:r>
            <w:r>
              <w:fldChar w:fldCharType="end"/>
            </w:r>
            <w:r>
              <w:t xml:space="preserve"> is &lt; </w:t>
            </w:r>
            <w:r>
              <w:rPr>
                <w:rFonts w:cs="Arial"/>
              </w:rPr>
              <w:fldChar w:fldCharType="begin"/>
            </w:r>
            <w:r>
              <w:instrText xml:space="preserve"> REF LASTTIMEACCEPTCRIT \h </w:instrText>
            </w:r>
            <w:r>
              <w:rPr>
                <w:rFonts w:cs="Arial"/>
              </w:rPr>
            </w:r>
            <w:r>
              <w:rPr>
                <w:rFonts w:cs="Arial"/>
              </w:rPr>
              <w:fldChar w:fldCharType="separate"/>
            </w:r>
            <w:r w:rsidRPr="00FB204F">
              <w:rPr>
                <w:rFonts w:cs="Arial"/>
                <w:b/>
                <w:sz w:val="18"/>
              </w:rPr>
              <w:t>LASTTIMEACCEPTCRIT</w:t>
            </w:r>
            <w:r>
              <w:rPr>
                <w:rFonts w:cs="Arial"/>
              </w:rPr>
              <w:fldChar w:fldCharType="end"/>
            </w:r>
            <w:r>
              <w:rPr>
                <w:rFonts w:cs="Arial"/>
              </w:rPr>
              <w:t xml:space="preserve"> (set by default as </w:t>
            </w:r>
            <w:r w:rsidRPr="00525CB0">
              <w:rPr>
                <w:rFonts w:cs="Arial"/>
                <w:highlight w:val="yellow"/>
              </w:rPr>
              <w:t>0.95</w:t>
            </w:r>
            <w:r>
              <w:rPr>
                <w:rFonts w:cs="Arial"/>
              </w:rPr>
              <w:t>*TAUi)</w:t>
            </w:r>
          </w:p>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755282">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32.4</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175</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469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2.017</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389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339</w:t>
                  </w:r>
                </w:p>
              </w:tc>
              <w:tc>
                <w:tcPr>
                  <w:tcW w:w="785" w:type="dxa"/>
                  <w:tcBorders>
                    <w:top w:val="nil"/>
                    <w:left w:val="nil"/>
                    <w:bottom w:val="single" w:sz="4" w:space="0" w:color="auto"/>
                    <w:right w:val="single" w:sz="4" w:space="0" w:color="auto"/>
                  </w:tcBorders>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bl>
          <w:p w:rsidR="0009158F" w:rsidRPr="00F00406" w:rsidRDefault="0009158F" w:rsidP="00B32176">
            <w:pPr>
              <w:rPr>
                <w:sz w:val="18"/>
                <w:szCs w:val="18"/>
              </w:rPr>
            </w:pPr>
            <w:r w:rsidRPr="00F00406">
              <w:rPr>
                <w:sz w:val="18"/>
                <w:szCs w:val="18"/>
              </w:rPr>
              <w:t>[no additional data]</w:t>
            </w:r>
          </w:p>
        </w:tc>
        <w:tc>
          <w:tcPr>
            <w:tcW w:w="3960" w:type="dxa"/>
            <w:shd w:val="clear" w:color="auto" w:fill="auto"/>
          </w:tcPr>
          <w:p w:rsidR="0009158F" w:rsidRDefault="0009158F" w:rsidP="00B32176">
            <w:r>
              <w:rPr>
                <w:noProof/>
                <w:lang w:eastAsia="en-US"/>
              </w:rPr>
              <w:drawing>
                <wp:inline distT="0" distB="0" distL="0" distR="0" wp14:anchorId="3CBED0E3" wp14:editId="7F607126">
                  <wp:extent cx="2273300" cy="212217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7">
                            <a:extLst>
                              <a:ext uri="{28A0092B-C50C-407E-A947-70E740481C1C}">
                                <a14:useLocalDpi xmlns:a14="http://schemas.microsoft.com/office/drawing/2010/main" val="0"/>
                              </a:ext>
                            </a:extLst>
                          </a:blip>
                          <a:srcRect t="15826" r="31705" b="3957"/>
                          <a:stretch>
                            <a:fillRect/>
                          </a:stretch>
                        </pic:blipFill>
                        <pic:spPr bwMode="auto">
                          <a:xfrm>
                            <a:off x="0" y="0"/>
                            <a:ext cx="2273300" cy="2122170"/>
                          </a:xfrm>
                          <a:prstGeom prst="rect">
                            <a:avLst/>
                          </a:prstGeom>
                          <a:noFill/>
                          <a:ln>
                            <a:noFill/>
                          </a:ln>
                        </pic:spPr>
                      </pic:pic>
                    </a:graphicData>
                  </a:graphic>
                </wp:inline>
              </w:drawing>
            </w:r>
          </w:p>
        </w:tc>
        <w:tc>
          <w:tcPr>
            <w:tcW w:w="1620" w:type="dxa"/>
            <w:shd w:val="clear" w:color="auto" w:fill="auto"/>
          </w:tcPr>
          <w:p w:rsidR="0009158F" w:rsidRPr="00B92DEE" w:rsidRDefault="0009158F" w:rsidP="00B32176">
            <w:pPr>
              <w:tabs>
                <w:tab w:val="left" w:pos="846"/>
              </w:tabs>
              <w:rPr>
                <w:noProof/>
                <w:color w:val="FF0000"/>
                <w:sz w:val="18"/>
                <w:szCs w:val="18"/>
              </w:rPr>
            </w:pPr>
            <w:r w:rsidRPr="00B92DEE">
              <w:rPr>
                <w:noProof/>
                <w:color w:val="FF0000"/>
                <w:sz w:val="18"/>
                <w:szCs w:val="18"/>
              </w:rPr>
              <w:t>openNCA:  Compute AUCTAUi but – follow Business/Reporting Rule:</w:t>
            </w:r>
          </w:p>
          <w:p w:rsidR="0009158F" w:rsidRPr="00F00406" w:rsidRDefault="0009158F" w:rsidP="00755282">
            <w:pPr>
              <w:tabs>
                <w:tab w:val="left" w:pos="846"/>
              </w:tabs>
              <w:rPr>
                <w:noProof/>
                <w:sz w:val="18"/>
                <w:szCs w:val="18"/>
              </w:rPr>
            </w:pPr>
            <w:r w:rsidRPr="00B92DEE">
              <w:rPr>
                <w:noProof/>
                <w:sz w:val="18"/>
                <w:szCs w:val="18"/>
                <w:highlight w:val="yellow"/>
              </w:rPr>
              <w:t xml:space="preserve">If </w:t>
            </w:r>
            <w:r w:rsidRPr="00B92DEE">
              <w:rPr>
                <w:szCs w:val="20"/>
                <w:highlight w:val="yellow"/>
              </w:rPr>
              <w:t xml:space="preserve">t½ </w:t>
            </w:r>
            <w:r w:rsidRPr="00B92DEE">
              <w:rPr>
                <w:szCs w:val="20"/>
                <w:highlight w:val="yellow"/>
                <w:u w:val="single"/>
              </w:rPr>
              <w:t>is</w:t>
            </w:r>
            <w:r w:rsidR="00755282" w:rsidRPr="00B92DEE">
              <w:rPr>
                <w:szCs w:val="20"/>
                <w:highlight w:val="yellow"/>
              </w:rPr>
              <w:t xml:space="preserve"> estimable and accepted as per acceptance criteria</w:t>
            </w:r>
            <w:r w:rsidRPr="00B92DEE">
              <w:rPr>
                <w:b/>
                <w:szCs w:val="20"/>
                <w:highlight w:val="yellow"/>
              </w:rPr>
              <w:t xml:space="preserve">, </w:t>
            </w:r>
            <w:r w:rsidRPr="00B92DEE">
              <w:rPr>
                <w:szCs w:val="20"/>
                <w:highlight w:val="yellow"/>
              </w:rPr>
              <w:t>report</w:t>
            </w:r>
            <w:r w:rsidRPr="00B92DEE">
              <w:rPr>
                <w:b/>
                <w:szCs w:val="20"/>
                <w:highlight w:val="yellow"/>
              </w:rPr>
              <w:t xml:space="preserve"> </w:t>
            </w:r>
            <w:r w:rsidR="00755282">
              <w:rPr>
                <w:noProof/>
                <w:sz w:val="18"/>
                <w:szCs w:val="18"/>
                <w:highlight w:val="yellow"/>
              </w:rPr>
              <w:fldChar w:fldCharType="begin"/>
            </w:r>
            <w:r w:rsidR="00755282">
              <w:rPr>
                <w:b/>
                <w:szCs w:val="20"/>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755282" w:rsidRPr="00433F2C">
              <w:rPr>
                <w:iCs/>
                <w:sz w:val="18"/>
                <w:szCs w:val="18"/>
              </w:rPr>
              <w:t>AUCTAU</w:t>
            </w:r>
            <w:r w:rsidR="00755282" w:rsidRPr="00433F2C">
              <w:rPr>
                <w:i/>
                <w:sz w:val="18"/>
                <w:szCs w:val="18"/>
              </w:rPr>
              <w:t>i</w:t>
            </w:r>
            <w:r w:rsidR="00755282">
              <w:rPr>
                <w:noProof/>
                <w:sz w:val="18"/>
                <w:szCs w:val="18"/>
                <w:highlight w:val="yellow"/>
              </w:rPr>
              <w:fldChar w:fldCharType="end"/>
            </w:r>
            <w:r w:rsidRPr="00B92DEE">
              <w:rPr>
                <w:noProof/>
                <w:sz w:val="18"/>
                <w:szCs w:val="18"/>
                <w:highlight w:val="yellow"/>
              </w:rPr>
              <w:t xml:space="preserve"> if </w:t>
            </w:r>
            <w:r w:rsidR="00755282">
              <w:rPr>
                <w:noProof/>
                <w:sz w:val="18"/>
                <w:szCs w:val="18"/>
                <w:highlight w:val="yellow"/>
              </w:rPr>
              <w:fldChar w:fldCharType="begin"/>
            </w:r>
            <w:r w:rsidR="00755282">
              <w:rPr>
                <w:noProof/>
                <w:sz w:val="18"/>
                <w:szCs w:val="18"/>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755282" w:rsidRPr="00433F2C">
              <w:rPr>
                <w:iCs/>
                <w:sz w:val="18"/>
                <w:szCs w:val="18"/>
              </w:rPr>
              <w:t>AUCTAU</w:t>
            </w:r>
            <w:r w:rsidR="00755282" w:rsidRPr="00433F2C">
              <w:rPr>
                <w:i/>
                <w:sz w:val="18"/>
                <w:szCs w:val="18"/>
              </w:rPr>
              <w:t>i</w:t>
            </w:r>
            <w:r w:rsidR="00755282">
              <w:rPr>
                <w:noProof/>
                <w:sz w:val="18"/>
                <w:szCs w:val="18"/>
                <w:highlight w:val="yellow"/>
              </w:rPr>
              <w:fldChar w:fldCharType="end"/>
            </w:r>
            <w:r w:rsidRPr="00B92DEE">
              <w:rPr>
                <w:noProof/>
                <w:sz w:val="18"/>
                <w:szCs w:val="18"/>
                <w:highlight w:val="yellow"/>
              </w:rPr>
              <w:t xml:space="preserve"> &lt;= 120% * </w:t>
            </w:r>
            <w:r w:rsidR="00755282">
              <w:rPr>
                <w:noProof/>
                <w:sz w:val="18"/>
                <w:szCs w:val="18"/>
                <w:highlight w:val="yellow"/>
              </w:rPr>
              <w:fldChar w:fldCharType="begin"/>
            </w:r>
            <w:r w:rsidR="00755282">
              <w:rPr>
                <w:noProof/>
                <w:sz w:val="18"/>
                <w:szCs w:val="18"/>
                <w:highlight w:val="yellow"/>
              </w:rPr>
              <w:instrText xml:space="preserve"> REF AUCLASTi \h </w:instrText>
            </w:r>
            <w:r w:rsidR="00755282">
              <w:rPr>
                <w:noProof/>
                <w:sz w:val="18"/>
                <w:szCs w:val="18"/>
                <w:highlight w:val="yellow"/>
              </w:rPr>
            </w:r>
            <w:r w:rsidR="00755282">
              <w:rPr>
                <w:noProof/>
                <w:sz w:val="18"/>
                <w:szCs w:val="18"/>
                <w:highlight w:val="yellow"/>
              </w:rPr>
              <w:fldChar w:fldCharType="separate"/>
            </w:r>
            <w:r w:rsidR="00755282" w:rsidRPr="00433F2C">
              <w:rPr>
                <w:iCs/>
                <w:sz w:val="18"/>
                <w:szCs w:val="18"/>
              </w:rPr>
              <w:t>AUCLAST</w:t>
            </w:r>
            <w:r w:rsidR="00755282">
              <w:rPr>
                <w:iCs/>
                <w:sz w:val="18"/>
                <w:szCs w:val="18"/>
              </w:rPr>
              <w:t>i</w:t>
            </w:r>
            <w:r w:rsidR="00755282">
              <w:rPr>
                <w:noProof/>
                <w:sz w:val="18"/>
                <w:szCs w:val="18"/>
                <w:highlight w:val="yellow"/>
              </w:rPr>
              <w:fldChar w:fldCharType="end"/>
            </w:r>
            <w:r w:rsidRPr="00B92DEE">
              <w:rPr>
                <w:noProof/>
                <w:sz w:val="18"/>
                <w:szCs w:val="18"/>
                <w:highlight w:val="yellow"/>
              </w:rPr>
              <w:t xml:space="preserve">; If </w:t>
            </w:r>
            <w:r w:rsidRPr="00B92DEE">
              <w:rPr>
                <w:szCs w:val="20"/>
                <w:highlight w:val="yellow"/>
              </w:rPr>
              <w:t xml:space="preserve">t½ </w:t>
            </w:r>
            <w:r w:rsidRPr="00B92DEE">
              <w:rPr>
                <w:szCs w:val="20"/>
                <w:highlight w:val="yellow"/>
                <w:u w:val="single"/>
              </w:rPr>
              <w:t>is</w:t>
            </w:r>
            <w:r w:rsidRPr="00B92DEE">
              <w:rPr>
                <w:szCs w:val="20"/>
                <w:highlight w:val="yellow"/>
              </w:rPr>
              <w:t xml:space="preserve"> not estimated</w:t>
            </w:r>
            <w:r w:rsidRPr="00B92DEE">
              <w:rPr>
                <w:b/>
                <w:szCs w:val="20"/>
                <w:highlight w:val="yellow"/>
              </w:rPr>
              <w:t xml:space="preserve">, </w:t>
            </w:r>
            <w:r w:rsidRPr="00B92DEE">
              <w:rPr>
                <w:szCs w:val="20"/>
                <w:highlight w:val="yellow"/>
              </w:rPr>
              <w:t>do not report</w:t>
            </w:r>
            <w:r w:rsidRPr="00B92DEE">
              <w:rPr>
                <w:b/>
                <w:szCs w:val="20"/>
                <w:highlight w:val="yellow"/>
              </w:rPr>
              <w:t xml:space="preserve"> </w:t>
            </w:r>
            <w:r w:rsidR="00755282">
              <w:rPr>
                <w:noProof/>
                <w:sz w:val="18"/>
                <w:szCs w:val="18"/>
                <w:highlight w:val="yellow"/>
              </w:rPr>
              <w:fldChar w:fldCharType="begin"/>
            </w:r>
            <w:r w:rsidR="00755282">
              <w:rPr>
                <w:b/>
                <w:szCs w:val="20"/>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755282" w:rsidRPr="00433F2C">
              <w:rPr>
                <w:iCs/>
                <w:sz w:val="18"/>
                <w:szCs w:val="18"/>
              </w:rPr>
              <w:t>AUCTAU</w:t>
            </w:r>
            <w:r w:rsidR="00755282" w:rsidRPr="00433F2C">
              <w:rPr>
                <w:i/>
                <w:sz w:val="18"/>
                <w:szCs w:val="18"/>
              </w:rPr>
              <w:t>i</w:t>
            </w:r>
            <w:r w:rsidR="00755282">
              <w:rPr>
                <w:noProof/>
                <w:sz w:val="18"/>
                <w:szCs w:val="18"/>
                <w:highlight w:val="yellow"/>
              </w:rPr>
              <w:fldChar w:fldCharType="end"/>
            </w:r>
            <w:r w:rsidRPr="00B92DEE">
              <w:rPr>
                <w:noProof/>
                <w:sz w:val="18"/>
                <w:szCs w:val="18"/>
                <w:highlight w:val="yellow"/>
              </w:rPr>
              <w:t>.</w:t>
            </w:r>
          </w:p>
        </w:tc>
      </w:tr>
    </w:tbl>
    <w:p w:rsidR="0009158F" w:rsidRDefault="0009158F" w:rsidP="00EB7ADE"/>
    <w:p w:rsidR="00EB7ADE" w:rsidRDefault="00EB7ADE" w:rsidP="00EB7ADE">
      <w:r>
        <w:t xml:space="preserve">Example (C) is normal for PK data collected during ongoing dosing:  samples at nominal time tau consistently have actual time slightly &lt; tau, because they are collected </w:t>
      </w:r>
      <w:r w:rsidRPr="00232CC4">
        <w:rPr>
          <w:i/>
        </w:rPr>
        <w:t>before</w:t>
      </w:r>
      <w:r>
        <w:t xml:space="preserve"> the next dose which is administered at time = tau.  </w:t>
      </w:r>
    </w:p>
    <w:p w:rsidR="00AE41DD" w:rsidRDefault="00AE41DD" w:rsidP="00EB7ADE"/>
    <w:p w:rsidR="00AE41DD" w:rsidRDefault="00AE41DD" w:rsidP="00B92DEE">
      <w:pPr>
        <w:pStyle w:val="TableContent"/>
        <w:rPr>
          <w:rFonts w:cs="Arial"/>
          <w:b/>
          <w:sz w:val="18"/>
        </w:rPr>
      </w:pPr>
      <w:r>
        <w:rPr>
          <w:noProof/>
        </w:rPr>
        <w:t xml:space="preserve">In </w:t>
      </w:r>
      <w:r w:rsidR="00755282">
        <w:rPr>
          <w:noProof/>
        </w:rPr>
        <w:t>scenario (C)</w:t>
      </w:r>
      <w:r>
        <w:rPr>
          <w:noProof/>
        </w:rPr>
        <w:t xml:space="preserve">, </w:t>
      </w:r>
      <w:r w:rsidR="00755282">
        <w:rPr>
          <w:noProof/>
        </w:rPr>
        <w:t xml:space="preserve">if </w:t>
      </w:r>
      <w:r w:rsidR="00755282">
        <w:rPr>
          <w:noProof/>
        </w:rPr>
        <w:fldChar w:fldCharType="begin"/>
      </w:r>
      <w:r w:rsidR="00755282">
        <w:rPr>
          <w:noProof/>
        </w:rPr>
        <w:instrText xml:space="preserve"> REF THALF \h </w:instrText>
      </w:r>
      <w:r w:rsidR="00755282">
        <w:rPr>
          <w:noProof/>
        </w:rPr>
      </w:r>
      <w:r w:rsidR="00755282">
        <w:rPr>
          <w:noProof/>
        </w:rPr>
        <w:fldChar w:fldCharType="separate"/>
      </w:r>
      <w:r w:rsidR="00755282" w:rsidRPr="00433F2C">
        <w:rPr>
          <w:iCs/>
          <w:sz w:val="18"/>
          <w:szCs w:val="18"/>
        </w:rPr>
        <w:t>THALF</w:t>
      </w:r>
      <w:r w:rsidR="00755282">
        <w:rPr>
          <w:noProof/>
        </w:rPr>
        <w:fldChar w:fldCharType="end"/>
      </w:r>
      <w:r w:rsidR="00755282">
        <w:rPr>
          <w:noProof/>
        </w:rPr>
        <w:t xml:space="preserve"> is estimated as per the acceptance criteria for KEL, </w:t>
      </w:r>
      <w:r w:rsidR="00755282">
        <w:rPr>
          <w:noProof/>
        </w:rPr>
        <w:fldChar w:fldCharType="begin"/>
      </w:r>
      <w:r w:rsidR="00755282">
        <w:rPr>
          <w:noProof/>
        </w:rPr>
        <w:instrText xml:space="preserve"> REF FLGACCEPTKELCRIT \h </w:instrText>
      </w:r>
      <w:r w:rsidR="00755282">
        <w:rPr>
          <w:noProof/>
        </w:rPr>
      </w:r>
      <w:r w:rsidR="00755282">
        <w:rPr>
          <w:noProof/>
        </w:rPr>
        <w:fldChar w:fldCharType="separate"/>
      </w:r>
      <w:r w:rsidR="00755282" w:rsidRPr="005253A6">
        <w:rPr>
          <w:b/>
          <w:bCs w:val="0"/>
          <w:sz w:val="18"/>
        </w:rPr>
        <w:t>FLGACCEPTKELCRIT</w:t>
      </w:r>
      <w:r w:rsidR="00755282">
        <w:rPr>
          <w:noProof/>
        </w:rPr>
        <w:fldChar w:fldCharType="end"/>
      </w:r>
      <w:r w:rsidR="00755282">
        <w:rPr>
          <w:noProof/>
        </w:rPr>
        <w:t xml:space="preserve"> </w:t>
      </w:r>
      <w:r w:rsidR="00755282" w:rsidRPr="00755282">
        <w:rPr>
          <w:bCs w:val="0"/>
          <w:sz w:val="18"/>
        </w:rPr>
        <w:t>and the associated</w:t>
      </w:r>
      <w:r w:rsidR="00755282" w:rsidRPr="00B92DEE">
        <w:rPr>
          <w:bCs w:val="0"/>
          <w:sz w:val="18"/>
        </w:rPr>
        <w:t xml:space="preserve"> acceptance flag,</w:t>
      </w:r>
      <w:r w:rsidR="00755282">
        <w:rPr>
          <w:b/>
          <w:bCs w:val="0"/>
          <w:sz w:val="18"/>
        </w:rPr>
        <w:t xml:space="preserve"> </w:t>
      </w:r>
      <w:r w:rsidR="00755282">
        <w:rPr>
          <w:b/>
          <w:bCs w:val="0"/>
          <w:sz w:val="18"/>
        </w:rPr>
        <w:fldChar w:fldCharType="begin"/>
      </w:r>
      <w:r w:rsidR="00755282">
        <w:rPr>
          <w:b/>
          <w:bCs w:val="0"/>
          <w:sz w:val="18"/>
        </w:rPr>
        <w:instrText xml:space="preserve"> REF FLGACCEPTKEL \h </w:instrText>
      </w:r>
      <w:r w:rsidR="00755282">
        <w:rPr>
          <w:b/>
          <w:bCs w:val="0"/>
          <w:sz w:val="18"/>
        </w:rPr>
      </w:r>
      <w:r w:rsidR="00755282">
        <w:rPr>
          <w:b/>
          <w:bCs w:val="0"/>
          <w:sz w:val="18"/>
        </w:rPr>
        <w:fldChar w:fldCharType="separate"/>
      </w:r>
      <w:r w:rsidR="00755282" w:rsidRPr="005253A6">
        <w:rPr>
          <w:b/>
          <w:bCs w:val="0"/>
          <w:sz w:val="18"/>
        </w:rPr>
        <w:t>FLGACCEPTKEL</w:t>
      </w:r>
      <w:r w:rsidR="00755282">
        <w:rPr>
          <w:b/>
          <w:bCs w:val="0"/>
          <w:sz w:val="18"/>
        </w:rPr>
        <w:fldChar w:fldCharType="end"/>
      </w:r>
      <w:r w:rsidR="00755282">
        <w:rPr>
          <w:b/>
          <w:bCs w:val="0"/>
          <w:sz w:val="18"/>
        </w:rPr>
        <w:t xml:space="preserve">, </w:t>
      </w:r>
      <w:r>
        <w:rPr>
          <w:noProof/>
        </w:rPr>
        <w:t>AUC</w:t>
      </w:r>
      <w:r w:rsidR="00755282">
        <w:rPr>
          <w:noProof/>
        </w:rPr>
        <w:t>TAUi estimated t</w:t>
      </w:r>
      <w:r w:rsidR="0027597E">
        <w:rPr>
          <w:noProof/>
        </w:rPr>
        <w:t>o</w:t>
      </w:r>
      <w:r w:rsidR="00755282">
        <w:rPr>
          <w:noProof/>
        </w:rPr>
        <w:t xml:space="preserve"> incorporate the extrapolate area from </w:t>
      </w:r>
      <w:r w:rsidR="00755282">
        <w:rPr>
          <w:noProof/>
        </w:rPr>
        <w:fldChar w:fldCharType="begin"/>
      </w:r>
      <w:r w:rsidR="00755282">
        <w:rPr>
          <w:noProof/>
        </w:rPr>
        <w:instrText xml:space="preserve"> REF TLAST \h </w:instrText>
      </w:r>
      <w:r w:rsidR="00755282">
        <w:rPr>
          <w:noProof/>
        </w:rPr>
      </w:r>
      <w:r w:rsidR="00755282">
        <w:rPr>
          <w:noProof/>
        </w:rPr>
        <w:fldChar w:fldCharType="separate"/>
      </w:r>
      <w:r w:rsidR="00755282" w:rsidRPr="00433F2C">
        <w:rPr>
          <w:sz w:val="18"/>
          <w:szCs w:val="18"/>
        </w:rPr>
        <w:t>TLAST</w:t>
      </w:r>
      <w:r w:rsidR="00755282">
        <w:rPr>
          <w:noProof/>
        </w:rPr>
        <w:fldChar w:fldCharType="end"/>
      </w:r>
      <w:r w:rsidR="00755282">
        <w:rPr>
          <w:noProof/>
        </w:rPr>
        <w:t xml:space="preserve"> </w:t>
      </w:r>
      <w:r>
        <w:rPr>
          <w:noProof/>
        </w:rPr>
        <w:t>to end of the interval (to TAU</w:t>
      </w:r>
      <w:r w:rsidR="00755282">
        <w:rPr>
          <w:noProof/>
        </w:rPr>
        <w:t>i</w:t>
      </w:r>
      <w:r>
        <w:rPr>
          <w:noProof/>
        </w:rPr>
        <w:t xml:space="preserve">) and accepted as per criteria set for </w:t>
      </w:r>
      <w:r>
        <w:rPr>
          <w:rFonts w:cs="Arial"/>
          <w:b/>
          <w:sz w:val="18"/>
        </w:rPr>
        <w:fldChar w:fldCharType="begin"/>
      </w:r>
      <w:r>
        <w:rPr>
          <w:noProof/>
        </w:rPr>
        <w:instrText xml:space="preserve"> REF LASTTIMEACCEPTCRIT \h </w:instrText>
      </w:r>
      <w:r>
        <w:rPr>
          <w:rFonts w:cs="Arial"/>
          <w:b/>
          <w:sz w:val="18"/>
        </w:rPr>
      </w:r>
      <w:r>
        <w:rPr>
          <w:rFonts w:cs="Arial"/>
          <w:b/>
          <w:sz w:val="18"/>
        </w:rPr>
        <w:fldChar w:fldCharType="separate"/>
      </w:r>
      <w:r w:rsidRPr="00FB204F">
        <w:rPr>
          <w:rFonts w:cs="Arial"/>
          <w:b/>
          <w:sz w:val="18"/>
        </w:rPr>
        <w:t>LASTTIMEACCEPTCRIT</w:t>
      </w:r>
      <w:r>
        <w:rPr>
          <w:rFonts w:cs="Arial"/>
          <w:b/>
          <w:sz w:val="18"/>
        </w:rPr>
        <w:fldChar w:fldCharType="end"/>
      </w:r>
      <w:r>
        <w:rPr>
          <w:rFonts w:cs="Arial"/>
          <w:b/>
          <w:sz w:val="18"/>
        </w:rPr>
        <w:t>.</w:t>
      </w:r>
    </w:p>
    <w:p w:rsidR="00755282" w:rsidRDefault="00755282" w:rsidP="00B92DEE">
      <w:pPr>
        <w:pStyle w:val="TableContent"/>
        <w:rPr>
          <w:noProof/>
        </w:rPr>
      </w:pPr>
    </w:p>
    <w:p w:rsidR="00755282" w:rsidRPr="00B92DEE" w:rsidRDefault="00755282" w:rsidP="00B92DEE">
      <w:pPr>
        <w:pStyle w:val="TableContent"/>
        <w:rPr>
          <w:b/>
          <w:sz w:val="18"/>
        </w:rPr>
      </w:pPr>
      <w:r w:rsidRPr="00B92DEE">
        <w:rPr>
          <w:noProof/>
        </w:rPr>
        <w:t xml:space="preserve">In scenario (D), if </w:t>
      </w:r>
      <w:r w:rsidRPr="00B92DEE">
        <w:rPr>
          <w:noProof/>
        </w:rPr>
        <w:fldChar w:fldCharType="begin"/>
      </w:r>
      <w:r w:rsidRPr="00B92DEE">
        <w:rPr>
          <w:noProof/>
        </w:rPr>
        <w:instrText xml:space="preserve"> REF THALF \h  \* MERGEFORMAT </w:instrText>
      </w:r>
      <w:r w:rsidRPr="00B92DEE">
        <w:rPr>
          <w:noProof/>
        </w:rPr>
      </w:r>
      <w:r w:rsidRPr="00B92DEE">
        <w:rPr>
          <w:noProof/>
        </w:rPr>
        <w:fldChar w:fldCharType="separate"/>
      </w:r>
      <w:r w:rsidRPr="00B92DEE">
        <w:rPr>
          <w:iCs/>
          <w:sz w:val="18"/>
          <w:szCs w:val="18"/>
        </w:rPr>
        <w:t>THALF</w:t>
      </w:r>
      <w:r w:rsidRPr="00B92DEE">
        <w:rPr>
          <w:noProof/>
        </w:rPr>
        <w:fldChar w:fldCharType="end"/>
      </w:r>
      <w:r w:rsidRPr="00B92DEE">
        <w:rPr>
          <w:noProof/>
        </w:rPr>
        <w:t xml:space="preserve"> is estimated, </w:t>
      </w:r>
      <w:r w:rsidRPr="00B92DEE">
        <w:rPr>
          <w:noProof/>
        </w:rPr>
        <w:fldChar w:fldCharType="begin"/>
      </w:r>
      <w:r w:rsidRPr="00B92DEE">
        <w:rPr>
          <w:noProof/>
        </w:rPr>
        <w:instrText xml:space="preserve"> REF AUCTAUi \h  \* MERGEFORMAT </w:instrText>
      </w:r>
      <w:r w:rsidRPr="00B92DEE">
        <w:rPr>
          <w:noProof/>
        </w:rPr>
      </w:r>
      <w:r w:rsidRPr="00B92DEE">
        <w:rPr>
          <w:noProof/>
        </w:rPr>
        <w:fldChar w:fldCharType="separate"/>
      </w:r>
      <w:r w:rsidRPr="00B92DEE">
        <w:rPr>
          <w:iCs/>
          <w:sz w:val="18"/>
          <w:szCs w:val="18"/>
        </w:rPr>
        <w:t>AUCTAU</w:t>
      </w:r>
      <w:r w:rsidRPr="00B92DEE">
        <w:rPr>
          <w:i/>
          <w:sz w:val="18"/>
          <w:szCs w:val="18"/>
        </w:rPr>
        <w:t>i</w:t>
      </w:r>
      <w:r w:rsidRPr="00B92DEE">
        <w:rPr>
          <w:noProof/>
        </w:rPr>
        <w:fldChar w:fldCharType="end"/>
      </w:r>
      <w:r w:rsidRPr="00B92DEE">
        <w:rPr>
          <w:noProof/>
        </w:rPr>
        <w:t xml:space="preserve"> is computed by the computation engine. However, </w:t>
      </w:r>
      <w:r w:rsidR="0027597E" w:rsidRPr="00B92DEE">
        <w:rPr>
          <w:noProof/>
        </w:rPr>
        <w:t xml:space="preserve">any </w:t>
      </w:r>
      <w:r w:rsidRPr="00B92DEE">
        <w:rPr>
          <w:noProof/>
        </w:rPr>
        <w:t>busines</w:t>
      </w:r>
      <w:r w:rsidR="0027597E" w:rsidRPr="00B92DEE">
        <w:rPr>
          <w:noProof/>
        </w:rPr>
        <w:t>s</w:t>
      </w:r>
      <w:r w:rsidRPr="00B92DEE">
        <w:rPr>
          <w:noProof/>
        </w:rPr>
        <w:t xml:space="preserve"> reporting rules governing acceptability relative to </w:t>
      </w:r>
      <w:r w:rsidRPr="00B92DEE">
        <w:rPr>
          <w:noProof/>
        </w:rPr>
        <w:fldChar w:fldCharType="begin"/>
      </w:r>
      <w:r w:rsidRPr="00B92DEE">
        <w:rPr>
          <w:noProof/>
        </w:rPr>
        <w:instrText xml:space="preserve"> REF AUCLASTi \h  \* MERGEFORMAT </w:instrText>
      </w:r>
      <w:r w:rsidRPr="00B92DEE">
        <w:rPr>
          <w:noProof/>
        </w:rPr>
      </w:r>
      <w:r w:rsidRPr="00B92DEE">
        <w:rPr>
          <w:noProof/>
        </w:rPr>
        <w:fldChar w:fldCharType="separate"/>
      </w:r>
      <w:r w:rsidRPr="00B92DEE">
        <w:rPr>
          <w:iCs/>
          <w:sz w:val="18"/>
          <w:szCs w:val="18"/>
        </w:rPr>
        <w:t>AUCLASTi</w:t>
      </w:r>
      <w:r w:rsidRPr="00B92DEE">
        <w:rPr>
          <w:noProof/>
        </w:rPr>
        <w:fldChar w:fldCharType="end"/>
      </w:r>
      <w:r w:rsidRPr="00B92DEE">
        <w:rPr>
          <w:noProof/>
        </w:rPr>
        <w:t xml:space="preserve"> would be followed</w:t>
      </w:r>
      <w:r w:rsidR="0027597E">
        <w:rPr>
          <w:noProof/>
        </w:rPr>
        <w:t xml:space="preserve"> for reporting of values subsequent to generation of the results by the Computation Engine</w:t>
      </w:r>
      <w:r w:rsidR="00986C8C">
        <w:rPr>
          <w:noProof/>
        </w:rPr>
        <w:t xml:space="preserve">. See the entry under Section </w:t>
      </w:r>
      <w:r w:rsidR="00986C8C">
        <w:rPr>
          <w:noProof/>
          <w:highlight w:val="yellow"/>
        </w:rPr>
        <w:fldChar w:fldCharType="begin"/>
      </w:r>
      <w:r w:rsidR="00986C8C">
        <w:rPr>
          <w:noProof/>
        </w:rPr>
        <w:instrText xml:space="preserve"> REF _Ref519087411 \h </w:instrText>
      </w:r>
      <w:r w:rsidR="00986C8C">
        <w:rPr>
          <w:noProof/>
          <w:highlight w:val="yellow"/>
        </w:rPr>
      </w:r>
      <w:r w:rsidR="00986C8C">
        <w:rPr>
          <w:noProof/>
          <w:highlight w:val="yellow"/>
        </w:rPr>
        <w:fldChar w:fldCharType="separate"/>
      </w:r>
      <w:r w:rsidR="00986C8C">
        <w:t>Pre Computation Checks and Dataset or Computation Flag Definitions</w:t>
      </w:r>
      <w:r w:rsidR="00986C8C">
        <w:rPr>
          <w:noProof/>
          <w:highlight w:val="yellow"/>
        </w:rPr>
        <w:fldChar w:fldCharType="end"/>
      </w:r>
      <w:r w:rsidR="00986C8C">
        <w:rPr>
          <w:noProof/>
        </w:rPr>
        <w:t xml:space="preserve"> </w:t>
      </w:r>
      <w:proofErr w:type="gramStart"/>
      <w:r w:rsidR="00986C8C">
        <w:rPr>
          <w:noProof/>
        </w:rPr>
        <w:t xml:space="preserve">for </w:t>
      </w:r>
      <w:r>
        <w:rPr>
          <w:noProof/>
        </w:rPr>
        <w:t xml:space="preserve"> </w:t>
      </w:r>
      <w:r w:rsidR="00986C8C">
        <w:rPr>
          <w:b/>
          <w:bCs w:val="0"/>
          <w:sz w:val="18"/>
        </w:rPr>
        <w:t>FLGACCEPTTAU</w:t>
      </w:r>
      <w:proofErr w:type="gramEnd"/>
      <w:r w:rsidR="00986C8C">
        <w:rPr>
          <w:noProof/>
        </w:rPr>
        <w:t>.</w:t>
      </w:r>
    </w:p>
    <w:p w:rsidR="00EB7ADE" w:rsidRDefault="00EB7ADE" w:rsidP="00EB7ADE"/>
    <w:p w:rsidR="002818BB" w:rsidRDefault="002818BB" w:rsidP="00CC4A0E">
      <w:pPr>
        <w:pStyle w:val="Heading2"/>
      </w:pPr>
      <w:bookmarkStart w:id="268" w:name="_Toc507192806"/>
      <w:bookmarkStart w:id="269" w:name="_Toc507192807"/>
      <w:bookmarkStart w:id="270" w:name="_Toc507192822"/>
      <w:bookmarkStart w:id="271" w:name="_Toc507192823"/>
      <w:bookmarkStart w:id="272" w:name="_Toc507192824"/>
      <w:bookmarkStart w:id="273" w:name="_Toc507192826"/>
      <w:bookmarkStart w:id="274" w:name="_Ref506785910"/>
      <w:bookmarkStart w:id="275" w:name="_Toc5186437"/>
      <w:bookmarkEnd w:id="268"/>
      <w:bookmarkEnd w:id="269"/>
      <w:bookmarkEnd w:id="270"/>
      <w:bookmarkEnd w:id="271"/>
      <w:bookmarkEnd w:id="272"/>
      <w:bookmarkEnd w:id="273"/>
      <w:r>
        <w:t xml:space="preserve">Significant Figures </w:t>
      </w:r>
      <w:r w:rsidR="00D3240D">
        <w:t>Definition</w:t>
      </w:r>
      <w:bookmarkEnd w:id="274"/>
      <w:bookmarkEnd w:id="275"/>
    </w:p>
    <w:p w:rsidR="00B42A44" w:rsidRDefault="00B42A44" w:rsidP="0014390B">
      <w:pPr>
        <w:pStyle w:val="StyleHeading3Before1lineAfter1line4"/>
      </w:pPr>
      <w:bookmarkStart w:id="276" w:name="_Toc5186438"/>
      <w:r>
        <w:t>Definition</w:t>
      </w:r>
      <w:bookmarkEnd w:id="276"/>
    </w:p>
    <w:p w:rsidR="00C25526" w:rsidRDefault="00114EE4" w:rsidP="00B42A44">
      <w:pPr>
        <w:ind w:left="360"/>
      </w:pPr>
      <w:r>
        <w:t xml:space="preserve">The number of significant figures is the number of digits needed to express a value within the </w:t>
      </w:r>
      <w:r w:rsidR="00C25526">
        <w:t>uncertainty of the measurement.</w:t>
      </w:r>
    </w:p>
    <w:p w:rsidR="00C25526" w:rsidRDefault="00C25526" w:rsidP="00B42A44">
      <w:pPr>
        <w:ind w:left="360"/>
      </w:pPr>
    </w:p>
    <w:p w:rsidR="00C25526" w:rsidRDefault="00114EE4" w:rsidP="00B42A44">
      <w:pPr>
        <w:ind w:left="360"/>
      </w:pPr>
      <w:r>
        <w:t xml:space="preserve">For example; 5.678 +/- </w:t>
      </w:r>
      <w:r w:rsidR="00C25526">
        <w:t>0.003 has 4 significant digits.</w:t>
      </w:r>
    </w:p>
    <w:p w:rsidR="00B42A44" w:rsidRDefault="00B42A44" w:rsidP="0014390B">
      <w:pPr>
        <w:pStyle w:val="StyleHeading3Before1lineAfter1line4"/>
      </w:pPr>
      <w:bookmarkStart w:id="277" w:name="_Toc5186439"/>
      <w:r>
        <w:t>Multiplication and Division</w:t>
      </w:r>
      <w:bookmarkEnd w:id="277"/>
    </w:p>
    <w:p w:rsidR="00C25526" w:rsidRDefault="00114EE4" w:rsidP="00B42A44">
      <w:pPr>
        <w:ind w:left="360"/>
      </w:pPr>
      <w:r>
        <w:t>The number of significant figures in the result of multiplying or dividing two or more quantities equals the least number of significant figu</w:t>
      </w:r>
      <w:r w:rsidR="00C25526">
        <w:t>res of the original quantities.</w:t>
      </w:r>
    </w:p>
    <w:p w:rsidR="00C25526" w:rsidRDefault="00C25526" w:rsidP="00B42A44">
      <w:pPr>
        <w:ind w:left="360"/>
      </w:pPr>
    </w:p>
    <w:p w:rsidR="00C25526" w:rsidRDefault="00114EE4" w:rsidP="00B42A44">
      <w:pPr>
        <w:ind w:left="360"/>
      </w:pPr>
      <w:r>
        <w:t>F</w:t>
      </w:r>
      <w:r w:rsidR="00C25526">
        <w:t>or example; 8.02 × 8.02 = 64.3</w:t>
      </w:r>
    </w:p>
    <w:p w:rsidR="00B42A44" w:rsidRDefault="00B42A44" w:rsidP="0014390B">
      <w:pPr>
        <w:pStyle w:val="StyleHeading3Before1lineAfter1line4"/>
      </w:pPr>
      <w:bookmarkStart w:id="278" w:name="_Toc5186440"/>
      <w:r>
        <w:lastRenderedPageBreak/>
        <w:t>Addition and Subtraction</w:t>
      </w:r>
      <w:bookmarkEnd w:id="278"/>
    </w:p>
    <w:p w:rsidR="00C25526" w:rsidRDefault="00114EE4" w:rsidP="00B42A44">
      <w:pPr>
        <w:ind w:left="360"/>
      </w:pPr>
      <w:r>
        <w:t>With addition and subtraction the number of significant digits is determined using the least number of decimal pla</w:t>
      </w:r>
      <w:r w:rsidR="00C25526">
        <w:t>ces of the quantities involved.</w:t>
      </w:r>
    </w:p>
    <w:p w:rsidR="00C25526" w:rsidRDefault="00C25526" w:rsidP="00B42A44">
      <w:pPr>
        <w:ind w:left="360"/>
      </w:pPr>
    </w:p>
    <w:p w:rsidR="00114EE4" w:rsidRDefault="00114EE4" w:rsidP="00F96653">
      <w:pPr>
        <w:ind w:left="360"/>
      </w:pPr>
      <w:r>
        <w:t xml:space="preserve">For example; </w:t>
      </w:r>
      <w:r w:rsidR="00C25526">
        <w:t>123.25 + 46.0 + 86.26 = 255.5</w:t>
      </w:r>
    </w:p>
    <w:p w:rsidR="00F96653" w:rsidRDefault="00F96653" w:rsidP="00F96653">
      <w:pPr>
        <w:pStyle w:val="Heading2"/>
      </w:pPr>
      <w:bookmarkStart w:id="279" w:name="_Ref506784923"/>
      <w:bookmarkStart w:id="280" w:name="_Ref506785084"/>
      <w:bookmarkStart w:id="281" w:name="_Ref506785138"/>
      <w:bookmarkStart w:id="282" w:name="_Ref506785160"/>
      <w:bookmarkStart w:id="283" w:name="_Toc5186441"/>
      <w:r>
        <w:t>Missing Data</w:t>
      </w:r>
      <w:bookmarkEnd w:id="279"/>
      <w:bookmarkEnd w:id="280"/>
      <w:bookmarkEnd w:id="281"/>
      <w:bookmarkEnd w:id="282"/>
      <w:bookmarkEnd w:id="283"/>
    </w:p>
    <w:p w:rsidR="00F96653" w:rsidRDefault="00F96653" w:rsidP="0014390B">
      <w:pPr>
        <w:pStyle w:val="StyleHeading3Before1lineAfter1line4"/>
      </w:pPr>
      <w:bookmarkStart w:id="284" w:name="_Ref125960332"/>
      <w:bookmarkStart w:id="285" w:name="_Ref125960336"/>
      <w:bookmarkStart w:id="286" w:name="_Toc5186442"/>
      <w:r>
        <w:t>Missing Data at Time of Dose</w:t>
      </w:r>
      <w:bookmarkEnd w:id="284"/>
      <w:bookmarkEnd w:id="285"/>
      <w:bookmarkEnd w:id="286"/>
    </w:p>
    <w:p w:rsidR="00F96653" w:rsidRDefault="00F96653" w:rsidP="00F96653">
      <w:r>
        <w:rPr>
          <w:rFonts w:eastAsia="Times New Roman" w:cs="Arial"/>
        </w:rPr>
        <w:t>If the dataset does not include a data point (no time value, or the corresponding concentration value is null or “NA”) at the dose time</w:t>
      </w:r>
      <w:r>
        <w:t>, estimate a value according to the following diagram.  This concentration value is used in all AUC calculations where applicable.</w:t>
      </w:r>
    </w:p>
    <w:p w:rsidR="00F96653" w:rsidRDefault="006F214C" w:rsidP="00F96653">
      <w:pPr>
        <w:pStyle w:val="BodyTextIndent2"/>
        <w:jc w:val="center"/>
      </w:pPr>
      <w:r>
        <w:rPr>
          <w:noProof/>
          <w:lang w:eastAsia="en-US"/>
        </w:rPr>
        <w:drawing>
          <wp:inline distT="0" distB="0" distL="0" distR="0" wp14:anchorId="31E1B318" wp14:editId="3AA075F6">
            <wp:extent cx="3273425" cy="2799080"/>
            <wp:effectExtent l="0" t="0" r="3175" b="1270"/>
            <wp:docPr id="123" name="Picture 123" descr="enca_req_doc_decision_tre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enca_req_doc_decision_tree1"/>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3273425" cy="2799080"/>
                    </a:xfrm>
                    <a:prstGeom prst="rect">
                      <a:avLst/>
                    </a:prstGeom>
                    <a:noFill/>
                    <a:ln>
                      <a:noFill/>
                    </a:ln>
                  </pic:spPr>
                </pic:pic>
              </a:graphicData>
            </a:graphic>
          </wp:inline>
        </w:drawing>
      </w:r>
    </w:p>
    <w:p w:rsidR="00F96653" w:rsidRDefault="00F96653" w:rsidP="00F96653"/>
    <w:p w:rsidR="00F96653" w:rsidRDefault="00F96653" w:rsidP="00F96653">
      <w:pPr>
        <w:pStyle w:val="Caption"/>
      </w:pPr>
    </w:p>
    <w:p w:rsidR="00F96653" w:rsidRDefault="00F96653" w:rsidP="0014390B">
      <w:pPr>
        <w:pStyle w:val="StyleHeading3Before1lineAfter1line4"/>
      </w:pPr>
      <w:bookmarkStart w:id="287" w:name="_Ref125781163"/>
      <w:bookmarkStart w:id="288" w:name="_Ref125781229"/>
      <w:bookmarkStart w:id="289" w:name="_Ref125781237"/>
      <w:bookmarkStart w:id="290" w:name="_Toc5186443"/>
      <w:r>
        <w:t>AUC Calculations and Missing Data</w:t>
      </w:r>
      <w:bookmarkEnd w:id="287"/>
      <w:bookmarkEnd w:id="288"/>
      <w:bookmarkEnd w:id="289"/>
      <w:bookmarkEnd w:id="290"/>
    </w:p>
    <w:p w:rsidR="00F96653" w:rsidRDefault="00F96653" w:rsidP="00F96653">
      <w:pPr>
        <w:keepNext/>
        <w:ind w:left="360"/>
      </w:pPr>
      <w:r>
        <w:t xml:space="preserve">If the dataset does not include </w:t>
      </w:r>
      <w:r>
        <w:rPr>
          <w:rFonts w:eastAsia="Times New Roman" w:cs="Arial"/>
        </w:rPr>
        <w:t>data points (no time value, or the corresponding concentration value is null or “NA”)</w:t>
      </w:r>
      <w:r>
        <w:t xml:space="preserve"> at AUC start or end times, use concentration values estimated as shown in the following diagrams.</w:t>
      </w:r>
    </w:p>
    <w:p w:rsidR="000570A8" w:rsidRDefault="000570A8" w:rsidP="00B4041D">
      <w:pPr>
        <w:pStyle w:val="Heading4"/>
        <w:numPr>
          <w:ilvl w:val="3"/>
          <w:numId w:val="48"/>
        </w:numPr>
      </w:pPr>
      <w:r>
        <w:t xml:space="preserve"> AUC Start time has no data</w:t>
      </w:r>
    </w:p>
    <w:p w:rsidR="000570A8" w:rsidRDefault="000570A8" w:rsidP="00F96653">
      <w:pPr>
        <w:keepNext/>
        <w:ind w:left="360"/>
      </w:pPr>
    </w:p>
    <w:p w:rsidR="00F96653" w:rsidRDefault="00F96653" w:rsidP="00F96653">
      <w:pPr>
        <w:keepNext/>
        <w:ind w:left="360"/>
      </w:pPr>
    </w:p>
    <w:p w:rsidR="00F96653" w:rsidRDefault="006F214C" w:rsidP="00F96653">
      <w:pPr>
        <w:spacing w:before="120"/>
        <w:ind w:left="360"/>
        <w:jc w:val="center"/>
      </w:pPr>
      <w:r>
        <w:rPr>
          <w:noProof/>
          <w:lang w:eastAsia="en-US"/>
        </w:rPr>
        <w:drawing>
          <wp:inline distT="0" distB="0" distL="0" distR="0" wp14:anchorId="38DA3AD4" wp14:editId="270FB667">
            <wp:extent cx="3903345" cy="6073140"/>
            <wp:effectExtent l="0" t="0" r="1905" b="3810"/>
            <wp:docPr id="124" name="Picture 124" descr="enca_req_doc_decision_tre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enca_req_doc_decision_tree2"/>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3903345" cy="6073140"/>
                    </a:xfrm>
                    <a:prstGeom prst="rect">
                      <a:avLst/>
                    </a:prstGeom>
                    <a:noFill/>
                    <a:ln>
                      <a:noFill/>
                    </a:ln>
                  </pic:spPr>
                </pic:pic>
              </a:graphicData>
            </a:graphic>
          </wp:inline>
        </w:drawing>
      </w:r>
    </w:p>
    <w:p w:rsidR="00F96653" w:rsidRDefault="00F96653" w:rsidP="00F96653">
      <w:pPr>
        <w:spacing w:before="120"/>
        <w:ind w:left="360"/>
      </w:pPr>
    </w:p>
    <w:p w:rsidR="00F96653" w:rsidRDefault="00F96653" w:rsidP="00F96653">
      <w:pPr>
        <w:spacing w:before="120"/>
        <w:ind w:left="360"/>
      </w:pPr>
      <w:r>
        <w:t>*Use linear or logarithmic interpolation depending on AUC method specified</w:t>
      </w:r>
    </w:p>
    <w:p w:rsidR="000570A8" w:rsidRDefault="000570A8" w:rsidP="000570A8">
      <w:pPr>
        <w:pStyle w:val="Heading4"/>
        <w:numPr>
          <w:ilvl w:val="3"/>
          <w:numId w:val="49"/>
        </w:numPr>
      </w:pPr>
      <w:r>
        <w:t>AUC End time has no data</w:t>
      </w:r>
    </w:p>
    <w:p w:rsidR="000570A8" w:rsidRDefault="000570A8" w:rsidP="00F96653">
      <w:pPr>
        <w:spacing w:before="120"/>
        <w:ind w:left="360"/>
      </w:pPr>
    </w:p>
    <w:p w:rsidR="00F96653" w:rsidRDefault="00F96653" w:rsidP="00F96653">
      <w:pPr>
        <w:ind w:left="360"/>
      </w:pPr>
    </w:p>
    <w:p w:rsidR="00F96653" w:rsidRDefault="006F214C" w:rsidP="00F96653">
      <w:pPr>
        <w:ind w:left="360"/>
        <w:jc w:val="center"/>
      </w:pPr>
      <w:r>
        <w:rPr>
          <w:noProof/>
          <w:lang w:eastAsia="en-US"/>
        </w:rPr>
        <w:lastRenderedPageBreak/>
        <w:drawing>
          <wp:inline distT="0" distB="0" distL="0" distR="0" wp14:anchorId="20D549AA" wp14:editId="3177B3BC">
            <wp:extent cx="2497455" cy="5046345"/>
            <wp:effectExtent l="0" t="0" r="0" b="1905"/>
            <wp:docPr id="125" name="Picture 125" descr="enca_req_doc_decision_tre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enca_req_doc_decision_tree3"/>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2497455" cy="5046345"/>
                    </a:xfrm>
                    <a:prstGeom prst="rect">
                      <a:avLst/>
                    </a:prstGeom>
                    <a:noFill/>
                    <a:ln>
                      <a:noFill/>
                    </a:ln>
                  </pic:spPr>
                </pic:pic>
              </a:graphicData>
            </a:graphic>
          </wp:inline>
        </w:drawing>
      </w:r>
    </w:p>
    <w:p w:rsidR="00F96653" w:rsidRDefault="00F96653" w:rsidP="00F96653">
      <w:pPr>
        <w:ind w:left="360"/>
      </w:pPr>
    </w:p>
    <w:p w:rsidR="00F96653" w:rsidRDefault="00F96653" w:rsidP="00F96653">
      <w:pPr>
        <w:spacing w:before="120"/>
        <w:ind w:left="360"/>
      </w:pPr>
    </w:p>
    <w:p w:rsidR="00F96653" w:rsidRDefault="00F96653" w:rsidP="00F96653">
      <w:pPr>
        <w:spacing w:before="120"/>
        <w:ind w:left="360"/>
      </w:pPr>
      <w:r>
        <w:t>*Use linear or logarithmic interpolation depending on AUC method specified</w:t>
      </w:r>
    </w:p>
    <w:p w:rsidR="00FB4E56" w:rsidRDefault="00FB4E56" w:rsidP="00A943AD">
      <w:pPr>
        <w:pStyle w:val="Heading2"/>
      </w:pPr>
      <w:bookmarkStart w:id="291" w:name="_Ref506786211"/>
      <w:bookmarkStart w:id="292" w:name="_Toc5186444"/>
      <w:r>
        <w:t>Study Design Elements (SDE)</w:t>
      </w:r>
      <w:bookmarkEnd w:id="291"/>
      <w:r w:rsidR="00602D09">
        <w:t>/Profile Identifier</w:t>
      </w:r>
      <w:bookmarkEnd w:id="292"/>
    </w:p>
    <w:p w:rsidR="00411DF5" w:rsidRDefault="00C22EAA" w:rsidP="00FB4E56">
      <w:r>
        <w:t xml:space="preserve">A </w:t>
      </w:r>
      <w:r w:rsidR="00FB4E56">
        <w:t xml:space="preserve">Study Design Element (SDE) </w:t>
      </w:r>
      <w:r>
        <w:t>value or SDEID defines a set of data concentration time records associated with a single profile</w:t>
      </w:r>
      <w:r w:rsidR="00411DF5">
        <w:t xml:space="preserve"> and thus represents a Profile Identifier</w:t>
      </w:r>
      <w:r>
        <w:t xml:space="preserve">. The legacy Pfizer eNCA system implementation utilizes a </w:t>
      </w:r>
      <w:r w:rsidR="00FB4E56">
        <w:t xml:space="preserve">set of </w:t>
      </w:r>
      <w:r w:rsidR="00D021BC">
        <w:t xml:space="preserve">14 </w:t>
      </w:r>
      <w:r>
        <w:t xml:space="preserve">data fields in </w:t>
      </w:r>
      <w:r w:rsidR="00FB4E56">
        <w:t xml:space="preserve">combination </w:t>
      </w:r>
      <w:r w:rsidR="00411DF5">
        <w:t xml:space="preserve">(1-14 below) data fields, </w:t>
      </w:r>
      <w:r w:rsidR="0093461A">
        <w:t>consistent with Pfizer PK data standards</w:t>
      </w:r>
      <w:r w:rsidR="00FB4E56">
        <w:t xml:space="preserve">, to uniquely identify a </w:t>
      </w:r>
      <w:r w:rsidR="00411DF5">
        <w:t xml:space="preserve">profile of data records within a subject </w:t>
      </w:r>
      <w:r w:rsidR="00FB4E56">
        <w:t>within a protocol</w:t>
      </w:r>
      <w:r w:rsidR="00602D09">
        <w:t xml:space="preserve"> from the data loaded to the system.</w:t>
      </w:r>
    </w:p>
    <w:p w:rsidR="00411DF5" w:rsidRDefault="00411DF5" w:rsidP="00FB4E56"/>
    <w:p w:rsidR="00411DF5" w:rsidRDefault="00411DF5" w:rsidP="00FB4E56">
      <w:r>
        <w:t xml:space="preserve">For the new </w:t>
      </w:r>
      <w:r w:rsidR="0093461A">
        <w:t xml:space="preserve">EQuIP </w:t>
      </w:r>
      <w:r>
        <w:t>based NCA system, the</w:t>
      </w:r>
      <w:r w:rsidR="0093461A">
        <w:t xml:space="preserve"> list </w:t>
      </w:r>
      <w:r>
        <w:t xml:space="preserve">of data fields (1 or more) </w:t>
      </w:r>
      <w:r w:rsidR="00602D09">
        <w:t xml:space="preserve">will be identified in data format specification </w:t>
      </w:r>
      <w:r>
        <w:t xml:space="preserve">represented as one or more templates that are defined as system </w:t>
      </w:r>
      <w:r w:rsidR="0093461A">
        <w:t>configuration item</w:t>
      </w:r>
      <w:r>
        <w:t>s</w:t>
      </w:r>
      <w:r w:rsidR="00602D09">
        <w:t>. The list of data fields uniquely identifies</w:t>
      </w:r>
      <w:r w:rsidR="0093461A">
        <w:t xml:space="preserve"> profiles of data</w:t>
      </w:r>
      <w:r>
        <w:t xml:space="preserve"> by default</w:t>
      </w:r>
      <w:r w:rsidR="0093461A">
        <w:t xml:space="preserve">. </w:t>
      </w:r>
      <w:r w:rsidR="00602D09">
        <w:t xml:space="preserve">A single field can serve this purpose but where more than one field is identified the system will generate a numeric equivalent unique to the level of profile, i.e. the Profile Identifiier or SDEID. </w:t>
      </w:r>
      <w:r>
        <w:t>This will permit the analyst or dataload process or role to tailor the Profile Identifier for particular sources of data. The definition templates for data loading will also identify the fields utilized as contributing to the Profile Identifier.</w:t>
      </w:r>
    </w:p>
    <w:p w:rsidR="00411DF5" w:rsidRDefault="00411DF5" w:rsidP="00FB4E56"/>
    <w:p w:rsidR="00FB4E56" w:rsidRDefault="0093461A" w:rsidP="00FB4E56">
      <w:r>
        <w:lastRenderedPageBreak/>
        <w:t xml:space="preserve">Note that the </w:t>
      </w:r>
      <w:r w:rsidR="00411DF5">
        <w:t xml:space="preserve">analyst </w:t>
      </w:r>
      <w:r>
        <w:t xml:space="preserve">will be able to re-define </w:t>
      </w:r>
      <w:r w:rsidR="00411DF5">
        <w:t xml:space="preserve">which data fields are utilized or a single Profile Identifier field for a particular analysis to define </w:t>
      </w:r>
      <w:r>
        <w:t>profiles</w:t>
      </w:r>
      <w:r w:rsidR="00411DF5">
        <w:t>. The analyst can introduce new Profile Identifier fields</w:t>
      </w:r>
      <w:r>
        <w:t xml:space="preserve"> via </w:t>
      </w:r>
      <w:r w:rsidRPr="000C26CA">
        <w:rPr>
          <w:i/>
        </w:rPr>
        <w:t>Data Transformation</w:t>
      </w:r>
      <w:r>
        <w:t xml:space="preserve"> </w:t>
      </w:r>
      <w:r w:rsidR="00411DF5">
        <w:t xml:space="preserve">actions </w:t>
      </w:r>
      <w:r>
        <w:t>within the EQuIP NCA application.</w:t>
      </w:r>
      <w:r w:rsidR="00411DF5">
        <w:t xml:space="preserve"> Standardized methods will be introduced into this system to facilitate this.</w:t>
      </w:r>
    </w:p>
    <w:p w:rsidR="00411DF5" w:rsidRDefault="00411DF5" w:rsidP="00FB4E56"/>
    <w:p w:rsidR="00411DF5" w:rsidRDefault="00411DF5" w:rsidP="00FB4E56">
      <w:r>
        <w:t>The Pfizer default list/template definition for SDEIDs/Profile Identification will be updated to to the following list of data field items. Note this list adds PC</w:t>
      </w:r>
      <w:r w:rsidR="00F85217">
        <w:t>AN</w:t>
      </w:r>
      <w:r>
        <w:t>METH to the legacy list of fields used for the Pfizer legacy eNCA system.</w:t>
      </w:r>
    </w:p>
    <w:p w:rsidR="00FB4E56" w:rsidRDefault="00FB4E56" w:rsidP="00FB4E56"/>
    <w:tbl>
      <w:tblPr>
        <w:tblW w:w="0" w:type="auto"/>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33"/>
        <w:gridCol w:w="4140"/>
        <w:gridCol w:w="1980"/>
      </w:tblGrid>
      <w:tr w:rsidR="00FB4E56" w:rsidRPr="00846DB7" w:rsidTr="00EB144D">
        <w:trPr>
          <w:tblHeader/>
        </w:trPr>
        <w:tc>
          <w:tcPr>
            <w:tcW w:w="833" w:type="dxa"/>
            <w:shd w:val="clear" w:color="auto" w:fill="E6E6E6"/>
          </w:tcPr>
          <w:p w:rsidR="00FB4E56" w:rsidRPr="00846DB7" w:rsidRDefault="00FB4E56" w:rsidP="005C0EA5">
            <w:pPr>
              <w:pStyle w:val="TableHeader"/>
              <w:rPr>
                <w:sz w:val="18"/>
                <w:szCs w:val="18"/>
              </w:rPr>
            </w:pPr>
            <w:r w:rsidRPr="00846DB7">
              <w:rPr>
                <w:sz w:val="18"/>
                <w:szCs w:val="18"/>
              </w:rPr>
              <w:t>#</w:t>
            </w:r>
          </w:p>
        </w:tc>
        <w:tc>
          <w:tcPr>
            <w:tcW w:w="4140" w:type="dxa"/>
            <w:shd w:val="clear" w:color="auto" w:fill="E6E6E6"/>
          </w:tcPr>
          <w:p w:rsidR="00FB4E56" w:rsidRPr="00846DB7" w:rsidRDefault="00FB4E56" w:rsidP="005C0EA5">
            <w:pPr>
              <w:pStyle w:val="TableHeader"/>
              <w:rPr>
                <w:sz w:val="18"/>
                <w:szCs w:val="18"/>
              </w:rPr>
            </w:pPr>
            <w:r w:rsidRPr="00846DB7">
              <w:rPr>
                <w:sz w:val="18"/>
                <w:szCs w:val="18"/>
              </w:rPr>
              <w:t>Study Design Elements (SDE)</w:t>
            </w:r>
          </w:p>
        </w:tc>
        <w:tc>
          <w:tcPr>
            <w:tcW w:w="1980" w:type="dxa"/>
            <w:shd w:val="clear" w:color="auto" w:fill="E6E6E6"/>
          </w:tcPr>
          <w:p w:rsidR="00FB4E56" w:rsidRPr="00846DB7" w:rsidRDefault="00FB4E56" w:rsidP="005C0EA5">
            <w:pPr>
              <w:pStyle w:val="TableHeader"/>
              <w:rPr>
                <w:sz w:val="18"/>
                <w:szCs w:val="18"/>
              </w:rPr>
            </w:pPr>
            <w:r w:rsidRPr="00846DB7">
              <w:rPr>
                <w:sz w:val="18"/>
                <w:szCs w:val="18"/>
              </w:rPr>
              <w:t>eNCA / PDS</w:t>
            </w:r>
            <w:r w:rsidR="00FF66F8">
              <w:rPr>
                <w:rFonts w:ascii="Calibri" w:hAnsi="Calibri"/>
                <w:sz w:val="18"/>
                <w:szCs w:val="18"/>
              </w:rPr>
              <w:t>*</w:t>
            </w:r>
            <w:r w:rsidRPr="00846DB7">
              <w:rPr>
                <w:sz w:val="18"/>
                <w:szCs w:val="18"/>
              </w:rPr>
              <w:t xml:space="preserve"> Name</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w:t>
            </w:r>
          </w:p>
        </w:tc>
        <w:tc>
          <w:tcPr>
            <w:tcW w:w="4140" w:type="dxa"/>
          </w:tcPr>
          <w:p w:rsidR="00FB4E56" w:rsidRPr="00846DB7" w:rsidRDefault="00FB4E56" w:rsidP="005C0EA5">
            <w:pPr>
              <w:pStyle w:val="TableText"/>
              <w:rPr>
                <w:sz w:val="18"/>
                <w:szCs w:val="18"/>
              </w:rPr>
            </w:pPr>
            <w:r w:rsidRPr="00846DB7">
              <w:rPr>
                <w:sz w:val="18"/>
                <w:szCs w:val="18"/>
              </w:rPr>
              <w:t>STUDY ID</w:t>
            </w:r>
          </w:p>
        </w:tc>
        <w:tc>
          <w:tcPr>
            <w:tcW w:w="1980" w:type="dxa"/>
          </w:tcPr>
          <w:p w:rsidR="00FB4E56" w:rsidRPr="00846DB7" w:rsidRDefault="00FB4E56" w:rsidP="005C0EA5">
            <w:pPr>
              <w:pStyle w:val="TableText"/>
              <w:rPr>
                <w:sz w:val="18"/>
                <w:szCs w:val="18"/>
              </w:rPr>
            </w:pPr>
            <w:r w:rsidRPr="00846DB7">
              <w:rPr>
                <w:sz w:val="18"/>
                <w:szCs w:val="18"/>
              </w:rPr>
              <w:t>STUDY</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2</w:t>
            </w:r>
          </w:p>
        </w:tc>
        <w:tc>
          <w:tcPr>
            <w:tcW w:w="4140" w:type="dxa"/>
          </w:tcPr>
          <w:p w:rsidR="00FB4E56" w:rsidRPr="00846DB7" w:rsidRDefault="00FB4E56" w:rsidP="005C0EA5">
            <w:pPr>
              <w:pStyle w:val="TableText"/>
              <w:rPr>
                <w:sz w:val="18"/>
                <w:szCs w:val="18"/>
              </w:rPr>
            </w:pPr>
            <w:r w:rsidRPr="00846DB7">
              <w:rPr>
                <w:sz w:val="18"/>
                <w:szCs w:val="18"/>
              </w:rPr>
              <w:t>CENTER NUMBER</w:t>
            </w:r>
          </w:p>
        </w:tc>
        <w:tc>
          <w:tcPr>
            <w:tcW w:w="1980" w:type="dxa"/>
          </w:tcPr>
          <w:p w:rsidR="00FB4E56" w:rsidRPr="00846DB7" w:rsidRDefault="00FB4E56" w:rsidP="005C0EA5">
            <w:pPr>
              <w:pStyle w:val="TableText"/>
              <w:rPr>
                <w:sz w:val="18"/>
                <w:szCs w:val="18"/>
              </w:rPr>
            </w:pPr>
            <w:r w:rsidRPr="00846DB7">
              <w:rPr>
                <w:sz w:val="18"/>
                <w:szCs w:val="18"/>
              </w:rPr>
              <w:t>SITEID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3</w:t>
            </w:r>
          </w:p>
        </w:tc>
        <w:tc>
          <w:tcPr>
            <w:tcW w:w="4140" w:type="dxa"/>
          </w:tcPr>
          <w:p w:rsidR="00FB4E56" w:rsidRPr="00846DB7" w:rsidRDefault="00FB4E56" w:rsidP="005C0EA5">
            <w:pPr>
              <w:pStyle w:val="TableText"/>
              <w:rPr>
                <w:sz w:val="18"/>
                <w:szCs w:val="18"/>
              </w:rPr>
            </w:pPr>
            <w:r w:rsidRPr="00846DB7">
              <w:rPr>
                <w:sz w:val="18"/>
                <w:szCs w:val="18"/>
              </w:rPr>
              <w:t>SSID</w:t>
            </w:r>
          </w:p>
        </w:tc>
        <w:tc>
          <w:tcPr>
            <w:tcW w:w="1980" w:type="dxa"/>
          </w:tcPr>
          <w:p w:rsidR="00FB4E56" w:rsidRPr="00846DB7" w:rsidRDefault="00FB4E56" w:rsidP="005C0EA5">
            <w:pPr>
              <w:pStyle w:val="TableText"/>
              <w:rPr>
                <w:sz w:val="18"/>
                <w:szCs w:val="18"/>
              </w:rPr>
            </w:pPr>
            <w:r w:rsidRPr="00846DB7">
              <w:rPr>
                <w:sz w:val="18"/>
                <w:szCs w:val="18"/>
              </w:rPr>
              <w:t>SUBJID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4</w:t>
            </w:r>
          </w:p>
        </w:tc>
        <w:tc>
          <w:tcPr>
            <w:tcW w:w="4140" w:type="dxa"/>
          </w:tcPr>
          <w:p w:rsidR="00FB4E56" w:rsidRPr="00846DB7" w:rsidRDefault="00FB4E56" w:rsidP="005C0EA5">
            <w:pPr>
              <w:pStyle w:val="TableText"/>
              <w:rPr>
                <w:sz w:val="18"/>
                <w:szCs w:val="18"/>
              </w:rPr>
            </w:pPr>
            <w:r w:rsidRPr="00846DB7">
              <w:rPr>
                <w:sz w:val="18"/>
                <w:szCs w:val="18"/>
              </w:rPr>
              <w:t>RANDOMIZATION NUMBER</w:t>
            </w:r>
          </w:p>
        </w:tc>
        <w:tc>
          <w:tcPr>
            <w:tcW w:w="1980" w:type="dxa"/>
          </w:tcPr>
          <w:p w:rsidR="00FB4E56" w:rsidRPr="00846DB7" w:rsidRDefault="00FB4E56" w:rsidP="005C0EA5">
            <w:pPr>
              <w:pStyle w:val="TableText"/>
              <w:rPr>
                <w:sz w:val="18"/>
                <w:szCs w:val="18"/>
              </w:rPr>
            </w:pPr>
            <w:r w:rsidRPr="00846DB7">
              <w:rPr>
                <w:sz w:val="18"/>
                <w:szCs w:val="18"/>
              </w:rPr>
              <w:t>RAND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5</w:t>
            </w:r>
          </w:p>
        </w:tc>
        <w:tc>
          <w:tcPr>
            <w:tcW w:w="4140" w:type="dxa"/>
          </w:tcPr>
          <w:p w:rsidR="00FB4E56" w:rsidRPr="00846DB7" w:rsidRDefault="00FB4E56" w:rsidP="005C0EA5">
            <w:pPr>
              <w:pStyle w:val="TableText"/>
              <w:rPr>
                <w:sz w:val="18"/>
                <w:szCs w:val="18"/>
              </w:rPr>
            </w:pPr>
            <w:r w:rsidRPr="00846DB7">
              <w:rPr>
                <w:sz w:val="18"/>
                <w:szCs w:val="18"/>
              </w:rPr>
              <w:t>TREATMENT DESCRIPTION</w:t>
            </w:r>
          </w:p>
        </w:tc>
        <w:tc>
          <w:tcPr>
            <w:tcW w:w="1980" w:type="dxa"/>
          </w:tcPr>
          <w:p w:rsidR="00FB4E56" w:rsidRPr="00846DB7" w:rsidRDefault="00FB4E56" w:rsidP="005C0EA5">
            <w:pPr>
              <w:pStyle w:val="TableText"/>
              <w:rPr>
                <w:sz w:val="18"/>
                <w:szCs w:val="18"/>
              </w:rPr>
            </w:pPr>
            <w:r w:rsidRPr="00846DB7">
              <w:rPr>
                <w:sz w:val="18"/>
                <w:szCs w:val="18"/>
              </w:rPr>
              <w:t>TREATXT</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6</w:t>
            </w:r>
          </w:p>
        </w:tc>
        <w:tc>
          <w:tcPr>
            <w:tcW w:w="4140" w:type="dxa"/>
          </w:tcPr>
          <w:p w:rsidR="00FB4E56" w:rsidRPr="00846DB7" w:rsidRDefault="00FB4E56" w:rsidP="005C0EA5">
            <w:pPr>
              <w:pStyle w:val="TableText"/>
              <w:rPr>
                <w:sz w:val="18"/>
                <w:szCs w:val="18"/>
              </w:rPr>
            </w:pPr>
            <w:r w:rsidRPr="00846DB7">
              <w:rPr>
                <w:sz w:val="18"/>
                <w:szCs w:val="18"/>
              </w:rPr>
              <w:t>TREATMENT CODE</w:t>
            </w:r>
          </w:p>
        </w:tc>
        <w:tc>
          <w:tcPr>
            <w:tcW w:w="1980" w:type="dxa"/>
          </w:tcPr>
          <w:p w:rsidR="00FB4E56" w:rsidRPr="00846DB7" w:rsidRDefault="00FB4E56" w:rsidP="005C0EA5">
            <w:pPr>
              <w:pStyle w:val="TableText"/>
              <w:rPr>
                <w:sz w:val="18"/>
                <w:szCs w:val="18"/>
              </w:rPr>
            </w:pPr>
            <w:r w:rsidRPr="00846DB7">
              <w:rPr>
                <w:sz w:val="18"/>
                <w:szCs w:val="18"/>
              </w:rPr>
              <w:t>TRTCD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7</w:t>
            </w:r>
          </w:p>
        </w:tc>
        <w:tc>
          <w:tcPr>
            <w:tcW w:w="4140" w:type="dxa"/>
          </w:tcPr>
          <w:p w:rsidR="00FB4E56" w:rsidRPr="00846DB7" w:rsidRDefault="00FB4E56" w:rsidP="005C0EA5">
            <w:pPr>
              <w:pStyle w:val="TableText"/>
              <w:rPr>
                <w:sz w:val="18"/>
                <w:szCs w:val="18"/>
              </w:rPr>
            </w:pPr>
            <w:r w:rsidRPr="00846DB7">
              <w:rPr>
                <w:sz w:val="18"/>
                <w:szCs w:val="18"/>
              </w:rPr>
              <w:t>COLLECTION</w:t>
            </w:r>
          </w:p>
        </w:tc>
        <w:tc>
          <w:tcPr>
            <w:tcW w:w="1980" w:type="dxa"/>
          </w:tcPr>
          <w:p w:rsidR="00FB4E56" w:rsidRPr="00846DB7" w:rsidRDefault="00FB4E56" w:rsidP="005C0EA5">
            <w:pPr>
              <w:pStyle w:val="TableText"/>
              <w:rPr>
                <w:sz w:val="18"/>
                <w:szCs w:val="18"/>
              </w:rPr>
            </w:pPr>
            <w:r w:rsidRPr="00846DB7">
              <w:rPr>
                <w:sz w:val="18"/>
                <w:szCs w:val="18"/>
              </w:rPr>
              <w:t>PKCOLL</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8</w:t>
            </w:r>
          </w:p>
        </w:tc>
        <w:tc>
          <w:tcPr>
            <w:tcW w:w="4140" w:type="dxa"/>
          </w:tcPr>
          <w:p w:rsidR="00FB4E56" w:rsidRPr="00846DB7" w:rsidRDefault="00FB4E56" w:rsidP="005C0EA5">
            <w:pPr>
              <w:pStyle w:val="TableText"/>
              <w:rPr>
                <w:sz w:val="18"/>
                <w:szCs w:val="18"/>
              </w:rPr>
            </w:pPr>
            <w:r w:rsidRPr="00846DB7">
              <w:rPr>
                <w:sz w:val="18"/>
                <w:szCs w:val="18"/>
              </w:rPr>
              <w:t>MATRIX</w:t>
            </w:r>
          </w:p>
        </w:tc>
        <w:tc>
          <w:tcPr>
            <w:tcW w:w="1980" w:type="dxa"/>
          </w:tcPr>
          <w:p w:rsidR="00FB4E56" w:rsidRPr="00846DB7" w:rsidRDefault="00FB4E56" w:rsidP="005C0EA5">
            <w:pPr>
              <w:pStyle w:val="TableText"/>
              <w:rPr>
                <w:sz w:val="18"/>
                <w:szCs w:val="18"/>
              </w:rPr>
            </w:pPr>
            <w:r w:rsidRPr="00846DB7">
              <w:rPr>
                <w:sz w:val="18"/>
                <w:szCs w:val="18"/>
              </w:rPr>
              <w:t>PKBDFLD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9</w:t>
            </w:r>
          </w:p>
        </w:tc>
        <w:tc>
          <w:tcPr>
            <w:tcW w:w="4140" w:type="dxa"/>
          </w:tcPr>
          <w:p w:rsidR="00FB4E56" w:rsidRPr="00846DB7" w:rsidRDefault="00FB4E56" w:rsidP="005C0EA5">
            <w:pPr>
              <w:pStyle w:val="TableText"/>
              <w:rPr>
                <w:sz w:val="18"/>
                <w:szCs w:val="18"/>
              </w:rPr>
            </w:pPr>
            <w:r w:rsidRPr="00846DB7">
              <w:rPr>
                <w:sz w:val="18"/>
                <w:szCs w:val="18"/>
              </w:rPr>
              <w:t>ANALYTE NAME</w:t>
            </w:r>
          </w:p>
        </w:tc>
        <w:tc>
          <w:tcPr>
            <w:tcW w:w="1980" w:type="dxa"/>
          </w:tcPr>
          <w:p w:rsidR="00FB4E56" w:rsidRPr="00846DB7" w:rsidRDefault="00FB4E56" w:rsidP="005C0EA5">
            <w:pPr>
              <w:pStyle w:val="TableText"/>
              <w:rPr>
                <w:sz w:val="18"/>
                <w:szCs w:val="18"/>
              </w:rPr>
            </w:pPr>
            <w:r w:rsidRPr="00846DB7">
              <w:rPr>
                <w:sz w:val="18"/>
                <w:szCs w:val="18"/>
              </w:rPr>
              <w:t>PKTERM</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10</w:t>
            </w:r>
          </w:p>
        </w:tc>
        <w:tc>
          <w:tcPr>
            <w:tcW w:w="4140" w:type="dxa"/>
          </w:tcPr>
          <w:p w:rsidR="00FB4E56" w:rsidRPr="00846DB7" w:rsidRDefault="00FB4E56" w:rsidP="005C0EA5">
            <w:pPr>
              <w:pStyle w:val="TableText"/>
              <w:rPr>
                <w:sz w:val="18"/>
                <w:szCs w:val="18"/>
              </w:rPr>
            </w:pPr>
            <w:r w:rsidRPr="00846DB7">
              <w:rPr>
                <w:sz w:val="18"/>
                <w:szCs w:val="18"/>
              </w:rPr>
              <w:t>PERIOD UNIT</w:t>
            </w:r>
          </w:p>
        </w:tc>
        <w:tc>
          <w:tcPr>
            <w:tcW w:w="1980" w:type="dxa"/>
          </w:tcPr>
          <w:p w:rsidR="00FB4E56" w:rsidRPr="00846DB7" w:rsidRDefault="00FB4E56" w:rsidP="005C0EA5">
            <w:pPr>
              <w:pStyle w:val="TableText"/>
              <w:rPr>
                <w:sz w:val="18"/>
                <w:szCs w:val="18"/>
              </w:rPr>
            </w:pPr>
            <w:r w:rsidRPr="00846DB7">
              <w:rPr>
                <w:sz w:val="18"/>
                <w:szCs w:val="18"/>
              </w:rPr>
              <w:t>PERIODU</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11</w:t>
            </w:r>
          </w:p>
        </w:tc>
        <w:tc>
          <w:tcPr>
            <w:tcW w:w="4140" w:type="dxa"/>
          </w:tcPr>
          <w:p w:rsidR="00FB4E56" w:rsidRPr="00846DB7" w:rsidRDefault="00FB4E56" w:rsidP="005C0EA5">
            <w:pPr>
              <w:pStyle w:val="TableText"/>
              <w:rPr>
                <w:sz w:val="18"/>
                <w:szCs w:val="18"/>
              </w:rPr>
            </w:pPr>
            <w:r w:rsidRPr="00846DB7">
              <w:rPr>
                <w:sz w:val="18"/>
                <w:szCs w:val="18"/>
              </w:rPr>
              <w:t>PERIOD</w:t>
            </w:r>
          </w:p>
        </w:tc>
        <w:tc>
          <w:tcPr>
            <w:tcW w:w="1980" w:type="dxa"/>
          </w:tcPr>
          <w:p w:rsidR="00FB4E56" w:rsidRPr="00846DB7" w:rsidRDefault="00FB4E56" w:rsidP="005C0EA5">
            <w:pPr>
              <w:pStyle w:val="TableText"/>
              <w:rPr>
                <w:sz w:val="18"/>
                <w:szCs w:val="18"/>
              </w:rPr>
            </w:pPr>
            <w:r w:rsidRPr="00846DB7">
              <w:rPr>
                <w:sz w:val="18"/>
                <w:szCs w:val="18"/>
              </w:rPr>
              <w:t>PERIOD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12</w:t>
            </w:r>
          </w:p>
        </w:tc>
        <w:tc>
          <w:tcPr>
            <w:tcW w:w="4140" w:type="dxa"/>
          </w:tcPr>
          <w:p w:rsidR="00FB4E56" w:rsidRPr="00846DB7" w:rsidRDefault="00FB4E56" w:rsidP="005C0EA5">
            <w:pPr>
              <w:pStyle w:val="TableText"/>
              <w:rPr>
                <w:sz w:val="18"/>
                <w:szCs w:val="18"/>
              </w:rPr>
            </w:pPr>
            <w:r w:rsidRPr="00846DB7">
              <w:rPr>
                <w:sz w:val="18"/>
                <w:szCs w:val="18"/>
              </w:rPr>
              <w:t>VISIT UNIT</w:t>
            </w:r>
          </w:p>
        </w:tc>
        <w:tc>
          <w:tcPr>
            <w:tcW w:w="1980" w:type="dxa"/>
          </w:tcPr>
          <w:p w:rsidR="00FB4E56" w:rsidRPr="00846DB7" w:rsidRDefault="00FB4E56" w:rsidP="005C0EA5">
            <w:pPr>
              <w:pStyle w:val="TableText"/>
              <w:rPr>
                <w:sz w:val="18"/>
                <w:szCs w:val="18"/>
              </w:rPr>
            </w:pPr>
            <w:r w:rsidRPr="00846DB7">
              <w:rPr>
                <w:sz w:val="18"/>
                <w:szCs w:val="18"/>
              </w:rPr>
              <w:t>VISITU</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13</w:t>
            </w:r>
          </w:p>
        </w:tc>
        <w:tc>
          <w:tcPr>
            <w:tcW w:w="4140" w:type="dxa"/>
          </w:tcPr>
          <w:p w:rsidR="00FB4E56" w:rsidRPr="00846DB7" w:rsidRDefault="00FB4E56" w:rsidP="005C0EA5">
            <w:pPr>
              <w:pStyle w:val="TableText"/>
              <w:rPr>
                <w:sz w:val="18"/>
                <w:szCs w:val="18"/>
              </w:rPr>
            </w:pPr>
            <w:r w:rsidRPr="00846DB7">
              <w:rPr>
                <w:sz w:val="18"/>
                <w:szCs w:val="18"/>
              </w:rPr>
              <w:t>VISIT</w:t>
            </w:r>
          </w:p>
        </w:tc>
        <w:tc>
          <w:tcPr>
            <w:tcW w:w="1980" w:type="dxa"/>
          </w:tcPr>
          <w:p w:rsidR="00FB4E56" w:rsidRPr="00846DB7" w:rsidRDefault="00FB4E56" w:rsidP="005C0EA5">
            <w:pPr>
              <w:pStyle w:val="TableText"/>
              <w:rPr>
                <w:sz w:val="18"/>
                <w:szCs w:val="18"/>
              </w:rPr>
            </w:pPr>
            <w:r w:rsidRPr="00846DB7">
              <w:rPr>
                <w:sz w:val="18"/>
                <w:szCs w:val="18"/>
              </w:rPr>
              <w:t>VISIT</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14</w:t>
            </w:r>
          </w:p>
        </w:tc>
        <w:tc>
          <w:tcPr>
            <w:tcW w:w="4140" w:type="dxa"/>
          </w:tcPr>
          <w:p w:rsidR="00FB4E56" w:rsidRPr="00846DB7" w:rsidRDefault="00FB4E56" w:rsidP="005C0EA5">
            <w:pPr>
              <w:pStyle w:val="TableText"/>
              <w:rPr>
                <w:sz w:val="18"/>
                <w:szCs w:val="18"/>
              </w:rPr>
            </w:pPr>
            <w:r w:rsidRPr="00846DB7">
              <w:rPr>
                <w:sz w:val="18"/>
                <w:szCs w:val="18"/>
              </w:rPr>
              <w:t>PHASE</w:t>
            </w:r>
          </w:p>
        </w:tc>
        <w:tc>
          <w:tcPr>
            <w:tcW w:w="1980" w:type="dxa"/>
          </w:tcPr>
          <w:p w:rsidR="00FB4E56" w:rsidRPr="00846DB7" w:rsidRDefault="00FB4E56" w:rsidP="005C0EA5">
            <w:pPr>
              <w:pStyle w:val="TableText"/>
              <w:rPr>
                <w:sz w:val="18"/>
                <w:szCs w:val="18"/>
              </w:rPr>
            </w:pPr>
            <w:r w:rsidRPr="00846DB7">
              <w:rPr>
                <w:sz w:val="18"/>
                <w:szCs w:val="18"/>
              </w:rPr>
              <w:t>PHASE</w:t>
            </w:r>
          </w:p>
        </w:tc>
      </w:tr>
      <w:tr w:rsidR="003C1DEB" w:rsidRPr="00846DB7" w:rsidTr="00846DB7">
        <w:tc>
          <w:tcPr>
            <w:tcW w:w="833" w:type="dxa"/>
          </w:tcPr>
          <w:p w:rsidR="003C1DEB" w:rsidRPr="00846DB7" w:rsidRDefault="003C1DEB" w:rsidP="00846DB7">
            <w:pPr>
              <w:pStyle w:val="TableText"/>
              <w:jc w:val="center"/>
              <w:rPr>
                <w:sz w:val="18"/>
                <w:szCs w:val="18"/>
              </w:rPr>
            </w:pPr>
            <w:r>
              <w:rPr>
                <w:sz w:val="18"/>
                <w:szCs w:val="18"/>
              </w:rPr>
              <w:t>15</w:t>
            </w:r>
          </w:p>
        </w:tc>
        <w:tc>
          <w:tcPr>
            <w:tcW w:w="4140" w:type="dxa"/>
          </w:tcPr>
          <w:p w:rsidR="003C1DEB" w:rsidRPr="00846DB7" w:rsidRDefault="003C1DEB" w:rsidP="005C0EA5">
            <w:pPr>
              <w:pStyle w:val="TableText"/>
              <w:rPr>
                <w:sz w:val="18"/>
                <w:szCs w:val="18"/>
              </w:rPr>
            </w:pPr>
            <w:r>
              <w:rPr>
                <w:sz w:val="18"/>
                <w:szCs w:val="18"/>
              </w:rPr>
              <w:t>PC</w:t>
            </w:r>
            <w:r w:rsidR="00F85217">
              <w:rPr>
                <w:sz w:val="18"/>
                <w:szCs w:val="18"/>
              </w:rPr>
              <w:t>AN</w:t>
            </w:r>
            <w:r>
              <w:rPr>
                <w:sz w:val="18"/>
                <w:szCs w:val="18"/>
              </w:rPr>
              <w:t>METH</w:t>
            </w:r>
          </w:p>
        </w:tc>
        <w:tc>
          <w:tcPr>
            <w:tcW w:w="1980" w:type="dxa"/>
          </w:tcPr>
          <w:p w:rsidR="003C1DEB" w:rsidRPr="00846DB7" w:rsidRDefault="003C1DEB" w:rsidP="005C0EA5">
            <w:pPr>
              <w:pStyle w:val="TableText"/>
              <w:rPr>
                <w:sz w:val="18"/>
                <w:szCs w:val="18"/>
              </w:rPr>
            </w:pPr>
            <w:r>
              <w:rPr>
                <w:sz w:val="18"/>
                <w:szCs w:val="18"/>
              </w:rPr>
              <w:t>PC</w:t>
            </w:r>
            <w:r w:rsidR="00F85217">
              <w:rPr>
                <w:sz w:val="18"/>
                <w:szCs w:val="18"/>
              </w:rPr>
              <w:t>AN</w:t>
            </w:r>
            <w:r>
              <w:rPr>
                <w:sz w:val="18"/>
                <w:szCs w:val="18"/>
              </w:rPr>
              <w:t>METH</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w:t>
            </w:r>
            <w:r w:rsidR="003C1DEB">
              <w:rPr>
                <w:sz w:val="18"/>
                <w:szCs w:val="18"/>
              </w:rPr>
              <w:t>6</w:t>
            </w:r>
          </w:p>
        </w:tc>
        <w:tc>
          <w:tcPr>
            <w:tcW w:w="4140" w:type="dxa"/>
          </w:tcPr>
          <w:p w:rsidR="00FB4E56" w:rsidRPr="00846DB7" w:rsidRDefault="00FB4E56" w:rsidP="005C0EA5">
            <w:pPr>
              <w:pStyle w:val="TableText"/>
              <w:rPr>
                <w:sz w:val="18"/>
                <w:szCs w:val="18"/>
              </w:rPr>
            </w:pPr>
            <w:r w:rsidRPr="00846DB7">
              <w:rPr>
                <w:sz w:val="18"/>
                <w:szCs w:val="18"/>
              </w:rPr>
              <w:t>PKUSMID SAMPLE ID</w:t>
            </w:r>
          </w:p>
        </w:tc>
        <w:tc>
          <w:tcPr>
            <w:tcW w:w="1980" w:type="dxa"/>
          </w:tcPr>
          <w:p w:rsidR="00FB4E56" w:rsidRPr="00846DB7" w:rsidRDefault="00FB4E56" w:rsidP="005C0EA5">
            <w:pPr>
              <w:pStyle w:val="TableText"/>
              <w:rPr>
                <w:sz w:val="18"/>
                <w:szCs w:val="18"/>
              </w:rPr>
            </w:pPr>
            <w:r w:rsidRPr="00846DB7">
              <w:rPr>
                <w:sz w:val="18"/>
                <w:szCs w:val="18"/>
              </w:rPr>
              <w:t>PKUSMID</w:t>
            </w:r>
          </w:p>
        </w:tc>
      </w:tr>
    </w:tbl>
    <w:p w:rsidR="00FB4E56" w:rsidRDefault="00FB4E56" w:rsidP="00FB4E56"/>
    <w:p w:rsidR="00FF66F8" w:rsidRPr="00707156" w:rsidRDefault="00FF66F8" w:rsidP="00FB4E56">
      <w:pPr>
        <w:rPr>
          <w:sz w:val="18"/>
        </w:rPr>
      </w:pPr>
      <w:r w:rsidRPr="00707156">
        <w:rPr>
          <w:sz w:val="18"/>
        </w:rPr>
        <w:t xml:space="preserve">* </w:t>
      </w:r>
      <w:r>
        <w:rPr>
          <w:sz w:val="18"/>
        </w:rPr>
        <w:t xml:space="preserve">PDS – Pfizer </w:t>
      </w:r>
      <w:r w:rsidR="00C85D5B">
        <w:rPr>
          <w:sz w:val="18"/>
        </w:rPr>
        <w:t>Data</w:t>
      </w:r>
      <w:r>
        <w:rPr>
          <w:sz w:val="18"/>
        </w:rPr>
        <w:t xml:space="preserve"> Standard</w:t>
      </w:r>
    </w:p>
    <w:p w:rsidR="00FF66F8" w:rsidRDefault="00FF66F8" w:rsidP="00FB4E56"/>
    <w:p w:rsidR="00FF66F8" w:rsidRDefault="0086047D" w:rsidP="00FB4E56">
      <w:r>
        <w:t>Note: PKUSMID is equivalent to NOMTIME. Data elements assigned as NOMTIME could potentially be considered a surrogate from PKUSMID. PKUSMID is considered unique within a SDE or profile of data</w:t>
      </w:r>
      <w:r w:rsidR="00D021BC">
        <w:t xml:space="preserve"> records across subjects within a study or dataset</w:t>
      </w:r>
      <w:r>
        <w:t>.</w:t>
      </w:r>
    </w:p>
    <w:p w:rsidR="00C94926" w:rsidRDefault="00C94926" w:rsidP="00FB4E56">
      <w:pPr>
        <w:sectPr w:rsidR="00C94926" w:rsidSect="00D76815">
          <w:pgSz w:w="12240" w:h="15840"/>
          <w:pgMar w:top="1440" w:right="1800" w:bottom="1440" w:left="1800" w:header="720" w:footer="720" w:gutter="0"/>
          <w:cols w:space="720"/>
          <w:docGrid w:linePitch="360"/>
        </w:sectPr>
      </w:pPr>
    </w:p>
    <w:p w:rsidR="0086047D" w:rsidRDefault="0086047D" w:rsidP="00FB4E56"/>
    <w:p w:rsidR="00F822A2" w:rsidRDefault="00F822A2" w:rsidP="00BC3E51">
      <w:pPr>
        <w:pStyle w:val="Heading2"/>
      </w:pPr>
      <w:bookmarkStart w:id="293" w:name="_Ref509581096"/>
      <w:bookmarkStart w:id="294" w:name="_Toc5186445"/>
      <w:r>
        <w:t>Analysis Ready Dataset (ARD)</w:t>
      </w:r>
      <w:bookmarkEnd w:id="293"/>
      <w:bookmarkEnd w:id="294"/>
    </w:p>
    <w:p w:rsidR="00C94926" w:rsidRDefault="00F822A2" w:rsidP="00FB4E56">
      <w:r>
        <w:t xml:space="preserve">The Analysis Ready Dataset (ARD) </w:t>
      </w:r>
      <w:r w:rsidR="00602D09">
        <w:t>is a representation of one of many data formats that can be utilized with the computation engine specifications to perform NCA analyses.</w:t>
      </w:r>
      <w:r w:rsidR="00BC3E51">
        <w:t xml:space="preserve"> The required and some optional elements of the ARD are included in the table below. </w:t>
      </w:r>
      <w:r w:rsidR="00C94926">
        <w:t xml:space="preserve">Note that columns required are required for </w:t>
      </w:r>
      <w:proofErr w:type="gramStart"/>
      <w:r w:rsidR="00C94926">
        <w:t xml:space="preserve">the </w:t>
      </w:r>
      <w:r w:rsidR="0027597E">
        <w:t>this</w:t>
      </w:r>
      <w:proofErr w:type="gramEnd"/>
      <w:r w:rsidR="0027597E">
        <w:t xml:space="preserve"> particular </w:t>
      </w:r>
      <w:r w:rsidR="00C94926">
        <w:t>ARD format but may not be required for computation engine model execution.</w:t>
      </w:r>
    </w:p>
    <w:p w:rsidR="00C94926" w:rsidRDefault="00C94926" w:rsidP="00FB4E56"/>
    <w:p w:rsidR="00F822A2" w:rsidRDefault="00BC3E51" w:rsidP="00FB4E56">
      <w:r>
        <w:t xml:space="preserve">The formal data specification </w:t>
      </w:r>
      <w:r w:rsidR="0027597E">
        <w:t xml:space="preserve">for this ARD format </w:t>
      </w:r>
      <w:r>
        <w:t xml:space="preserve">is provided separately at the link </w:t>
      </w:r>
      <w:r w:rsidR="00192572">
        <w:t xml:space="preserve">in the </w:t>
      </w:r>
      <w:r w:rsidR="00192572">
        <w:fldChar w:fldCharType="begin"/>
      </w:r>
      <w:r w:rsidR="00192572">
        <w:instrText xml:space="preserve"> REF _Ref510453990 \h </w:instrText>
      </w:r>
      <w:r w:rsidR="00192572">
        <w:fldChar w:fldCharType="separate"/>
      </w:r>
      <w:r w:rsidR="00192572">
        <w:t>References</w:t>
      </w:r>
      <w:r w:rsidR="00192572">
        <w:fldChar w:fldCharType="end"/>
      </w:r>
      <w:r w:rsidR="00192572">
        <w:t xml:space="preserve"> section</w:t>
      </w:r>
      <w:r>
        <w:t>.</w:t>
      </w:r>
    </w:p>
    <w:p w:rsidR="009A793E" w:rsidRDefault="009A793E" w:rsidP="00FB4E56"/>
    <w:p w:rsidR="009A793E" w:rsidRDefault="009A793E" w:rsidP="00FB4E56"/>
    <w:tbl>
      <w:tblPr>
        <w:tblW w:w="12000" w:type="dxa"/>
        <w:tblInd w:w="103" w:type="dxa"/>
        <w:tblLook w:val="04A0" w:firstRow="1" w:lastRow="0" w:firstColumn="1" w:lastColumn="0" w:noHBand="0" w:noVBand="1"/>
      </w:tblPr>
      <w:tblGrid>
        <w:gridCol w:w="1605"/>
        <w:gridCol w:w="778"/>
        <w:gridCol w:w="1062"/>
        <w:gridCol w:w="729"/>
        <w:gridCol w:w="1218"/>
        <w:gridCol w:w="1378"/>
        <w:gridCol w:w="1151"/>
        <w:gridCol w:w="5152"/>
      </w:tblGrid>
      <w:tr w:rsidR="004A7EDA" w:rsidRPr="004A7EDA" w:rsidTr="00B569E6">
        <w:trPr>
          <w:trHeight w:val="765"/>
          <w:tblHeader/>
        </w:trPr>
        <w:tc>
          <w:tcPr>
            <w:tcW w:w="1732" w:type="dxa"/>
            <w:tcBorders>
              <w:top w:val="single" w:sz="4" w:space="0" w:color="auto"/>
              <w:left w:val="single" w:sz="4" w:space="0" w:color="auto"/>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Column/Field</w:t>
            </w:r>
            <w:r w:rsidRPr="004A7EDA">
              <w:rPr>
                <w:rFonts w:ascii="Arial Narrow" w:eastAsia="Times New Roman" w:hAnsi="Arial Narrow"/>
                <w:b/>
                <w:bCs/>
                <w:i/>
                <w:iCs/>
                <w:sz w:val="16"/>
                <w:szCs w:val="16"/>
                <w:lang w:eastAsia="en-US"/>
              </w:rPr>
              <w:br/>
              <w:t>Name</w:t>
            </w:r>
          </w:p>
        </w:tc>
        <w:tc>
          <w:tcPr>
            <w:tcW w:w="830"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SDEID/</w:t>
            </w:r>
            <w:r w:rsidRPr="004A7EDA">
              <w:rPr>
                <w:rFonts w:ascii="Arial Narrow" w:eastAsia="Times New Roman" w:hAnsi="Arial Narrow"/>
                <w:b/>
                <w:bCs/>
                <w:i/>
                <w:iCs/>
                <w:sz w:val="16"/>
                <w:szCs w:val="16"/>
                <w:lang w:eastAsia="en-US"/>
              </w:rPr>
              <w:br/>
              <w:t>Profile ID</w:t>
            </w:r>
          </w:p>
        </w:tc>
        <w:tc>
          <w:tcPr>
            <w:tcW w:w="1140" w:type="dxa"/>
            <w:tcBorders>
              <w:top w:val="single" w:sz="4" w:space="0" w:color="auto"/>
              <w:left w:val="nil"/>
              <w:bottom w:val="single" w:sz="4" w:space="0" w:color="auto"/>
              <w:right w:val="single" w:sz="4" w:space="0" w:color="auto"/>
            </w:tcBorders>
            <w:shd w:val="clear" w:color="000000" w:fill="FFFF00"/>
            <w:noWrap/>
            <w:vAlign w:val="bottom"/>
            <w:hideMark/>
          </w:tcPr>
          <w:p w:rsidR="004A7EDA" w:rsidRPr="004A7EDA" w:rsidRDefault="004A7EDA" w:rsidP="004A7EDA">
            <w:pPr>
              <w:jc w:val="center"/>
              <w:rPr>
                <w:rFonts w:ascii="Arial Narrow" w:eastAsia="Times New Roman" w:hAnsi="Arial Narrow"/>
                <w:b/>
                <w:bCs/>
                <w:sz w:val="16"/>
                <w:szCs w:val="16"/>
                <w:lang w:eastAsia="en-US"/>
              </w:rPr>
            </w:pPr>
            <w:r w:rsidRPr="004A7EDA">
              <w:rPr>
                <w:rFonts w:ascii="Arial Narrow" w:eastAsia="Times New Roman" w:hAnsi="Arial Narrow"/>
                <w:b/>
                <w:bCs/>
                <w:sz w:val="16"/>
                <w:szCs w:val="16"/>
                <w:lang w:eastAsia="en-US"/>
              </w:rPr>
              <w:t>Required?</w:t>
            </w:r>
          </w:p>
        </w:tc>
        <w:tc>
          <w:tcPr>
            <w:tcW w:w="776"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Value can</w:t>
            </w:r>
            <w:r w:rsidRPr="004A7EDA">
              <w:rPr>
                <w:rFonts w:ascii="Arial Narrow" w:eastAsia="Times New Roman" w:hAnsi="Arial Narrow"/>
                <w:b/>
                <w:bCs/>
                <w:i/>
                <w:iCs/>
                <w:sz w:val="16"/>
                <w:szCs w:val="16"/>
                <w:lang w:eastAsia="en-US"/>
              </w:rPr>
              <w:br/>
              <w:t>be NULL?</w:t>
            </w:r>
          </w:p>
        </w:tc>
        <w:tc>
          <w:tcPr>
            <w:tcW w:w="1873"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Data Type</w:t>
            </w:r>
            <w:r w:rsidRPr="004A7EDA">
              <w:rPr>
                <w:rFonts w:ascii="Arial Narrow" w:eastAsia="Times New Roman" w:hAnsi="Arial Narrow"/>
                <w:b/>
                <w:bCs/>
                <w:i/>
                <w:iCs/>
                <w:sz w:val="16"/>
                <w:szCs w:val="16"/>
                <w:lang w:eastAsia="en-US"/>
              </w:rPr>
              <w:br/>
              <w:t>[Data Format]</w:t>
            </w:r>
          </w:p>
        </w:tc>
        <w:tc>
          <w:tcPr>
            <w:tcW w:w="1532"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Allowed</w:t>
            </w:r>
            <w:r w:rsidRPr="004A7EDA">
              <w:rPr>
                <w:rFonts w:ascii="Arial Narrow" w:eastAsia="Times New Roman" w:hAnsi="Arial Narrow"/>
                <w:b/>
                <w:bCs/>
                <w:i/>
                <w:iCs/>
                <w:sz w:val="16"/>
                <w:szCs w:val="16"/>
                <w:lang w:eastAsia="en-US"/>
              </w:rPr>
              <w:br/>
              <w:t>Values</w:t>
            </w:r>
          </w:p>
        </w:tc>
        <w:tc>
          <w:tcPr>
            <w:tcW w:w="1237"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Short Descriptive Name</w:t>
            </w:r>
          </w:p>
        </w:tc>
        <w:tc>
          <w:tcPr>
            <w:tcW w:w="2880"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Description</w:t>
            </w:r>
          </w:p>
        </w:tc>
      </w:tr>
      <w:tr w:rsidR="004A7EDA" w:rsidRPr="004A7EDA" w:rsidTr="00B569E6">
        <w:trPr>
          <w:trHeight w:val="408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Protocol defined Study Identifier. Cannot have missing values. Need to concatenate Project and Protocol Number for Pfizer Legacy Files/studies, i.e. studies with protocol format of '128-013'.</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that this study identifier value MUST match what is in the Registry/DIF/RightTrack II database as the "official study identifier"</w:t>
            </w:r>
            <w:proofErr w:type="gramStart"/>
            <w:r w:rsidRPr="004A7EDA">
              <w:rPr>
                <w:rFonts w:ascii="Arial Narrow" w:eastAsia="Times New Roman" w:hAnsi="Arial Narrow"/>
                <w:sz w:val="16"/>
                <w:szCs w:val="16"/>
                <w:lang w:eastAsia="en-US"/>
              </w:rPr>
              <w:t>)</w:t>
            </w:r>
            <w:proofErr w:type="gramEnd"/>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may equate to Pfizer Study Alias Identifier since, as an example, it permits both Pfizer and legacy Wyeth standards.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SITEID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Site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Site or Center ID. </w:t>
            </w:r>
          </w:p>
        </w:tc>
      </w:tr>
      <w:tr w:rsidR="004A7EDA" w:rsidRPr="004A7EDA" w:rsidTr="00B569E6">
        <w:trPr>
          <w:trHeight w:val="178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SUBJID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ID</w:t>
            </w:r>
            <w:r w:rsidRPr="004A7EDA">
              <w:rPr>
                <w:rFonts w:ascii="Arial Narrow" w:eastAsia="Times New Roman" w:hAnsi="Arial Narrow"/>
                <w:sz w:val="16"/>
                <w:szCs w:val="16"/>
                <w:lang w:eastAsia="en-US"/>
              </w:rPr>
              <w:br/>
              <w:t xml:space="preserve">(Optional: Entered into </w:t>
            </w:r>
            <w:r w:rsidR="008500CC">
              <w:rPr>
                <w:rFonts w:ascii="Arial Narrow" w:eastAsia="Times New Roman" w:hAnsi="Arial Narrow"/>
                <w:sz w:val="16"/>
                <w:szCs w:val="16"/>
                <w:lang w:eastAsia="en-US"/>
              </w:rPr>
              <w:t xml:space="preserve">legacy </w:t>
            </w:r>
            <w:r w:rsidRPr="004A7EDA">
              <w:rPr>
                <w:rFonts w:ascii="Arial Narrow" w:eastAsia="Times New Roman" w:hAnsi="Arial Narrow"/>
                <w:sz w:val="16"/>
                <w:szCs w:val="16"/>
                <w:lang w:eastAsia="en-US"/>
              </w:rPr>
              <w:t xml:space="preserve">eNCA </w:t>
            </w:r>
            <w:r w:rsidR="008500CC">
              <w:rPr>
                <w:rFonts w:ascii="Arial Narrow" w:eastAsia="Times New Roman" w:hAnsi="Arial Narrow"/>
                <w:sz w:val="16"/>
                <w:szCs w:val="16"/>
                <w:lang w:eastAsia="en-US"/>
              </w:rPr>
              <w:t xml:space="preserve">application </w:t>
            </w:r>
            <w:r w:rsidRPr="004A7EDA">
              <w:rPr>
                <w:rFonts w:ascii="Arial Narrow" w:eastAsia="Times New Roman" w:hAnsi="Arial Narrow"/>
                <w:sz w:val="16"/>
                <w:szCs w:val="16"/>
                <w:lang w:eastAsia="en-US"/>
              </w:rPr>
              <w:t>from file if available otherwise eNCA autofills this field from the RAND)</w:t>
            </w:r>
            <w:r w:rsidRPr="004A7EDA">
              <w:rPr>
                <w:rFonts w:ascii="Arial Narrow" w:eastAsia="Times New Roman" w:hAnsi="Arial Narrow"/>
                <w:sz w:val="16"/>
                <w:szCs w:val="16"/>
                <w:lang w:eastAsia="en-US"/>
              </w:rPr>
              <w:br/>
              <w:t>(Note that SUBJID can be alpha-numeric and can have more than 8 characters)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Randomization Number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Randomization Number</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TREATXT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Description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Description associated with the specific data/concentration value.</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TRTCD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Code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Code FOR Non-crossover study. Treatment SEQUENCE FOR crossover study. Typically alphabetic code.</w:t>
            </w:r>
          </w:p>
        </w:tc>
      </w:tr>
      <w:tr w:rsidR="004A7EDA" w:rsidRPr="004A7EDA" w:rsidTr="00B569E6">
        <w:trPr>
          <w:trHeight w:val="255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PKCOLL</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POINT</w:t>
            </w:r>
            <w:r w:rsidRPr="004A7EDA">
              <w:rPr>
                <w:rFonts w:ascii="Arial Narrow" w:eastAsia="Times New Roman" w:hAnsi="Arial Narrow"/>
                <w:sz w:val="16"/>
                <w:szCs w:val="16"/>
                <w:lang w:eastAsia="en-US"/>
              </w:rPr>
              <w:br/>
              <w:t>INTERVAL</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Collection Type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Only value values are POINT or INTERVAL.</w:t>
            </w:r>
            <w:r w:rsidRPr="004A7EDA">
              <w:rPr>
                <w:rFonts w:ascii="Arial Narrow" w:eastAsia="Times New Roman" w:hAnsi="Arial Narrow"/>
                <w:sz w:val="16"/>
                <w:szCs w:val="16"/>
                <w:lang w:eastAsia="en-US"/>
              </w:rPr>
              <w:br/>
              <w:t>Point samples refer to collections not aggregated over time such as blood or plasma draws and single urine samples. Interval samples refer to collections aggregated over time such as urine (0-24 hour urint collection for example) or fecal collections.  Cannot have missing values.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6D0FA9" w:rsidP="004A7EDA">
            <w:pPr>
              <w:rPr>
                <w:rFonts w:ascii="Arial Narrow" w:eastAsia="Times New Roman" w:hAnsi="Arial Narrow"/>
                <w:sz w:val="16"/>
                <w:szCs w:val="16"/>
                <w:lang w:eastAsia="en-US"/>
              </w:rPr>
            </w:pPr>
            <w:hyperlink w:anchor="RANGE!Matrices" w:history="1">
              <w:r w:rsidR="004A7EDA" w:rsidRPr="004A7EDA">
                <w:rPr>
                  <w:rFonts w:ascii="Arial Narrow" w:eastAsia="Times New Roman" w:hAnsi="Arial Narrow"/>
                  <w:sz w:val="16"/>
                  <w:szCs w:val="16"/>
                  <w:lang w:eastAsia="en-US"/>
                </w:rPr>
                <w:t>PKBDFLD</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Body Fluid - Matrix</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BODY Fluid/Matrix</w:t>
            </w:r>
          </w:p>
        </w:tc>
      </w:tr>
      <w:tr w:rsidR="004A7EDA" w:rsidRPr="004A7EDA" w:rsidTr="00B569E6">
        <w:trPr>
          <w:trHeight w:val="153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PKTERM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Analyte Name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Verbatim Text of Analyte (Each File Associated CPW file should only have 1 analyte/file)</w:t>
            </w:r>
            <w:r w:rsidRPr="004A7EDA">
              <w:rPr>
                <w:rFonts w:ascii="Arial Narrow" w:eastAsia="Times New Roman" w:hAnsi="Arial Narrow"/>
                <w:sz w:val="16"/>
                <w:szCs w:val="16"/>
                <w:lang w:eastAsia="en-US"/>
              </w:rPr>
              <w:br/>
              <w:t>Note that the value is currently intended to be consistent with the Pfizer instance of WHODRUG</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unit cannot have missing values if the corresponding PERIOD value is provided.</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Identifier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Identifier</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unit cannot have missing values if the corresponding PERIOD value is provided.</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Identifier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Identifier</w:t>
            </w:r>
          </w:p>
        </w:tc>
      </w:tr>
      <w:tr w:rsidR="004A7EDA" w:rsidRPr="004A7EDA" w:rsidTr="00B569E6">
        <w:trPr>
          <w:trHeight w:val="255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PHASE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 Phase or Cycle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Phase or Cycle of the study.</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w:t>
            </w:r>
            <w:r w:rsidR="00F85217">
              <w:rPr>
                <w:rFonts w:ascii="Arial Narrow" w:eastAsia="Times New Roman" w:hAnsi="Arial Narrow"/>
                <w:sz w:val="16"/>
                <w:szCs w:val="16"/>
                <w:lang w:eastAsia="en-US"/>
              </w:rPr>
              <w:t>AN</w:t>
            </w:r>
            <w:r w:rsidRPr="004A7EDA">
              <w:rPr>
                <w:rFonts w:ascii="Arial Narrow" w:eastAsia="Times New Roman" w:hAnsi="Arial Narrow"/>
                <w:sz w:val="16"/>
                <w:szCs w:val="16"/>
                <w:lang w:eastAsia="en-US"/>
              </w:rPr>
              <w:t>METH</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CHAR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CB28DD"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Analysis Method</w:t>
            </w:r>
          </w:p>
        </w:tc>
        <w:tc>
          <w:tcPr>
            <w:tcW w:w="2880" w:type="dxa"/>
            <w:tcBorders>
              <w:top w:val="nil"/>
              <w:left w:val="nil"/>
              <w:bottom w:val="single" w:sz="4" w:space="0" w:color="auto"/>
              <w:right w:val="single" w:sz="4" w:space="0" w:color="auto"/>
            </w:tcBorders>
            <w:shd w:val="clear" w:color="auto" w:fill="auto"/>
            <w:vAlign w:val="bottom"/>
            <w:hideMark/>
          </w:tcPr>
          <w:p w:rsidR="004A7EDA" w:rsidRPr="00B92DEE" w:rsidRDefault="00CB28DD" w:rsidP="004A7EDA">
            <w:pPr>
              <w:rPr>
                <w:rFonts w:ascii="Arial Narrow" w:hAnsi="Arial Narrow" w:cs="Arial"/>
                <w:sz w:val="16"/>
                <w:szCs w:val="16"/>
              </w:rPr>
            </w:pPr>
            <w:r>
              <w:rPr>
                <w:rFonts w:ascii="Arial Narrow" w:hAnsi="Arial Narrow" w:cs="Arial"/>
                <w:sz w:val="16"/>
                <w:szCs w:val="16"/>
              </w:rPr>
              <w:t>See format CDISC definition: "Analysis method applied to obtain a summarized result. Analysis method describes the method of secondary processing applied to a complex observation result (e.g. an image or a genetic sequence)."</w:t>
            </w:r>
          </w:p>
        </w:tc>
      </w:tr>
      <w:tr w:rsidR="004A7EDA" w:rsidRPr="004A7EDA" w:rsidTr="00B92DEE">
        <w:trPr>
          <w:trHeight w:val="4436"/>
        </w:trPr>
        <w:tc>
          <w:tcPr>
            <w:tcW w:w="1732" w:type="dxa"/>
            <w:tcBorders>
              <w:top w:val="nil"/>
              <w:left w:val="single" w:sz="4" w:space="0" w:color="auto"/>
              <w:bottom w:val="single" w:sz="4" w:space="0" w:color="auto"/>
              <w:right w:val="single" w:sz="4" w:space="0" w:color="auto"/>
            </w:tcBorders>
            <w:shd w:val="clear" w:color="000000" w:fill="00B0F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PKUSMID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Sample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Sample Identifier</w:t>
            </w:r>
            <w:r w:rsidRPr="004A7EDA">
              <w:rPr>
                <w:rFonts w:ascii="Arial Narrow" w:eastAsia="Times New Roman" w:hAnsi="Arial Narrow"/>
                <w:sz w:val="16"/>
                <w:szCs w:val="16"/>
                <w:lang w:eastAsia="en-US"/>
              </w:rPr>
              <w:br/>
            </w:r>
            <w:proofErr w:type="gramStart"/>
            <w:r w:rsidRPr="004A7EDA">
              <w:rPr>
                <w:rFonts w:ascii="Arial Narrow" w:eastAsia="Times New Roman" w:hAnsi="Arial Narrow"/>
                <w:sz w:val="16"/>
                <w:szCs w:val="16"/>
                <w:lang w:eastAsia="en-US"/>
              </w:rPr>
              <w:t>PKUSMID  must</w:t>
            </w:r>
            <w:proofErr w:type="gramEnd"/>
            <w:r w:rsidRPr="004A7EDA">
              <w:rPr>
                <w:rFonts w:ascii="Arial Narrow" w:eastAsia="Times New Roman" w:hAnsi="Arial Narrow"/>
                <w:sz w:val="16"/>
                <w:szCs w:val="16"/>
                <w:lang w:eastAsia="en-US"/>
              </w:rPr>
              <w:t xml:space="preserve"> be unique for each sample collected for a subject.</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 xml:space="preserve">For ARD and PKDEF files for NON-PIMS studies, PKUSMID must be the same values as provided in the Planned PK Definition file, when definition files are used to transmit data.  </w:t>
            </w:r>
            <w:r w:rsidRPr="004A7EDA">
              <w:rPr>
                <w:rFonts w:ascii="Arial Narrow" w:eastAsia="Times New Roman" w:hAnsi="Arial Narrow"/>
                <w:sz w:val="16"/>
                <w:szCs w:val="16"/>
                <w:lang w:eastAsia="en-US"/>
              </w:rPr>
              <w:br/>
              <w:t>For PIMS studies, PKUSMID will be NULL in the FINAL PKDEF file but populated with the PIMS BAR CODE # in the ARD file.</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For LCD files, If definition files are not being used for a particular data type, PKUSMID should be populated as above, with a unique value for each sample collected for a subject, using DIFFERENT PKUSMID values than those in any definition files for the study.  While only necessary on rare occasion, it's recommended to use values for non-PK datatypes at a value greater than any of those defined in any of the planned PK definition files, e.g. starting at 1001.</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Vendor Sample Accession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Pfizer/Vendor Accession Number: Sample Management Number</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PKSCOM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 Sponsor Comments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 comments that provide additional protocol or study design information for clarification of the collection details for the sample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 Accession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Laboratory Accession Number</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NTPDU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w:t>
            </w:r>
            <w:r w:rsidRPr="004A7EDA">
              <w:rPr>
                <w:rFonts w:ascii="Arial Narrow" w:eastAsia="Times New Roman" w:hAnsi="Arial Narrow"/>
                <w:sz w:val="16"/>
                <w:szCs w:val="16"/>
                <w:lang w:eastAsia="en-US"/>
              </w:rPr>
              <w:br/>
              <w:t>MIN</w:t>
            </w:r>
            <w:r w:rsidRPr="004A7EDA">
              <w:rPr>
                <w:rFonts w:ascii="Arial Narrow" w:eastAsia="Times New Roman" w:hAnsi="Arial Narrow"/>
                <w:sz w:val="16"/>
                <w:szCs w:val="16"/>
                <w:lang w:eastAsia="en-US"/>
              </w:rPr>
              <w:br/>
              <w:t>HR</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Unit</w:t>
            </w:r>
            <w:r w:rsidRPr="004A7EDA">
              <w:rPr>
                <w:rFonts w:ascii="Arial Narrow" w:eastAsia="Times New Roman" w:hAnsi="Arial Narrow"/>
                <w:sz w:val="16"/>
                <w:szCs w:val="16"/>
                <w:lang w:eastAsia="en-US"/>
              </w:rPr>
              <w:br/>
              <w:t>(</w:t>
            </w:r>
            <w:r w:rsidR="008500CC">
              <w:rPr>
                <w:rFonts w:ascii="Arial Narrow" w:eastAsia="Times New Roman" w:hAnsi="Arial Narrow"/>
                <w:sz w:val="16"/>
                <w:szCs w:val="16"/>
                <w:lang w:eastAsia="en-US"/>
              </w:rPr>
              <w:t xml:space="preserve">could be generated by </w:t>
            </w:r>
            <w:r w:rsidRPr="004A7EDA">
              <w:rPr>
                <w:rFonts w:ascii="Arial Narrow" w:eastAsia="Times New Roman" w:hAnsi="Arial Narrow"/>
                <w:sz w:val="16"/>
                <w:szCs w:val="16"/>
                <w:lang w:eastAsia="en-US"/>
              </w:rPr>
              <w:t xml:space="preserve">NCA </w:t>
            </w:r>
            <w:r w:rsidR="008500CC">
              <w:rPr>
                <w:rFonts w:ascii="Arial Narrow" w:eastAsia="Times New Roman" w:hAnsi="Arial Narrow"/>
                <w:sz w:val="16"/>
                <w:szCs w:val="16"/>
                <w:lang w:eastAsia="en-US"/>
              </w:rPr>
              <w:t xml:space="preserve">application </w:t>
            </w:r>
            <w:r w:rsidRPr="004A7EDA">
              <w:rPr>
                <w:rFonts w:ascii="Arial Narrow" w:eastAsia="Times New Roman" w:hAnsi="Arial Narrow"/>
                <w:sz w:val="16"/>
                <w:szCs w:val="16"/>
                <w:lang w:eastAsia="en-US"/>
              </w:rPr>
              <w:t>produced</w:t>
            </w:r>
            <w:r w:rsidR="008500CC">
              <w:rPr>
                <w:rFonts w:ascii="Arial Narrow" w:eastAsia="Times New Roman" w:hAnsi="Arial Narrow"/>
                <w:sz w:val="16"/>
                <w:szCs w:val="16"/>
                <w:lang w:eastAsia="en-US"/>
              </w:rPr>
              <w:t xml:space="preserve"> if not a data element</w:t>
            </w:r>
            <w:r w:rsidRPr="004A7EDA">
              <w:rPr>
                <w:rFonts w:ascii="Arial Narrow" w:eastAsia="Times New Roman" w:hAnsi="Arial Narrow"/>
                <w:sz w:val="16"/>
                <w:szCs w:val="16"/>
                <w:lang w:eastAsia="en-US"/>
              </w:rPr>
              <w: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PKPTMR</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TPD or Interval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OR Interval Value: (pkptmr+ntpdmn cann't be null)</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NTPDMN</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TPD Minute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OR Interval MINUTE Value: (pkptmr+ntpdmn can't be null)</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PKATPD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TPD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Post Dose or Actual Post Dose Start (Value)</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PKATPDU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w:t>
            </w:r>
            <w:r w:rsidRPr="004A7EDA">
              <w:rPr>
                <w:rFonts w:ascii="Arial Narrow" w:eastAsia="Times New Roman" w:hAnsi="Arial Narrow"/>
                <w:sz w:val="16"/>
                <w:szCs w:val="16"/>
                <w:lang w:eastAsia="en-US"/>
              </w:rPr>
              <w:br/>
              <w:t>MIN</w:t>
            </w:r>
            <w:r w:rsidRPr="004A7EDA">
              <w:rPr>
                <w:rFonts w:ascii="Arial Narrow" w:eastAsia="Times New Roman" w:hAnsi="Arial Narrow"/>
                <w:sz w:val="16"/>
                <w:szCs w:val="16"/>
                <w:lang w:eastAsia="en-US"/>
              </w:rPr>
              <w:br/>
              <w:t>HR</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TPD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Post Dose Start (Units)</w:t>
            </w:r>
            <w:r w:rsidRPr="004A7EDA">
              <w:rPr>
                <w:rFonts w:ascii="Arial Narrow" w:eastAsia="Times New Roman" w:hAnsi="Arial Narrow"/>
                <w:sz w:val="16"/>
                <w:szCs w:val="16"/>
                <w:lang w:eastAsia="en-US"/>
              </w:rPr>
              <w:br/>
              <w:t xml:space="preserve">(Datafile provided; </w:t>
            </w:r>
            <w:r w:rsidR="008500CC">
              <w:rPr>
                <w:rFonts w:ascii="Arial Narrow" w:eastAsia="Times New Roman" w:hAnsi="Arial Narrow"/>
                <w:sz w:val="16"/>
                <w:szCs w:val="16"/>
                <w:lang w:eastAsia="en-US"/>
              </w:rPr>
              <w:t xml:space="preserve">could be generated by </w:t>
            </w:r>
            <w:r w:rsidR="003E7CE7">
              <w:rPr>
                <w:rFonts w:ascii="Arial Narrow" w:eastAsia="Times New Roman" w:hAnsi="Arial Narrow"/>
                <w:sz w:val="16"/>
                <w:szCs w:val="16"/>
                <w:lang w:eastAsia="en-US"/>
              </w:rPr>
              <w:t>open</w:t>
            </w:r>
            <w:r w:rsidR="008500CC" w:rsidRPr="004A7EDA">
              <w:rPr>
                <w:rFonts w:ascii="Arial Narrow" w:eastAsia="Times New Roman" w:hAnsi="Arial Narrow"/>
                <w:sz w:val="16"/>
                <w:szCs w:val="16"/>
                <w:lang w:eastAsia="en-US"/>
              </w:rPr>
              <w:t xml:space="preserve">NCA </w:t>
            </w:r>
            <w:r w:rsidR="008500CC">
              <w:rPr>
                <w:rFonts w:ascii="Arial Narrow" w:eastAsia="Times New Roman" w:hAnsi="Arial Narrow"/>
                <w:sz w:val="16"/>
                <w:szCs w:val="16"/>
                <w:lang w:eastAsia="en-US"/>
              </w:rPr>
              <w:t xml:space="preserve">application </w:t>
            </w:r>
            <w:r w:rsidR="008500CC" w:rsidRPr="004A7EDA">
              <w:rPr>
                <w:rFonts w:ascii="Arial Narrow" w:eastAsia="Times New Roman" w:hAnsi="Arial Narrow"/>
                <w:sz w:val="16"/>
                <w:szCs w:val="16"/>
                <w:lang w:eastAsia="en-US"/>
              </w:rPr>
              <w:t>produced</w:t>
            </w:r>
            <w:r w:rsidR="008500CC">
              <w:rPr>
                <w:rFonts w:ascii="Arial Narrow" w:eastAsia="Times New Roman" w:hAnsi="Arial Narrow"/>
                <w:sz w:val="16"/>
                <w:szCs w:val="16"/>
                <w:lang w:eastAsia="en-US"/>
              </w:rPr>
              <w:t xml:space="preserve"> if not a data element</w:t>
            </w:r>
            <w:r w:rsidRPr="004A7EDA">
              <w:rPr>
                <w:rFonts w:ascii="Arial Narrow" w:eastAsia="Times New Roman" w:hAnsi="Arial Narrow"/>
                <w:sz w:val="16"/>
                <w:szCs w:val="16"/>
                <w:lang w:eastAsia="en-US"/>
              </w:rPr>
              <w: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PKCNC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Concentration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Results/Concentration Value</w:t>
            </w:r>
          </w:p>
        </w:tc>
      </w:tr>
      <w:tr w:rsidR="004A7EDA" w:rsidRPr="004A7EDA" w:rsidTr="003E7CE7">
        <w:trPr>
          <w:trHeight w:val="764"/>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6D0FA9" w:rsidP="004A7EDA">
            <w:pPr>
              <w:rPr>
                <w:rFonts w:ascii="Arial Narrow" w:eastAsia="Times New Roman" w:hAnsi="Arial Narrow"/>
                <w:sz w:val="16"/>
                <w:szCs w:val="16"/>
                <w:lang w:eastAsia="en-US"/>
              </w:rPr>
            </w:pPr>
            <w:hyperlink w:anchor="RANGE!PKCNCU" w:history="1">
              <w:r w:rsidR="004A7EDA" w:rsidRPr="004A7EDA">
                <w:rPr>
                  <w:rFonts w:ascii="Arial Narrow" w:eastAsia="Times New Roman" w:hAnsi="Arial Narrow"/>
                  <w:sz w:val="16"/>
                  <w:szCs w:val="16"/>
                  <w:lang w:eastAsia="en-US"/>
                </w:rPr>
                <w:t>PKCNCU</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Concentration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Results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PKAMT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Amount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Amount - Urine Volue; Tissue Weight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PKAMTU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Amount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Amount Unit - Urine Volume Units; Tissue Weight Units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PKSAMQA</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FINAL</w:t>
            </w:r>
            <w:r w:rsidRPr="004A7EDA">
              <w:rPr>
                <w:rFonts w:ascii="Arial Narrow" w:eastAsia="Times New Roman" w:hAnsi="Arial Narrow"/>
                <w:sz w:val="16"/>
                <w:szCs w:val="16"/>
                <w:lang w:eastAsia="en-US"/>
              </w:rPr>
              <w:br/>
              <w:t>DRAFT</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QA Status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QA Status - Has SAMPLE been QA'd</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6D0FA9" w:rsidP="004A7EDA">
            <w:pPr>
              <w:rPr>
                <w:rFonts w:ascii="Arial Narrow" w:eastAsia="Times New Roman" w:hAnsi="Arial Narrow"/>
                <w:sz w:val="16"/>
                <w:szCs w:val="16"/>
                <w:lang w:eastAsia="en-US"/>
              </w:rPr>
            </w:pPr>
            <w:hyperlink w:anchor="RANGE!Comment.Codes" w:history="1">
              <w:r w:rsidR="004A7EDA" w:rsidRPr="004A7EDA">
                <w:rPr>
                  <w:rFonts w:ascii="Arial Narrow" w:eastAsia="Times New Roman" w:hAnsi="Arial Narrow"/>
                  <w:sz w:val="16"/>
                  <w:szCs w:val="16"/>
                  <w:lang w:eastAsia="en-US"/>
                </w:rPr>
                <w:t>PKCOML</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6D0FA9" w:rsidP="004A7EDA">
            <w:pPr>
              <w:jc w:val="center"/>
              <w:rPr>
                <w:rFonts w:ascii="Arial Narrow" w:eastAsia="Times New Roman" w:hAnsi="Arial Narrow"/>
                <w:sz w:val="16"/>
                <w:szCs w:val="16"/>
                <w:lang w:eastAsia="en-US"/>
              </w:rPr>
            </w:pPr>
            <w:hyperlink w:anchor="RANGE!A1" w:history="1">
              <w:r w:rsidR="004A7EDA" w:rsidRPr="004A7EDA">
                <w:rPr>
                  <w:rFonts w:ascii="Arial Narrow" w:eastAsia="Times New Roman" w:hAnsi="Arial Narrow"/>
                  <w:sz w:val="16"/>
                  <w:szCs w:val="16"/>
                  <w:lang w:eastAsia="en-US"/>
                </w:rPr>
                <w:t>See Comment Codes</w:t>
              </w:r>
              <w:r w:rsidR="004A7EDA" w:rsidRPr="004A7EDA">
                <w:rPr>
                  <w:rFonts w:ascii="Arial Narrow" w:eastAsia="Times New Roman" w:hAnsi="Arial Narrow"/>
                  <w:sz w:val="16"/>
                  <w:szCs w:val="16"/>
                  <w:lang w:eastAsia="en-US"/>
                </w:rPr>
                <w:br/>
                <w:t>(Free Text also permitted)</w:t>
              </w:r>
            </w:hyperlink>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Central Lab Sample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Central Laboratory Comment Codes or Text (Semi-colon ";" delimited); Required field but can be empty if no sample handling events occur</w:t>
            </w:r>
          </w:p>
        </w:tc>
      </w:tr>
      <w:tr w:rsidR="004A7EDA" w:rsidRPr="004A7EDA" w:rsidTr="00B569E6">
        <w:trPr>
          <w:trHeight w:val="127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6D0FA9" w:rsidP="004A7EDA">
            <w:pPr>
              <w:rPr>
                <w:rFonts w:ascii="Arial Narrow" w:eastAsia="Times New Roman" w:hAnsi="Arial Narrow"/>
                <w:sz w:val="16"/>
                <w:szCs w:val="16"/>
                <w:lang w:eastAsia="en-US"/>
              </w:rPr>
            </w:pPr>
            <w:hyperlink w:anchor="RANGE!Comment.Codes" w:history="1">
              <w:r w:rsidR="004A7EDA" w:rsidRPr="004A7EDA">
                <w:rPr>
                  <w:rFonts w:ascii="Arial Narrow" w:eastAsia="Times New Roman" w:hAnsi="Arial Narrow"/>
                  <w:sz w:val="16"/>
                  <w:szCs w:val="16"/>
                  <w:lang w:eastAsia="en-US"/>
                </w:rPr>
                <w:t>PKACOM</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6D0FA9" w:rsidP="004A7EDA">
            <w:pPr>
              <w:jc w:val="center"/>
              <w:rPr>
                <w:rFonts w:ascii="Arial Narrow" w:eastAsia="Times New Roman" w:hAnsi="Arial Narrow"/>
                <w:sz w:val="16"/>
                <w:szCs w:val="16"/>
                <w:lang w:eastAsia="en-US"/>
              </w:rPr>
            </w:pPr>
            <w:hyperlink w:anchor="RANGE!A1" w:history="1">
              <w:r w:rsidR="004A7EDA" w:rsidRPr="004A7EDA">
                <w:rPr>
                  <w:rFonts w:ascii="Arial Narrow" w:eastAsia="Times New Roman" w:hAnsi="Arial Narrow"/>
                  <w:sz w:val="16"/>
                  <w:szCs w:val="16"/>
                  <w:lang w:eastAsia="en-US"/>
                </w:rPr>
                <w:t>See Comment Codes</w:t>
              </w:r>
              <w:r w:rsidR="004A7EDA" w:rsidRPr="004A7EDA">
                <w:rPr>
                  <w:rFonts w:ascii="Arial Narrow" w:eastAsia="Times New Roman" w:hAnsi="Arial Narrow"/>
                  <w:sz w:val="16"/>
                  <w:szCs w:val="16"/>
                  <w:lang w:eastAsia="en-US"/>
                </w:rPr>
                <w:br/>
                <w:t>(Free Text also permitted)</w:t>
              </w:r>
            </w:hyperlink>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 Sample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Laboratory Comments Codes or Text (Semi-Colon ";" delimited); Required field but can be empty if no sample handling events occur</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PKCOMC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CRF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Comments provided by clinical site on PK CRF page.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HT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Height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Height (CM) at baseline derived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Weight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Weight (KG) at baseline derived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AGEDERU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Derived Age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Age Unit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AGEDER</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Derived Age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Age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Weight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Weight Unit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WTRAW</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Weight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Weight Value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HTUNI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Height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Height Unit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HTRAW</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Height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Height Value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RACEOTH</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 Other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 Other - Text for other race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Race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SEX</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w:t>
            </w:r>
            <w:r w:rsidRPr="004A7EDA">
              <w:rPr>
                <w:rFonts w:ascii="Arial Narrow" w:eastAsia="Times New Roman" w:hAnsi="Arial Narrow"/>
                <w:sz w:val="16"/>
                <w:szCs w:val="16"/>
                <w:lang w:eastAsia="en-US"/>
              </w:rPr>
              <w:br/>
              <w:t>F</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Sex</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Gender / Sex</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 Designation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 Designation</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ETHNIC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Ethnicity</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Ethnicity</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COLLDATE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Collection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Collection DATE OF CRF Page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Start Time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of Start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PKADT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Start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Date of Start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DONE</w:t>
            </w:r>
            <w:r w:rsidRPr="004A7EDA">
              <w:rPr>
                <w:rFonts w:ascii="Arial Narrow" w:eastAsia="Times New Roman" w:hAnsi="Arial Narrow"/>
                <w:sz w:val="16"/>
                <w:szCs w:val="16"/>
                <w:lang w:eastAsia="en-US"/>
              </w:rPr>
              <w:br/>
              <w:t>NOT DONE</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Not Done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Record Not Done Status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DONE</w:t>
            </w:r>
            <w:r w:rsidRPr="004A7EDA">
              <w:rPr>
                <w:rFonts w:ascii="Arial Narrow" w:eastAsia="Times New Roman" w:hAnsi="Arial Narrow"/>
                <w:sz w:val="16"/>
                <w:szCs w:val="16"/>
                <w:lang w:eastAsia="en-US"/>
              </w:rPr>
              <w:br/>
              <w:t>NOT DONE</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Module Not Done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CRF Module/Page Not Done Status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PKSMMSU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PKSMMS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PKSMVLU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PKSMVL</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PKATME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End Time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of End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PKADTE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End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Date of End of Sample Collection</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Numeric Amount of Dose Prior to Sampling event</w:t>
            </w:r>
            <w:r w:rsidRPr="004A7EDA">
              <w:rPr>
                <w:rFonts w:ascii="Arial Narrow" w:eastAsia="Times New Roman" w:hAnsi="Arial Narrow"/>
                <w:sz w:val="16"/>
                <w:szCs w:val="16"/>
                <w:lang w:eastAsia="en-US"/>
              </w:rPr>
              <w:br/>
              <w:t>Dose used by reporting software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Unit of Reporting Dose Administered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01380E"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fldChar w:fldCharType="begin"/>
            </w:r>
            <w:r>
              <w:rPr>
                <w:rFonts w:ascii="Arial Narrow" w:eastAsia="Times New Roman" w:hAnsi="Arial Narrow"/>
                <w:sz w:val="16"/>
                <w:szCs w:val="16"/>
                <w:lang w:eastAsia="en-US"/>
              </w:rPr>
              <w:instrText xml:space="preserve"> REF DOFi \h </w:instrText>
            </w:r>
            <w:r>
              <w:rPr>
                <w:rFonts w:ascii="Arial Narrow" w:eastAsia="Times New Roman" w:hAnsi="Arial Narrow"/>
                <w:sz w:val="16"/>
                <w:szCs w:val="16"/>
                <w:lang w:eastAsia="en-US"/>
              </w:rPr>
            </w:r>
            <w:r>
              <w:rPr>
                <w:rFonts w:ascii="Arial Narrow" w:eastAsia="Times New Roman" w:hAnsi="Arial Narrow"/>
                <w:sz w:val="16"/>
                <w:szCs w:val="16"/>
                <w:lang w:eastAsia="en-US"/>
              </w:rPr>
              <w:fldChar w:fldCharType="separate"/>
            </w:r>
            <w:r>
              <w:rPr>
                <w:rFonts w:cs="Arial"/>
                <w:iCs/>
                <w:sz w:val="18"/>
                <w:szCs w:val="18"/>
              </w:rPr>
              <w:t>DOFi</w:t>
            </w:r>
            <w:r>
              <w:rPr>
                <w:rFonts w:ascii="Arial Narrow" w:eastAsia="Times New Roman" w:hAnsi="Arial Narrow"/>
                <w:sz w:val="16"/>
                <w:szCs w:val="16"/>
                <w:lang w:eastAsia="en-US"/>
              </w:rPr>
              <w:fldChar w:fldCharType="end"/>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Duration of Infusion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Duration of Infusion</w:t>
            </w:r>
          </w:p>
        </w:tc>
      </w:tr>
      <w:tr w:rsidR="004A7EDA" w:rsidRPr="004A7EDA" w:rsidTr="003E7CE7">
        <w:trPr>
          <w:trHeight w:val="1862"/>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DRGDATE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Date</w:t>
            </w:r>
          </w:p>
        </w:tc>
        <w:tc>
          <w:tcPr>
            <w:tcW w:w="2880" w:type="dxa"/>
            <w:tcBorders>
              <w:top w:val="nil"/>
              <w:left w:val="nil"/>
              <w:bottom w:val="single" w:sz="4" w:space="0" w:color="auto"/>
              <w:right w:val="single" w:sz="4" w:space="0" w:color="auto"/>
            </w:tcBorders>
            <w:shd w:val="clear" w:color="auto" w:fill="auto"/>
            <w:vAlign w:val="bottom"/>
            <w:hideMark/>
          </w:tcPr>
          <w:p w:rsid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 of Dosing</w:t>
            </w:r>
            <w:r w:rsidRPr="004A7EDA">
              <w:rPr>
                <w:rFonts w:ascii="Arial Narrow" w:eastAsia="Times New Roman" w:hAnsi="Arial Narrow"/>
                <w:sz w:val="16"/>
                <w:szCs w:val="16"/>
                <w:lang w:eastAsia="en-US"/>
              </w:rPr>
              <w:br/>
              <w:t>Default for DRGDATE is to record the Date of the most recent dose prior to the PK sampling event/collection.</w:t>
            </w:r>
            <w:r w:rsidRPr="004A7EDA">
              <w:rPr>
                <w:rFonts w:ascii="Arial Narrow" w:eastAsia="Times New Roman" w:hAnsi="Arial Narrow"/>
                <w:sz w:val="16"/>
                <w:szCs w:val="16"/>
                <w:lang w:eastAsia="en-US"/>
              </w:rPr>
              <w:br/>
              <w:t xml:space="preserve">There are certain sample types and study designs that may require different approaches. One notable example is that for PRE-DOSE or </w:t>
            </w:r>
            <w:proofErr w:type="gramStart"/>
            <w:r w:rsidRPr="004A7EDA">
              <w:rPr>
                <w:rFonts w:ascii="Arial Narrow" w:eastAsia="Times New Roman" w:hAnsi="Arial Narrow"/>
                <w:sz w:val="16"/>
                <w:szCs w:val="16"/>
                <w:lang w:eastAsia="en-US"/>
              </w:rPr>
              <w:t>TROUGH samples, typically the analysis requires</w:t>
            </w:r>
            <w:proofErr w:type="gramEnd"/>
            <w:r w:rsidRPr="004A7EDA">
              <w:rPr>
                <w:rFonts w:ascii="Arial Narrow" w:eastAsia="Times New Roman" w:hAnsi="Arial Narrow"/>
                <w:sz w:val="16"/>
                <w:szCs w:val="16"/>
                <w:lang w:eastAsia="en-US"/>
              </w:rPr>
              <w:t xml:space="preserve"> that DATE of the NEXT dose in the treatment period rather than the prior dose.</w:t>
            </w:r>
          </w:p>
          <w:p w:rsidR="0035737F" w:rsidRPr="004A7EDA" w:rsidRDefault="0035737F"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 xml:space="preserve">For infusion administration, this is the DATE of the Start of the infusion. </w:t>
            </w:r>
          </w:p>
        </w:tc>
      </w:tr>
      <w:tr w:rsidR="004A7EDA" w:rsidRPr="004A7EDA" w:rsidTr="003E7CE7">
        <w:trPr>
          <w:trHeight w:val="189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DOSETIM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Time</w:t>
            </w:r>
          </w:p>
        </w:tc>
        <w:tc>
          <w:tcPr>
            <w:tcW w:w="2880" w:type="dxa"/>
            <w:tcBorders>
              <w:top w:val="nil"/>
              <w:left w:val="nil"/>
              <w:bottom w:val="single" w:sz="4" w:space="0" w:color="auto"/>
              <w:right w:val="single" w:sz="4" w:space="0" w:color="auto"/>
            </w:tcBorders>
            <w:shd w:val="clear" w:color="auto" w:fill="auto"/>
            <w:vAlign w:val="bottom"/>
            <w:hideMark/>
          </w:tcPr>
          <w:p w:rsid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Time of Dosing</w:t>
            </w:r>
            <w:r w:rsidRPr="004A7EDA">
              <w:rPr>
                <w:rFonts w:ascii="Arial Narrow" w:eastAsia="Times New Roman" w:hAnsi="Arial Narrow"/>
                <w:sz w:val="16"/>
                <w:szCs w:val="16"/>
                <w:lang w:eastAsia="en-US"/>
              </w:rPr>
              <w:br/>
              <w:t xml:space="preserve">Default for DOSETIM is to record the TIME </w:t>
            </w:r>
            <w:r w:rsidR="0035737F">
              <w:rPr>
                <w:rFonts w:ascii="Arial Narrow" w:eastAsia="Times New Roman" w:hAnsi="Arial Narrow"/>
                <w:sz w:val="16"/>
                <w:szCs w:val="16"/>
                <w:lang w:eastAsia="en-US"/>
              </w:rPr>
              <w:t xml:space="preserve">of day </w:t>
            </w:r>
            <w:r w:rsidRPr="004A7EDA">
              <w:rPr>
                <w:rFonts w:ascii="Arial Narrow" w:eastAsia="Times New Roman" w:hAnsi="Arial Narrow"/>
                <w:sz w:val="16"/>
                <w:szCs w:val="16"/>
                <w:lang w:eastAsia="en-US"/>
              </w:rPr>
              <w:t>of the most recent dose prior to the PK sampling event/collection.</w:t>
            </w:r>
            <w:r w:rsidRPr="004A7EDA">
              <w:rPr>
                <w:rFonts w:ascii="Arial Narrow" w:eastAsia="Times New Roman" w:hAnsi="Arial Narrow"/>
                <w:sz w:val="16"/>
                <w:szCs w:val="16"/>
                <w:lang w:eastAsia="en-US"/>
              </w:rPr>
              <w:br/>
              <w:t xml:space="preserve">There are certain sample types and study designs that may require different approaches. One notable example is that for PRE-DOSE or </w:t>
            </w:r>
            <w:proofErr w:type="gramStart"/>
            <w:r w:rsidRPr="004A7EDA">
              <w:rPr>
                <w:rFonts w:ascii="Arial Narrow" w:eastAsia="Times New Roman" w:hAnsi="Arial Narrow"/>
                <w:sz w:val="16"/>
                <w:szCs w:val="16"/>
                <w:lang w:eastAsia="en-US"/>
              </w:rPr>
              <w:t>TROUGH samples, typically the analysis requires</w:t>
            </w:r>
            <w:proofErr w:type="gramEnd"/>
            <w:r w:rsidRPr="004A7EDA">
              <w:rPr>
                <w:rFonts w:ascii="Arial Narrow" w:eastAsia="Times New Roman" w:hAnsi="Arial Narrow"/>
                <w:sz w:val="16"/>
                <w:szCs w:val="16"/>
                <w:lang w:eastAsia="en-US"/>
              </w:rPr>
              <w:t xml:space="preserve"> that TIME of the NEXT dose in the treatment period rather than the prior dose.</w:t>
            </w:r>
          </w:p>
          <w:p w:rsidR="0035737F" w:rsidRPr="004A7EDA" w:rsidRDefault="0035737F"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TIME of day of the Start of the infusion.</w:t>
            </w:r>
          </w:p>
        </w:tc>
      </w:tr>
      <w:tr w:rsidR="00B569E6" w:rsidRPr="004A7EDA" w:rsidTr="003E7CE7">
        <w:trPr>
          <w:trHeight w:val="449"/>
        </w:trPr>
        <w:tc>
          <w:tcPr>
            <w:tcW w:w="1732" w:type="dxa"/>
            <w:tcBorders>
              <w:top w:val="nil"/>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INFDATE</w:t>
            </w:r>
          </w:p>
        </w:tc>
        <w:tc>
          <w:tcPr>
            <w:tcW w:w="830"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Date</w:t>
            </w:r>
            <w:r>
              <w:rPr>
                <w:rFonts w:ascii="Arial Narrow" w:eastAsia="Times New Roman" w:hAnsi="Arial Narrow"/>
                <w:sz w:val="16"/>
                <w:szCs w:val="16"/>
                <w:lang w:eastAsia="en-US"/>
              </w:rPr>
              <w:t xml:space="preserve"> End</w:t>
            </w:r>
          </w:p>
        </w:tc>
        <w:tc>
          <w:tcPr>
            <w:tcW w:w="2880" w:type="dxa"/>
            <w:tcBorders>
              <w:top w:val="nil"/>
              <w:left w:val="nil"/>
              <w:bottom w:val="single" w:sz="4" w:space="0" w:color="auto"/>
              <w:right w:val="single" w:sz="4" w:space="0" w:color="auto"/>
            </w:tcBorders>
            <w:shd w:val="clear" w:color="auto" w:fill="auto"/>
            <w:vAlign w:val="bottom"/>
          </w:tcPr>
          <w:p w:rsidR="00B569E6" w:rsidRPr="004A7EDA" w:rsidRDefault="00B569E6" w:rsidP="00B569E6">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DATE of day of the End of the infusion.</w:t>
            </w:r>
          </w:p>
        </w:tc>
      </w:tr>
      <w:tr w:rsidR="00B569E6" w:rsidRPr="004A7EDA" w:rsidTr="003E7CE7">
        <w:trPr>
          <w:trHeight w:val="440"/>
        </w:trPr>
        <w:tc>
          <w:tcPr>
            <w:tcW w:w="1732" w:type="dxa"/>
            <w:tcBorders>
              <w:top w:val="nil"/>
              <w:left w:val="single" w:sz="4" w:space="0" w:color="auto"/>
              <w:bottom w:val="single" w:sz="4" w:space="0" w:color="auto"/>
              <w:right w:val="single" w:sz="4" w:space="0" w:color="auto"/>
            </w:tcBorders>
            <w:shd w:val="clear" w:color="auto" w:fill="auto"/>
            <w:noWrap/>
            <w:vAlign w:val="bottom"/>
          </w:tcPr>
          <w:p w:rsidR="00B569E6"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INFTIME</w:t>
            </w:r>
          </w:p>
        </w:tc>
        <w:tc>
          <w:tcPr>
            <w:tcW w:w="830"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Time</w:t>
            </w:r>
            <w:r>
              <w:rPr>
                <w:rFonts w:ascii="Arial Narrow" w:eastAsia="Times New Roman" w:hAnsi="Arial Narrow"/>
                <w:sz w:val="16"/>
                <w:szCs w:val="16"/>
                <w:lang w:eastAsia="en-US"/>
              </w:rPr>
              <w:t xml:space="preserve"> End</w:t>
            </w:r>
          </w:p>
        </w:tc>
        <w:tc>
          <w:tcPr>
            <w:tcW w:w="2880"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TIME of day of the End of the infusion.</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Test/Label</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per Period</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ACTTRTC</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Code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code per period</w:t>
            </w:r>
          </w:p>
        </w:tc>
      </w:tr>
      <w:tr w:rsidR="00B569E6" w:rsidRPr="004A7EDA" w:rsidTr="003E7CE7">
        <w:trPr>
          <w:trHeight w:val="81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Sequence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Actual treatment sequence for crossover study.  Same as ACTTRTC for parallel (non-crossover) study. </w:t>
            </w:r>
            <w:r w:rsidRPr="004A7EDA">
              <w:rPr>
                <w:rFonts w:ascii="Arial Narrow" w:eastAsia="Times New Roman" w:hAnsi="Arial Narrow"/>
                <w:sz w:val="16"/>
                <w:szCs w:val="16"/>
                <w:lang w:eastAsia="en-US"/>
              </w:rPr>
              <w:br/>
              <w:t>Generally will be a single letter code for a treatment code.</w:t>
            </w:r>
          </w:p>
        </w:tc>
      </w:tr>
      <w:tr w:rsidR="00B569E6"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TREATSEQ</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Planned Treatment Sequence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Sequence #</w:t>
            </w:r>
          </w:p>
        </w:tc>
      </w:tr>
      <w:tr w:rsidR="00F85217" w:rsidRPr="004A7EDA" w:rsidTr="00F85217">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F85217" w:rsidRPr="004A7EDA" w:rsidRDefault="00F85217" w:rsidP="00F85217">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PCMETHOD</w:t>
            </w:r>
          </w:p>
        </w:tc>
        <w:tc>
          <w:tcPr>
            <w:tcW w:w="830" w:type="dxa"/>
            <w:tcBorders>
              <w:top w:val="nil"/>
              <w:left w:val="nil"/>
              <w:bottom w:val="single" w:sz="4" w:space="0" w:color="auto"/>
              <w:right w:val="single" w:sz="4" w:space="0" w:color="auto"/>
            </w:tcBorders>
            <w:shd w:val="clear" w:color="auto" w:fill="auto"/>
            <w:noWrap/>
            <w:vAlign w:val="bottom"/>
            <w:hideMark/>
          </w:tcPr>
          <w:p w:rsidR="00F85217" w:rsidRPr="004A7EDA" w:rsidRDefault="00CB28DD" w:rsidP="00F85217">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5217" w:rsidRPr="004A7EDA" w:rsidRDefault="00F85217" w:rsidP="00F85217">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F85217" w:rsidRPr="004A7EDA" w:rsidRDefault="00F85217" w:rsidP="00F85217">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F85217" w:rsidRPr="004A7EDA" w:rsidRDefault="00CB28DD" w:rsidP="00F85217">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VARCHAR2(2</w:t>
            </w:r>
            <w:r w:rsidR="00F85217" w:rsidRPr="004A7EDA">
              <w:rPr>
                <w:rFonts w:ascii="Arial Narrow" w:eastAsia="Times New Roman" w:hAnsi="Arial Narrow"/>
                <w:sz w:val="16"/>
                <w:szCs w:val="16"/>
                <w:lang w:eastAsia="en-US"/>
              </w:rPr>
              <w:t>00 Byte)</w:t>
            </w:r>
          </w:p>
        </w:tc>
        <w:tc>
          <w:tcPr>
            <w:tcW w:w="1532" w:type="dxa"/>
            <w:tcBorders>
              <w:top w:val="nil"/>
              <w:left w:val="nil"/>
              <w:bottom w:val="single" w:sz="4" w:space="0" w:color="auto"/>
              <w:right w:val="single" w:sz="4" w:space="0" w:color="auto"/>
            </w:tcBorders>
            <w:shd w:val="clear" w:color="auto" w:fill="auto"/>
            <w:vAlign w:val="bottom"/>
            <w:hideMark/>
          </w:tcPr>
          <w:p w:rsidR="00F85217" w:rsidRPr="003E7CE7" w:rsidRDefault="00CB28DD" w:rsidP="00F85217">
            <w:pPr>
              <w:jc w:val="center"/>
              <w:rPr>
                <w:rFonts w:ascii="Arial Narrow" w:hAnsi="Arial Narrow" w:cs="Arial"/>
                <w:sz w:val="16"/>
                <w:szCs w:val="16"/>
              </w:rPr>
            </w:pPr>
            <w:r>
              <w:rPr>
                <w:rFonts w:ascii="Arial Narrow" w:hAnsi="Arial Narrow" w:cs="Arial"/>
                <w:sz w:val="16"/>
                <w:szCs w:val="16"/>
              </w:rPr>
              <w:t>CDISC CL.C85492.METHOD Code List</w:t>
            </w:r>
          </w:p>
        </w:tc>
        <w:tc>
          <w:tcPr>
            <w:tcW w:w="1237" w:type="dxa"/>
            <w:tcBorders>
              <w:top w:val="nil"/>
              <w:left w:val="nil"/>
              <w:bottom w:val="single" w:sz="4" w:space="0" w:color="auto"/>
              <w:right w:val="single" w:sz="4" w:space="0" w:color="auto"/>
            </w:tcBorders>
            <w:shd w:val="clear" w:color="auto" w:fill="auto"/>
            <w:vAlign w:val="bottom"/>
            <w:hideMark/>
          </w:tcPr>
          <w:p w:rsidR="00F85217" w:rsidRPr="003E7CE7" w:rsidRDefault="00CB28DD" w:rsidP="00F85217">
            <w:pPr>
              <w:rPr>
                <w:rFonts w:ascii="Arial Narrow" w:hAnsi="Arial Narrow" w:cs="Arial"/>
                <w:sz w:val="16"/>
                <w:szCs w:val="16"/>
              </w:rPr>
            </w:pPr>
            <w:r>
              <w:rPr>
                <w:rFonts w:ascii="Arial Narrow" w:hAnsi="Arial Narrow" w:cs="Arial"/>
                <w:sz w:val="16"/>
                <w:szCs w:val="16"/>
              </w:rPr>
              <w:t>Method of Test or Examination</w:t>
            </w:r>
          </w:p>
        </w:tc>
        <w:tc>
          <w:tcPr>
            <w:tcW w:w="2880" w:type="dxa"/>
            <w:tcBorders>
              <w:top w:val="nil"/>
              <w:left w:val="nil"/>
              <w:bottom w:val="single" w:sz="4" w:space="0" w:color="auto"/>
              <w:right w:val="single" w:sz="4" w:space="0" w:color="auto"/>
            </w:tcBorders>
            <w:shd w:val="clear" w:color="auto" w:fill="auto"/>
            <w:vAlign w:val="bottom"/>
            <w:hideMark/>
          </w:tcPr>
          <w:p w:rsidR="00CB28DD" w:rsidRPr="003E7CE7" w:rsidRDefault="00CB28DD" w:rsidP="00F85217">
            <w:pPr>
              <w:rPr>
                <w:rFonts w:ascii="Arial Narrow" w:hAnsi="Arial Narrow" w:cs="Arial"/>
                <w:sz w:val="16"/>
                <w:szCs w:val="16"/>
              </w:rPr>
            </w:pPr>
            <w:r>
              <w:rPr>
                <w:rFonts w:ascii="Arial Narrow" w:hAnsi="Arial Narrow" w:cs="Arial"/>
                <w:sz w:val="16"/>
                <w:szCs w:val="16"/>
              </w:rPr>
              <w:t>See formal CDISC definition: "Method of the test or examination. Examples: EIA (Enzyme Immunoassay), ELECTROPHORESIS, DIPSTICK." https://evs.nci.nih.gov/ftp1/CDISC/SDTM/SDTM%20Terminology.html#CL.C85492.METHOD</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PCNAM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Bioanalytical Lab Name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See formal CDISC definition</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PCLLOQ</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Bioanalytical Method LLOQ</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See formal CDISC definition</w:t>
            </w:r>
          </w:p>
        </w:tc>
      </w:tr>
      <w:tr w:rsidR="00CB28DD" w:rsidRPr="004A7EDA" w:rsidTr="00B569E6">
        <w:trPr>
          <w:trHeight w:val="1952"/>
        </w:trPr>
        <w:tc>
          <w:tcPr>
            <w:tcW w:w="1732" w:type="dxa"/>
            <w:tcBorders>
              <w:top w:val="nil"/>
              <w:left w:val="single" w:sz="4" w:space="0" w:color="auto"/>
              <w:bottom w:val="single" w:sz="4" w:space="0" w:color="auto"/>
              <w:right w:val="single" w:sz="4" w:space="0" w:color="auto"/>
            </w:tcBorders>
            <w:shd w:val="clear" w:color="auto" w:fill="auto"/>
            <w:noWrap/>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PCSTRESU</w:t>
            </w:r>
          </w:p>
        </w:tc>
        <w:tc>
          <w:tcPr>
            <w:tcW w:w="830" w:type="dxa"/>
            <w:tcBorders>
              <w:top w:val="nil"/>
              <w:left w:val="nil"/>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b/>
                <w:bCs/>
                <w:color w:val="FF0000"/>
                <w:sz w:val="16"/>
                <w:szCs w:val="16"/>
                <w:lang w:eastAsia="en-US"/>
              </w:rPr>
            </w:pPr>
            <w:r>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b/>
                <w:bCs/>
                <w:color w:val="FF0000"/>
                <w:sz w:val="16"/>
                <w:szCs w:val="16"/>
                <w:lang w:eastAsia="en-US"/>
              </w:rPr>
            </w:pPr>
            <w:r>
              <w:rPr>
                <w:rFonts w:ascii="Arial Narrow" w:eastAsia="Times New Roman" w:hAnsi="Arial Narrow"/>
                <w:b/>
                <w:bCs/>
                <w:color w:val="FF0000"/>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CB28DD" w:rsidRPr="004A7EDA" w:rsidRDefault="00CB28DD"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tcPr>
          <w:p w:rsidR="00CB28DD"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Unit of the standardized result</w:t>
            </w:r>
          </w:p>
        </w:tc>
        <w:tc>
          <w:tcPr>
            <w:tcW w:w="2880" w:type="dxa"/>
            <w:tcBorders>
              <w:top w:val="nil"/>
              <w:left w:val="nil"/>
              <w:bottom w:val="single" w:sz="4" w:space="0" w:color="auto"/>
              <w:right w:val="single" w:sz="4" w:space="0" w:color="auto"/>
            </w:tcBorders>
            <w:shd w:val="clear" w:color="auto" w:fill="auto"/>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See formal CDISC definition (PKUNIT)</w:t>
            </w:r>
          </w:p>
        </w:tc>
      </w:tr>
      <w:tr w:rsidR="00B569E6" w:rsidRPr="004A7EDA" w:rsidTr="003E7CE7">
        <w:trPr>
          <w:trHeight w:val="1952"/>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ROUTE</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IV/PO/SC/Topical</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Route of Administration</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Configurable list of administration modalities (Enteral, Parenteral, Topical): </w:t>
            </w:r>
            <w:r w:rsidRPr="004A7EDA">
              <w:rPr>
                <w:rFonts w:ascii="Arial Narrow" w:eastAsia="Times New Roman" w:hAnsi="Arial Narrow"/>
                <w:sz w:val="16"/>
                <w:szCs w:val="16"/>
                <w:lang w:eastAsia="en-US"/>
              </w:rPr>
              <w:br/>
              <w:t>Enteral: PO - oral, Sublingual, Buccal, Rectal</w:t>
            </w:r>
            <w:r w:rsidRPr="004A7EDA">
              <w:rPr>
                <w:rFonts w:ascii="Arial Narrow" w:eastAsia="Times New Roman" w:hAnsi="Arial Narrow"/>
                <w:sz w:val="16"/>
                <w:szCs w:val="16"/>
                <w:lang w:eastAsia="en-US"/>
              </w:rPr>
              <w:br/>
              <w:t>Parenteral: IV - intravenous, IM</w:t>
            </w:r>
            <w:proofErr w:type="gramStart"/>
            <w:r w:rsidRPr="004A7EDA">
              <w:rPr>
                <w:rFonts w:ascii="Arial Narrow" w:eastAsia="Times New Roman" w:hAnsi="Arial Narrow"/>
                <w:sz w:val="16"/>
                <w:szCs w:val="16"/>
                <w:lang w:eastAsia="en-US"/>
              </w:rPr>
              <w:t>,  SC</w:t>
            </w:r>
            <w:proofErr w:type="gramEnd"/>
            <w:r w:rsidRPr="004A7EDA">
              <w:rPr>
                <w:rFonts w:ascii="Arial Narrow" w:eastAsia="Times New Roman" w:hAnsi="Arial Narrow"/>
                <w:sz w:val="16"/>
                <w:szCs w:val="16"/>
                <w:lang w:eastAsia="en-US"/>
              </w:rPr>
              <w:t xml:space="preserve"> - subcutaneous, intra-arterial, intra-articular, intrathecal, intradermal, inhalation</w:t>
            </w:r>
            <w:r w:rsidRPr="004A7EDA">
              <w:rPr>
                <w:rFonts w:ascii="Arial Narrow" w:eastAsia="Times New Roman" w:hAnsi="Arial Narrow"/>
                <w:sz w:val="16"/>
                <w:szCs w:val="16"/>
                <w:lang w:eastAsia="en-US"/>
              </w:rPr>
              <w:br/>
              <w:t>Topical</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If ROUTE is included in ARD, it can potentially contribute to the SDEID/Profile ID. This would be under analyst control.</w:t>
            </w:r>
          </w:p>
        </w:tc>
      </w:tr>
      <w:tr w:rsidR="00B569E6" w:rsidRPr="004A7EDA" w:rsidTr="003E7CE7">
        <w:trPr>
          <w:trHeight w:val="126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UDSDEID</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User Defined Study Design Element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Add this to the file format. I think we agreed to make this optional, i.e. part of FORMAT2 but please check the review meeting notes. This field permits the PK Analyst to create a different encoding than the automatically generated 14 field derived SDEID to reassign data to individual profiles. </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FLGEMESIS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Emesis Occurrence Flag</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Flag indicating that emesis occurred prior to or during dosing interval</w:t>
            </w:r>
          </w:p>
        </w:tc>
      </w:tr>
      <w:tr w:rsidR="00B569E6" w:rsidRPr="004A7EDA" w:rsidTr="003E7CE7">
        <w:trPr>
          <w:trHeight w:val="1709"/>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FLGSMPLPOSTDOSE</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collected post dose as planned Flag</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FLGSMPLPOSTDOSE a dataset flag that is used to indicate whether a sample planned to be taken prior to the planned dose, is actually taken following the planned dose. When available it is incorporated into the analysis dataset.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0 = pk sample occurs prior to the planned dose rather than prior</w:t>
            </w:r>
            <w:r w:rsidRPr="004A7EDA">
              <w:rPr>
                <w:rFonts w:ascii="Arial Narrow" w:eastAsia="Times New Roman" w:hAnsi="Arial Narrow"/>
                <w:sz w:val="16"/>
                <w:szCs w:val="16"/>
                <w:lang w:eastAsia="en-US"/>
              </w:rPr>
              <w:br/>
              <w:t>1 = pk sample occurs following to the planned dose rather than as planned prior to the dose</w:t>
            </w:r>
          </w:p>
        </w:tc>
      </w:tr>
      <w:tr w:rsidR="00B569E6"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FU</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 </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Fraction unbound for a specific Analyte/PKTERM</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Fraction of the drug circulating free/unbound in blood.</w:t>
            </w:r>
          </w:p>
        </w:tc>
      </w:tr>
      <w:tr w:rsidR="00B569E6" w:rsidRPr="004A7EDA" w:rsidTr="003E7CE7">
        <w:trPr>
          <w:trHeight w:val="584"/>
        </w:trPr>
        <w:tc>
          <w:tcPr>
            <w:tcW w:w="1732" w:type="dxa"/>
            <w:tcBorders>
              <w:top w:val="nil"/>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DATAPREPFILECOM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color w:val="FF0000"/>
                <w:sz w:val="16"/>
                <w:szCs w:val="16"/>
                <w:lang w:eastAsia="en-US"/>
              </w:rPr>
            </w:pPr>
            <w:r w:rsidRPr="004A7EDA">
              <w:rPr>
                <w:rFonts w:ascii="Arial Narrow" w:eastAsia="Times New Roman" w:hAnsi="Arial Narrow"/>
                <w:color w:val="FF0000"/>
                <w:sz w:val="16"/>
                <w:szCs w:val="16"/>
                <w:lang w:eastAsia="en-US"/>
              </w:rPr>
              <w:t>TRUE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VARCHAR2(4000)</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Preparation Comment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DATAPREPFILECOM will capture an overall data preparation comment for the file. </w:t>
            </w:r>
          </w:p>
        </w:tc>
      </w:tr>
      <w:tr w:rsidR="00B569E6" w:rsidRPr="004A7EDA" w:rsidTr="003E7CE7">
        <w:trPr>
          <w:trHeight w:val="4976"/>
        </w:trPr>
        <w:tc>
          <w:tcPr>
            <w:tcW w:w="1732" w:type="dxa"/>
            <w:tcBorders>
              <w:top w:val="nil"/>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DATAPREPROWCOM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VARCHAR2(4000)</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Preparation Comment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Comments as noted by the data preparer</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 xml:space="preserve">For Production and Legacy LCD and legacy LPD files, every row may have a value but the value MUST be the same since ONLY the VALUE entered on the first will take effect.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APS, CRDC or external CROs will not populate this field for Production LCD Files.  If this field is populated in error, the autoloader will not read/apply this field for Production LCD Files.  The autoloader code for Production LCD Files will stop at the creation of an Analysis Dataset within eNCA.</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field should ONLY be applicable to files for Legacy Data loading and NOT for production data loading for parameters.  There is no production data loading for PK parameters. If this file is inadvertently included with a production LCD, it should not be loaded. Loading of data from external vendors, when applicable, will be treated as for Legacy Data loading.</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These will be record by record individual comments that the data programmer can add to the data file directly.</w:t>
            </w:r>
          </w:p>
        </w:tc>
      </w:tr>
      <w:tr w:rsidR="00B569E6" w:rsidRPr="004A7EDA" w:rsidTr="003E7CE7">
        <w:trPr>
          <w:trHeight w:val="5066"/>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DATASTATUS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color w:val="FF0000"/>
                <w:sz w:val="16"/>
                <w:szCs w:val="16"/>
                <w:lang w:eastAsia="en-US"/>
              </w:rPr>
            </w:pPr>
            <w:r w:rsidRPr="004A7EDA">
              <w:rPr>
                <w:rFonts w:ascii="Arial Narrow" w:eastAsia="Times New Roman" w:hAnsi="Arial Narrow"/>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DRAFT</w:t>
            </w:r>
            <w:r w:rsidRPr="004A7EDA">
              <w:rPr>
                <w:rFonts w:ascii="Arial Narrow" w:eastAsia="Times New Roman" w:hAnsi="Arial Narrow"/>
                <w:sz w:val="16"/>
                <w:szCs w:val="16"/>
                <w:lang w:eastAsia="en-US"/>
              </w:rPr>
              <w:br/>
              <w:t>FINAL</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Status</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QA status of supplied data such as DRAFT or FINAL</w:t>
            </w:r>
            <w:r w:rsidRPr="004A7EDA">
              <w:rPr>
                <w:rFonts w:ascii="Arial Narrow" w:eastAsia="Times New Roman" w:hAnsi="Arial Narrow"/>
                <w:sz w:val="16"/>
                <w:szCs w:val="16"/>
                <w:lang w:eastAsia="en-US"/>
              </w:rPr>
              <w:br/>
              <w:t xml:space="preserve">Note that this does not refer to the QA status of the bioanalytical result (see PKSAMQA) but rather the CRF data merged/added to the file.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may be included in V4.0 of eNCA Data Standard for LCD, ARD file formats</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For Legacy LPD Files, every row will have a value but the value MUST be the same since ONLY the VALUE entered on the first record will take effect.</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field should ONLY be applicable to files for Legacy Data loading and NOT for production data loading for parameters.  There is no production data loading for PK parameters. If this file is inadvertently included with a production LCD, it should not be loaded. Loading of data from external vendors, when applicable, will be treated as for Legacy Data loading.</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for PKPView, DATASTATUS in the view will be updated when PK analyst updates data status on the Analysis Page of eNCA.</w:t>
            </w:r>
          </w:p>
        </w:tc>
      </w:tr>
    </w:tbl>
    <w:p w:rsidR="009A793E" w:rsidRDefault="009A793E" w:rsidP="00FB4E56"/>
    <w:p w:rsidR="009A793E" w:rsidRDefault="009A793E" w:rsidP="00FB4E56"/>
    <w:p w:rsidR="009A793E" w:rsidRDefault="009A793E" w:rsidP="00FB4E56"/>
    <w:p w:rsidR="00C94926" w:rsidRDefault="00C94926" w:rsidP="00FB4E56">
      <w:pPr>
        <w:sectPr w:rsidR="00C94926" w:rsidSect="00C94926">
          <w:pgSz w:w="15840" w:h="12240" w:orient="landscape"/>
          <w:pgMar w:top="1800" w:right="1440" w:bottom="1800" w:left="1440" w:header="720" w:footer="720" w:gutter="0"/>
          <w:cols w:space="720"/>
          <w:docGrid w:linePitch="360"/>
        </w:sectPr>
      </w:pPr>
    </w:p>
    <w:p w:rsidR="009A793E" w:rsidRPr="00FB4E56" w:rsidRDefault="009A793E" w:rsidP="00FB4E56"/>
    <w:p w:rsidR="00A943AD" w:rsidRDefault="00A943AD" w:rsidP="00A943AD">
      <w:pPr>
        <w:pStyle w:val="Heading2"/>
      </w:pPr>
      <w:bookmarkStart w:id="295" w:name="_Toc5186446"/>
      <w:r>
        <w:t xml:space="preserve">Other </w:t>
      </w:r>
      <w:r w:rsidR="00345981">
        <w:t xml:space="preserve">Key </w:t>
      </w:r>
      <w:r>
        <w:t>Assumptions</w:t>
      </w:r>
      <w:bookmarkEnd w:id="295"/>
    </w:p>
    <w:p w:rsidR="00A943AD" w:rsidRPr="00077D4F" w:rsidRDefault="00A943AD" w:rsidP="00A943A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7668"/>
      </w:tblGrid>
      <w:tr w:rsidR="00A943AD" w:rsidRPr="00846DB7" w:rsidTr="00846DB7">
        <w:tc>
          <w:tcPr>
            <w:tcW w:w="648" w:type="dxa"/>
          </w:tcPr>
          <w:p w:rsidR="00A943AD" w:rsidRPr="00846DB7" w:rsidRDefault="00A943AD" w:rsidP="00846DB7">
            <w:pPr>
              <w:pStyle w:val="TableContent"/>
              <w:ind w:left="25"/>
              <w:jc w:val="center"/>
              <w:rPr>
                <w:bCs w:val="0"/>
                <w:sz w:val="18"/>
              </w:rPr>
            </w:pPr>
            <w:r w:rsidRPr="00846DB7">
              <w:rPr>
                <w:bCs w:val="0"/>
                <w:sz w:val="18"/>
              </w:rPr>
              <w:t>1</w:t>
            </w:r>
          </w:p>
        </w:tc>
        <w:tc>
          <w:tcPr>
            <w:tcW w:w="7668" w:type="dxa"/>
          </w:tcPr>
          <w:p w:rsidR="00A943AD" w:rsidRPr="00846DB7" w:rsidRDefault="00A943AD" w:rsidP="00846DB7">
            <w:pPr>
              <w:pStyle w:val="TableContent"/>
              <w:ind w:left="25"/>
              <w:rPr>
                <w:bCs w:val="0"/>
                <w:sz w:val="18"/>
              </w:rPr>
            </w:pPr>
            <w:r w:rsidRPr="00846DB7">
              <w:rPr>
                <w:bCs w:val="0"/>
                <w:sz w:val="18"/>
              </w:rPr>
              <w:t>Parameters that are extrapolated to infinity, such as AUC</w:t>
            </w:r>
            <w:r w:rsidRPr="00846DB7">
              <w:rPr>
                <w:bCs w:val="0"/>
                <w:sz w:val="18"/>
                <w:vertAlign w:val="subscript"/>
              </w:rPr>
              <w:t>inf</w:t>
            </w:r>
            <w:r w:rsidRPr="00846DB7">
              <w:rPr>
                <w:bCs w:val="0"/>
                <w:sz w:val="18"/>
              </w:rPr>
              <w:t>, AUMC</w:t>
            </w:r>
            <w:r w:rsidRPr="00846DB7">
              <w:rPr>
                <w:bCs w:val="0"/>
                <w:sz w:val="18"/>
                <w:vertAlign w:val="subscript"/>
              </w:rPr>
              <w:t>inf</w:t>
            </w:r>
            <w:r w:rsidRPr="00846DB7">
              <w:rPr>
                <w:bCs w:val="0"/>
                <w:sz w:val="18"/>
              </w:rPr>
              <w:t>, and AURC</w:t>
            </w:r>
            <w:r w:rsidRPr="00846DB7">
              <w:rPr>
                <w:bCs w:val="0"/>
                <w:sz w:val="18"/>
                <w:vertAlign w:val="subscript"/>
              </w:rPr>
              <w:t>inf</w:t>
            </w:r>
            <w:r w:rsidRPr="00846DB7">
              <w:rPr>
                <w:bCs w:val="0"/>
                <w:sz w:val="18"/>
              </w:rPr>
              <w:t xml:space="preserve"> can be computed in two ways. One extrapolation is based on the last observed concentration, while the second extrapolation is based on the last predicted concentration, where the predicted value is based on the log-linear regression preformed to estimate k</w:t>
            </w:r>
            <w:r w:rsidRPr="00846DB7">
              <w:rPr>
                <w:bCs w:val="0"/>
                <w:sz w:val="18"/>
                <w:vertAlign w:val="subscript"/>
              </w:rPr>
              <w:t>el</w:t>
            </w:r>
            <w:r w:rsidRPr="00846DB7">
              <w:rPr>
                <w:bCs w:val="0"/>
                <w:sz w:val="18"/>
              </w:rPr>
              <w:t xml:space="preserve">. Parameters that are derived from </w:t>
            </w:r>
            <w:proofErr w:type="gramStart"/>
            <w:r w:rsidRPr="00846DB7">
              <w:rPr>
                <w:bCs w:val="0"/>
                <w:sz w:val="18"/>
              </w:rPr>
              <w:t>AUC</w:t>
            </w:r>
            <w:r w:rsidRPr="00846DB7">
              <w:rPr>
                <w:bCs w:val="0"/>
                <w:sz w:val="18"/>
                <w:vertAlign w:val="subscript"/>
              </w:rPr>
              <w:t>inf</w:t>
            </w:r>
            <w:r w:rsidRPr="00846DB7">
              <w:rPr>
                <w:bCs w:val="0"/>
                <w:sz w:val="18"/>
              </w:rPr>
              <w:t xml:space="preserve"> ,AUMC</w:t>
            </w:r>
            <w:r w:rsidRPr="00846DB7">
              <w:rPr>
                <w:bCs w:val="0"/>
                <w:sz w:val="18"/>
                <w:vertAlign w:val="subscript"/>
              </w:rPr>
              <w:t>inf</w:t>
            </w:r>
            <w:proofErr w:type="gramEnd"/>
            <w:r w:rsidRPr="00846DB7">
              <w:rPr>
                <w:bCs w:val="0"/>
                <w:sz w:val="18"/>
                <w:vertAlign w:val="subscript"/>
              </w:rPr>
              <w:t xml:space="preserve">, </w:t>
            </w:r>
            <w:r w:rsidRPr="00846DB7">
              <w:rPr>
                <w:bCs w:val="0"/>
                <w:sz w:val="18"/>
              </w:rPr>
              <w:t>and AURC</w:t>
            </w:r>
            <w:r w:rsidRPr="00846DB7">
              <w:rPr>
                <w:bCs w:val="0"/>
                <w:sz w:val="18"/>
                <w:vertAlign w:val="subscript"/>
              </w:rPr>
              <w:t>inf</w:t>
            </w:r>
            <w:r w:rsidR="00247EF4" w:rsidRPr="00846DB7">
              <w:rPr>
                <w:bCs w:val="0"/>
                <w:sz w:val="18"/>
                <w:vertAlign w:val="subscript"/>
              </w:rPr>
              <w:t xml:space="preserve"> </w:t>
            </w:r>
            <w:r w:rsidRPr="00846DB7">
              <w:rPr>
                <w:bCs w:val="0"/>
                <w:sz w:val="18"/>
              </w:rPr>
              <w:t>can be represented as observed or predicted as well.</w:t>
            </w:r>
          </w:p>
        </w:tc>
      </w:tr>
      <w:tr w:rsidR="00A943AD" w:rsidRPr="00846DB7" w:rsidTr="00846DB7">
        <w:tc>
          <w:tcPr>
            <w:tcW w:w="648" w:type="dxa"/>
          </w:tcPr>
          <w:p w:rsidR="00A943AD" w:rsidRPr="00846DB7" w:rsidRDefault="00A943AD" w:rsidP="00846DB7">
            <w:pPr>
              <w:pStyle w:val="TableContent"/>
              <w:ind w:left="25"/>
              <w:jc w:val="center"/>
              <w:rPr>
                <w:bCs w:val="0"/>
                <w:sz w:val="18"/>
              </w:rPr>
            </w:pPr>
            <w:r w:rsidRPr="00846DB7">
              <w:rPr>
                <w:bCs w:val="0"/>
                <w:sz w:val="18"/>
              </w:rPr>
              <w:t>2</w:t>
            </w:r>
          </w:p>
        </w:tc>
        <w:tc>
          <w:tcPr>
            <w:tcW w:w="7668" w:type="dxa"/>
          </w:tcPr>
          <w:p w:rsidR="00A943AD" w:rsidRPr="00846DB7" w:rsidRDefault="00A943AD" w:rsidP="0035737F">
            <w:pPr>
              <w:pStyle w:val="TableContent"/>
              <w:ind w:left="25"/>
              <w:rPr>
                <w:bCs w:val="0"/>
                <w:sz w:val="18"/>
              </w:rPr>
            </w:pPr>
            <w:r w:rsidRPr="00846DB7">
              <w:rPr>
                <w:bCs w:val="0"/>
                <w:sz w:val="18"/>
              </w:rPr>
              <w:t>Pfizer’s Clinical Pharmacology Guidance recommends use of the predicted value of C</w:t>
            </w:r>
            <w:r w:rsidRPr="00846DB7">
              <w:rPr>
                <w:bCs w:val="0"/>
                <w:sz w:val="18"/>
                <w:vertAlign w:val="subscript"/>
              </w:rPr>
              <w:t xml:space="preserve">last </w:t>
            </w:r>
            <w:r w:rsidRPr="00846DB7">
              <w:rPr>
                <w:bCs w:val="0"/>
                <w:sz w:val="18"/>
              </w:rPr>
              <w:t xml:space="preserve">for calculation of extrapolated parameters. Both versions will be calculated by </w:t>
            </w:r>
            <w:r w:rsidR="003925C1">
              <w:rPr>
                <w:bCs w:val="0"/>
                <w:sz w:val="18"/>
              </w:rPr>
              <w:t xml:space="preserve">the </w:t>
            </w:r>
            <w:r w:rsidR="003E7CE7">
              <w:rPr>
                <w:bCs w:val="0"/>
                <w:sz w:val="18"/>
              </w:rPr>
              <w:t>open</w:t>
            </w:r>
            <w:r w:rsidR="003925C1">
              <w:rPr>
                <w:bCs w:val="0"/>
                <w:sz w:val="18"/>
              </w:rPr>
              <w:t xml:space="preserve">NCA application </w:t>
            </w:r>
            <w:r w:rsidRPr="00846DB7">
              <w:rPr>
                <w:bCs w:val="0"/>
                <w:sz w:val="18"/>
              </w:rPr>
              <w:t xml:space="preserve">but those based on the predicted value will be the default versions for reporting purposes when only one parameter is reported. </w:t>
            </w:r>
          </w:p>
        </w:tc>
      </w:tr>
      <w:tr w:rsidR="00A943AD" w:rsidRPr="00846DB7" w:rsidTr="00846DB7">
        <w:tc>
          <w:tcPr>
            <w:tcW w:w="648" w:type="dxa"/>
          </w:tcPr>
          <w:p w:rsidR="00A943AD" w:rsidRPr="00846DB7" w:rsidRDefault="00205932" w:rsidP="00846DB7">
            <w:pPr>
              <w:pStyle w:val="TableContent"/>
              <w:jc w:val="center"/>
              <w:rPr>
                <w:bCs w:val="0"/>
                <w:sz w:val="18"/>
              </w:rPr>
            </w:pPr>
            <w:r w:rsidRPr="00846DB7">
              <w:rPr>
                <w:bCs w:val="0"/>
                <w:sz w:val="18"/>
              </w:rPr>
              <w:t>3</w:t>
            </w:r>
          </w:p>
        </w:tc>
        <w:tc>
          <w:tcPr>
            <w:tcW w:w="7668" w:type="dxa"/>
          </w:tcPr>
          <w:p w:rsidR="00837B5C" w:rsidRPr="00846DB7" w:rsidRDefault="00DC758A" w:rsidP="00837B5C">
            <w:pPr>
              <w:pStyle w:val="TableContent"/>
              <w:rPr>
                <w:bCs w:val="0"/>
                <w:sz w:val="18"/>
              </w:rPr>
            </w:pPr>
            <w:r w:rsidRPr="00846DB7">
              <w:rPr>
                <w:bCs w:val="0"/>
                <w:sz w:val="18"/>
              </w:rPr>
              <w:t>System</w:t>
            </w:r>
            <w:r w:rsidR="00837B5C" w:rsidRPr="00846DB7">
              <w:rPr>
                <w:bCs w:val="0"/>
                <w:sz w:val="18"/>
              </w:rPr>
              <w:t xml:space="preserve"> allows the definition of more than one dose per profile to accommodate study designs where the PK sampling profile continues across consecutive dosing intervals.</w:t>
            </w:r>
          </w:p>
          <w:p w:rsidR="00837B5C" w:rsidRPr="00846DB7" w:rsidRDefault="00837B5C" w:rsidP="00837B5C">
            <w:pPr>
              <w:pStyle w:val="TableContent"/>
              <w:rPr>
                <w:bCs w:val="0"/>
                <w:sz w:val="18"/>
              </w:rPr>
            </w:pPr>
          </w:p>
          <w:p w:rsidR="00837B5C" w:rsidRPr="00846DB7" w:rsidRDefault="00837B5C" w:rsidP="00837B5C">
            <w:pPr>
              <w:pStyle w:val="TableContent"/>
              <w:rPr>
                <w:bCs w:val="0"/>
                <w:sz w:val="18"/>
              </w:rPr>
            </w:pPr>
            <w:r w:rsidRPr="00846DB7">
              <w:rPr>
                <w:bCs w:val="0"/>
                <w:sz w:val="18"/>
              </w:rPr>
              <w:t>If more than one Dose is defined, for example am and pm dosing within a study design element:</w:t>
            </w:r>
          </w:p>
          <w:p w:rsidR="00837B5C" w:rsidRPr="00846DB7" w:rsidRDefault="00837B5C" w:rsidP="00846DB7">
            <w:pPr>
              <w:pStyle w:val="TableContent"/>
              <w:numPr>
                <w:ilvl w:val="1"/>
                <w:numId w:val="13"/>
              </w:numPr>
              <w:rPr>
                <w:bCs w:val="0"/>
                <w:sz w:val="18"/>
              </w:rPr>
            </w:pPr>
            <w:r w:rsidRPr="00846DB7">
              <w:rPr>
                <w:bCs w:val="0"/>
                <w:sz w:val="18"/>
              </w:rPr>
              <w:t>Parameters calculated based on the dosing interval TAU are determined for each dosing interval</w:t>
            </w:r>
          </w:p>
          <w:p w:rsidR="00837B5C" w:rsidRPr="00846DB7" w:rsidRDefault="00837B5C" w:rsidP="00846DB7">
            <w:pPr>
              <w:pStyle w:val="TableContent"/>
              <w:numPr>
                <w:ilvl w:val="1"/>
                <w:numId w:val="13"/>
              </w:numPr>
              <w:rPr>
                <w:bCs w:val="0"/>
                <w:sz w:val="18"/>
              </w:rPr>
            </w:pPr>
            <w:r w:rsidRPr="00846DB7">
              <w:rPr>
                <w:bCs w:val="0"/>
                <w:sz w:val="18"/>
              </w:rPr>
              <w:t>KEL is determined following the last dose</w:t>
            </w:r>
          </w:p>
          <w:p w:rsidR="00A943AD" w:rsidRPr="00846DB7" w:rsidRDefault="00A943AD" w:rsidP="00837B5C">
            <w:pPr>
              <w:pStyle w:val="TableContent"/>
              <w:rPr>
                <w:bCs w:val="0"/>
                <w:sz w:val="18"/>
              </w:rPr>
            </w:pPr>
          </w:p>
          <w:p w:rsidR="00837B5C" w:rsidRPr="00846DB7" w:rsidRDefault="00837B5C" w:rsidP="004913E9">
            <w:pPr>
              <w:pStyle w:val="TableContent"/>
              <w:rPr>
                <w:bCs w:val="0"/>
                <w:sz w:val="18"/>
              </w:rPr>
            </w:pPr>
            <w:r w:rsidRPr="00846DB7">
              <w:rPr>
                <w:bCs w:val="0"/>
                <w:sz w:val="18"/>
              </w:rPr>
              <w:t>Refer to Appendix “</w:t>
            </w:r>
            <w:r w:rsidR="004913E9">
              <w:rPr>
                <w:bCs w:val="0"/>
                <w:sz w:val="18"/>
              </w:rPr>
              <w:fldChar w:fldCharType="begin"/>
            </w:r>
            <w:r w:rsidR="004913E9">
              <w:rPr>
                <w:bCs w:val="0"/>
                <w:sz w:val="18"/>
              </w:rPr>
              <w:instrText xml:space="preserve"> REF _Ref507327434 \h </w:instrText>
            </w:r>
            <w:r w:rsidR="004913E9">
              <w:rPr>
                <w:bCs w:val="0"/>
                <w:sz w:val="18"/>
              </w:rPr>
            </w:r>
            <w:r w:rsidR="004913E9">
              <w:rPr>
                <w:bCs w:val="0"/>
                <w:sz w:val="18"/>
              </w:rPr>
              <w:fldChar w:fldCharType="separate"/>
            </w:r>
            <w:r w:rsidR="003925C1">
              <w:t>Examples of Profiles and Dosing Intervals in openNCA</w:t>
            </w:r>
            <w:r w:rsidR="004913E9">
              <w:rPr>
                <w:bCs w:val="0"/>
                <w:sz w:val="18"/>
              </w:rPr>
              <w:fldChar w:fldCharType="end"/>
            </w:r>
            <w:r w:rsidRPr="00846DB7">
              <w:rPr>
                <w:bCs w:val="0"/>
                <w:sz w:val="18"/>
              </w:rPr>
              <w:t>” for details</w:t>
            </w:r>
          </w:p>
        </w:tc>
      </w:tr>
    </w:tbl>
    <w:p w:rsidR="000931BB" w:rsidRDefault="000931BB" w:rsidP="000931BB">
      <w:pPr>
        <w:pStyle w:val="Heading2"/>
      </w:pPr>
      <w:bookmarkStart w:id="296" w:name="_Toc5186447"/>
      <w:r>
        <w:t>Footnoting for PK Parameter Estimates</w:t>
      </w:r>
      <w:bookmarkEnd w:id="296"/>
      <w:r>
        <w:t xml:space="preserve"> </w:t>
      </w:r>
    </w:p>
    <w:p w:rsidR="000931BB" w:rsidRDefault="000931BB" w:rsidP="000931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08"/>
        <w:gridCol w:w="1800"/>
        <w:gridCol w:w="3060"/>
      </w:tblGrid>
      <w:tr w:rsidR="000931BB" w:rsidTr="00117A45">
        <w:tc>
          <w:tcPr>
            <w:tcW w:w="1008" w:type="dxa"/>
          </w:tcPr>
          <w:p w:rsidR="000931BB" w:rsidRDefault="000931BB" w:rsidP="00117A45">
            <w:pPr>
              <w:pStyle w:val="TableContent"/>
            </w:pPr>
            <w:r>
              <w:t>NA</w:t>
            </w:r>
          </w:p>
        </w:tc>
        <w:tc>
          <w:tcPr>
            <w:tcW w:w="1800" w:type="dxa"/>
          </w:tcPr>
          <w:p w:rsidR="000931BB" w:rsidRDefault="000931BB" w:rsidP="00117A45">
            <w:pPr>
              <w:pStyle w:val="TableContent"/>
            </w:pPr>
            <w:r>
              <w:t>Not applicable</w:t>
            </w:r>
          </w:p>
        </w:tc>
        <w:tc>
          <w:tcPr>
            <w:tcW w:w="3060" w:type="dxa"/>
          </w:tcPr>
          <w:p w:rsidR="000931BB" w:rsidRDefault="000931BB" w:rsidP="00117A45">
            <w:pPr>
              <w:pStyle w:val="TableContent"/>
            </w:pPr>
            <w:r>
              <w:t>NA is visible in S-plus data</w:t>
            </w:r>
          </w:p>
          <w:p w:rsidR="000931BB" w:rsidRDefault="000931BB" w:rsidP="00117A45">
            <w:pPr>
              <w:pStyle w:val="TableContent"/>
            </w:pPr>
            <w:r>
              <w:t>It will appear as NULL in excel</w:t>
            </w:r>
          </w:p>
        </w:tc>
      </w:tr>
    </w:tbl>
    <w:p w:rsidR="003E52B3" w:rsidRDefault="003E52B3" w:rsidP="00CC4A0E">
      <w:pPr>
        <w:pStyle w:val="Heading2"/>
      </w:pPr>
      <w:bookmarkStart w:id="297" w:name="_Ref507327434"/>
      <w:bookmarkStart w:id="298" w:name="_Toc5186448"/>
      <w:r>
        <w:t xml:space="preserve">Examples of Profiles and Dosing Intervals in </w:t>
      </w:r>
      <w:r w:rsidR="003C5335">
        <w:t>open</w:t>
      </w:r>
      <w:r>
        <w:t>NCA</w:t>
      </w:r>
      <w:bookmarkEnd w:id="259"/>
      <w:bookmarkEnd w:id="297"/>
      <w:bookmarkEnd w:id="298"/>
    </w:p>
    <w:p w:rsidR="003E52B3" w:rsidRDefault="003E52B3" w:rsidP="003E7CE7">
      <w:pPr>
        <w:pStyle w:val="Heading3"/>
      </w:pPr>
      <w:bookmarkStart w:id="299" w:name="_Toc5186449"/>
      <w:r>
        <w:t>Example 1</w:t>
      </w:r>
      <w:r w:rsidR="00FF57D2">
        <w:t>:</w:t>
      </w:r>
      <w:r>
        <w:t xml:space="preserve">  Single-Dose Profiles</w:t>
      </w:r>
      <w:bookmarkEnd w:id="299"/>
    </w:p>
    <w:p w:rsidR="003E52B3" w:rsidRDefault="006F214C">
      <w:r>
        <w:rPr>
          <w:noProof/>
          <w:lang w:eastAsia="en-US"/>
        </w:rPr>
        <w:drawing>
          <wp:inline distT="0" distB="0" distL="0" distR="0" wp14:anchorId="5836F6E2" wp14:editId="4FAA0FCC">
            <wp:extent cx="3933825" cy="223012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3933825" cy="2230120"/>
                    </a:xfrm>
                    <a:prstGeom prst="rect">
                      <a:avLst/>
                    </a:prstGeom>
                    <a:noFill/>
                    <a:ln>
                      <a:noFill/>
                    </a:ln>
                  </pic:spPr>
                </pic:pic>
              </a:graphicData>
            </a:graphic>
          </wp:inline>
        </w:drawing>
      </w:r>
    </w:p>
    <w:p w:rsidR="003E52B3" w:rsidRDefault="003E52B3"/>
    <w:p w:rsidR="003E52B3" w:rsidRDefault="006F214C">
      <w:r>
        <w:rPr>
          <w:noProof/>
          <w:lang w:eastAsia="en-US"/>
        </w:rPr>
        <w:lastRenderedPageBreak/>
        <w:drawing>
          <wp:inline distT="0" distB="0" distL="0" distR="0" wp14:anchorId="4A2CDAD4" wp14:editId="35D3C910">
            <wp:extent cx="5624195" cy="427418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5624195" cy="4274185"/>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8"/>
        <w:gridCol w:w="758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80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and Treatment</w:t>
            </w:r>
          </w:p>
        </w:tc>
      </w:tr>
      <w:tr w:rsidR="003E52B3">
        <w:tc>
          <w:tcPr>
            <w:tcW w:w="1200" w:type="dxa"/>
            <w:tcBorders>
              <w:top w:val="single" w:sz="4" w:space="0" w:color="auto"/>
            </w:tcBorders>
            <w:shd w:val="clear" w:color="auto" w:fill="CCFFFF"/>
          </w:tcPr>
          <w:p w:rsidR="003E52B3" w:rsidRDefault="003E52B3"/>
        </w:tc>
        <w:tc>
          <w:tcPr>
            <w:tcW w:w="7800" w:type="dxa"/>
            <w:tcBorders>
              <w:top w:val="single" w:sz="4" w:space="0" w:color="auto"/>
            </w:tcBorders>
          </w:tcPr>
          <w:p w:rsidR="003E52B3" w:rsidRDefault="003E52B3" w:rsidP="0027597E">
            <w:r>
              <w:t xml:space="preserve">Time of </w:t>
            </w:r>
            <w:r w:rsidR="0027597E">
              <w:t xml:space="preserve">last/prior </w:t>
            </w:r>
            <w:r>
              <w:t>dose (T</w:t>
            </w:r>
            <w:r w:rsidR="003925C1">
              <w:t>OL</w:t>
            </w:r>
            <w:r>
              <w:t xml:space="preserve">D) to end of </w:t>
            </w:r>
            <w:r w:rsidR="0027597E">
              <w:t>the pk profile</w:t>
            </w:r>
          </w:p>
        </w:tc>
      </w:tr>
    </w:tbl>
    <w:p w:rsidR="003E52B3" w:rsidRDefault="003E52B3"/>
    <w:p w:rsidR="003E52B3" w:rsidRDefault="003E52B3">
      <w:r>
        <w:t>For single-dose model, parameters are determined for the entire profile from time of Dose to end of study design element.</w:t>
      </w:r>
    </w:p>
    <w:p w:rsidR="003E52B3" w:rsidRDefault="00FF57D2" w:rsidP="003E7CE7">
      <w:pPr>
        <w:pStyle w:val="Heading3"/>
      </w:pPr>
      <w:bookmarkStart w:id="300" w:name="_Toc5186450"/>
      <w:r>
        <w:t>Example 2:</w:t>
      </w:r>
      <w:r w:rsidR="003E52B3">
        <w:t xml:space="preserve">  Multiple-Dose Profile</w:t>
      </w:r>
      <w:bookmarkEnd w:id="300"/>
    </w:p>
    <w:p w:rsidR="003E52B3" w:rsidRDefault="003E52B3"/>
    <w:p w:rsidR="003E52B3" w:rsidRDefault="006F214C">
      <w:r>
        <w:rPr>
          <w:noProof/>
          <w:lang w:eastAsia="en-US"/>
        </w:rPr>
        <w:lastRenderedPageBreak/>
        <w:drawing>
          <wp:inline distT="0" distB="0" distL="0" distR="0" wp14:anchorId="18D540AF" wp14:editId="481F3332">
            <wp:extent cx="4179570" cy="263080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0"/>
                      <a:ext cx="4179570" cy="2630805"/>
                    </a:xfrm>
                    <a:prstGeom prst="rect">
                      <a:avLst/>
                    </a:prstGeom>
                    <a:noFill/>
                    <a:ln>
                      <a:noFill/>
                    </a:ln>
                  </pic:spPr>
                </pic:pic>
              </a:graphicData>
            </a:graphic>
          </wp:inline>
        </w:drawing>
      </w:r>
    </w:p>
    <w:p w:rsidR="003E52B3" w:rsidRDefault="003E52B3"/>
    <w:p w:rsidR="003E52B3" w:rsidRDefault="006F214C">
      <w:r>
        <w:rPr>
          <w:noProof/>
          <w:lang w:eastAsia="en-US"/>
        </w:rPr>
        <w:drawing>
          <wp:inline distT="0" distB="0" distL="0" distR="0" wp14:anchorId="6FFBD2CA" wp14:editId="2AD2701E">
            <wp:extent cx="5481955" cy="2298700"/>
            <wp:effectExtent l="0" t="0" r="4445"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bwMode="auto">
                    <a:xfrm>
                      <a:off x="0" y="0"/>
                      <a:ext cx="5481955" cy="2298700"/>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0"/>
        <w:gridCol w:w="744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Treatment, Day</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FFFF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1:  from </w:t>
            </w:r>
            <w:r w:rsidR="006820B5">
              <w:t xml:space="preserve">“time of dose 1” </w:t>
            </w:r>
            <w:r>
              <w:t xml:space="preserve">to </w:t>
            </w:r>
            <w:r w:rsidR="006820B5">
              <w:t xml:space="preserve">“time of dose 1” </w:t>
            </w:r>
            <w:r>
              <w:t>+ TAU)</w:t>
            </w:r>
          </w:p>
        </w:tc>
      </w:tr>
      <w:tr w:rsidR="003E52B3">
        <w:tc>
          <w:tcPr>
            <w:tcW w:w="1200" w:type="dxa"/>
            <w:tcBorders>
              <w:top w:val="single" w:sz="4" w:space="0" w:color="auto"/>
            </w:tcBorders>
            <w:shd w:val="clear" w:color="auto" w:fill="CCFFFF"/>
          </w:tcPr>
          <w:p w:rsidR="003E52B3" w:rsidRDefault="003E52B3"/>
        </w:tc>
        <w:tc>
          <w:tcPr>
            <w:tcW w:w="7440" w:type="dxa"/>
            <w:tcBorders>
              <w:top w:val="single" w:sz="4" w:space="0" w:color="auto"/>
            </w:tcBorders>
          </w:tcPr>
          <w:p w:rsidR="003E52B3" w:rsidRDefault="003E52B3" w:rsidP="0027597E">
            <w:r>
              <w:t>Time of last</w:t>
            </w:r>
            <w:r w:rsidR="0027597E">
              <w:t>/prior</w:t>
            </w:r>
            <w:r>
              <w:t xml:space="preserve"> dose (T</w:t>
            </w:r>
            <w:r w:rsidR="003925C1">
              <w:t>OL</w:t>
            </w:r>
            <w:r>
              <w:t xml:space="preserve">D) to end of </w:t>
            </w:r>
            <w:r w:rsidR="0027597E">
              <w:t>pk profile</w:t>
            </w:r>
          </w:p>
        </w:tc>
      </w:tr>
    </w:tbl>
    <w:p w:rsidR="003E52B3" w:rsidRDefault="003E52B3"/>
    <w:p w:rsidR="003E52B3" w:rsidRDefault="003E52B3"/>
    <w:p w:rsidR="003E52B3" w:rsidRDefault="003E52B3">
      <w:r>
        <w:t>For multiple-dose model, parameters calculated based on the dosing interval TAU (such as C</w:t>
      </w:r>
      <w:r>
        <w:rPr>
          <w:vertAlign w:val="subscript"/>
        </w:rPr>
        <w:t>max</w:t>
      </w:r>
      <w:r>
        <w:t>, T</w:t>
      </w:r>
      <w:r>
        <w:rPr>
          <w:vertAlign w:val="subscript"/>
        </w:rPr>
        <w:t>max</w:t>
      </w:r>
      <w:r>
        <w:t>, AUC</w:t>
      </w:r>
      <w:r>
        <w:rPr>
          <w:vertAlign w:val="subscript"/>
        </w:rPr>
        <w:t>TAU</w:t>
      </w:r>
      <w:r>
        <w:t xml:space="preserve">) are determined for the defined dosing interval; kel and related parameters are determined for the entire profile.  </w:t>
      </w:r>
    </w:p>
    <w:p w:rsidR="003E52B3" w:rsidRDefault="003E52B3"/>
    <w:p w:rsidR="003E52B3" w:rsidRDefault="003E52B3" w:rsidP="00510278">
      <w:pPr>
        <w:pStyle w:val="Heading3"/>
      </w:pPr>
      <w:r>
        <w:br w:type="page"/>
      </w:r>
      <w:bookmarkStart w:id="301" w:name="_Toc5186451"/>
      <w:r>
        <w:lastRenderedPageBreak/>
        <w:t>Example 3</w:t>
      </w:r>
      <w:r w:rsidR="00FF57D2">
        <w:t>:</w:t>
      </w:r>
      <w:r>
        <w:t xml:space="preserve">  Multiple-Dose Profile Including 2 Doses</w:t>
      </w:r>
      <w:bookmarkEnd w:id="301"/>
    </w:p>
    <w:p w:rsidR="003E52B3" w:rsidRDefault="006F214C">
      <w:r>
        <w:rPr>
          <w:noProof/>
          <w:lang w:eastAsia="en-US"/>
        </w:rPr>
        <w:drawing>
          <wp:inline distT="0" distB="0" distL="0" distR="0" wp14:anchorId="6623F58E" wp14:editId="0C902D71">
            <wp:extent cx="3830320" cy="2609215"/>
            <wp:effectExtent l="0" t="0" r="0" b="0"/>
            <wp:docPr id="130" name="Object 130"/>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5"/>
              </a:graphicData>
            </a:graphic>
          </wp:inline>
        </w:drawing>
      </w:r>
    </w:p>
    <w:p w:rsidR="003E52B3" w:rsidRDefault="003E52B3"/>
    <w:p w:rsidR="003E52B3" w:rsidRDefault="006F214C">
      <w:r>
        <w:rPr>
          <w:noProof/>
          <w:lang w:eastAsia="en-US"/>
        </w:rPr>
        <w:drawing>
          <wp:inline distT="0" distB="0" distL="0" distR="0" wp14:anchorId="122C0E43" wp14:editId="3F2BDB62">
            <wp:extent cx="5481955" cy="1859280"/>
            <wp:effectExtent l="0" t="0" r="4445"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46" cstate="print">
                      <a:extLst>
                        <a:ext uri="{28A0092B-C50C-407E-A947-70E740481C1C}">
                          <a14:useLocalDpi xmlns:a14="http://schemas.microsoft.com/office/drawing/2010/main" val="0"/>
                        </a:ext>
                      </a:extLst>
                    </a:blip>
                    <a:srcRect/>
                    <a:stretch>
                      <a:fillRect/>
                    </a:stretch>
                  </pic:blipFill>
                  <pic:spPr bwMode="auto">
                    <a:xfrm>
                      <a:off x="0" y="0"/>
                      <a:ext cx="5481955" cy="1859280"/>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0"/>
        <w:gridCol w:w="744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Treatment, Day</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FFFF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1:  from </w:t>
            </w:r>
            <w:r w:rsidR="007A3467">
              <w:t>“time of dose 1”</w:t>
            </w:r>
            <w:r>
              <w:t xml:space="preserve"> to </w:t>
            </w:r>
            <w:r w:rsidR="007A3467">
              <w:t xml:space="preserve">“time of dose 1” </w:t>
            </w:r>
            <w:r>
              <w:t xml:space="preserve"> + TAU)</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CCFFCC"/>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2:  (from </w:t>
            </w:r>
            <w:r w:rsidR="007A3467">
              <w:t xml:space="preserve">“time of dose 2” </w:t>
            </w:r>
            <w:r>
              <w:t xml:space="preserve"> to </w:t>
            </w:r>
            <w:r w:rsidR="007A3467">
              <w:t xml:space="preserve">“time of dose 2” </w:t>
            </w:r>
            <w:r>
              <w:t xml:space="preserve"> + TAU)</w:t>
            </w:r>
          </w:p>
        </w:tc>
      </w:tr>
      <w:tr w:rsidR="003E52B3">
        <w:tc>
          <w:tcPr>
            <w:tcW w:w="1200" w:type="dxa"/>
            <w:tcBorders>
              <w:top w:val="single" w:sz="4" w:space="0" w:color="auto"/>
            </w:tcBorders>
            <w:shd w:val="clear" w:color="auto" w:fill="CCFFFF"/>
          </w:tcPr>
          <w:p w:rsidR="003E52B3" w:rsidRDefault="003E52B3"/>
        </w:tc>
        <w:tc>
          <w:tcPr>
            <w:tcW w:w="7440" w:type="dxa"/>
            <w:tcBorders>
              <w:top w:val="single" w:sz="4" w:space="0" w:color="auto"/>
            </w:tcBorders>
          </w:tcPr>
          <w:p w:rsidR="003E52B3" w:rsidRDefault="003E52B3" w:rsidP="0027597E">
            <w:r>
              <w:t>Time of last</w:t>
            </w:r>
            <w:r w:rsidR="0027597E">
              <w:t>/prior</w:t>
            </w:r>
            <w:r>
              <w:t xml:space="preserve"> dose (T</w:t>
            </w:r>
            <w:r w:rsidR="003925C1">
              <w:t>OL</w:t>
            </w:r>
            <w:r>
              <w:t xml:space="preserve">D) to end of </w:t>
            </w:r>
            <w:r w:rsidR="0027597E">
              <w:t>pk profile</w:t>
            </w:r>
          </w:p>
        </w:tc>
      </w:tr>
    </w:tbl>
    <w:p w:rsidR="003E52B3" w:rsidRDefault="003E52B3"/>
    <w:p w:rsidR="003E52B3" w:rsidRDefault="003E52B3"/>
    <w:p w:rsidR="003D5330" w:rsidRDefault="003E52B3">
      <w:pPr>
        <w:pStyle w:val="BodyText"/>
      </w:pPr>
      <w:bookmarkStart w:id="302" w:name="OLE_LINK8"/>
      <w:r>
        <w:t>For multiple-dose model with more than one dose defined, parameters calculated based on the dosing interval TAU (such as C</w:t>
      </w:r>
      <w:r>
        <w:rPr>
          <w:vertAlign w:val="subscript"/>
        </w:rPr>
        <w:t>max</w:t>
      </w:r>
      <w:r>
        <w:t>, T</w:t>
      </w:r>
      <w:r>
        <w:rPr>
          <w:vertAlign w:val="subscript"/>
        </w:rPr>
        <w:t>max</w:t>
      </w:r>
      <w:r>
        <w:t>, AUC</w:t>
      </w:r>
      <w:r>
        <w:rPr>
          <w:vertAlign w:val="subscript"/>
        </w:rPr>
        <w:t>TAU</w:t>
      </w:r>
      <w:r>
        <w:t>) are determined for each dosing interval; kel and related parameters are determined following the last dose</w:t>
      </w:r>
      <w:bookmarkEnd w:id="302"/>
      <w:r w:rsidR="003D5330">
        <w:t>.</w:t>
      </w:r>
    </w:p>
    <w:p w:rsidR="00510278" w:rsidRDefault="00510278"/>
    <w:p w:rsidR="00D46C94" w:rsidRDefault="00D46C94">
      <w:pPr>
        <w:sectPr w:rsidR="00D46C94" w:rsidSect="00D76815">
          <w:pgSz w:w="12240" w:h="15840"/>
          <w:pgMar w:top="1440" w:right="1800" w:bottom="1440" w:left="1800" w:header="720" w:footer="720" w:gutter="0"/>
          <w:cols w:space="720"/>
          <w:docGrid w:linePitch="360"/>
        </w:sectPr>
      </w:pPr>
    </w:p>
    <w:p w:rsidR="003C5AD9" w:rsidRDefault="003C5AD9" w:rsidP="003E7CE7">
      <w:pPr>
        <w:pStyle w:val="Heading3"/>
      </w:pPr>
      <w:bookmarkStart w:id="303" w:name="_Toc5186452"/>
      <w:r>
        <w:lastRenderedPageBreak/>
        <w:t>Example 4:  Multiple-Dose Profile Including 3 Doses</w:t>
      </w:r>
      <w:bookmarkEnd w:id="303"/>
    </w:p>
    <w:p w:rsidR="003C5AD9" w:rsidRDefault="003C5AD9">
      <w:pPr>
        <w:pStyle w:val="BodyText"/>
      </w:pPr>
    </w:p>
    <w:p w:rsidR="00F17045" w:rsidRDefault="00F17045">
      <w:pPr>
        <w:pStyle w:val="BodyText"/>
      </w:pPr>
      <w:r>
        <w:rPr>
          <w:noProof/>
          <w:lang w:eastAsia="en-US"/>
        </w:rPr>
        <w:drawing>
          <wp:inline distT="0" distB="0" distL="0" distR="0" wp14:anchorId="108C1D8A" wp14:editId="6A55EFED">
            <wp:extent cx="7048123" cy="507063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7049643" cy="5071727"/>
                    </a:xfrm>
                    <a:prstGeom prst="rect">
                      <a:avLst/>
                    </a:prstGeom>
                    <a:noFill/>
                  </pic:spPr>
                </pic:pic>
              </a:graphicData>
            </a:graphic>
          </wp:inline>
        </w:drawing>
      </w:r>
    </w:p>
    <w:p w:rsidR="00F17045" w:rsidRDefault="00F17045">
      <w:pPr>
        <w:pStyle w:val="BodyText"/>
      </w:pPr>
    </w:p>
    <w:p w:rsidR="003C5AD9" w:rsidRDefault="003C5AD9">
      <w:pPr>
        <w:pStyle w:val="BodyText"/>
      </w:pPr>
    </w:p>
    <w:p w:rsidR="003C5AD9" w:rsidRDefault="003C5AD9">
      <w:pPr>
        <w:pStyle w:val="BodyText"/>
      </w:pPr>
    </w:p>
    <w:p w:rsidR="003C5AD9" w:rsidRDefault="00D46C94">
      <w:pPr>
        <w:pStyle w:val="BodyText"/>
      </w:pPr>
      <w:r w:rsidRPr="00D46C94">
        <w:rPr>
          <w:noProof/>
          <w:lang w:eastAsia="en-US"/>
        </w:rPr>
        <w:lastRenderedPageBreak/>
        <w:drawing>
          <wp:inline distT="0" distB="0" distL="0" distR="0" wp14:anchorId="7DE24B28" wp14:editId="6D6A4B98">
            <wp:extent cx="8229600" cy="2582085"/>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8229600" cy="2582085"/>
                    </a:xfrm>
                    <a:prstGeom prst="rect">
                      <a:avLst/>
                    </a:prstGeom>
                    <a:noFill/>
                    <a:ln>
                      <a:noFill/>
                    </a:ln>
                  </pic:spPr>
                </pic:pic>
              </a:graphicData>
            </a:graphic>
          </wp:inline>
        </w:drawing>
      </w:r>
    </w:p>
    <w:p w:rsidR="003C5AD9" w:rsidRDefault="003C5AD9">
      <w:pPr>
        <w:pStyle w:val="BodyText"/>
      </w:pPr>
    </w:p>
    <w:p w:rsidR="003C5AD9" w:rsidRDefault="003C5AD9">
      <w:pPr>
        <w:pStyle w:val="BodyText"/>
      </w:pPr>
    </w:p>
    <w:p w:rsidR="003C5AD9" w:rsidRDefault="003C5AD9" w:rsidP="003C5AD9">
      <w:pPr>
        <w:pStyle w:val="BodyText"/>
      </w:pPr>
      <w:r>
        <w:t>For multiple-dose model with more than one dose defined, parameters calculated based on the dosing interval TAU (such as C</w:t>
      </w:r>
      <w:r>
        <w:rPr>
          <w:vertAlign w:val="subscript"/>
        </w:rPr>
        <w:t>max</w:t>
      </w:r>
      <w:r>
        <w:t>, T</w:t>
      </w:r>
      <w:r>
        <w:rPr>
          <w:vertAlign w:val="subscript"/>
        </w:rPr>
        <w:t>max</w:t>
      </w:r>
      <w:r>
        <w:t>, AUC</w:t>
      </w:r>
      <w:r>
        <w:rPr>
          <w:vertAlign w:val="subscript"/>
        </w:rPr>
        <w:t>TAU</w:t>
      </w:r>
      <w:r>
        <w:t>) are determined for each dosing interval; kel and related parameters are determined following the last dose.</w:t>
      </w:r>
    </w:p>
    <w:p w:rsidR="00D46C94" w:rsidRDefault="00D46C94" w:rsidP="003C5AD9">
      <w:pPr>
        <w:pStyle w:val="BodyText"/>
      </w:pPr>
    </w:p>
    <w:tbl>
      <w:tblPr>
        <w:tblW w:w="13388" w:type="dxa"/>
        <w:tblInd w:w="93" w:type="dxa"/>
        <w:tblLook w:val="04A0" w:firstRow="1" w:lastRow="0" w:firstColumn="1" w:lastColumn="0" w:noHBand="0" w:noVBand="1"/>
      </w:tblPr>
      <w:tblGrid>
        <w:gridCol w:w="465"/>
        <w:gridCol w:w="5652"/>
        <w:gridCol w:w="222"/>
        <w:gridCol w:w="272"/>
        <w:gridCol w:w="272"/>
        <w:gridCol w:w="272"/>
        <w:gridCol w:w="631"/>
        <w:gridCol w:w="631"/>
        <w:gridCol w:w="611"/>
        <w:gridCol w:w="652"/>
        <w:gridCol w:w="692"/>
        <w:gridCol w:w="530"/>
        <w:gridCol w:w="530"/>
        <w:gridCol w:w="652"/>
        <w:gridCol w:w="652"/>
        <w:gridCol w:w="652"/>
      </w:tblGrid>
      <w:tr w:rsidR="00F51434" w:rsidRPr="00F51434" w:rsidTr="00F51434">
        <w:trPr>
          <w:trHeight w:val="255"/>
        </w:trPr>
        <w:tc>
          <w:tcPr>
            <w:tcW w:w="465" w:type="dxa"/>
            <w:tcBorders>
              <w:top w:val="single" w:sz="4" w:space="0" w:color="auto"/>
              <w:left w:val="single" w:sz="4" w:space="0" w:color="auto"/>
              <w:bottom w:val="nil"/>
              <w:right w:val="single" w:sz="4" w:space="0" w:color="auto"/>
            </w:tcBorders>
            <w:shd w:val="clear" w:color="000000" w:fill="FFCC99"/>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690" w:type="dxa"/>
            <w:gridSpan w:val="5"/>
            <w:tcBorders>
              <w:top w:val="single" w:sz="4" w:space="0" w:color="auto"/>
              <w:left w:val="single" w:sz="4" w:space="0" w:color="auto"/>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Profile for this example defined by Subject, Treatment, and Day</w:t>
            </w:r>
          </w:p>
        </w:tc>
        <w:tc>
          <w:tcPr>
            <w:tcW w:w="63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1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F51434">
        <w:trPr>
          <w:trHeight w:val="255"/>
        </w:trPr>
        <w:tc>
          <w:tcPr>
            <w:tcW w:w="465" w:type="dxa"/>
            <w:tcBorders>
              <w:top w:val="single" w:sz="4" w:space="0" w:color="auto"/>
              <w:left w:val="single" w:sz="4" w:space="0" w:color="auto"/>
              <w:bottom w:val="nil"/>
              <w:right w:val="single" w:sz="4" w:space="0" w:color="auto"/>
            </w:tcBorders>
            <w:shd w:val="clear" w:color="000000" w:fill="00B050"/>
            <w:noWrap/>
            <w:vAlign w:val="bottom"/>
            <w:hideMark/>
          </w:tcPr>
          <w:p w:rsidR="00F51434" w:rsidRPr="00F51434" w:rsidRDefault="00F51434" w:rsidP="00F51434">
            <w:pPr>
              <w:jc w:val="right"/>
              <w:rPr>
                <w:rFonts w:eastAsia="Times New Roman" w:cs="Arial"/>
                <w:color w:val="000000"/>
                <w:szCs w:val="20"/>
                <w:lang w:eastAsia="en-US"/>
              </w:rPr>
            </w:pPr>
            <w:r w:rsidRPr="00F51434">
              <w:rPr>
                <w:rFonts w:eastAsia="Times New Roman" w:cs="Arial"/>
                <w:color w:val="000000"/>
                <w:szCs w:val="20"/>
                <w:lang w:eastAsia="en-US"/>
              </w:rPr>
              <w:t> </w:t>
            </w:r>
          </w:p>
        </w:tc>
        <w:tc>
          <w:tcPr>
            <w:tcW w:w="5652" w:type="dxa"/>
            <w:tcBorders>
              <w:top w:val="nil"/>
              <w:left w:val="single" w:sz="4" w:space="0" w:color="auto"/>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Dosing Interval (</w:t>
            </w:r>
            <w:r w:rsidRPr="00F51434">
              <w:rPr>
                <w:rFonts w:eastAsia="Times New Roman" w:cs="Arial"/>
                <w:b/>
                <w:bCs/>
                <w:szCs w:val="20"/>
                <w:lang w:eastAsia="en-US"/>
              </w:rPr>
              <w:t>DIi</w:t>
            </w:r>
            <w:r w:rsidRPr="00F51434">
              <w:rPr>
                <w:rFonts w:eastAsia="Times New Roman" w:cs="Arial"/>
                <w:szCs w:val="20"/>
                <w:lang w:eastAsia="en-US"/>
              </w:rPr>
              <w:t>)</w:t>
            </w:r>
          </w:p>
        </w:tc>
        <w:tc>
          <w:tcPr>
            <w:tcW w:w="222" w:type="dxa"/>
            <w:tcBorders>
              <w:top w:val="nil"/>
              <w:left w:val="nil"/>
              <w:bottom w:val="nil"/>
              <w:right w:val="nil"/>
            </w:tcBorders>
            <w:shd w:val="clear" w:color="auto" w:fill="auto"/>
            <w:noWrap/>
            <w:vAlign w:val="bottom"/>
            <w:hideMark/>
          </w:tcPr>
          <w:p w:rsidR="00F51434" w:rsidRPr="00F51434" w:rsidRDefault="00F51434" w:rsidP="00F51434">
            <w:pPr>
              <w:jc w:val="center"/>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3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3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DI1</w:t>
            </w:r>
            <w:r w:rsidRPr="00F51434">
              <w:rPr>
                <w:rFonts w:eastAsia="Times New Roman" w:cs="Arial"/>
                <w:szCs w:val="20"/>
                <w:lang w:eastAsia="en-US"/>
              </w:rPr>
              <w:t xml:space="preserve"> derived from setting nominal time of 0 HR (</w:t>
            </w:r>
            <w:r w:rsidRPr="00F51434">
              <w:rPr>
                <w:rFonts w:eastAsia="Times New Roman" w:cs="Arial"/>
                <w:b/>
                <w:bCs/>
                <w:szCs w:val="20"/>
                <w:lang w:eastAsia="en-US"/>
              </w:rPr>
              <w:t xml:space="preserve">start </w:t>
            </w:r>
            <w:r w:rsidRPr="00F51434">
              <w:rPr>
                <w:rFonts w:eastAsia="Times New Roman" w:cs="Arial"/>
                <w:szCs w:val="20"/>
                <w:lang w:eastAsia="en-US"/>
              </w:rPr>
              <w:t>of the 1st dosing interval) to nominal time of 8HR (</w:t>
            </w:r>
            <w:r w:rsidRPr="00F51434">
              <w:rPr>
                <w:rFonts w:eastAsia="Times New Roman" w:cs="Arial"/>
                <w:b/>
                <w:bCs/>
                <w:szCs w:val="20"/>
                <w:lang w:eastAsia="en-US"/>
              </w:rPr>
              <w:t>end</w:t>
            </w:r>
            <w:r w:rsidRPr="00F51434">
              <w:rPr>
                <w:rFonts w:eastAsia="Times New Roman" w:cs="Arial"/>
                <w:szCs w:val="20"/>
                <w:lang w:eastAsia="en-US"/>
              </w:rPr>
              <w:t xml:space="preserve"> of the 1st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DI2</w:t>
            </w:r>
            <w:r w:rsidRPr="00F51434">
              <w:rPr>
                <w:rFonts w:eastAsia="Times New Roman" w:cs="Arial"/>
                <w:szCs w:val="20"/>
                <w:lang w:eastAsia="en-US"/>
              </w:rPr>
              <w:t xml:space="preserve"> derived from setting nominal time of 8 HR (</w:t>
            </w:r>
            <w:r w:rsidRPr="00F51434">
              <w:rPr>
                <w:rFonts w:eastAsia="Times New Roman" w:cs="Arial"/>
                <w:b/>
                <w:bCs/>
                <w:szCs w:val="20"/>
                <w:lang w:eastAsia="en-US"/>
              </w:rPr>
              <w:t>start</w:t>
            </w:r>
            <w:r w:rsidRPr="00F51434">
              <w:rPr>
                <w:rFonts w:eastAsia="Times New Roman" w:cs="Arial"/>
                <w:szCs w:val="20"/>
                <w:lang w:eastAsia="en-US"/>
              </w:rPr>
              <w:t xml:space="preserve"> of the 2nd dosing interval) to nominal time of 16 HR (</w:t>
            </w:r>
            <w:r w:rsidRPr="00F51434">
              <w:rPr>
                <w:rFonts w:eastAsia="Times New Roman" w:cs="Arial"/>
                <w:b/>
                <w:bCs/>
                <w:szCs w:val="20"/>
                <w:lang w:eastAsia="en-US"/>
              </w:rPr>
              <w:t>end</w:t>
            </w:r>
            <w:r w:rsidRPr="00F51434">
              <w:rPr>
                <w:rFonts w:eastAsia="Times New Roman" w:cs="Arial"/>
                <w:szCs w:val="20"/>
                <w:lang w:eastAsia="en-US"/>
              </w:rPr>
              <w:t xml:space="preserve"> of the 2nd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DI3</w:t>
            </w:r>
            <w:r w:rsidRPr="00F51434">
              <w:rPr>
                <w:rFonts w:eastAsia="Times New Roman" w:cs="Arial"/>
                <w:szCs w:val="20"/>
                <w:lang w:eastAsia="en-US"/>
              </w:rPr>
              <w:t xml:space="preserve"> derived from setting nominal time of 16 HR (</w:t>
            </w:r>
            <w:r w:rsidRPr="00F51434">
              <w:rPr>
                <w:rFonts w:eastAsia="Times New Roman" w:cs="Arial"/>
                <w:b/>
                <w:bCs/>
                <w:szCs w:val="20"/>
                <w:lang w:eastAsia="en-US"/>
              </w:rPr>
              <w:t>start</w:t>
            </w:r>
            <w:r w:rsidRPr="00F51434">
              <w:rPr>
                <w:rFonts w:eastAsia="Times New Roman" w:cs="Arial"/>
                <w:szCs w:val="20"/>
                <w:lang w:eastAsia="en-US"/>
              </w:rPr>
              <w:t xml:space="preserve"> of the 3rd dosing interval) to nominal time of 24 HR (</w:t>
            </w:r>
            <w:r w:rsidRPr="00F51434">
              <w:rPr>
                <w:rFonts w:eastAsia="Times New Roman" w:cs="Arial"/>
                <w:b/>
                <w:bCs/>
                <w:szCs w:val="20"/>
                <w:lang w:eastAsia="en-US"/>
              </w:rPr>
              <w:t xml:space="preserve">end </w:t>
            </w:r>
            <w:r w:rsidRPr="00F51434">
              <w:rPr>
                <w:rFonts w:eastAsia="Times New Roman" w:cs="Arial"/>
                <w:szCs w:val="20"/>
                <w:lang w:eastAsia="en-US"/>
              </w:rPr>
              <w:t>of the 3rd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5874" w:type="dxa"/>
            <w:gridSpan w:val="2"/>
            <w:tcBorders>
              <w:top w:val="single" w:sz="4" w:space="0" w:color="auto"/>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Duration of Dosing Interval (</w:t>
            </w:r>
            <w:r w:rsidRPr="00F51434">
              <w:rPr>
                <w:rFonts w:eastAsia="Times New Roman" w:cs="Arial"/>
                <w:b/>
                <w:bCs/>
                <w:color w:val="000000"/>
                <w:szCs w:val="20"/>
                <w:lang w:eastAsia="en-US"/>
              </w:rPr>
              <w:t>TAUi</w:t>
            </w:r>
            <w:r w:rsidRPr="00F51434">
              <w:rPr>
                <w:rFonts w:eastAsia="Times New Roman" w:cs="Arial"/>
                <w:szCs w:val="20"/>
                <w:lang w:eastAsia="en-US"/>
              </w:rPr>
              <w:t>)</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1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TAU1</w:t>
            </w:r>
            <w:r w:rsidRPr="00F51434">
              <w:rPr>
                <w:rFonts w:eastAsia="Times New Roman" w:cs="Arial"/>
                <w:szCs w:val="20"/>
                <w:lang w:eastAsia="en-US"/>
              </w:rPr>
              <w:t xml:space="preserve"> derived from nominal time of 12 HR (</w:t>
            </w:r>
            <w:r w:rsidRPr="00F51434">
              <w:rPr>
                <w:rFonts w:eastAsia="Times New Roman" w:cs="Arial"/>
                <w:b/>
                <w:bCs/>
                <w:szCs w:val="20"/>
                <w:lang w:eastAsia="en-US"/>
              </w:rPr>
              <w:t>end</w:t>
            </w:r>
            <w:r w:rsidRPr="00F51434">
              <w:rPr>
                <w:rFonts w:eastAsia="Times New Roman" w:cs="Arial"/>
                <w:szCs w:val="20"/>
                <w:lang w:eastAsia="en-US"/>
              </w:rPr>
              <w:t xml:space="preserve"> of the 1st dosing interval) minus nominal time of 0HR (</w:t>
            </w:r>
            <w:r w:rsidRPr="00F51434">
              <w:rPr>
                <w:rFonts w:eastAsia="Times New Roman" w:cs="Arial"/>
                <w:b/>
                <w:bCs/>
                <w:szCs w:val="20"/>
                <w:lang w:eastAsia="en-US"/>
              </w:rPr>
              <w:t xml:space="preserve">start </w:t>
            </w:r>
            <w:r w:rsidRPr="00F51434">
              <w:rPr>
                <w:rFonts w:eastAsia="Times New Roman" w:cs="Arial"/>
                <w:szCs w:val="20"/>
                <w:lang w:eastAsia="en-US"/>
              </w:rPr>
              <w:t>of the 1st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TAU2</w:t>
            </w:r>
            <w:r w:rsidRPr="00F51434">
              <w:rPr>
                <w:rFonts w:eastAsia="Times New Roman" w:cs="Arial"/>
                <w:szCs w:val="20"/>
                <w:lang w:eastAsia="en-US"/>
              </w:rPr>
              <w:t xml:space="preserve"> derived from nominal time of 24 HR (</w:t>
            </w:r>
            <w:r w:rsidRPr="00F51434">
              <w:rPr>
                <w:rFonts w:eastAsia="Times New Roman" w:cs="Arial"/>
                <w:b/>
                <w:bCs/>
                <w:szCs w:val="20"/>
                <w:lang w:eastAsia="en-US"/>
              </w:rPr>
              <w:t>end</w:t>
            </w:r>
            <w:r w:rsidRPr="00F51434">
              <w:rPr>
                <w:rFonts w:eastAsia="Times New Roman" w:cs="Arial"/>
                <w:szCs w:val="20"/>
                <w:lang w:eastAsia="en-US"/>
              </w:rPr>
              <w:t xml:space="preserve"> of the 2nd dosing interval) minus nominal time of 12HR (</w:t>
            </w:r>
            <w:r w:rsidRPr="00F51434">
              <w:rPr>
                <w:rFonts w:eastAsia="Times New Roman" w:cs="Arial"/>
                <w:b/>
                <w:bCs/>
                <w:szCs w:val="20"/>
                <w:lang w:eastAsia="en-US"/>
              </w:rPr>
              <w:t xml:space="preserve">start </w:t>
            </w:r>
            <w:r w:rsidRPr="00F51434">
              <w:rPr>
                <w:rFonts w:eastAsia="Times New Roman" w:cs="Arial"/>
                <w:szCs w:val="20"/>
                <w:lang w:eastAsia="en-US"/>
              </w:rPr>
              <w:t>of the 2nd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TAU3</w:t>
            </w:r>
            <w:r w:rsidRPr="00F51434">
              <w:rPr>
                <w:rFonts w:eastAsia="Times New Roman" w:cs="Arial"/>
                <w:szCs w:val="20"/>
                <w:lang w:eastAsia="en-US"/>
              </w:rPr>
              <w:t xml:space="preserve"> derived from nominal time of 24 HR (</w:t>
            </w:r>
            <w:r w:rsidRPr="00F51434">
              <w:rPr>
                <w:rFonts w:eastAsia="Times New Roman" w:cs="Arial"/>
                <w:b/>
                <w:bCs/>
                <w:szCs w:val="20"/>
                <w:lang w:eastAsia="en-US"/>
              </w:rPr>
              <w:t>end</w:t>
            </w:r>
            <w:r w:rsidRPr="00F51434">
              <w:rPr>
                <w:rFonts w:eastAsia="Times New Roman" w:cs="Arial"/>
                <w:szCs w:val="20"/>
                <w:lang w:eastAsia="en-US"/>
              </w:rPr>
              <w:t xml:space="preserve"> of the3rd dosing interval) minus nominal time of 16HR (</w:t>
            </w:r>
            <w:r w:rsidRPr="00F51434">
              <w:rPr>
                <w:rFonts w:eastAsia="Times New Roman" w:cs="Arial"/>
                <w:b/>
                <w:bCs/>
                <w:szCs w:val="20"/>
                <w:lang w:eastAsia="en-US"/>
              </w:rPr>
              <w:t xml:space="preserve">start </w:t>
            </w:r>
            <w:r w:rsidRPr="00F51434">
              <w:rPr>
                <w:rFonts w:eastAsia="Times New Roman" w:cs="Arial"/>
                <w:szCs w:val="20"/>
                <w:lang w:eastAsia="en-US"/>
              </w:rPr>
              <w:t>of the 3rd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9215" w:type="dxa"/>
            <w:gridSpan w:val="9"/>
            <w:tcBorders>
              <w:top w:val="single" w:sz="4" w:space="0" w:color="auto"/>
              <w:left w:val="nil"/>
              <w:bottom w:val="nil"/>
              <w:right w:val="nil"/>
            </w:tcBorders>
            <w:shd w:val="clear" w:color="auto" w:fill="auto"/>
            <w:noWrap/>
            <w:vAlign w:val="bottom"/>
            <w:hideMark/>
          </w:tcPr>
          <w:p w:rsidR="00F51434" w:rsidRPr="00F51434" w:rsidRDefault="00F51434" w:rsidP="00F51434">
            <w:pPr>
              <w:rPr>
                <w:rFonts w:eastAsia="Times New Roman" w:cs="Arial"/>
                <w:b/>
                <w:bCs/>
                <w:szCs w:val="20"/>
                <w:lang w:eastAsia="en-US"/>
              </w:rPr>
            </w:pPr>
            <w:r w:rsidRPr="00F51434">
              <w:rPr>
                <w:rFonts w:eastAsia="Times New Roman" w:cs="Arial"/>
                <w:b/>
                <w:bCs/>
                <w:szCs w:val="20"/>
                <w:lang w:eastAsia="en-US"/>
              </w:rPr>
              <w:t xml:space="preserve">TOLDi (Time of Last Dose for the dosing interval, i.e. the most recent prior dose) </w:t>
            </w:r>
          </w:p>
        </w:tc>
        <w:tc>
          <w:tcPr>
            <w:tcW w:w="69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=0 for nominal time start of 1st dosing interval</w:t>
            </w: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=8 for nominal time start of 2nd dosing interval</w:t>
            </w: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=16 for nominal time start of 3rd dosing interval</w:t>
            </w:r>
          </w:p>
        </w:tc>
        <w:tc>
          <w:tcPr>
            <w:tcW w:w="611"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single" w:sz="4" w:space="0" w:color="auto"/>
              <w:right w:val="nil"/>
            </w:tcBorders>
            <w:shd w:val="clear" w:color="000000" w:fill="FFC00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9907" w:type="dxa"/>
            <w:gridSpan w:val="10"/>
            <w:tcBorders>
              <w:top w:val="nil"/>
              <w:left w:val="nil"/>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Concentration, Time records that appear outside the final dosing interval but included in the profile</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bl>
    <w:p w:rsidR="00D46C94" w:rsidRDefault="00D46C94" w:rsidP="003C5AD9">
      <w:pPr>
        <w:pStyle w:val="BodyText"/>
      </w:pPr>
    </w:p>
    <w:p w:rsidR="003C5AD9" w:rsidRDefault="003C5AD9">
      <w:pPr>
        <w:pStyle w:val="BodyText"/>
      </w:pPr>
    </w:p>
    <w:p w:rsidR="00D46C94" w:rsidRDefault="00D46C94">
      <w:pPr>
        <w:pStyle w:val="BodyText"/>
        <w:sectPr w:rsidR="00D46C94" w:rsidSect="003E7CE7">
          <w:pgSz w:w="15840" w:h="12240" w:orient="landscape"/>
          <w:pgMar w:top="720" w:right="720" w:bottom="720" w:left="720" w:header="720" w:footer="720" w:gutter="0"/>
          <w:cols w:space="720"/>
          <w:docGrid w:linePitch="360"/>
        </w:sectPr>
      </w:pPr>
    </w:p>
    <w:p w:rsidR="003C5AD9" w:rsidRDefault="003C5AD9">
      <w:pPr>
        <w:pStyle w:val="BodyText"/>
      </w:pPr>
    </w:p>
    <w:p w:rsidR="00117A45" w:rsidRDefault="00117A45" w:rsidP="00117A45">
      <w:pPr>
        <w:pStyle w:val="Heading2"/>
      </w:pPr>
      <w:bookmarkStart w:id="304" w:name="_Ref507164346"/>
      <w:bookmarkStart w:id="305" w:name="_Toc5186453"/>
      <w:r>
        <w:t xml:space="preserve">Data </w:t>
      </w:r>
      <w:r w:rsidR="00046DF7">
        <w:t xml:space="preserve">Exclusion </w:t>
      </w:r>
      <w:r>
        <w:t>Flag</w:t>
      </w:r>
      <w:r w:rsidR="00046DF7">
        <w:t xml:space="preserve"> Fields</w:t>
      </w:r>
      <w:bookmarkEnd w:id="304"/>
      <w:bookmarkEnd w:id="305"/>
    </w:p>
    <w:p w:rsidR="00117A45" w:rsidRDefault="00117A45" w:rsidP="00117A45">
      <w:pPr>
        <w:rPr>
          <w:rFonts w:eastAsia="Times New Roman" w:cs="Arial"/>
          <w:szCs w:val="20"/>
          <w:lang w:eastAsia="en-US"/>
        </w:rPr>
      </w:pPr>
      <w:r>
        <w:t xml:space="preserve">The NCA Computation Engine uses </w:t>
      </w:r>
      <w:r w:rsidR="00046DF7">
        <w:t xml:space="preserve">data exclusion </w:t>
      </w:r>
      <w:r>
        <w:t>flag</w:t>
      </w:r>
      <w:r w:rsidR="00046DF7">
        <w:t xml:space="preserve"> fields</w:t>
      </w:r>
      <w:r>
        <w:t xml:space="preserve"> to </w:t>
      </w:r>
      <w:r w:rsidR="00046DF7">
        <w:t xml:space="preserve">communicate analyst decisions to exclude individual </w:t>
      </w:r>
      <w:r>
        <w:t xml:space="preserve">data points </w:t>
      </w:r>
      <w:r w:rsidR="00046DF7">
        <w:t xml:space="preserve">from individual analysis profiles from </w:t>
      </w:r>
      <w:r>
        <w:t xml:space="preserve">specific or global calculations. </w:t>
      </w:r>
      <w:r w:rsidR="00046DF7">
        <w:rPr>
          <w:rFonts w:eastAsia="Times New Roman" w:cs="Arial"/>
          <w:szCs w:val="20"/>
          <w:lang w:eastAsia="en-US"/>
        </w:rPr>
        <w:t>Note that data checks are still performed and the data point can be excluded if the point fails a data check.</w:t>
      </w:r>
    </w:p>
    <w:p w:rsidR="00131430" w:rsidRPr="003750CC" w:rsidRDefault="00131430" w:rsidP="00117A45"/>
    <w:tbl>
      <w:tblPr>
        <w:tblW w:w="766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520"/>
        <w:gridCol w:w="5148"/>
      </w:tblGrid>
      <w:tr w:rsidR="00117A45" w:rsidRPr="003750CC" w:rsidTr="00EB144D">
        <w:trPr>
          <w:trHeight w:val="255"/>
          <w:tblHeader/>
        </w:trPr>
        <w:tc>
          <w:tcPr>
            <w:tcW w:w="2520" w:type="dxa"/>
            <w:tcBorders>
              <w:top w:val="single" w:sz="4" w:space="0" w:color="auto"/>
              <w:left w:val="single" w:sz="4" w:space="0" w:color="auto"/>
              <w:bottom w:val="single" w:sz="4" w:space="0" w:color="auto"/>
              <w:right w:val="single" w:sz="4" w:space="0" w:color="auto"/>
            </w:tcBorders>
            <w:shd w:val="clear" w:color="auto" w:fill="E6E6E6"/>
          </w:tcPr>
          <w:p w:rsidR="00117A45" w:rsidRPr="005273BF" w:rsidRDefault="00277B3C" w:rsidP="00117A45">
            <w:pPr>
              <w:autoSpaceDE w:val="0"/>
              <w:autoSpaceDN w:val="0"/>
              <w:adjustRightInd w:val="0"/>
              <w:spacing w:before="40" w:after="40"/>
              <w:rPr>
                <w:rFonts w:eastAsia="Times New Roman" w:cs="Arial"/>
                <w:b/>
                <w:szCs w:val="20"/>
                <w:lang w:eastAsia="en-US"/>
              </w:rPr>
            </w:pPr>
            <w:r>
              <w:rPr>
                <w:rFonts w:eastAsia="Times New Roman" w:cs="Arial"/>
                <w:b/>
                <w:szCs w:val="20"/>
                <w:lang w:eastAsia="en-US"/>
              </w:rPr>
              <w:t>Name</w:t>
            </w:r>
          </w:p>
        </w:tc>
        <w:tc>
          <w:tcPr>
            <w:tcW w:w="5148" w:type="dxa"/>
            <w:tcBorders>
              <w:top w:val="single" w:sz="4" w:space="0" w:color="auto"/>
              <w:left w:val="single" w:sz="4" w:space="0" w:color="auto"/>
              <w:bottom w:val="single" w:sz="4" w:space="0" w:color="auto"/>
              <w:right w:val="single" w:sz="4" w:space="0" w:color="auto"/>
            </w:tcBorders>
            <w:shd w:val="clear" w:color="auto" w:fill="E6E6E6"/>
            <w:vAlign w:val="bottom"/>
          </w:tcPr>
          <w:p w:rsidR="00117A45" w:rsidRPr="005273BF" w:rsidRDefault="00117A45" w:rsidP="00117A45">
            <w:pPr>
              <w:autoSpaceDE w:val="0"/>
              <w:autoSpaceDN w:val="0"/>
              <w:adjustRightInd w:val="0"/>
              <w:spacing w:before="40" w:after="40"/>
              <w:rPr>
                <w:rFonts w:eastAsia="Times New Roman" w:cs="Arial"/>
                <w:b/>
                <w:szCs w:val="20"/>
                <w:lang w:eastAsia="en-US"/>
              </w:rPr>
            </w:pPr>
            <w:r>
              <w:rPr>
                <w:rFonts w:eastAsia="Times New Roman" w:cs="Arial"/>
                <w:b/>
                <w:szCs w:val="20"/>
                <w:lang w:eastAsia="en-US"/>
              </w:rPr>
              <w:t>Description</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06" w:name="FLGEXKEL"/>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bookmarkEnd w:id="306"/>
          </w:p>
        </w:tc>
        <w:tc>
          <w:tcPr>
            <w:tcW w:w="5148" w:type="dxa"/>
            <w:tcBorders>
              <w:top w:val="single" w:sz="4" w:space="0" w:color="auto"/>
              <w:left w:val="single" w:sz="4" w:space="0" w:color="auto"/>
              <w:bottom w:val="single" w:sz="4" w:space="0" w:color="auto"/>
              <w:right w:val="single" w:sz="4" w:space="0" w:color="auto"/>
            </w:tcBorders>
            <w:vAlign w:val="bottom"/>
          </w:tcPr>
          <w:p w:rsidR="00117A45" w:rsidRPr="005273BF" w:rsidRDefault="00117A45" w:rsidP="00117A45">
            <w:pPr>
              <w:autoSpaceDE w:val="0"/>
              <w:autoSpaceDN w:val="0"/>
              <w:adjustRightInd w:val="0"/>
              <w:spacing w:before="40" w:after="40"/>
              <w:rPr>
                <w:rFonts w:eastAsia="Times New Roman" w:cs="Arial"/>
                <w:b/>
                <w:szCs w:val="20"/>
                <w:lang w:eastAsia="en-US"/>
              </w:rPr>
            </w:pPr>
            <w:r w:rsidRPr="005273BF">
              <w:rPr>
                <w:rFonts w:eastAsia="Times New Roman" w:cs="Arial"/>
                <w:b/>
                <w:szCs w:val="20"/>
                <w:lang w:eastAsia="en-US"/>
              </w:rPr>
              <w:t>KEL</w:t>
            </w:r>
            <w:r>
              <w:rPr>
                <w:rFonts w:eastAsia="Times New Roman" w:cs="Arial"/>
                <w:b/>
                <w:szCs w:val="20"/>
                <w:lang w:eastAsia="en-US"/>
              </w:rPr>
              <w:t xml:space="preserve"> Exclude</w:t>
            </w:r>
            <w:r w:rsidRPr="005273BF">
              <w:rPr>
                <w:rFonts w:eastAsia="Times New Roman" w:cs="Arial"/>
                <w:b/>
                <w:szCs w:val="20"/>
                <w:lang w:eastAsia="en-US"/>
              </w:rPr>
              <w:t xml:space="preserve"> Flag</w:t>
            </w:r>
            <w:r w:rsidR="00E56D34">
              <w:rPr>
                <w:rFonts w:eastAsia="Times New Roman" w:cs="Arial"/>
                <w:b/>
                <w:szCs w:val="20"/>
                <w:lang w:eastAsia="en-US"/>
              </w:rPr>
              <w:t xml:space="preserve"> Field</w:t>
            </w:r>
          </w:p>
          <w:p w:rsidR="00117A45" w:rsidRDefault="00117A45" w:rsidP="00117A45">
            <w:pPr>
              <w:autoSpaceDE w:val="0"/>
              <w:autoSpaceDN w:val="0"/>
              <w:adjustRightInd w:val="0"/>
              <w:spacing w:before="40" w:after="40"/>
              <w:rPr>
                <w:rFonts w:eastAsia="Times New Roman" w:cs="Arial"/>
                <w:szCs w:val="20"/>
                <w:lang w:eastAsia="en-US"/>
              </w:rPr>
            </w:pPr>
          </w:p>
          <w:p w:rsidR="00117A45"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1 means exclude data point from Kel calculation and all Kel associated parameter calculations. </w:t>
            </w:r>
          </w:p>
          <w:p w:rsidR="00117A45" w:rsidRDefault="00117A45" w:rsidP="00117A45">
            <w:pPr>
              <w:autoSpaceDE w:val="0"/>
              <w:autoSpaceDN w:val="0"/>
              <w:adjustRightInd w:val="0"/>
              <w:spacing w:before="40" w:after="40"/>
              <w:rPr>
                <w:rFonts w:eastAsia="Times New Roman" w:cs="Arial"/>
                <w:szCs w:val="20"/>
                <w:lang w:eastAsia="en-US"/>
              </w:rPr>
            </w:pPr>
          </w:p>
          <w:p w:rsidR="00E56D34" w:rsidRPr="003750CC"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0 </w:t>
            </w:r>
            <w:r w:rsidR="00E56D34">
              <w:rPr>
                <w:rFonts w:eastAsia="Times New Roman" w:cs="Arial"/>
                <w:szCs w:val="20"/>
                <w:lang w:eastAsia="en-US"/>
              </w:rPr>
              <w:t xml:space="preserve">for </w:t>
            </w:r>
            <w:proofErr w:type="gramStart"/>
            <w:r w:rsidR="00E56D34">
              <w:rPr>
                <w:rFonts w:eastAsia="Times New Roman" w:cs="Arial"/>
                <w:szCs w:val="20"/>
                <w:lang w:eastAsia="en-US"/>
              </w:rPr>
              <w:t>a</w:t>
            </w:r>
            <w:proofErr w:type="gramEnd"/>
            <w:r w:rsidR="00E56D34">
              <w:rPr>
                <w:rFonts w:eastAsia="Times New Roman" w:cs="Arial"/>
                <w:szCs w:val="20"/>
                <w:lang w:eastAsia="en-US"/>
              </w:rPr>
              <w:t xml:space="preserve"> individual data point/record </w:t>
            </w:r>
            <w:r>
              <w:rPr>
                <w:rFonts w:eastAsia="Times New Roman" w:cs="Arial"/>
                <w:szCs w:val="20"/>
                <w:lang w:eastAsia="en-US"/>
              </w:rPr>
              <w:t>include</w:t>
            </w:r>
            <w:r w:rsidR="00E56D34">
              <w:rPr>
                <w:rFonts w:eastAsia="Times New Roman" w:cs="Arial"/>
                <w:szCs w:val="20"/>
                <w:lang w:eastAsia="en-US"/>
              </w:rPr>
              <w:t>s</w:t>
            </w:r>
            <w:r>
              <w:rPr>
                <w:rFonts w:eastAsia="Times New Roman" w:cs="Arial"/>
                <w:szCs w:val="20"/>
                <w:lang w:eastAsia="en-US"/>
              </w:rPr>
              <w:t xml:space="preserve"> </w:t>
            </w:r>
            <w:r w:rsidR="00E56D34">
              <w:rPr>
                <w:rFonts w:eastAsia="Times New Roman" w:cs="Arial"/>
                <w:szCs w:val="20"/>
                <w:lang w:eastAsia="en-US"/>
              </w:rPr>
              <w:t xml:space="preserve">it </w:t>
            </w:r>
            <w:r>
              <w:rPr>
                <w:rFonts w:eastAsia="Times New Roman" w:cs="Arial"/>
                <w:szCs w:val="20"/>
                <w:lang w:eastAsia="en-US"/>
              </w:rPr>
              <w:t>in K</w:t>
            </w:r>
            <w:r w:rsidR="00E56D34">
              <w:rPr>
                <w:rFonts w:eastAsia="Times New Roman" w:cs="Arial"/>
                <w:szCs w:val="20"/>
                <w:lang w:eastAsia="en-US"/>
              </w:rPr>
              <w:t>EL</w:t>
            </w:r>
            <w:r>
              <w:rPr>
                <w:rFonts w:eastAsia="Times New Roman" w:cs="Arial"/>
                <w:szCs w:val="20"/>
                <w:lang w:eastAsia="en-US"/>
              </w:rPr>
              <w:t xml:space="preserve"> calculation and all K</w:t>
            </w:r>
            <w:r w:rsidR="00E56D34">
              <w:rPr>
                <w:rFonts w:eastAsia="Times New Roman" w:cs="Arial"/>
                <w:szCs w:val="20"/>
                <w:lang w:eastAsia="en-US"/>
              </w:rPr>
              <w:t>EL</w:t>
            </w:r>
            <w:r>
              <w:rPr>
                <w:rFonts w:eastAsia="Times New Roman" w:cs="Arial"/>
                <w:szCs w:val="20"/>
                <w:lang w:eastAsia="en-US"/>
              </w:rPr>
              <w:t xml:space="preserve"> associated parameter calculations. </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07" w:name="FLGEXAUC"/>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AUC</w:t>
            </w:r>
            <w:bookmarkEnd w:id="307"/>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117A45" w:rsidP="00117A45">
            <w:pPr>
              <w:autoSpaceDE w:val="0"/>
              <w:autoSpaceDN w:val="0"/>
              <w:adjustRightInd w:val="0"/>
              <w:spacing w:before="40" w:after="40"/>
              <w:rPr>
                <w:rFonts w:eastAsia="Times New Roman" w:cs="Arial"/>
                <w:b/>
                <w:szCs w:val="20"/>
                <w:lang w:eastAsia="en-US"/>
              </w:rPr>
            </w:pPr>
            <w:r w:rsidRPr="005273BF">
              <w:rPr>
                <w:rFonts w:eastAsia="Times New Roman" w:cs="Arial"/>
                <w:b/>
                <w:szCs w:val="20"/>
                <w:lang w:eastAsia="en-US"/>
              </w:rPr>
              <w:t xml:space="preserve">AUC </w:t>
            </w:r>
            <w:r>
              <w:rPr>
                <w:rFonts w:eastAsia="Times New Roman" w:cs="Arial"/>
                <w:b/>
                <w:szCs w:val="20"/>
                <w:lang w:eastAsia="en-US"/>
              </w:rPr>
              <w:t xml:space="preserve">Exclude </w:t>
            </w:r>
            <w:r w:rsidRPr="005273BF">
              <w:rPr>
                <w:rFonts w:eastAsia="Times New Roman" w:cs="Arial"/>
                <w:b/>
                <w:szCs w:val="20"/>
                <w:lang w:eastAsia="en-US"/>
              </w:rPr>
              <w:t>Flag</w:t>
            </w:r>
            <w:r w:rsidR="00E56D34">
              <w:rPr>
                <w:rFonts w:eastAsia="Times New Roman" w:cs="Arial"/>
                <w:b/>
                <w:szCs w:val="20"/>
                <w:lang w:eastAsia="en-US"/>
              </w:rPr>
              <w:t xml:space="preserve"> Field</w:t>
            </w:r>
          </w:p>
          <w:p w:rsidR="00117A45" w:rsidRDefault="00117A45" w:rsidP="00117A45">
            <w:pPr>
              <w:autoSpaceDE w:val="0"/>
              <w:autoSpaceDN w:val="0"/>
              <w:adjustRightInd w:val="0"/>
              <w:spacing w:before="40" w:after="40"/>
              <w:rPr>
                <w:rFonts w:eastAsia="Times New Roman" w:cs="Arial"/>
                <w:szCs w:val="20"/>
                <w:lang w:eastAsia="en-US"/>
              </w:rPr>
            </w:pPr>
          </w:p>
          <w:p w:rsidR="00117A45"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Flag value set to 1 means exclude</w:t>
            </w:r>
            <w:r w:rsidR="00E56D34">
              <w:rPr>
                <w:rFonts w:eastAsia="Times New Roman" w:cs="Arial"/>
                <w:szCs w:val="20"/>
                <w:lang w:eastAsia="en-US"/>
              </w:rPr>
              <w:t>s</w:t>
            </w:r>
            <w:r>
              <w:rPr>
                <w:rFonts w:eastAsia="Times New Roman" w:cs="Arial"/>
                <w:szCs w:val="20"/>
                <w:lang w:eastAsia="en-US"/>
              </w:rPr>
              <w:t xml:space="preserve"> </w:t>
            </w:r>
            <w:r w:rsidR="00E56D34">
              <w:rPr>
                <w:rFonts w:eastAsia="Times New Roman" w:cs="Arial"/>
                <w:szCs w:val="20"/>
                <w:lang w:eastAsia="en-US"/>
              </w:rPr>
              <w:t xml:space="preserve">the </w:t>
            </w:r>
            <w:r>
              <w:rPr>
                <w:rFonts w:eastAsia="Times New Roman" w:cs="Arial"/>
                <w:szCs w:val="20"/>
                <w:lang w:eastAsia="en-US"/>
              </w:rPr>
              <w:t xml:space="preserve">data point from </w:t>
            </w:r>
            <w:r w:rsidR="00E56D34">
              <w:rPr>
                <w:rFonts w:eastAsia="Times New Roman" w:cs="Arial"/>
                <w:szCs w:val="20"/>
                <w:lang w:eastAsia="en-US"/>
              </w:rPr>
              <w:t xml:space="preserve">the </w:t>
            </w:r>
            <w:r>
              <w:rPr>
                <w:rFonts w:eastAsia="Times New Roman" w:cs="Arial"/>
                <w:szCs w:val="20"/>
                <w:lang w:eastAsia="en-US"/>
              </w:rPr>
              <w:t xml:space="preserve">AUC calculation and all AUC associated parameter calculations. </w:t>
            </w:r>
          </w:p>
          <w:p w:rsidR="00117A45" w:rsidRDefault="00117A45" w:rsidP="00117A45">
            <w:pPr>
              <w:autoSpaceDE w:val="0"/>
              <w:autoSpaceDN w:val="0"/>
              <w:adjustRightInd w:val="0"/>
              <w:spacing w:before="40" w:after="40"/>
              <w:rPr>
                <w:rFonts w:eastAsia="Times New Roman" w:cs="Arial"/>
                <w:szCs w:val="20"/>
                <w:lang w:eastAsia="en-US"/>
              </w:rPr>
            </w:pPr>
          </w:p>
          <w:p w:rsidR="00E56D34" w:rsidRPr="005273BF" w:rsidRDefault="00E56D34" w:rsidP="00E56D34">
            <w:pPr>
              <w:autoSpaceDE w:val="0"/>
              <w:autoSpaceDN w:val="0"/>
              <w:adjustRightInd w:val="0"/>
              <w:spacing w:before="40" w:after="40"/>
              <w:rPr>
                <w:rFonts w:eastAsia="Times New Roman" w:cs="Arial"/>
                <w:szCs w:val="20"/>
                <w:lang w:eastAsia="en-US"/>
              </w:rPr>
            </w:pPr>
            <w:r>
              <w:rPr>
                <w:rFonts w:cs="Arial"/>
                <w:color w:val="000000"/>
                <w:sz w:val="19"/>
                <w:szCs w:val="19"/>
                <w:shd w:val="clear" w:color="auto" w:fill="FFFFFF"/>
              </w:rPr>
              <w:t xml:space="preserve">When the FLGEXAUC </w:t>
            </w:r>
            <w:r w:rsidR="00117A45">
              <w:rPr>
                <w:rFonts w:eastAsia="Times New Roman" w:cs="Arial"/>
                <w:szCs w:val="20"/>
                <w:lang w:eastAsia="en-US"/>
              </w:rPr>
              <w:t xml:space="preserve">Flag value </w:t>
            </w:r>
            <w:r>
              <w:rPr>
                <w:rFonts w:eastAsia="Times New Roman" w:cs="Arial"/>
                <w:szCs w:val="20"/>
                <w:lang w:eastAsia="en-US"/>
              </w:rPr>
              <w:t xml:space="preserve">is </w:t>
            </w:r>
            <w:r w:rsidR="00117A45">
              <w:rPr>
                <w:rFonts w:eastAsia="Times New Roman" w:cs="Arial"/>
                <w:szCs w:val="20"/>
                <w:lang w:eastAsia="en-US"/>
              </w:rPr>
              <w:t xml:space="preserve">set to 0 </w:t>
            </w:r>
            <w:r>
              <w:rPr>
                <w:rFonts w:cs="Arial"/>
                <w:color w:val="000000"/>
                <w:sz w:val="19"/>
                <w:szCs w:val="19"/>
                <w:shd w:val="clear" w:color="auto" w:fill="FFFFFF"/>
              </w:rPr>
              <w:t xml:space="preserve">the data point is specifically included </w:t>
            </w:r>
            <w:r w:rsidR="00117A45">
              <w:rPr>
                <w:rFonts w:eastAsia="Times New Roman" w:cs="Arial"/>
                <w:szCs w:val="20"/>
                <w:lang w:eastAsia="en-US"/>
              </w:rPr>
              <w:t xml:space="preserve">in </w:t>
            </w:r>
            <w:r>
              <w:rPr>
                <w:rFonts w:eastAsia="Times New Roman" w:cs="Arial"/>
                <w:szCs w:val="20"/>
                <w:lang w:eastAsia="en-US"/>
              </w:rPr>
              <w:t xml:space="preserve">all </w:t>
            </w:r>
            <w:r w:rsidR="00117A45">
              <w:rPr>
                <w:rFonts w:eastAsia="Times New Roman" w:cs="Arial"/>
                <w:szCs w:val="20"/>
                <w:lang w:eastAsia="en-US"/>
              </w:rPr>
              <w:t xml:space="preserve">AUC </w:t>
            </w:r>
            <w:r>
              <w:rPr>
                <w:rFonts w:eastAsia="Times New Roman" w:cs="Arial"/>
                <w:szCs w:val="20"/>
                <w:lang w:eastAsia="en-US"/>
              </w:rPr>
              <w:t xml:space="preserve">parameter type </w:t>
            </w:r>
            <w:r w:rsidR="00117A45">
              <w:rPr>
                <w:rFonts w:eastAsia="Times New Roman" w:cs="Arial"/>
                <w:szCs w:val="20"/>
                <w:lang w:eastAsia="en-US"/>
              </w:rPr>
              <w:t>calculation</w:t>
            </w:r>
            <w:r>
              <w:rPr>
                <w:rFonts w:eastAsia="Times New Roman" w:cs="Arial"/>
                <w:szCs w:val="20"/>
                <w:lang w:eastAsia="en-US"/>
              </w:rPr>
              <w:t>s</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08" w:name="FLGEXSDE"/>
            <w:r w:rsidRPr="005273BF">
              <w:rPr>
                <w:rFonts w:eastAsia="Times New Roman" w:cs="Arial"/>
                <w:b/>
                <w:szCs w:val="20"/>
                <w:lang w:eastAsia="en-US"/>
              </w:rPr>
              <w:t>FLGEX</w:t>
            </w:r>
            <w:r>
              <w:rPr>
                <w:rFonts w:eastAsia="Times New Roman" w:cs="Arial"/>
                <w:b/>
                <w:szCs w:val="20"/>
                <w:lang w:eastAsia="en-US"/>
              </w:rPr>
              <w:t>SDE</w:t>
            </w:r>
            <w:bookmarkEnd w:id="308"/>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117A45" w:rsidP="00117A45">
            <w:pPr>
              <w:autoSpaceDE w:val="0"/>
              <w:autoSpaceDN w:val="0"/>
              <w:adjustRightInd w:val="0"/>
              <w:spacing w:before="40" w:after="40"/>
              <w:rPr>
                <w:rFonts w:eastAsia="Times New Roman" w:cs="Arial"/>
                <w:szCs w:val="20"/>
                <w:lang w:eastAsia="en-US"/>
              </w:rPr>
            </w:pPr>
            <w:r w:rsidRPr="005273BF">
              <w:rPr>
                <w:rFonts w:eastAsia="Times New Roman" w:cs="Arial"/>
                <w:b/>
                <w:szCs w:val="20"/>
                <w:lang w:eastAsia="en-US"/>
              </w:rPr>
              <w:t>Exclude</w:t>
            </w:r>
            <w:r>
              <w:rPr>
                <w:rFonts w:eastAsia="Times New Roman" w:cs="Arial"/>
                <w:b/>
                <w:szCs w:val="20"/>
                <w:lang w:eastAsia="en-US"/>
              </w:rPr>
              <w:t xml:space="preserve"> </w:t>
            </w:r>
            <w:r w:rsidR="00DD23B0">
              <w:rPr>
                <w:rFonts w:eastAsia="Times New Roman" w:cs="Arial"/>
                <w:b/>
                <w:szCs w:val="20"/>
                <w:lang w:eastAsia="en-US"/>
              </w:rPr>
              <w:t xml:space="preserve">from ALL computations flag field. </w:t>
            </w:r>
          </w:p>
          <w:p w:rsidR="00DD23B0" w:rsidRPr="00707156" w:rsidRDefault="00DD23B0" w:rsidP="00707156">
            <w:pPr>
              <w:autoSpaceDE w:val="0"/>
              <w:autoSpaceDN w:val="0"/>
              <w:adjustRightInd w:val="0"/>
              <w:spacing w:before="40" w:after="40"/>
              <w:rPr>
                <w:rFonts w:cs="Arial"/>
                <w:szCs w:val="20"/>
              </w:rPr>
            </w:pPr>
            <w:r>
              <w:rPr>
                <w:rFonts w:eastAsia="Times New Roman" w:cs="Arial"/>
                <w:szCs w:val="20"/>
                <w:lang w:eastAsia="en-US"/>
              </w:rPr>
              <w:t>When the FLGEXSDE</w:t>
            </w:r>
            <w:r w:rsidRPr="00707156">
              <w:rPr>
                <w:rFonts w:eastAsia="Times New Roman" w:cs="Arial"/>
                <w:szCs w:val="20"/>
                <w:lang w:eastAsia="en-US"/>
              </w:rPr>
              <w:t xml:space="preserve"> </w:t>
            </w:r>
            <w:r>
              <w:rPr>
                <w:rFonts w:eastAsia="Times New Roman" w:cs="Arial"/>
                <w:szCs w:val="20"/>
                <w:lang w:eastAsia="en-US"/>
              </w:rPr>
              <w:t xml:space="preserve">Data </w:t>
            </w:r>
            <w:r w:rsidRPr="00707156">
              <w:rPr>
                <w:rFonts w:eastAsia="Times New Roman" w:cs="Arial"/>
                <w:szCs w:val="20"/>
                <w:lang w:eastAsia="en-US"/>
              </w:rPr>
              <w:t xml:space="preserve">Flag </w:t>
            </w:r>
            <w:r>
              <w:rPr>
                <w:rFonts w:eastAsia="Times New Roman" w:cs="Arial"/>
                <w:szCs w:val="20"/>
                <w:lang w:eastAsia="en-US"/>
              </w:rPr>
              <w:t xml:space="preserve">field is </w:t>
            </w:r>
            <w:r w:rsidRPr="00707156">
              <w:rPr>
                <w:rFonts w:eastAsia="Times New Roman" w:cs="Arial"/>
                <w:szCs w:val="20"/>
                <w:lang w:eastAsia="en-US"/>
              </w:rPr>
              <w:t>set to 1</w:t>
            </w:r>
            <w:r>
              <w:rPr>
                <w:rFonts w:eastAsia="Times New Roman" w:cs="Arial"/>
                <w:szCs w:val="20"/>
                <w:lang w:eastAsia="en-US"/>
              </w:rPr>
              <w:t xml:space="preserve"> for a particular datapoint, it is excluded </w:t>
            </w:r>
            <w:r w:rsidRPr="00707156">
              <w:rPr>
                <w:rFonts w:eastAsia="Times New Roman" w:cs="Arial"/>
                <w:szCs w:val="20"/>
                <w:lang w:eastAsia="en-US"/>
              </w:rPr>
              <w:t xml:space="preserve">from all parameter calculations. To exclude an entire SDE/profile completely, all FLGEXSDE values for each of the data point records within the SDE/profile need to be set to 1. This flag is also used to exclude subject from calculations if the analyst excludes an entire subject from all computations by setting the FLGEXSDE flag for all data points from each of the </w:t>
            </w:r>
            <w:proofErr w:type="gramStart"/>
            <w:r w:rsidRPr="00707156">
              <w:rPr>
                <w:rFonts w:eastAsia="Times New Roman" w:cs="Arial"/>
                <w:szCs w:val="20"/>
                <w:lang w:eastAsia="en-US"/>
              </w:rPr>
              <w:t>subjects</w:t>
            </w:r>
            <w:proofErr w:type="gramEnd"/>
            <w:r w:rsidRPr="00707156">
              <w:rPr>
                <w:rFonts w:eastAsia="Times New Roman" w:cs="Arial"/>
                <w:szCs w:val="20"/>
                <w:lang w:eastAsia="en-US"/>
              </w:rPr>
              <w:t xml:space="preserve"> profiles to 1. </w:t>
            </w:r>
          </w:p>
          <w:p w:rsidR="00117A45" w:rsidRDefault="00117A45" w:rsidP="00117A45">
            <w:pPr>
              <w:autoSpaceDE w:val="0"/>
              <w:autoSpaceDN w:val="0"/>
              <w:adjustRightInd w:val="0"/>
              <w:spacing w:before="40" w:after="40"/>
              <w:rPr>
                <w:rFonts w:eastAsia="Times New Roman" w:cs="Arial"/>
                <w:szCs w:val="20"/>
                <w:lang w:eastAsia="en-US"/>
              </w:rPr>
            </w:pPr>
          </w:p>
          <w:p w:rsidR="00E56D34" w:rsidRPr="003750CC" w:rsidRDefault="00DD23B0" w:rsidP="00117A45">
            <w:pPr>
              <w:autoSpaceDE w:val="0"/>
              <w:autoSpaceDN w:val="0"/>
              <w:adjustRightInd w:val="0"/>
              <w:spacing w:before="40" w:after="40"/>
              <w:rPr>
                <w:rFonts w:eastAsia="Times New Roman" w:cs="Arial"/>
                <w:szCs w:val="20"/>
                <w:lang w:eastAsia="en-US"/>
              </w:rPr>
            </w:pPr>
            <w:r w:rsidRPr="00707156">
              <w:rPr>
                <w:rFonts w:eastAsia="Times New Roman" w:cs="Arial"/>
                <w:szCs w:val="20"/>
                <w:lang w:eastAsia="en-US"/>
              </w:rPr>
              <w:t xml:space="preserve">When the FLGEXST Flag value is set to 0, the data point is specifically included in </w:t>
            </w:r>
            <w:r>
              <w:rPr>
                <w:rFonts w:eastAsia="Times New Roman" w:cs="Arial"/>
                <w:szCs w:val="20"/>
                <w:lang w:eastAsia="en-US"/>
              </w:rPr>
              <w:t>parameter computations</w:t>
            </w:r>
            <w:r w:rsidRPr="00707156">
              <w:rPr>
                <w:rFonts w:eastAsia="Times New Roman" w:cs="Arial"/>
                <w:szCs w:val="20"/>
                <w:lang w:eastAsia="en-US"/>
              </w:rPr>
              <w:t>.</w:t>
            </w:r>
            <w:r w:rsidR="00117A45">
              <w:rPr>
                <w:rFonts w:eastAsia="Times New Roman" w:cs="Arial"/>
                <w:szCs w:val="20"/>
                <w:lang w:eastAsia="en-US"/>
              </w:rPr>
              <w:t xml:space="preserve"> </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2C7ABD" w:rsidRDefault="00117A45" w:rsidP="00117A45">
            <w:pPr>
              <w:autoSpaceDE w:val="0"/>
              <w:autoSpaceDN w:val="0"/>
              <w:adjustRightInd w:val="0"/>
              <w:spacing w:before="40" w:after="40"/>
              <w:rPr>
                <w:rFonts w:eastAsia="Times New Roman" w:cs="Arial"/>
                <w:b/>
                <w:szCs w:val="20"/>
                <w:lang w:eastAsia="en-US"/>
              </w:rPr>
            </w:pPr>
            <w:bookmarkStart w:id="309" w:name="FLGEXST"/>
            <w:r w:rsidRPr="002C7ABD">
              <w:rPr>
                <w:rFonts w:eastAsia="Times New Roman" w:cs="Arial"/>
                <w:b/>
                <w:szCs w:val="20"/>
                <w:lang w:eastAsia="en-US"/>
              </w:rPr>
              <w:t>FLG</w:t>
            </w:r>
            <w:r>
              <w:rPr>
                <w:rFonts w:eastAsia="Times New Roman" w:cs="Arial"/>
                <w:b/>
                <w:szCs w:val="20"/>
                <w:lang w:eastAsia="en-US"/>
              </w:rPr>
              <w:t>EXST</w:t>
            </w:r>
            <w:bookmarkEnd w:id="309"/>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DD23B0" w:rsidP="00117A45">
            <w:pPr>
              <w:autoSpaceDE w:val="0"/>
              <w:autoSpaceDN w:val="0"/>
              <w:adjustRightInd w:val="0"/>
              <w:spacing w:before="40" w:after="40"/>
              <w:rPr>
                <w:rFonts w:eastAsia="Times New Roman" w:cs="Arial"/>
                <w:szCs w:val="20"/>
                <w:lang w:eastAsia="en-US"/>
              </w:rPr>
            </w:pPr>
            <w:r w:rsidRPr="00707156">
              <w:rPr>
                <w:rFonts w:eastAsia="Times New Roman" w:cs="Arial"/>
                <w:b/>
                <w:szCs w:val="20"/>
                <w:lang w:eastAsia="en-US"/>
              </w:rPr>
              <w:t>Data point excluded from concentration summary statistics flag field.</w:t>
            </w:r>
          </w:p>
          <w:p w:rsidR="00DD23B0" w:rsidRDefault="00DD23B0" w:rsidP="00117A45">
            <w:pPr>
              <w:autoSpaceDE w:val="0"/>
              <w:autoSpaceDN w:val="0"/>
              <w:adjustRightInd w:val="0"/>
              <w:spacing w:before="40" w:after="40"/>
              <w:rPr>
                <w:rFonts w:eastAsia="Times New Roman" w:cs="Arial"/>
                <w:szCs w:val="20"/>
                <w:lang w:eastAsia="en-US"/>
              </w:rPr>
            </w:pPr>
          </w:p>
          <w:p w:rsidR="00DD23B0" w:rsidRDefault="00DD23B0" w:rsidP="00DD23B0">
            <w:pPr>
              <w:autoSpaceDE w:val="0"/>
              <w:autoSpaceDN w:val="0"/>
              <w:adjustRightInd w:val="0"/>
              <w:spacing w:before="40" w:after="40"/>
              <w:rPr>
                <w:rFonts w:eastAsia="Times New Roman" w:cs="Arial"/>
                <w:szCs w:val="20"/>
                <w:lang w:eastAsia="en-US"/>
              </w:rPr>
            </w:pPr>
            <w:r w:rsidRPr="002B1191">
              <w:rPr>
                <w:rFonts w:eastAsia="Times New Roman" w:cs="Arial"/>
                <w:szCs w:val="20"/>
                <w:lang w:eastAsia="en-US"/>
              </w:rPr>
              <w:t>Flag set to 1 will cause the specified data point to be excluded from all summary statistic calculations. This Flag does not affect the calculation of Primary or Derived</w:t>
            </w:r>
            <w:r>
              <w:rPr>
                <w:rFonts w:eastAsia="Times New Roman" w:cs="Arial"/>
                <w:szCs w:val="20"/>
                <w:lang w:eastAsia="en-US"/>
              </w:rPr>
              <w:t xml:space="preserve"> Parameters.</w:t>
            </w:r>
          </w:p>
          <w:p w:rsidR="00DD23B0" w:rsidRDefault="00DD23B0" w:rsidP="00DD23B0">
            <w:pPr>
              <w:autoSpaceDE w:val="0"/>
              <w:autoSpaceDN w:val="0"/>
              <w:adjustRightInd w:val="0"/>
              <w:spacing w:before="40" w:after="40"/>
              <w:rPr>
                <w:rFonts w:eastAsia="Times New Roman" w:cs="Arial"/>
                <w:szCs w:val="20"/>
                <w:lang w:eastAsia="en-US"/>
              </w:rPr>
            </w:pPr>
          </w:p>
          <w:p w:rsidR="00DD23B0" w:rsidRPr="002B1191" w:rsidRDefault="00DD23B0" w:rsidP="00DD23B0">
            <w:pPr>
              <w:autoSpaceDE w:val="0"/>
              <w:autoSpaceDN w:val="0"/>
              <w:adjustRightInd w:val="0"/>
              <w:spacing w:before="40" w:after="40"/>
              <w:rPr>
                <w:rFonts w:eastAsia="Times New Roman" w:cs="Arial"/>
                <w:szCs w:val="20"/>
                <w:lang w:eastAsia="en-US"/>
              </w:rPr>
            </w:pPr>
            <w:r w:rsidRPr="002B1191">
              <w:rPr>
                <w:rFonts w:eastAsia="Times New Roman" w:cs="Arial"/>
                <w:szCs w:val="20"/>
                <w:lang w:eastAsia="en-US"/>
              </w:rPr>
              <w:t xml:space="preserve">Flag set to 0 for a specified data point specifically </w:t>
            </w:r>
            <w:r w:rsidRPr="002B1191">
              <w:rPr>
                <w:rFonts w:eastAsia="Times New Roman" w:cs="Arial"/>
                <w:szCs w:val="20"/>
                <w:lang w:eastAsia="en-US"/>
              </w:rPr>
              <w:lastRenderedPageBreak/>
              <w:t xml:space="preserve">includes the data point in summary statistic calculations. Note that data checks are still performed and the data point can be excluded if the point fails a data check. </w:t>
            </w:r>
          </w:p>
          <w:p w:rsidR="00117A45" w:rsidRPr="003750CC" w:rsidRDefault="00117A45" w:rsidP="00117A45">
            <w:pPr>
              <w:autoSpaceDE w:val="0"/>
              <w:autoSpaceDN w:val="0"/>
              <w:adjustRightInd w:val="0"/>
              <w:spacing w:before="40" w:after="40"/>
              <w:rPr>
                <w:rFonts w:eastAsia="Times New Roman" w:cs="Arial"/>
                <w:szCs w:val="20"/>
                <w:lang w:eastAsia="en-US"/>
              </w:rPr>
            </w:pPr>
          </w:p>
        </w:tc>
      </w:tr>
      <w:tr w:rsidR="00AB6178"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AB6178" w:rsidRPr="002C7ABD" w:rsidRDefault="00AB6178" w:rsidP="00117A45">
            <w:pPr>
              <w:autoSpaceDE w:val="0"/>
              <w:autoSpaceDN w:val="0"/>
              <w:adjustRightInd w:val="0"/>
              <w:spacing w:before="40" w:after="40"/>
              <w:rPr>
                <w:rFonts w:eastAsia="Times New Roman" w:cs="Arial"/>
                <w:b/>
                <w:szCs w:val="20"/>
                <w:lang w:eastAsia="en-US"/>
              </w:rPr>
            </w:pPr>
            <w:bookmarkStart w:id="310" w:name="FLGCZERO"/>
            <w:r>
              <w:rPr>
                <w:rFonts w:eastAsia="Times New Roman" w:cs="Arial"/>
                <w:b/>
                <w:szCs w:val="20"/>
                <w:lang w:eastAsia="en-US"/>
              </w:rPr>
              <w:lastRenderedPageBreak/>
              <w:t>FLGCZERO</w:t>
            </w:r>
            <w:bookmarkEnd w:id="310"/>
          </w:p>
        </w:tc>
        <w:tc>
          <w:tcPr>
            <w:tcW w:w="5148" w:type="dxa"/>
            <w:tcBorders>
              <w:top w:val="single" w:sz="4" w:space="0" w:color="auto"/>
              <w:left w:val="single" w:sz="4" w:space="0" w:color="auto"/>
              <w:bottom w:val="single" w:sz="4" w:space="0" w:color="auto"/>
              <w:right w:val="single" w:sz="4" w:space="0" w:color="auto"/>
            </w:tcBorders>
            <w:vAlign w:val="bottom"/>
          </w:tcPr>
          <w:p w:rsidR="00AB6178" w:rsidRDefault="00AB6178" w:rsidP="00AB6178">
            <w:pPr>
              <w:autoSpaceDE w:val="0"/>
              <w:autoSpaceDN w:val="0"/>
              <w:adjustRightInd w:val="0"/>
              <w:spacing w:before="40" w:after="40"/>
              <w:rPr>
                <w:rFonts w:eastAsia="Times New Roman" w:cs="Arial"/>
                <w:b/>
                <w:szCs w:val="20"/>
                <w:lang w:eastAsia="en-US"/>
              </w:rPr>
            </w:pPr>
            <w:r w:rsidRPr="00707156">
              <w:rPr>
                <w:rFonts w:eastAsia="Times New Roman" w:cs="Arial"/>
                <w:b/>
                <w:szCs w:val="20"/>
                <w:lang w:eastAsia="en-US"/>
              </w:rPr>
              <w:t xml:space="preserve">Data point excluded from </w:t>
            </w:r>
            <w:r>
              <w:rPr>
                <w:rFonts w:eastAsia="Times New Roman" w:cs="Arial"/>
                <w:b/>
                <w:szCs w:val="20"/>
                <w:lang w:eastAsia="en-US"/>
              </w:rPr>
              <w:t xml:space="preserve">computation of </w:t>
            </w:r>
            <w:r>
              <w:rPr>
                <w:rFonts w:eastAsia="Times New Roman" w:cs="Arial"/>
                <w:b/>
                <w:szCs w:val="20"/>
                <w:lang w:eastAsia="en-US"/>
              </w:rPr>
              <w:fldChar w:fldCharType="begin"/>
            </w:r>
            <w:r>
              <w:rPr>
                <w:rFonts w:eastAsia="Times New Roman" w:cs="Arial"/>
                <w:b/>
                <w:szCs w:val="20"/>
                <w:lang w:eastAsia="en-US"/>
              </w:rPr>
              <w:instrText xml:space="preserve"> REF C0 \h </w:instrText>
            </w:r>
            <w:r>
              <w:rPr>
                <w:rFonts w:eastAsia="Times New Roman" w:cs="Arial"/>
                <w:b/>
                <w:szCs w:val="20"/>
                <w:lang w:eastAsia="en-US"/>
              </w:rPr>
            </w:r>
            <w:r>
              <w:rPr>
                <w:rFonts w:eastAsia="Times New Roman" w:cs="Arial"/>
                <w:b/>
                <w:szCs w:val="20"/>
                <w:lang w:eastAsia="en-US"/>
              </w:rPr>
              <w:fldChar w:fldCharType="separate"/>
            </w:r>
            <w:r w:rsidRPr="00F71A6D">
              <w:rPr>
                <w:b/>
                <w:sz w:val="18"/>
                <w:szCs w:val="18"/>
              </w:rPr>
              <w:t>C0</w:t>
            </w:r>
            <w:r>
              <w:rPr>
                <w:rFonts w:eastAsia="Times New Roman" w:cs="Arial"/>
                <w:b/>
                <w:szCs w:val="20"/>
                <w:lang w:eastAsia="en-US"/>
              </w:rPr>
              <w:fldChar w:fldCharType="end"/>
            </w:r>
            <w:r>
              <w:rPr>
                <w:rFonts w:eastAsia="Times New Roman" w:cs="Arial"/>
                <w:b/>
                <w:szCs w:val="20"/>
                <w:lang w:eastAsia="en-US"/>
              </w:rPr>
              <w:t xml:space="preserve"> for Model 2.</w:t>
            </w:r>
          </w:p>
          <w:p w:rsidR="00AB6178" w:rsidRDefault="00AB6178" w:rsidP="00AB6178">
            <w:pPr>
              <w:autoSpaceDE w:val="0"/>
              <w:autoSpaceDN w:val="0"/>
              <w:adjustRightInd w:val="0"/>
              <w:spacing w:before="40" w:after="40"/>
              <w:rPr>
                <w:rFonts w:eastAsia="Times New Roman" w:cs="Arial"/>
                <w:szCs w:val="20"/>
                <w:lang w:eastAsia="en-US"/>
              </w:rPr>
            </w:pPr>
            <w:r w:rsidRPr="006C308F">
              <w:rPr>
                <w:rFonts w:eastAsia="Times New Roman" w:cs="Arial"/>
                <w:szCs w:val="20"/>
                <w:lang w:eastAsia="en-US"/>
              </w:rPr>
              <w:t>See Section</w:t>
            </w:r>
            <w:r>
              <w:rPr>
                <w:rFonts w:eastAsia="Times New Roman" w:cs="Arial"/>
                <w:szCs w:val="20"/>
                <w:lang w:eastAsia="en-US"/>
              </w:rPr>
              <w:t xml:space="preserve"> </w:t>
            </w:r>
            <w:r>
              <w:rPr>
                <w:rFonts w:eastAsia="Times New Roman" w:cs="Arial"/>
                <w:szCs w:val="20"/>
                <w:lang w:eastAsia="en-US"/>
              </w:rPr>
              <w:fldChar w:fldCharType="begin"/>
            </w:r>
            <w:r>
              <w:rPr>
                <w:rFonts w:eastAsia="Times New Roman" w:cs="Arial"/>
                <w:szCs w:val="20"/>
                <w:lang w:eastAsia="en-US"/>
              </w:rPr>
              <w:instrText xml:space="preserve"> REF _Ref507324033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t xml:space="preserve"> Example</w:t>
            </w:r>
            <w:r>
              <w:rPr>
                <w:rFonts w:eastAsia="Times New Roman" w:cs="Arial"/>
                <w:szCs w:val="20"/>
                <w:lang w:eastAsia="en-US"/>
              </w:rPr>
              <w:fldChar w:fldCharType="end"/>
            </w:r>
            <w:r>
              <w:rPr>
                <w:rFonts w:eastAsia="Times New Roman" w:cs="Arial"/>
                <w:szCs w:val="20"/>
                <w:lang w:eastAsia="en-US"/>
              </w:rPr>
              <w:t xml:space="preserve"> for additional details on the computation of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w:t>
            </w:r>
          </w:p>
          <w:p w:rsidR="00C70CEB" w:rsidRDefault="00C70CEB" w:rsidP="00AB6178">
            <w:pPr>
              <w:autoSpaceDE w:val="0"/>
              <w:autoSpaceDN w:val="0"/>
              <w:adjustRightInd w:val="0"/>
              <w:spacing w:before="40" w:after="40"/>
              <w:rPr>
                <w:rFonts w:eastAsia="Times New Roman" w:cs="Arial"/>
                <w:szCs w:val="20"/>
                <w:lang w:eastAsia="en-US"/>
              </w:rPr>
            </w:pPr>
          </w:p>
          <w:p w:rsidR="00C70CEB" w:rsidRDefault="00C70CEB" w:rsidP="00C70CEB">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1 means exclude data point from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calculation and all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associated parameter calculations. </w:t>
            </w:r>
          </w:p>
          <w:p w:rsidR="00C70CEB" w:rsidRDefault="00C70CEB" w:rsidP="00C70CEB">
            <w:pPr>
              <w:autoSpaceDE w:val="0"/>
              <w:autoSpaceDN w:val="0"/>
              <w:adjustRightInd w:val="0"/>
              <w:spacing w:before="40" w:after="40"/>
              <w:rPr>
                <w:rFonts w:eastAsia="Times New Roman" w:cs="Arial"/>
                <w:szCs w:val="20"/>
                <w:lang w:eastAsia="en-US"/>
              </w:rPr>
            </w:pPr>
          </w:p>
          <w:p w:rsidR="00C70CEB" w:rsidRPr="006C308F" w:rsidRDefault="00C70CEB" w:rsidP="00C70CEB">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0 for </w:t>
            </w:r>
            <w:proofErr w:type="gramStart"/>
            <w:r>
              <w:rPr>
                <w:rFonts w:eastAsia="Times New Roman" w:cs="Arial"/>
                <w:szCs w:val="20"/>
                <w:lang w:eastAsia="en-US"/>
              </w:rPr>
              <w:t>a</w:t>
            </w:r>
            <w:proofErr w:type="gramEnd"/>
            <w:r>
              <w:rPr>
                <w:rFonts w:eastAsia="Times New Roman" w:cs="Arial"/>
                <w:szCs w:val="20"/>
                <w:lang w:eastAsia="en-US"/>
              </w:rPr>
              <w:t xml:space="preserve"> individual data point/record includes it in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calculation and all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associated parameter calculations.</w:t>
            </w:r>
          </w:p>
        </w:tc>
      </w:tr>
      <w:bookmarkStart w:id="311" w:name="FLGEXPROF"/>
      <w:tr w:rsidR="007F2254"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7F2254" w:rsidRDefault="001E7255" w:rsidP="00117A45">
            <w:pPr>
              <w:autoSpaceDE w:val="0"/>
              <w:autoSpaceDN w:val="0"/>
              <w:adjustRightInd w:val="0"/>
              <w:spacing w:before="40" w:after="40"/>
              <w:rPr>
                <w:rFonts w:eastAsia="Times New Roman" w:cs="Arial"/>
                <w:b/>
                <w:szCs w:val="20"/>
                <w:lang w:eastAsia="en-US"/>
              </w:rPr>
            </w:pPr>
            <w:r>
              <w:rPr>
                <w:rFonts w:eastAsia="Times New Roman" w:cs="Arial"/>
                <w:b/>
                <w:szCs w:val="20"/>
                <w:lang w:eastAsia="en-US"/>
              </w:rPr>
              <w:fldChar w:fldCharType="begin"/>
            </w:r>
            <w:r>
              <w:rPr>
                <w:rFonts w:eastAsia="Times New Roman" w:cs="Arial"/>
                <w:b/>
                <w:szCs w:val="20"/>
                <w:lang w:eastAsia="en-US"/>
              </w:rPr>
              <w:instrText xml:space="preserve"> REF FLGEXPROF \h </w:instrText>
            </w:r>
            <w:r>
              <w:rPr>
                <w:rFonts w:eastAsia="Times New Roman" w:cs="Arial"/>
                <w:b/>
                <w:szCs w:val="20"/>
                <w:lang w:eastAsia="en-US"/>
              </w:rPr>
            </w:r>
            <w:r>
              <w:rPr>
                <w:rFonts w:eastAsia="Times New Roman" w:cs="Arial"/>
                <w:b/>
                <w:szCs w:val="20"/>
                <w:lang w:eastAsia="en-US"/>
              </w:rPr>
              <w:fldChar w:fldCharType="separate"/>
            </w:r>
            <w:r>
              <w:rPr>
                <w:rFonts w:cs="Arial"/>
                <w:color w:val="000000"/>
                <w:sz w:val="18"/>
                <w:szCs w:val="18"/>
              </w:rPr>
              <w:t>FLGEXPROF</w:t>
            </w:r>
            <w:r>
              <w:rPr>
                <w:rFonts w:eastAsia="Times New Roman" w:cs="Arial"/>
                <w:b/>
                <w:szCs w:val="20"/>
                <w:lang w:eastAsia="en-US"/>
              </w:rPr>
              <w:fldChar w:fldCharType="end"/>
            </w:r>
            <w:bookmarkEnd w:id="311"/>
            <w:r>
              <w:rPr>
                <w:rFonts w:eastAsia="Times New Roman" w:cs="Arial"/>
                <w:b/>
                <w:szCs w:val="20"/>
                <w:lang w:eastAsia="en-US"/>
              </w:rPr>
              <w:t>†</w:t>
            </w:r>
          </w:p>
        </w:tc>
        <w:tc>
          <w:tcPr>
            <w:tcW w:w="5148" w:type="dxa"/>
            <w:tcBorders>
              <w:top w:val="single" w:sz="4" w:space="0" w:color="auto"/>
              <w:left w:val="single" w:sz="4" w:space="0" w:color="auto"/>
              <w:bottom w:val="single" w:sz="4" w:space="0" w:color="auto"/>
              <w:right w:val="single" w:sz="4" w:space="0" w:color="auto"/>
            </w:tcBorders>
            <w:vAlign w:val="bottom"/>
          </w:tcPr>
          <w:p w:rsidR="007F2254" w:rsidRPr="00707156" w:rsidRDefault="001E7255" w:rsidP="001E7255">
            <w:pPr>
              <w:autoSpaceDE w:val="0"/>
              <w:autoSpaceDN w:val="0"/>
              <w:adjustRightInd w:val="0"/>
              <w:spacing w:before="40" w:after="40"/>
              <w:rPr>
                <w:rFonts w:eastAsia="Times New Roman" w:cs="Arial"/>
                <w:b/>
                <w:szCs w:val="20"/>
                <w:lang w:eastAsia="en-US"/>
              </w:rPr>
            </w:pPr>
            <w:r>
              <w:rPr>
                <w:rFonts w:cs="Arial"/>
                <w:color w:val="000000"/>
                <w:sz w:val="18"/>
                <w:szCs w:val="18"/>
              </w:rPr>
              <w:t xml:space="preserve">Parameter generation control flag. If </w:t>
            </w:r>
            <w:r>
              <w:rPr>
                <w:rFonts w:cs="Arial"/>
                <w:color w:val="000000"/>
                <w:sz w:val="18"/>
                <w:szCs w:val="18"/>
              </w:rPr>
              <w:fldChar w:fldCharType="begin"/>
            </w:r>
            <w:r>
              <w:rPr>
                <w:rFonts w:cs="Arial"/>
                <w:color w:val="000000"/>
                <w:sz w:val="18"/>
                <w:szCs w:val="18"/>
              </w:rPr>
              <w:instrText xml:space="preserve"> REF FLGEXPROF \h </w:instrText>
            </w:r>
            <w:r>
              <w:rPr>
                <w:rFonts w:cs="Arial"/>
                <w:color w:val="000000"/>
                <w:sz w:val="18"/>
                <w:szCs w:val="18"/>
              </w:rPr>
            </w:r>
            <w:r>
              <w:rPr>
                <w:rFonts w:cs="Arial"/>
                <w:color w:val="000000"/>
                <w:sz w:val="18"/>
                <w:szCs w:val="18"/>
              </w:rPr>
              <w:fldChar w:fldCharType="separate"/>
            </w:r>
            <w:r>
              <w:rPr>
                <w:rFonts w:cs="Arial"/>
                <w:color w:val="000000"/>
                <w:sz w:val="18"/>
                <w:szCs w:val="18"/>
              </w:rPr>
              <w:t>FLGEXPROF</w:t>
            </w:r>
            <w:r>
              <w:rPr>
                <w:rFonts w:cs="Arial"/>
                <w:color w:val="000000"/>
                <w:sz w:val="18"/>
                <w:szCs w:val="18"/>
              </w:rPr>
              <w:fldChar w:fldCharType="end"/>
            </w:r>
            <w:r>
              <w:rPr>
                <w:rFonts w:cs="Arial"/>
                <w:color w:val="000000"/>
                <w:sz w:val="18"/>
                <w:szCs w:val="18"/>
              </w:rPr>
              <w:t xml:space="preserve"> is set to 1 then don’t compute PROFILE level parameters, for example </w:t>
            </w:r>
            <w:r>
              <w:rPr>
                <w:rFonts w:cs="Arial"/>
                <w:color w:val="000000"/>
                <w:sz w:val="18"/>
                <w:szCs w:val="18"/>
              </w:rPr>
              <w:fldChar w:fldCharType="begin"/>
            </w:r>
            <w:r>
              <w:rPr>
                <w:rFonts w:cs="Arial"/>
                <w:color w:val="000000"/>
                <w:sz w:val="18"/>
                <w:szCs w:val="18"/>
              </w:rPr>
              <w:instrText xml:space="preserve"> REF CMIN \h </w:instrText>
            </w:r>
            <w:r>
              <w:rPr>
                <w:rFonts w:cs="Arial"/>
                <w:color w:val="000000"/>
                <w:sz w:val="18"/>
                <w:szCs w:val="18"/>
              </w:rPr>
            </w:r>
            <w:r>
              <w:rPr>
                <w:rFonts w:cs="Arial"/>
                <w:color w:val="000000"/>
                <w:sz w:val="18"/>
                <w:szCs w:val="18"/>
              </w:rPr>
              <w:fldChar w:fldCharType="separate"/>
            </w:r>
            <w:r w:rsidRPr="00252B00">
              <w:rPr>
                <w:b/>
                <w:sz w:val="18"/>
                <w:szCs w:val="18"/>
              </w:rPr>
              <w:t>CMIN</w:t>
            </w:r>
            <w:r>
              <w:rPr>
                <w:rFonts w:cs="Arial"/>
                <w:color w:val="000000"/>
                <w:sz w:val="18"/>
                <w:szCs w:val="18"/>
              </w:rPr>
              <w:fldChar w:fldCharType="end"/>
            </w:r>
            <w:r>
              <w:rPr>
                <w:rFonts w:cs="Arial"/>
                <w:color w:val="000000"/>
                <w:sz w:val="18"/>
                <w:szCs w:val="18"/>
              </w:rPr>
              <w:t xml:space="preserve">, but only compute DOSING INTERVAL level parameters, for example </w:t>
            </w:r>
            <w:r>
              <w:rPr>
                <w:rFonts w:cs="Arial"/>
                <w:color w:val="000000"/>
                <w:sz w:val="18"/>
                <w:szCs w:val="18"/>
              </w:rPr>
              <w:fldChar w:fldCharType="begin"/>
            </w:r>
            <w:r>
              <w:rPr>
                <w:rFonts w:cs="Arial"/>
                <w:color w:val="000000"/>
                <w:sz w:val="18"/>
                <w:szCs w:val="18"/>
              </w:rPr>
              <w:instrText xml:space="preserve"> REF CMINi \h </w:instrText>
            </w:r>
            <w:r>
              <w:rPr>
                <w:rFonts w:cs="Arial"/>
                <w:color w:val="000000"/>
                <w:sz w:val="18"/>
                <w:szCs w:val="18"/>
              </w:rPr>
            </w:r>
            <w:r>
              <w:rPr>
                <w:rFonts w:cs="Arial"/>
                <w:color w:val="000000"/>
                <w:sz w:val="18"/>
                <w:szCs w:val="18"/>
              </w:rPr>
              <w:fldChar w:fldCharType="separate"/>
            </w:r>
            <w:r w:rsidRPr="00252B00">
              <w:rPr>
                <w:b/>
                <w:sz w:val="18"/>
                <w:szCs w:val="18"/>
              </w:rPr>
              <w:t>CMIN</w:t>
            </w:r>
            <w:r w:rsidRPr="00252B00">
              <w:rPr>
                <w:b/>
                <w:i/>
                <w:iCs/>
                <w:sz w:val="18"/>
                <w:szCs w:val="18"/>
              </w:rPr>
              <w:t>i</w:t>
            </w:r>
            <w:r>
              <w:rPr>
                <w:rFonts w:cs="Arial"/>
                <w:color w:val="000000"/>
                <w:sz w:val="18"/>
                <w:szCs w:val="18"/>
              </w:rPr>
              <w:fldChar w:fldCharType="end"/>
            </w:r>
            <w:r>
              <w:rPr>
                <w:rFonts w:cs="Arial"/>
                <w:color w:val="000000"/>
                <w:sz w:val="18"/>
                <w:szCs w:val="18"/>
              </w:rPr>
              <w:t>.</w:t>
            </w:r>
            <w:r>
              <w:rPr>
                <w:rFonts w:eastAsia="Times New Roman" w:cs="Arial"/>
                <w:color w:val="000000"/>
                <w:sz w:val="18"/>
                <w:szCs w:val="18"/>
                <w:lang w:eastAsia="en-US"/>
              </w:rPr>
              <w:t xml:space="preserve"> Default is 0 = compute/include PROFILE level parameters.</w:t>
            </w:r>
          </w:p>
        </w:tc>
      </w:tr>
    </w:tbl>
    <w:p w:rsidR="001E7255" w:rsidRDefault="001E7255" w:rsidP="00D07DBD">
      <w:pPr>
        <w:pStyle w:val="Heading2"/>
        <w:numPr>
          <w:ilvl w:val="0"/>
          <w:numId w:val="0"/>
        </w:numPr>
        <w:ind w:left="540" w:hanging="360"/>
        <w:rPr>
          <w:b w:val="0"/>
          <w:bCs w:val="0"/>
          <w:iCs w:val="0"/>
        </w:rPr>
      </w:pPr>
      <w:bookmarkStart w:id="312" w:name="_Toc507192843"/>
      <w:bookmarkEnd w:id="312"/>
      <w:r>
        <w:rPr>
          <w:rFonts w:eastAsia="Times New Roman"/>
          <w:b w:val="0"/>
          <w:szCs w:val="20"/>
          <w:lang w:eastAsia="en-US"/>
        </w:rPr>
        <w:t xml:space="preserve">†- </w:t>
      </w:r>
      <w:r>
        <w:t>Not yet implemented in openNCA interface to computation engine nor in computation engine code itself.</w:t>
      </w:r>
      <w:r w:rsidR="00B912C9">
        <w:br w:type="page"/>
      </w:r>
      <w:bookmarkStart w:id="313" w:name="_Ref507327453"/>
      <w:bookmarkStart w:id="314" w:name="_Toc5186454"/>
    </w:p>
    <w:p w:rsidR="004D4096" w:rsidRPr="002320FF" w:rsidRDefault="004D4096" w:rsidP="00CD1F9F">
      <w:pPr>
        <w:pStyle w:val="Heading2"/>
      </w:pPr>
      <w:r w:rsidRPr="002320FF">
        <w:lastRenderedPageBreak/>
        <w:t>Multiple Dosing Interval and TAU handling</w:t>
      </w:r>
      <w:bookmarkEnd w:id="313"/>
      <w:bookmarkEnd w:id="314"/>
    </w:p>
    <w:p w:rsidR="002320FF" w:rsidRPr="002320FF" w:rsidRDefault="002320FF" w:rsidP="0014390B">
      <w:pPr>
        <w:pStyle w:val="StyleHeading3Before1lineAfter1line8"/>
      </w:pPr>
      <w:bookmarkStart w:id="315" w:name="_Toc5186455"/>
      <w:r w:rsidRPr="002320FF">
        <w:t>Variables</w:t>
      </w:r>
      <w:bookmarkEnd w:id="3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72"/>
        <w:gridCol w:w="2777"/>
        <w:gridCol w:w="1911"/>
        <w:gridCol w:w="1896"/>
      </w:tblGrid>
      <w:tr w:rsidR="004B0AC2" w:rsidRPr="00846DB7" w:rsidTr="002B6022">
        <w:trPr>
          <w:tblHeader/>
        </w:trPr>
        <w:tc>
          <w:tcPr>
            <w:tcW w:w="2272" w:type="dxa"/>
            <w:shd w:val="clear" w:color="auto" w:fill="E6E6E6"/>
          </w:tcPr>
          <w:p w:rsidR="00DF65AF" w:rsidRPr="00846DB7" w:rsidRDefault="00DF65AF" w:rsidP="00846DB7">
            <w:pPr>
              <w:pStyle w:val="TableContent"/>
              <w:jc w:val="center"/>
              <w:rPr>
                <w:b/>
                <w:sz w:val="18"/>
              </w:rPr>
            </w:pPr>
            <w:r w:rsidRPr="00846DB7">
              <w:rPr>
                <w:b/>
                <w:sz w:val="18"/>
              </w:rPr>
              <w:t>Name</w:t>
            </w:r>
          </w:p>
        </w:tc>
        <w:tc>
          <w:tcPr>
            <w:tcW w:w="2777" w:type="dxa"/>
            <w:shd w:val="clear" w:color="auto" w:fill="E6E6E6"/>
          </w:tcPr>
          <w:p w:rsidR="00DF65AF" w:rsidRPr="00846DB7" w:rsidRDefault="00DF65AF" w:rsidP="00846DB7">
            <w:pPr>
              <w:pStyle w:val="TableContent"/>
              <w:jc w:val="center"/>
              <w:rPr>
                <w:b/>
                <w:sz w:val="18"/>
              </w:rPr>
            </w:pPr>
            <w:r w:rsidRPr="00846DB7">
              <w:rPr>
                <w:b/>
                <w:sz w:val="18"/>
              </w:rPr>
              <w:t>Description</w:t>
            </w:r>
          </w:p>
        </w:tc>
        <w:tc>
          <w:tcPr>
            <w:tcW w:w="1911" w:type="dxa"/>
            <w:shd w:val="clear" w:color="auto" w:fill="E6E6E6"/>
          </w:tcPr>
          <w:p w:rsidR="00DF65AF" w:rsidRPr="00846DB7" w:rsidRDefault="00DF65AF" w:rsidP="00846DB7">
            <w:pPr>
              <w:pStyle w:val="TableContent"/>
              <w:jc w:val="center"/>
              <w:rPr>
                <w:b/>
                <w:sz w:val="18"/>
              </w:rPr>
            </w:pPr>
            <w:r w:rsidRPr="00846DB7">
              <w:rPr>
                <w:b/>
                <w:sz w:val="18"/>
              </w:rPr>
              <w:t>Source</w:t>
            </w:r>
          </w:p>
        </w:tc>
        <w:tc>
          <w:tcPr>
            <w:tcW w:w="1896" w:type="dxa"/>
            <w:shd w:val="clear" w:color="auto" w:fill="E6E6E6"/>
          </w:tcPr>
          <w:p w:rsidR="00DF65AF" w:rsidRPr="00846DB7" w:rsidRDefault="0041513C" w:rsidP="00846DB7">
            <w:pPr>
              <w:pStyle w:val="TableContent"/>
              <w:jc w:val="center"/>
              <w:rPr>
                <w:b/>
                <w:sz w:val="18"/>
              </w:rPr>
            </w:pPr>
            <w:r w:rsidRPr="00846DB7">
              <w:rPr>
                <w:b/>
                <w:sz w:val="18"/>
              </w:rPr>
              <w:t>Notes</w:t>
            </w:r>
          </w:p>
        </w:tc>
      </w:tr>
      <w:tr w:rsidR="004B0AC2" w:rsidRPr="00846DB7" w:rsidTr="00846DB7">
        <w:tc>
          <w:tcPr>
            <w:tcW w:w="2272" w:type="dxa"/>
          </w:tcPr>
          <w:p w:rsidR="00DF65AF" w:rsidRPr="000A1106" w:rsidRDefault="00DF65AF" w:rsidP="00784295">
            <w:pPr>
              <w:pStyle w:val="TableContent"/>
              <w:rPr>
                <w:b/>
                <w:bCs w:val="0"/>
                <w:sz w:val="18"/>
              </w:rPr>
            </w:pPr>
            <w:bookmarkStart w:id="316" w:name="DIi"/>
            <w:r w:rsidRPr="000A1106">
              <w:rPr>
                <w:b/>
                <w:bCs w:val="0"/>
                <w:sz w:val="18"/>
              </w:rPr>
              <w:t>DIi</w:t>
            </w:r>
            <w:bookmarkEnd w:id="316"/>
          </w:p>
          <w:p w:rsidR="0041513C" w:rsidRPr="00846DB7" w:rsidRDefault="0041513C" w:rsidP="00846DB7">
            <w:pPr>
              <w:pStyle w:val="TableContent"/>
              <w:ind w:left="144"/>
              <w:rPr>
                <w:bCs w:val="0"/>
                <w:sz w:val="18"/>
              </w:rPr>
            </w:pPr>
          </w:p>
          <w:p w:rsidR="00DF65AF" w:rsidRDefault="00DF65AF" w:rsidP="00784295">
            <w:pPr>
              <w:pStyle w:val="TableContent"/>
              <w:rPr>
                <w:bCs w:val="0"/>
                <w:sz w:val="18"/>
              </w:rPr>
            </w:pPr>
            <w:r w:rsidRPr="00846DB7">
              <w:rPr>
                <w:bCs w:val="0"/>
                <w:sz w:val="18"/>
              </w:rPr>
              <w:t>DI1 to DI5</w:t>
            </w:r>
          </w:p>
          <w:p w:rsidR="00042A52" w:rsidRDefault="00042A52" w:rsidP="00784295">
            <w:pPr>
              <w:pStyle w:val="TableContent"/>
              <w:rPr>
                <w:bCs w:val="0"/>
                <w:sz w:val="18"/>
              </w:rPr>
            </w:pPr>
          </w:p>
          <w:p w:rsidR="00042A52" w:rsidRPr="00846DB7" w:rsidRDefault="00042A52" w:rsidP="008A45BB">
            <w:pPr>
              <w:pStyle w:val="TableContent"/>
              <w:rPr>
                <w:bCs w:val="0"/>
                <w:sz w:val="18"/>
              </w:rPr>
            </w:pPr>
          </w:p>
        </w:tc>
        <w:tc>
          <w:tcPr>
            <w:tcW w:w="2777" w:type="dxa"/>
          </w:tcPr>
          <w:p w:rsidR="00564531" w:rsidRPr="00846DB7" w:rsidRDefault="00DF65AF" w:rsidP="00784295">
            <w:pPr>
              <w:pStyle w:val="TableContent"/>
              <w:rPr>
                <w:bCs w:val="0"/>
                <w:sz w:val="18"/>
              </w:rPr>
            </w:pPr>
            <w:r w:rsidRPr="00846DB7">
              <w:rPr>
                <w:bCs w:val="0"/>
                <w:sz w:val="18"/>
              </w:rPr>
              <w:t>This is the value of Dosing Interval to be specified by PK Analysts in the following format, so that system can automatically generate appropriate TAU values and compute parameters appropriately.</w:t>
            </w:r>
          </w:p>
          <w:p w:rsidR="00564531" w:rsidRPr="00846DB7" w:rsidRDefault="00564531" w:rsidP="00846DB7">
            <w:pPr>
              <w:pStyle w:val="TableContent"/>
              <w:ind w:left="144"/>
              <w:rPr>
                <w:bCs w:val="0"/>
                <w:sz w:val="18"/>
              </w:rPr>
            </w:pPr>
          </w:p>
          <w:tbl>
            <w:tblPr>
              <w:tblW w:w="0" w:type="auto"/>
              <w:tblLook w:val="01E0" w:firstRow="1" w:lastRow="1" w:firstColumn="1" w:lastColumn="1" w:noHBand="0" w:noVBand="0"/>
            </w:tblPr>
            <w:tblGrid>
              <w:gridCol w:w="877"/>
              <w:gridCol w:w="807"/>
              <w:gridCol w:w="877"/>
            </w:tblGrid>
            <w:tr w:rsidR="00564531" w:rsidRPr="00846DB7" w:rsidTr="00846DB7">
              <w:tc>
                <w:tcPr>
                  <w:tcW w:w="770" w:type="dxa"/>
                  <w:vAlign w:val="center"/>
                </w:tcPr>
                <w:p w:rsidR="00564531" w:rsidRPr="00846DB7" w:rsidRDefault="00564531" w:rsidP="00D97F84">
                  <w:pPr>
                    <w:pStyle w:val="TableContent"/>
                    <w:rPr>
                      <w:bCs w:val="0"/>
                      <w:sz w:val="18"/>
                    </w:rPr>
                  </w:pPr>
                  <w:r w:rsidRPr="00846DB7">
                    <w:rPr>
                      <w:bCs w:val="0"/>
                      <w:sz w:val="18"/>
                    </w:rPr>
                    <w:t xml:space="preserve">Nominal time of </w:t>
                  </w:r>
                  <w:r w:rsidRPr="00846DB7">
                    <w:rPr>
                      <w:b/>
                      <w:bCs w:val="0"/>
                      <w:sz w:val="18"/>
                      <w:u w:val="single"/>
                    </w:rPr>
                    <w:t>start</w:t>
                  </w:r>
                  <w:r w:rsidRPr="00846DB7">
                    <w:rPr>
                      <w:bCs w:val="0"/>
                      <w:sz w:val="18"/>
                    </w:rPr>
                    <w:t xml:space="preserve"> of dosing interval</w:t>
                  </w:r>
                </w:p>
              </w:tc>
              <w:tc>
                <w:tcPr>
                  <w:tcW w:w="770" w:type="dxa"/>
                  <w:vAlign w:val="center"/>
                </w:tcPr>
                <w:p w:rsidR="00564531" w:rsidRPr="00846DB7" w:rsidRDefault="00564531" w:rsidP="00D97F84">
                  <w:pPr>
                    <w:pStyle w:val="TableContent"/>
                    <w:rPr>
                      <w:bCs w:val="0"/>
                      <w:sz w:val="18"/>
                    </w:rPr>
                  </w:pPr>
                  <w:r w:rsidRPr="00846DB7">
                    <w:rPr>
                      <w:bCs w:val="0"/>
                      <w:sz w:val="18"/>
                    </w:rPr>
                    <w:t>hyphen</w:t>
                  </w:r>
                </w:p>
              </w:tc>
              <w:tc>
                <w:tcPr>
                  <w:tcW w:w="770" w:type="dxa"/>
                  <w:vAlign w:val="center"/>
                </w:tcPr>
                <w:p w:rsidR="00564531" w:rsidRPr="00846DB7" w:rsidRDefault="00564531" w:rsidP="00D97F84">
                  <w:pPr>
                    <w:pStyle w:val="TableContent"/>
                    <w:rPr>
                      <w:bCs w:val="0"/>
                      <w:sz w:val="18"/>
                    </w:rPr>
                  </w:pPr>
                  <w:r w:rsidRPr="00846DB7">
                    <w:rPr>
                      <w:bCs w:val="0"/>
                      <w:sz w:val="18"/>
                    </w:rPr>
                    <w:t xml:space="preserve">Nominal time of </w:t>
                  </w:r>
                  <w:r w:rsidRPr="00846DB7">
                    <w:rPr>
                      <w:b/>
                      <w:bCs w:val="0"/>
                      <w:sz w:val="18"/>
                      <w:u w:val="single"/>
                    </w:rPr>
                    <w:t>end</w:t>
                  </w:r>
                  <w:r w:rsidRPr="00846DB7">
                    <w:rPr>
                      <w:bCs w:val="0"/>
                      <w:sz w:val="18"/>
                    </w:rPr>
                    <w:t xml:space="preserve"> of dosing interval</w:t>
                  </w:r>
                </w:p>
              </w:tc>
            </w:tr>
          </w:tbl>
          <w:p w:rsidR="00564531" w:rsidRPr="00846DB7" w:rsidRDefault="00564531" w:rsidP="00846DB7">
            <w:pPr>
              <w:pStyle w:val="TableContent"/>
              <w:ind w:left="144"/>
              <w:rPr>
                <w:bCs w:val="0"/>
                <w:sz w:val="18"/>
              </w:rPr>
            </w:pPr>
          </w:p>
          <w:p w:rsidR="00564531" w:rsidRDefault="00564531" w:rsidP="00846DB7">
            <w:pPr>
              <w:pStyle w:val="TableContent"/>
              <w:ind w:left="144"/>
              <w:rPr>
                <w:bCs w:val="0"/>
                <w:sz w:val="18"/>
              </w:rPr>
            </w:pPr>
            <w:r w:rsidRPr="00846DB7">
              <w:rPr>
                <w:bCs w:val="0"/>
                <w:sz w:val="18"/>
              </w:rPr>
              <w:t>E.g.: 0-8, 8-12, 12-18, 18-24, etc.</w:t>
            </w:r>
          </w:p>
          <w:p w:rsidR="000A5C02" w:rsidRDefault="000A5C02" w:rsidP="00846DB7">
            <w:pPr>
              <w:pStyle w:val="TableContent"/>
              <w:ind w:left="144"/>
              <w:rPr>
                <w:bCs w:val="0"/>
                <w:sz w:val="18"/>
              </w:rPr>
            </w:pPr>
          </w:p>
          <w:p w:rsidR="000A5C02" w:rsidRPr="00846DB7" w:rsidRDefault="000A5C02" w:rsidP="003E7CE7">
            <w:pPr>
              <w:pStyle w:val="TableContent"/>
              <w:ind w:left="144"/>
              <w:rPr>
                <w:bCs w:val="0"/>
                <w:sz w:val="18"/>
              </w:rPr>
            </w:pPr>
            <w:r>
              <w:rPr>
                <w:bCs w:val="0"/>
                <w:sz w:val="18"/>
              </w:rPr>
              <w:t xml:space="preserve">Note that the Computation Engine will </w:t>
            </w:r>
            <w:r w:rsidR="003E7CE7">
              <w:rPr>
                <w:bCs w:val="0"/>
                <w:sz w:val="18"/>
              </w:rPr>
              <w:t>accept</w:t>
            </w:r>
            <w:r>
              <w:rPr>
                <w:bCs w:val="0"/>
                <w:sz w:val="18"/>
              </w:rPr>
              <w:t xml:space="preserve"> the DIi ranges from TAUi and TOLDi entries </w:t>
            </w:r>
            <w:r w:rsidR="003E7CE7">
              <w:rPr>
                <w:bCs w:val="0"/>
                <w:sz w:val="18"/>
              </w:rPr>
              <w:t xml:space="preserve">as input </w:t>
            </w:r>
            <w:r>
              <w:rPr>
                <w:bCs w:val="0"/>
                <w:sz w:val="18"/>
              </w:rPr>
              <w:t xml:space="preserve">and record </w:t>
            </w:r>
            <w:r w:rsidR="003E7CE7">
              <w:rPr>
                <w:bCs w:val="0"/>
                <w:sz w:val="18"/>
              </w:rPr>
              <w:t xml:space="preserve">them with </w:t>
            </w:r>
            <w:r>
              <w:rPr>
                <w:bCs w:val="0"/>
                <w:sz w:val="18"/>
              </w:rPr>
              <w:t>output fields but not use these to define Dosing Intervals.</w:t>
            </w:r>
          </w:p>
        </w:tc>
        <w:tc>
          <w:tcPr>
            <w:tcW w:w="1911" w:type="dxa"/>
          </w:tcPr>
          <w:p w:rsidR="00DF65AF" w:rsidRDefault="0041513C" w:rsidP="00784295">
            <w:pPr>
              <w:pStyle w:val="TableContent"/>
              <w:rPr>
                <w:bCs w:val="0"/>
                <w:sz w:val="18"/>
              </w:rPr>
            </w:pPr>
            <w:r w:rsidRPr="00846DB7">
              <w:rPr>
                <w:bCs w:val="0"/>
                <w:sz w:val="18"/>
              </w:rPr>
              <w:t>To be specified by PK Analyst in the script at the time of data prep</w:t>
            </w:r>
          </w:p>
          <w:p w:rsidR="002B6022" w:rsidRDefault="002B6022" w:rsidP="00784295">
            <w:pPr>
              <w:pStyle w:val="TableContent"/>
              <w:rPr>
                <w:bCs w:val="0"/>
                <w:sz w:val="18"/>
              </w:rPr>
            </w:pPr>
          </w:p>
          <w:p w:rsidR="002B6022" w:rsidRPr="00846DB7" w:rsidRDefault="002B6022" w:rsidP="00784295">
            <w:pPr>
              <w:pStyle w:val="TableContent"/>
              <w:rPr>
                <w:bCs w:val="0"/>
                <w:sz w:val="18"/>
              </w:rPr>
            </w:pPr>
            <w:r>
              <w:rPr>
                <w:bCs w:val="0"/>
                <w:sz w:val="18"/>
              </w:rPr>
              <w:t>Secondary: Can be supplied as a data field item.</w:t>
            </w:r>
          </w:p>
        </w:tc>
        <w:tc>
          <w:tcPr>
            <w:tcW w:w="1896" w:type="dxa"/>
          </w:tcPr>
          <w:p w:rsidR="00DF65AF" w:rsidRPr="00846DB7" w:rsidRDefault="0041513C" w:rsidP="0086047D">
            <w:pPr>
              <w:pStyle w:val="TableContent"/>
              <w:rPr>
                <w:bCs w:val="0"/>
                <w:sz w:val="18"/>
              </w:rPr>
            </w:pPr>
            <w:r w:rsidRPr="00846DB7">
              <w:rPr>
                <w:bCs w:val="0"/>
                <w:sz w:val="18"/>
              </w:rPr>
              <w:t xml:space="preserve">Up to a maximum of 5 dosing intervals are allowed </w:t>
            </w:r>
          </w:p>
        </w:tc>
      </w:tr>
      <w:tr w:rsidR="004B0AC2" w:rsidRPr="00846DB7" w:rsidTr="00846DB7">
        <w:tc>
          <w:tcPr>
            <w:tcW w:w="2272" w:type="dxa"/>
          </w:tcPr>
          <w:p w:rsidR="00DF65AF" w:rsidRPr="00717DEE" w:rsidRDefault="00D97F84" w:rsidP="00784295">
            <w:pPr>
              <w:pStyle w:val="TableContent"/>
              <w:rPr>
                <w:b/>
                <w:bCs w:val="0"/>
                <w:sz w:val="18"/>
              </w:rPr>
            </w:pPr>
            <w:bookmarkStart w:id="317" w:name="TAUi"/>
            <w:r w:rsidRPr="00717DEE">
              <w:rPr>
                <w:b/>
                <w:bCs w:val="0"/>
                <w:sz w:val="18"/>
              </w:rPr>
              <w:t>TAU</w:t>
            </w:r>
            <w:r w:rsidRPr="00717DEE">
              <w:rPr>
                <w:b/>
                <w:bCs w:val="0"/>
                <w:i/>
                <w:sz w:val="18"/>
              </w:rPr>
              <w:t>i</w:t>
            </w:r>
            <w:bookmarkEnd w:id="317"/>
          </w:p>
          <w:p w:rsidR="002B6022" w:rsidRPr="00717DEE" w:rsidRDefault="002B6022" w:rsidP="00784295">
            <w:pPr>
              <w:pStyle w:val="TableContent"/>
              <w:rPr>
                <w:b/>
                <w:bCs w:val="0"/>
                <w:sz w:val="18"/>
              </w:rPr>
            </w:pPr>
            <w:bookmarkStart w:id="318" w:name="TAU"/>
            <w:r w:rsidRPr="00717DEE">
              <w:rPr>
                <w:b/>
                <w:bCs w:val="0"/>
                <w:sz w:val="18"/>
              </w:rPr>
              <w:t>TAU</w:t>
            </w:r>
            <w:bookmarkEnd w:id="318"/>
          </w:p>
          <w:p w:rsidR="00D97F84" w:rsidRPr="00846DB7" w:rsidRDefault="00D97F84" w:rsidP="00846DB7">
            <w:pPr>
              <w:pStyle w:val="TableContent"/>
              <w:ind w:left="144"/>
              <w:rPr>
                <w:bCs w:val="0"/>
                <w:sz w:val="18"/>
              </w:rPr>
            </w:pPr>
          </w:p>
          <w:p w:rsidR="00D97F84" w:rsidRDefault="00D97F84" w:rsidP="00784295">
            <w:pPr>
              <w:pStyle w:val="TableContent"/>
              <w:rPr>
                <w:bCs w:val="0"/>
                <w:sz w:val="18"/>
              </w:rPr>
            </w:pPr>
            <w:r w:rsidRPr="00846DB7">
              <w:rPr>
                <w:bCs w:val="0"/>
                <w:sz w:val="18"/>
              </w:rPr>
              <w:t>TAU1 to TAU5</w:t>
            </w:r>
          </w:p>
          <w:p w:rsidR="00042A52" w:rsidRDefault="00042A52" w:rsidP="00784295">
            <w:pPr>
              <w:pStyle w:val="TableContent"/>
              <w:rPr>
                <w:bCs w:val="0"/>
                <w:sz w:val="18"/>
              </w:rPr>
            </w:pPr>
          </w:p>
          <w:p w:rsidR="00042A52" w:rsidRPr="00846DB7" w:rsidRDefault="00042A52" w:rsidP="00042A52">
            <w:pPr>
              <w:pStyle w:val="TableContent"/>
              <w:rPr>
                <w:bCs w:val="0"/>
                <w:sz w:val="18"/>
              </w:rPr>
            </w:pPr>
          </w:p>
        </w:tc>
        <w:tc>
          <w:tcPr>
            <w:tcW w:w="2777" w:type="dxa"/>
          </w:tcPr>
          <w:p w:rsidR="00DF65AF" w:rsidRPr="00846DB7" w:rsidRDefault="00D97F84" w:rsidP="00784295">
            <w:pPr>
              <w:pStyle w:val="TableContent"/>
              <w:rPr>
                <w:bCs w:val="0"/>
                <w:sz w:val="18"/>
              </w:rPr>
            </w:pPr>
            <w:r w:rsidRPr="00846DB7">
              <w:rPr>
                <w:bCs w:val="0"/>
                <w:sz w:val="18"/>
              </w:rPr>
              <w:t>The true duration of dosing interval, to be determined automatically by application based on the DI specified by users</w:t>
            </w:r>
          </w:p>
          <w:p w:rsidR="00D97F84" w:rsidRDefault="00D97F84" w:rsidP="00846DB7">
            <w:pPr>
              <w:pStyle w:val="TableContent"/>
              <w:ind w:left="144"/>
              <w:rPr>
                <w:bCs w:val="0"/>
                <w:sz w:val="18"/>
              </w:rPr>
            </w:pPr>
          </w:p>
          <w:p w:rsidR="002B6022" w:rsidRDefault="002B6022" w:rsidP="002B6022">
            <w:pPr>
              <w:pStyle w:val="TableContent"/>
              <w:rPr>
                <w:bCs w:val="0"/>
                <w:sz w:val="18"/>
              </w:rPr>
            </w:pPr>
            <w:r>
              <w:rPr>
                <w:bCs w:val="0"/>
                <w:sz w:val="18"/>
              </w:rPr>
              <w:t>TAU = TAU1 if only one dosing interval to consider.</w:t>
            </w:r>
            <w:r w:rsidR="00404BE3">
              <w:rPr>
                <w:bCs w:val="0"/>
                <w:sz w:val="18"/>
              </w:rPr>
              <w:t xml:space="preserve"> TAU is a synonym for TAU1 when only one dosing interval is considered.</w:t>
            </w:r>
          </w:p>
          <w:p w:rsidR="002B6022" w:rsidRPr="00846DB7" w:rsidRDefault="002B6022" w:rsidP="00846DB7">
            <w:pPr>
              <w:pStyle w:val="TableContent"/>
              <w:ind w:left="144"/>
              <w:rPr>
                <w:bCs w:val="0"/>
                <w:sz w:val="18"/>
              </w:rPr>
            </w:pPr>
          </w:p>
          <w:tbl>
            <w:tblPr>
              <w:tblW w:w="0" w:type="auto"/>
              <w:tblLook w:val="01E0" w:firstRow="1" w:lastRow="1" w:firstColumn="1" w:lastColumn="1" w:noHBand="0" w:noVBand="0"/>
            </w:tblPr>
            <w:tblGrid>
              <w:gridCol w:w="877"/>
              <w:gridCol w:w="770"/>
              <w:gridCol w:w="877"/>
            </w:tblGrid>
            <w:tr w:rsidR="00D97F84" w:rsidRPr="00846DB7" w:rsidTr="00846DB7">
              <w:tc>
                <w:tcPr>
                  <w:tcW w:w="770" w:type="dxa"/>
                  <w:vAlign w:val="center"/>
                </w:tcPr>
                <w:p w:rsidR="00D97F84" w:rsidRPr="00846DB7" w:rsidRDefault="00D97F84" w:rsidP="00D97F84">
                  <w:pPr>
                    <w:pStyle w:val="TableContent"/>
                    <w:rPr>
                      <w:bCs w:val="0"/>
                      <w:sz w:val="18"/>
                    </w:rPr>
                  </w:pPr>
                  <w:r w:rsidRPr="00846DB7">
                    <w:rPr>
                      <w:bCs w:val="0"/>
                      <w:sz w:val="18"/>
                    </w:rPr>
                    <w:t xml:space="preserve">Nominal time of </w:t>
                  </w:r>
                  <w:r w:rsidRPr="00846DB7">
                    <w:rPr>
                      <w:b/>
                      <w:bCs w:val="0"/>
                      <w:sz w:val="18"/>
                      <w:u w:val="single"/>
                    </w:rPr>
                    <w:t>end</w:t>
                  </w:r>
                  <w:r w:rsidRPr="00846DB7">
                    <w:rPr>
                      <w:bCs w:val="0"/>
                      <w:sz w:val="18"/>
                    </w:rPr>
                    <w:t xml:space="preserve"> of dosing interval</w:t>
                  </w:r>
                </w:p>
              </w:tc>
              <w:tc>
                <w:tcPr>
                  <w:tcW w:w="770" w:type="dxa"/>
                  <w:vAlign w:val="center"/>
                </w:tcPr>
                <w:p w:rsidR="00D97F84" w:rsidRPr="00846DB7" w:rsidRDefault="00D97F84" w:rsidP="00846DB7">
                  <w:pPr>
                    <w:pStyle w:val="TableContent"/>
                    <w:jc w:val="center"/>
                    <w:rPr>
                      <w:bCs w:val="0"/>
                      <w:sz w:val="18"/>
                    </w:rPr>
                  </w:pPr>
                  <w:r w:rsidRPr="00846DB7">
                    <w:rPr>
                      <w:bCs w:val="0"/>
                      <w:sz w:val="18"/>
                    </w:rPr>
                    <w:t>minus</w:t>
                  </w:r>
                </w:p>
              </w:tc>
              <w:tc>
                <w:tcPr>
                  <w:tcW w:w="770" w:type="dxa"/>
                  <w:vAlign w:val="center"/>
                </w:tcPr>
                <w:p w:rsidR="00D97F84" w:rsidRPr="00846DB7" w:rsidRDefault="00D97F84" w:rsidP="00D97F84">
                  <w:pPr>
                    <w:pStyle w:val="TableContent"/>
                    <w:rPr>
                      <w:bCs w:val="0"/>
                      <w:sz w:val="18"/>
                    </w:rPr>
                  </w:pPr>
                  <w:r w:rsidRPr="00846DB7">
                    <w:rPr>
                      <w:bCs w:val="0"/>
                      <w:sz w:val="18"/>
                    </w:rPr>
                    <w:t xml:space="preserve">Nominal time of </w:t>
                  </w:r>
                  <w:r w:rsidRPr="00846DB7">
                    <w:rPr>
                      <w:b/>
                      <w:bCs w:val="0"/>
                      <w:sz w:val="18"/>
                      <w:u w:val="single"/>
                    </w:rPr>
                    <w:t>start</w:t>
                  </w:r>
                  <w:r w:rsidRPr="00846DB7">
                    <w:rPr>
                      <w:bCs w:val="0"/>
                      <w:sz w:val="18"/>
                    </w:rPr>
                    <w:t xml:space="preserve"> of dosing interval</w:t>
                  </w:r>
                </w:p>
              </w:tc>
            </w:tr>
          </w:tbl>
          <w:p w:rsidR="00D97F84" w:rsidRDefault="00D97F84" w:rsidP="00846DB7">
            <w:pPr>
              <w:pStyle w:val="TableContent"/>
              <w:ind w:left="144"/>
              <w:rPr>
                <w:bCs w:val="0"/>
                <w:sz w:val="18"/>
              </w:rPr>
            </w:pPr>
          </w:p>
          <w:p w:rsidR="000A5C02" w:rsidRPr="00846DB7" w:rsidRDefault="000A5C02" w:rsidP="000A5C02">
            <w:pPr>
              <w:pStyle w:val="TableContent"/>
              <w:ind w:left="144"/>
              <w:rPr>
                <w:bCs w:val="0"/>
                <w:sz w:val="18"/>
              </w:rPr>
            </w:pPr>
            <w:r w:rsidRPr="00846DB7">
              <w:rPr>
                <w:bCs w:val="0"/>
                <w:sz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7"/>
              <w:gridCol w:w="677"/>
            </w:tblGrid>
            <w:tr w:rsidR="000A5C02" w:rsidRPr="00846DB7" w:rsidTr="000A5C02">
              <w:tc>
                <w:tcPr>
                  <w:tcW w:w="777" w:type="dxa"/>
                </w:tcPr>
                <w:p w:rsidR="000A5C02" w:rsidRPr="00846DB7" w:rsidRDefault="000A5C02" w:rsidP="000A5C02">
                  <w:pPr>
                    <w:pStyle w:val="TableContent"/>
                    <w:jc w:val="center"/>
                    <w:rPr>
                      <w:b/>
                      <w:bCs w:val="0"/>
                      <w:sz w:val="18"/>
                    </w:rPr>
                  </w:pPr>
                  <w:r w:rsidRPr="00846DB7">
                    <w:rPr>
                      <w:b/>
                      <w:bCs w:val="0"/>
                      <w:sz w:val="18"/>
                    </w:rPr>
                    <w:t>DI</w:t>
                  </w:r>
                </w:p>
              </w:tc>
              <w:tc>
                <w:tcPr>
                  <w:tcW w:w="677" w:type="dxa"/>
                </w:tcPr>
                <w:p w:rsidR="000A5C02" w:rsidRPr="00846DB7" w:rsidRDefault="000A5C02" w:rsidP="000A5C02">
                  <w:pPr>
                    <w:pStyle w:val="TableContent"/>
                    <w:jc w:val="center"/>
                    <w:rPr>
                      <w:b/>
                      <w:bCs w:val="0"/>
                      <w:sz w:val="18"/>
                    </w:rPr>
                  </w:pPr>
                  <w:r w:rsidRPr="00846DB7">
                    <w:rPr>
                      <w:b/>
                      <w:bCs w:val="0"/>
                      <w:sz w:val="18"/>
                    </w:rPr>
                    <w:t>TAU</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t>0-8</w:t>
                  </w:r>
                </w:p>
              </w:tc>
              <w:tc>
                <w:tcPr>
                  <w:tcW w:w="677" w:type="dxa"/>
                </w:tcPr>
                <w:p w:rsidR="000A5C02" w:rsidRPr="00846DB7" w:rsidRDefault="000A5C02" w:rsidP="000A5C02">
                  <w:pPr>
                    <w:pStyle w:val="TableContent"/>
                    <w:jc w:val="center"/>
                    <w:rPr>
                      <w:bCs w:val="0"/>
                      <w:sz w:val="18"/>
                    </w:rPr>
                  </w:pPr>
                  <w:r w:rsidRPr="00846DB7">
                    <w:rPr>
                      <w:bCs w:val="0"/>
                      <w:sz w:val="18"/>
                    </w:rPr>
                    <w:t>8</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t>8-12</w:t>
                  </w:r>
                </w:p>
              </w:tc>
              <w:tc>
                <w:tcPr>
                  <w:tcW w:w="677" w:type="dxa"/>
                </w:tcPr>
                <w:p w:rsidR="000A5C02" w:rsidRPr="00846DB7" w:rsidRDefault="000A5C02" w:rsidP="000A5C02">
                  <w:pPr>
                    <w:pStyle w:val="TableContent"/>
                    <w:jc w:val="center"/>
                    <w:rPr>
                      <w:bCs w:val="0"/>
                      <w:sz w:val="18"/>
                    </w:rPr>
                  </w:pPr>
                  <w:r w:rsidRPr="00846DB7">
                    <w:rPr>
                      <w:bCs w:val="0"/>
                      <w:sz w:val="18"/>
                    </w:rPr>
                    <w:t>4</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lastRenderedPageBreak/>
                    <w:t>24-48</w:t>
                  </w:r>
                </w:p>
              </w:tc>
              <w:tc>
                <w:tcPr>
                  <w:tcW w:w="677" w:type="dxa"/>
                </w:tcPr>
                <w:p w:rsidR="000A5C02" w:rsidRPr="00846DB7" w:rsidRDefault="000A5C02" w:rsidP="000A5C02">
                  <w:pPr>
                    <w:pStyle w:val="TableContent"/>
                    <w:jc w:val="center"/>
                    <w:rPr>
                      <w:bCs w:val="0"/>
                      <w:sz w:val="18"/>
                    </w:rPr>
                  </w:pPr>
                  <w:r w:rsidRPr="00846DB7">
                    <w:rPr>
                      <w:bCs w:val="0"/>
                      <w:sz w:val="18"/>
                    </w:rPr>
                    <w:t>24</w:t>
                  </w:r>
                </w:p>
              </w:tc>
            </w:tr>
          </w:tbl>
          <w:p w:rsidR="000A5C02" w:rsidRDefault="000A5C02" w:rsidP="00846DB7">
            <w:pPr>
              <w:pStyle w:val="TableContent"/>
              <w:ind w:left="144"/>
              <w:rPr>
                <w:bCs w:val="0"/>
                <w:sz w:val="18"/>
              </w:rPr>
            </w:pPr>
          </w:p>
          <w:p w:rsidR="000A5C02" w:rsidRPr="00846DB7" w:rsidRDefault="000A5C02" w:rsidP="00846DB7">
            <w:pPr>
              <w:pStyle w:val="TableContent"/>
              <w:ind w:left="144"/>
              <w:rPr>
                <w:bCs w:val="0"/>
                <w:sz w:val="18"/>
              </w:rPr>
            </w:pPr>
          </w:p>
          <w:p w:rsidR="00D97F84" w:rsidRDefault="000A5C02" w:rsidP="00846DB7">
            <w:pPr>
              <w:pStyle w:val="TableContent"/>
              <w:ind w:left="144"/>
              <w:rPr>
                <w:bCs w:val="0"/>
                <w:sz w:val="18"/>
              </w:rPr>
            </w:pPr>
            <w:r>
              <w:rPr>
                <w:bCs w:val="0"/>
                <w:sz w:val="18"/>
              </w:rPr>
              <w:t xml:space="preserve">Note that TAUi data fields are recorded in either the input dataset or in the FLAG dataset or both. If in the input dataset, these TAUi values are used as starting values </w:t>
            </w:r>
            <w:r w:rsidR="00FA3A4B">
              <w:rPr>
                <w:bCs w:val="0"/>
                <w:sz w:val="18"/>
              </w:rPr>
              <w:t>f</w:t>
            </w:r>
            <w:r>
              <w:rPr>
                <w:bCs w:val="0"/>
                <w:sz w:val="18"/>
              </w:rPr>
              <w:t xml:space="preserve">or the </w:t>
            </w:r>
            <w:r w:rsidR="003E7CE7">
              <w:rPr>
                <w:bCs w:val="0"/>
                <w:sz w:val="18"/>
              </w:rPr>
              <w:t>open</w:t>
            </w:r>
            <w:r>
              <w:rPr>
                <w:bCs w:val="0"/>
                <w:sz w:val="18"/>
              </w:rPr>
              <w:t>NCA application analysis module. Changes implemented by the analyst in the Analysis Module are stored in the FLAGs dataset to be communicated to the Computation Engine.</w:t>
            </w:r>
          </w:p>
          <w:p w:rsidR="000A5C02" w:rsidRPr="00846DB7" w:rsidRDefault="000A5C02" w:rsidP="00846DB7">
            <w:pPr>
              <w:pStyle w:val="TableContent"/>
              <w:ind w:left="144"/>
              <w:rPr>
                <w:bCs w:val="0"/>
                <w:sz w:val="18"/>
              </w:rPr>
            </w:pPr>
          </w:p>
          <w:p w:rsidR="00D97F84" w:rsidRPr="00846DB7" w:rsidRDefault="00D97F84" w:rsidP="00846DB7">
            <w:pPr>
              <w:pStyle w:val="TableContent"/>
              <w:ind w:left="144"/>
              <w:rPr>
                <w:bCs w:val="0"/>
                <w:sz w:val="18"/>
              </w:rPr>
            </w:pPr>
          </w:p>
        </w:tc>
        <w:tc>
          <w:tcPr>
            <w:tcW w:w="1911" w:type="dxa"/>
          </w:tcPr>
          <w:p w:rsidR="00DF65AF" w:rsidRDefault="004B0AC2" w:rsidP="004B0AC2">
            <w:pPr>
              <w:pStyle w:val="TableContent"/>
              <w:rPr>
                <w:bCs w:val="0"/>
                <w:sz w:val="18"/>
              </w:rPr>
            </w:pPr>
            <w:r w:rsidRPr="00846DB7">
              <w:rPr>
                <w:bCs w:val="0"/>
                <w:sz w:val="18"/>
              </w:rPr>
              <w:lastRenderedPageBreak/>
              <w:t>To be automatically computed by application at the time of parameter calculations</w:t>
            </w:r>
          </w:p>
          <w:p w:rsidR="002B6022" w:rsidRDefault="002B6022" w:rsidP="004B0AC2">
            <w:pPr>
              <w:pStyle w:val="TableContent"/>
              <w:rPr>
                <w:bCs w:val="0"/>
                <w:sz w:val="18"/>
              </w:rPr>
            </w:pPr>
          </w:p>
          <w:p w:rsidR="002B6022" w:rsidRPr="00846DB7" w:rsidRDefault="002B6022" w:rsidP="003A3797">
            <w:pPr>
              <w:pStyle w:val="TableContent"/>
              <w:rPr>
                <w:bCs w:val="0"/>
                <w:sz w:val="18"/>
              </w:rPr>
            </w:pPr>
            <w:r>
              <w:rPr>
                <w:bCs w:val="0"/>
                <w:sz w:val="18"/>
              </w:rPr>
              <w:t>Secondary: Can be supplied as a data field item</w:t>
            </w:r>
            <w:r w:rsidR="003A3797">
              <w:rPr>
                <w:bCs w:val="0"/>
                <w:sz w:val="18"/>
              </w:rPr>
              <w:t xml:space="preserve"> identified via the </w:t>
            </w:r>
            <w:r w:rsidR="003A3797">
              <w:rPr>
                <w:bCs w:val="0"/>
                <w:sz w:val="18"/>
              </w:rPr>
              <w:fldChar w:fldCharType="begin"/>
            </w:r>
            <w:r w:rsidR="003A3797">
              <w:rPr>
                <w:bCs w:val="0"/>
                <w:sz w:val="18"/>
              </w:rPr>
              <w:instrText xml:space="preserve"> REF ModelConfigurationTemplate \h </w:instrText>
            </w:r>
            <w:r w:rsidR="003A3797">
              <w:rPr>
                <w:bCs w:val="0"/>
                <w:sz w:val="18"/>
              </w:rPr>
            </w:r>
            <w:r w:rsidR="003A3797">
              <w:rPr>
                <w:bCs w:val="0"/>
                <w:sz w:val="18"/>
              </w:rPr>
              <w:fldChar w:fldCharType="separate"/>
            </w:r>
            <w:r w:rsidR="003A3797">
              <w:rPr>
                <w:b/>
                <w:i/>
              </w:rPr>
              <w:t>M</w:t>
            </w:r>
            <w:r w:rsidR="003A3797" w:rsidRPr="0002670C">
              <w:rPr>
                <w:b/>
                <w:i/>
              </w:rPr>
              <w:t xml:space="preserve">odel </w:t>
            </w:r>
            <w:r w:rsidR="003A3797">
              <w:rPr>
                <w:b/>
                <w:i/>
              </w:rPr>
              <w:t>C</w:t>
            </w:r>
            <w:r w:rsidR="003A3797" w:rsidRPr="0002670C">
              <w:rPr>
                <w:b/>
                <w:i/>
              </w:rPr>
              <w:t xml:space="preserve">onfiguration </w:t>
            </w:r>
            <w:r w:rsidR="003A3797">
              <w:rPr>
                <w:b/>
                <w:i/>
              </w:rPr>
              <w:t>T</w:t>
            </w:r>
            <w:r w:rsidR="003A3797" w:rsidRPr="0002670C">
              <w:rPr>
                <w:b/>
                <w:i/>
              </w:rPr>
              <w:t>emplate</w:t>
            </w:r>
            <w:r w:rsidR="003A3797">
              <w:rPr>
                <w:bCs w:val="0"/>
                <w:sz w:val="18"/>
              </w:rPr>
              <w:fldChar w:fldCharType="end"/>
            </w:r>
          </w:p>
        </w:tc>
        <w:tc>
          <w:tcPr>
            <w:tcW w:w="1896" w:type="dxa"/>
          </w:tcPr>
          <w:p w:rsidR="00DF65AF" w:rsidRPr="00846DB7" w:rsidRDefault="000221D3" w:rsidP="000A5C02">
            <w:pPr>
              <w:pStyle w:val="TableContent"/>
              <w:rPr>
                <w:bCs w:val="0"/>
                <w:sz w:val="18"/>
              </w:rPr>
            </w:pPr>
            <w:r w:rsidRPr="00846DB7">
              <w:rPr>
                <w:bCs w:val="0"/>
                <w:sz w:val="18"/>
              </w:rPr>
              <w:t xml:space="preserve">Up to a maximum of 5 </w:t>
            </w:r>
            <w:r w:rsidR="000A5C02">
              <w:rPr>
                <w:bCs w:val="0"/>
                <w:sz w:val="18"/>
              </w:rPr>
              <w:fldChar w:fldCharType="begin"/>
            </w:r>
            <w:r w:rsidR="000A5C02">
              <w:rPr>
                <w:bCs w:val="0"/>
                <w:sz w:val="18"/>
              </w:rPr>
              <w:instrText xml:space="preserve"> REF TAUi \h </w:instrText>
            </w:r>
            <w:r w:rsidR="000A5C02">
              <w:rPr>
                <w:bCs w:val="0"/>
                <w:sz w:val="18"/>
              </w:rPr>
            </w:r>
            <w:r w:rsidR="000A5C02">
              <w:rPr>
                <w:bCs w:val="0"/>
                <w:sz w:val="18"/>
              </w:rPr>
              <w:fldChar w:fldCharType="separate"/>
            </w:r>
            <w:r w:rsidR="000A5C02" w:rsidRPr="00846DB7">
              <w:rPr>
                <w:bCs w:val="0"/>
                <w:sz w:val="18"/>
              </w:rPr>
              <w:t>TAU</w:t>
            </w:r>
            <w:r w:rsidR="000A5C02" w:rsidRPr="003E7CE7">
              <w:rPr>
                <w:bCs w:val="0"/>
                <w:i/>
                <w:sz w:val="18"/>
              </w:rPr>
              <w:t>i</w:t>
            </w:r>
            <w:r w:rsidR="000A5C02">
              <w:rPr>
                <w:bCs w:val="0"/>
                <w:sz w:val="18"/>
              </w:rPr>
              <w:fldChar w:fldCharType="end"/>
            </w:r>
            <w:r w:rsidRPr="00846DB7">
              <w:rPr>
                <w:bCs w:val="0"/>
                <w:sz w:val="18"/>
              </w:rPr>
              <w:t xml:space="preserve"> are allowed </w:t>
            </w:r>
          </w:p>
        </w:tc>
      </w:tr>
      <w:tr w:rsidR="000F6356" w:rsidRPr="00846DB7" w:rsidTr="00846DB7">
        <w:tc>
          <w:tcPr>
            <w:tcW w:w="2272" w:type="dxa"/>
          </w:tcPr>
          <w:p w:rsidR="000F6356" w:rsidRPr="000A1106" w:rsidRDefault="000F6356" w:rsidP="00784295">
            <w:pPr>
              <w:pStyle w:val="TableContent"/>
              <w:rPr>
                <w:b/>
                <w:bCs w:val="0"/>
                <w:sz w:val="18"/>
              </w:rPr>
            </w:pPr>
            <w:bookmarkStart w:id="319" w:name="TAUiU"/>
            <w:r w:rsidRPr="000A1106">
              <w:rPr>
                <w:b/>
                <w:bCs w:val="0"/>
                <w:sz w:val="18"/>
              </w:rPr>
              <w:lastRenderedPageBreak/>
              <w:t>TAU</w:t>
            </w:r>
            <w:r w:rsidRPr="000A1106">
              <w:rPr>
                <w:b/>
                <w:bCs w:val="0"/>
                <w:i/>
                <w:sz w:val="18"/>
              </w:rPr>
              <w:t>i</w:t>
            </w:r>
            <w:r w:rsidRPr="000A1106">
              <w:rPr>
                <w:b/>
                <w:bCs w:val="0"/>
                <w:sz w:val="18"/>
              </w:rPr>
              <w:t>U</w:t>
            </w:r>
            <w:bookmarkEnd w:id="319"/>
          </w:p>
        </w:tc>
        <w:tc>
          <w:tcPr>
            <w:tcW w:w="2777" w:type="dxa"/>
          </w:tcPr>
          <w:p w:rsidR="000F6356" w:rsidRPr="00846DB7" w:rsidRDefault="000F6356" w:rsidP="00784295">
            <w:pPr>
              <w:pStyle w:val="TableContent"/>
              <w:rPr>
                <w:bCs w:val="0"/>
                <w:sz w:val="18"/>
              </w:rPr>
            </w:pPr>
            <w:r>
              <w:rPr>
                <w:bCs w:val="0"/>
                <w:sz w:val="18"/>
              </w:rPr>
              <w:t xml:space="preserve">Units for </w:t>
            </w:r>
            <w:r>
              <w:rPr>
                <w:bCs w:val="0"/>
                <w:sz w:val="18"/>
              </w:rPr>
              <w:fldChar w:fldCharType="begin"/>
            </w:r>
            <w:r>
              <w:rPr>
                <w:bCs w:val="0"/>
                <w:sz w:val="18"/>
              </w:rPr>
              <w:instrText xml:space="preserve"> REF TAUi \h </w:instrText>
            </w:r>
            <w:r>
              <w:rPr>
                <w:bCs w:val="0"/>
                <w:sz w:val="18"/>
              </w:rPr>
            </w:r>
            <w:r>
              <w:rPr>
                <w:bCs w:val="0"/>
                <w:sz w:val="18"/>
              </w:rPr>
              <w:fldChar w:fldCharType="separate"/>
            </w:r>
            <w:r w:rsidRPr="00846DB7">
              <w:rPr>
                <w:bCs w:val="0"/>
                <w:sz w:val="18"/>
              </w:rPr>
              <w:t>TAU</w:t>
            </w:r>
            <w:r w:rsidRPr="003E7CE7">
              <w:rPr>
                <w:bCs w:val="0"/>
                <w:i/>
                <w:sz w:val="18"/>
              </w:rPr>
              <w:t>i</w:t>
            </w:r>
            <w:r>
              <w:rPr>
                <w:bCs w:val="0"/>
                <w:sz w:val="18"/>
              </w:rPr>
              <w:fldChar w:fldCharType="end"/>
            </w:r>
          </w:p>
        </w:tc>
        <w:tc>
          <w:tcPr>
            <w:tcW w:w="1911" w:type="dxa"/>
          </w:tcPr>
          <w:p w:rsidR="000F6356" w:rsidRPr="00846DB7" w:rsidRDefault="000F6356" w:rsidP="004B0AC2">
            <w:pPr>
              <w:pStyle w:val="TableContent"/>
              <w:rPr>
                <w:bCs w:val="0"/>
                <w:sz w:val="18"/>
              </w:rPr>
            </w:pPr>
          </w:p>
        </w:tc>
        <w:tc>
          <w:tcPr>
            <w:tcW w:w="1896" w:type="dxa"/>
          </w:tcPr>
          <w:p w:rsidR="000F6356" w:rsidRPr="00846DB7" w:rsidRDefault="000F6356" w:rsidP="0086047D">
            <w:pPr>
              <w:pStyle w:val="TableContent"/>
              <w:rPr>
                <w:bCs w:val="0"/>
                <w:sz w:val="18"/>
              </w:rPr>
            </w:pPr>
          </w:p>
        </w:tc>
      </w:tr>
      <w:tr w:rsidR="008A45BB" w:rsidRPr="00846DB7" w:rsidTr="00846DB7">
        <w:tc>
          <w:tcPr>
            <w:tcW w:w="2272" w:type="dxa"/>
          </w:tcPr>
          <w:p w:rsidR="008A45BB" w:rsidRPr="00717DEE" w:rsidRDefault="008A45BB" w:rsidP="00784295">
            <w:pPr>
              <w:pStyle w:val="TableContent"/>
              <w:rPr>
                <w:b/>
                <w:bCs w:val="0"/>
                <w:sz w:val="18"/>
              </w:rPr>
            </w:pPr>
            <w:r w:rsidRPr="00717DEE">
              <w:rPr>
                <w:b/>
                <w:bCs w:val="0"/>
                <w:sz w:val="18"/>
              </w:rPr>
              <w:t>TOLD</w:t>
            </w:r>
          </w:p>
          <w:p w:rsidR="008A45BB" w:rsidRPr="00717DEE" w:rsidRDefault="008A45BB" w:rsidP="00784295">
            <w:pPr>
              <w:pStyle w:val="TableContent"/>
              <w:rPr>
                <w:b/>
                <w:bCs w:val="0"/>
                <w:sz w:val="18"/>
              </w:rPr>
            </w:pPr>
            <w:bookmarkStart w:id="320" w:name="TOLD"/>
            <w:bookmarkStart w:id="321" w:name="TOLDi"/>
            <w:r w:rsidRPr="00717DEE">
              <w:rPr>
                <w:b/>
                <w:bCs w:val="0"/>
                <w:sz w:val="18"/>
              </w:rPr>
              <w:t>TOLD</w:t>
            </w:r>
            <w:bookmarkEnd w:id="320"/>
            <w:r w:rsidR="000221CA">
              <w:rPr>
                <w:b/>
                <w:bCs w:val="0"/>
                <w:sz w:val="18"/>
              </w:rPr>
              <w:t>i</w:t>
            </w:r>
            <w:bookmarkEnd w:id="321"/>
          </w:p>
          <w:p w:rsidR="000A5C02" w:rsidRDefault="000A5C02" w:rsidP="00784295">
            <w:pPr>
              <w:pStyle w:val="TableContent"/>
              <w:rPr>
                <w:bCs w:val="0"/>
                <w:sz w:val="18"/>
              </w:rPr>
            </w:pPr>
          </w:p>
          <w:p w:rsidR="000A5C02" w:rsidRDefault="000A5C02" w:rsidP="00784295">
            <w:pPr>
              <w:pStyle w:val="TableContent"/>
              <w:rPr>
                <w:bCs w:val="0"/>
                <w:sz w:val="18"/>
              </w:rPr>
            </w:pPr>
            <w:r>
              <w:rPr>
                <w:bCs w:val="0"/>
                <w:sz w:val="18"/>
              </w:rPr>
              <w:t>TOLD1 to TOLD5</w:t>
            </w:r>
          </w:p>
          <w:p w:rsidR="000A5C02" w:rsidRDefault="000A5C02" w:rsidP="00784295">
            <w:pPr>
              <w:pStyle w:val="TableContent"/>
              <w:rPr>
                <w:bCs w:val="0"/>
                <w:sz w:val="18"/>
              </w:rPr>
            </w:pPr>
          </w:p>
          <w:p w:rsidR="000A5C02" w:rsidRPr="00846DB7" w:rsidRDefault="000A5C02" w:rsidP="00784295">
            <w:pPr>
              <w:pStyle w:val="TableContent"/>
              <w:rPr>
                <w:bCs w:val="0"/>
                <w:sz w:val="18"/>
              </w:rPr>
            </w:pPr>
          </w:p>
        </w:tc>
        <w:tc>
          <w:tcPr>
            <w:tcW w:w="2777" w:type="dxa"/>
          </w:tcPr>
          <w:p w:rsidR="008A45BB" w:rsidRDefault="000A5C02" w:rsidP="00784295">
            <w:pPr>
              <w:pStyle w:val="TableContent"/>
              <w:rPr>
                <w:bCs w:val="0"/>
                <w:sz w:val="18"/>
              </w:rPr>
            </w:pPr>
            <w:r>
              <w:rPr>
                <w:bCs w:val="0"/>
                <w:sz w:val="18"/>
              </w:rPr>
              <w:t>Time of last or most recent prior dose.</w:t>
            </w:r>
          </w:p>
          <w:p w:rsidR="000A5C02" w:rsidRDefault="000A5C02" w:rsidP="00784295">
            <w:pPr>
              <w:pStyle w:val="TableContent"/>
              <w:rPr>
                <w:bCs w:val="0"/>
                <w:sz w:val="18"/>
              </w:rPr>
            </w:pPr>
          </w:p>
          <w:p w:rsidR="000A5C02" w:rsidRPr="00846DB7" w:rsidRDefault="000A5C02" w:rsidP="000A5C02">
            <w:pPr>
              <w:pStyle w:val="TableContent"/>
              <w:rPr>
                <w:bCs w:val="0"/>
                <w:sz w:val="18"/>
              </w:rPr>
            </w:pPr>
            <w:r>
              <w:rPr>
                <w:bCs w:val="0"/>
                <w:sz w:val="18"/>
              </w:rPr>
              <w:t>Note that TOLDi data fields are recorded in either the input dataset or in the FLAG dataset or both. If in the input dataset, these TOLDi values are used as starting values or the NCA application analysis module. Changes implemented by the analyst in the Analysis Module are stored in the FLAGs dataset to be communicated to the Computation Engine.</w:t>
            </w:r>
          </w:p>
        </w:tc>
        <w:tc>
          <w:tcPr>
            <w:tcW w:w="1911" w:type="dxa"/>
          </w:tcPr>
          <w:p w:rsidR="008A45BB" w:rsidRPr="00846DB7" w:rsidRDefault="008A45BB" w:rsidP="004B0AC2">
            <w:pPr>
              <w:pStyle w:val="TableContent"/>
              <w:rPr>
                <w:bCs w:val="0"/>
                <w:sz w:val="18"/>
              </w:rPr>
            </w:pPr>
          </w:p>
        </w:tc>
        <w:tc>
          <w:tcPr>
            <w:tcW w:w="1896" w:type="dxa"/>
          </w:tcPr>
          <w:p w:rsidR="008A45BB" w:rsidRPr="00846DB7" w:rsidRDefault="000A5C02" w:rsidP="000A5C02">
            <w:pPr>
              <w:pStyle w:val="TableContent"/>
              <w:rPr>
                <w:bCs w:val="0"/>
                <w:sz w:val="18"/>
              </w:rPr>
            </w:pPr>
            <w:r>
              <w:rPr>
                <w:bCs w:val="0"/>
                <w:sz w:val="18"/>
              </w:rPr>
              <w:t xml:space="preserve">Up to a maximum of 5 </w:t>
            </w:r>
            <w:r>
              <w:rPr>
                <w:bCs w:val="0"/>
                <w:sz w:val="18"/>
              </w:rPr>
              <w:fldChar w:fldCharType="begin"/>
            </w:r>
            <w:r>
              <w:rPr>
                <w:bCs w:val="0"/>
                <w:sz w:val="18"/>
              </w:rPr>
              <w:instrText xml:space="preserve"> REF TOLDi \h </w:instrText>
            </w:r>
            <w:r>
              <w:rPr>
                <w:bCs w:val="0"/>
                <w:sz w:val="18"/>
              </w:rPr>
            </w:r>
            <w:r>
              <w:rPr>
                <w:bCs w:val="0"/>
                <w:sz w:val="18"/>
              </w:rPr>
              <w:fldChar w:fldCharType="separate"/>
            </w:r>
            <w:r>
              <w:rPr>
                <w:bCs w:val="0"/>
                <w:sz w:val="18"/>
              </w:rPr>
              <w:t>TOLD</w:t>
            </w:r>
            <w:r w:rsidRPr="003E7CE7">
              <w:rPr>
                <w:bCs w:val="0"/>
                <w:i/>
                <w:sz w:val="18"/>
              </w:rPr>
              <w:t>i</w:t>
            </w:r>
            <w:r>
              <w:rPr>
                <w:bCs w:val="0"/>
                <w:sz w:val="18"/>
              </w:rPr>
              <w:fldChar w:fldCharType="end"/>
            </w:r>
            <w:r>
              <w:rPr>
                <w:bCs w:val="0"/>
                <w:sz w:val="18"/>
              </w:rPr>
              <w:t xml:space="preserve"> are allowed</w:t>
            </w:r>
          </w:p>
        </w:tc>
      </w:tr>
      <w:tr w:rsidR="000F6356" w:rsidRPr="00846DB7" w:rsidTr="00846DB7">
        <w:tc>
          <w:tcPr>
            <w:tcW w:w="2272" w:type="dxa"/>
          </w:tcPr>
          <w:p w:rsidR="000F6356" w:rsidRDefault="000F6356" w:rsidP="00784295">
            <w:pPr>
              <w:pStyle w:val="TableContent"/>
              <w:rPr>
                <w:bCs w:val="0"/>
                <w:sz w:val="18"/>
              </w:rPr>
            </w:pPr>
            <w:r>
              <w:rPr>
                <w:bCs w:val="0"/>
                <w:sz w:val="18"/>
              </w:rPr>
              <w:t>TOLD</w:t>
            </w:r>
            <w:r w:rsidRPr="003E7CE7">
              <w:rPr>
                <w:bCs w:val="0"/>
                <w:i/>
                <w:sz w:val="18"/>
              </w:rPr>
              <w:t>i</w:t>
            </w:r>
            <w:r>
              <w:rPr>
                <w:bCs w:val="0"/>
                <w:sz w:val="18"/>
              </w:rPr>
              <w:t>U</w:t>
            </w:r>
          </w:p>
        </w:tc>
        <w:tc>
          <w:tcPr>
            <w:tcW w:w="2777" w:type="dxa"/>
          </w:tcPr>
          <w:p w:rsidR="000F6356" w:rsidRPr="00846DB7" w:rsidRDefault="000F6356" w:rsidP="00784295">
            <w:pPr>
              <w:pStyle w:val="TableContent"/>
              <w:rPr>
                <w:bCs w:val="0"/>
                <w:sz w:val="18"/>
              </w:rPr>
            </w:pPr>
            <w:r>
              <w:rPr>
                <w:bCs w:val="0"/>
                <w:sz w:val="18"/>
              </w:rPr>
              <w:t xml:space="preserve">Units of </w:t>
            </w:r>
            <w:r>
              <w:rPr>
                <w:bCs w:val="0"/>
                <w:sz w:val="18"/>
              </w:rPr>
              <w:fldChar w:fldCharType="begin"/>
            </w:r>
            <w:r>
              <w:rPr>
                <w:bCs w:val="0"/>
                <w:sz w:val="18"/>
              </w:rPr>
              <w:instrText xml:space="preserve"> REF TOLDi \h </w:instrText>
            </w:r>
            <w:r>
              <w:rPr>
                <w:bCs w:val="0"/>
                <w:sz w:val="18"/>
              </w:rPr>
            </w:r>
            <w:r>
              <w:rPr>
                <w:bCs w:val="0"/>
                <w:sz w:val="18"/>
              </w:rPr>
              <w:fldChar w:fldCharType="separate"/>
            </w:r>
            <w:r>
              <w:rPr>
                <w:bCs w:val="0"/>
                <w:sz w:val="18"/>
              </w:rPr>
              <w:t>TOLD</w:t>
            </w:r>
            <w:r w:rsidRPr="003E7CE7">
              <w:rPr>
                <w:bCs w:val="0"/>
                <w:i/>
                <w:sz w:val="18"/>
              </w:rPr>
              <w:t>i</w:t>
            </w:r>
            <w:r>
              <w:rPr>
                <w:bCs w:val="0"/>
                <w:sz w:val="18"/>
              </w:rPr>
              <w:fldChar w:fldCharType="end"/>
            </w:r>
          </w:p>
        </w:tc>
        <w:tc>
          <w:tcPr>
            <w:tcW w:w="1911" w:type="dxa"/>
          </w:tcPr>
          <w:p w:rsidR="000F6356" w:rsidRPr="00846DB7" w:rsidRDefault="000F6356" w:rsidP="004B0AC2">
            <w:pPr>
              <w:pStyle w:val="TableContent"/>
              <w:rPr>
                <w:bCs w:val="0"/>
                <w:sz w:val="18"/>
              </w:rPr>
            </w:pPr>
          </w:p>
        </w:tc>
        <w:tc>
          <w:tcPr>
            <w:tcW w:w="1896" w:type="dxa"/>
          </w:tcPr>
          <w:p w:rsidR="000F6356" w:rsidRPr="00846DB7" w:rsidRDefault="000F6356" w:rsidP="0086047D">
            <w:pPr>
              <w:pStyle w:val="TableContent"/>
              <w:rPr>
                <w:bCs w:val="0"/>
                <w:sz w:val="18"/>
              </w:rPr>
            </w:pPr>
          </w:p>
        </w:tc>
      </w:tr>
      <w:tr w:rsidR="004B0AC2" w:rsidRPr="00846DB7" w:rsidTr="00846DB7">
        <w:tc>
          <w:tcPr>
            <w:tcW w:w="2272" w:type="dxa"/>
          </w:tcPr>
          <w:p w:rsidR="00DF65AF" w:rsidRPr="00846DB7" w:rsidRDefault="00BD675F" w:rsidP="00846DB7">
            <w:pPr>
              <w:pStyle w:val="TableContent"/>
              <w:ind w:left="144"/>
              <w:rPr>
                <w:bCs w:val="0"/>
                <w:sz w:val="18"/>
              </w:rPr>
            </w:pPr>
            <w:r w:rsidRPr="00846DB7">
              <w:rPr>
                <w:bCs w:val="0"/>
                <w:sz w:val="18"/>
              </w:rPr>
              <w:t>DIiF</w:t>
            </w:r>
          </w:p>
        </w:tc>
        <w:tc>
          <w:tcPr>
            <w:tcW w:w="2777" w:type="dxa"/>
          </w:tcPr>
          <w:p w:rsidR="00DF65AF" w:rsidRPr="00846DB7" w:rsidRDefault="00BD675F" w:rsidP="00BD675F">
            <w:pPr>
              <w:pStyle w:val="TableContent"/>
              <w:rPr>
                <w:bCs w:val="0"/>
                <w:sz w:val="18"/>
              </w:rPr>
            </w:pPr>
            <w:r w:rsidRPr="00846DB7">
              <w:rPr>
                <w:bCs w:val="0"/>
                <w:sz w:val="18"/>
              </w:rPr>
              <w:t>Dosing interval flags</w:t>
            </w:r>
          </w:p>
          <w:p w:rsidR="00BD675F" w:rsidRPr="00846DB7" w:rsidRDefault="00BD675F" w:rsidP="00BD675F">
            <w:pPr>
              <w:pStyle w:val="TableContent"/>
              <w:rPr>
                <w:bCs w:val="0"/>
                <w:sz w:val="18"/>
              </w:rPr>
            </w:pPr>
            <w:r w:rsidRPr="00846DB7">
              <w:rPr>
                <w:bCs w:val="0"/>
                <w:sz w:val="18"/>
              </w:rPr>
              <w:t>Just used to visually explain the logic of dosing intervals and how the overlaps are managed, in the example below.</w:t>
            </w:r>
          </w:p>
        </w:tc>
        <w:tc>
          <w:tcPr>
            <w:tcW w:w="1911" w:type="dxa"/>
          </w:tcPr>
          <w:p w:rsidR="00DF65AF" w:rsidRPr="00846DB7" w:rsidRDefault="00BD675F" w:rsidP="00BD675F">
            <w:pPr>
              <w:pStyle w:val="TableContent"/>
              <w:rPr>
                <w:bCs w:val="0"/>
                <w:sz w:val="18"/>
              </w:rPr>
            </w:pPr>
            <w:r w:rsidRPr="00846DB7">
              <w:rPr>
                <w:bCs w:val="0"/>
                <w:sz w:val="18"/>
              </w:rPr>
              <w:t>None</w:t>
            </w:r>
          </w:p>
        </w:tc>
        <w:tc>
          <w:tcPr>
            <w:tcW w:w="1896" w:type="dxa"/>
          </w:tcPr>
          <w:p w:rsidR="00DF65AF" w:rsidRPr="00846DB7" w:rsidRDefault="00BD675F" w:rsidP="00BD675F">
            <w:pPr>
              <w:pStyle w:val="TableContent"/>
              <w:rPr>
                <w:bCs w:val="0"/>
                <w:sz w:val="18"/>
              </w:rPr>
            </w:pPr>
            <w:r w:rsidRPr="00846DB7">
              <w:rPr>
                <w:bCs w:val="0"/>
                <w:sz w:val="18"/>
              </w:rPr>
              <w:t>Not a true variable within the application</w:t>
            </w:r>
          </w:p>
        </w:tc>
      </w:tr>
    </w:tbl>
    <w:p w:rsidR="000A5C02" w:rsidRDefault="000A5C02" w:rsidP="00717DEE">
      <w:pPr>
        <w:pStyle w:val="StyleHeading3Before1lineAfter1line9"/>
        <w:numPr>
          <w:ilvl w:val="0"/>
          <w:numId w:val="0"/>
        </w:numPr>
        <w:ind w:left="2160"/>
        <w:sectPr w:rsidR="000A5C02" w:rsidSect="00D76815">
          <w:pgSz w:w="12240" w:h="15840"/>
          <w:pgMar w:top="1440" w:right="1800" w:bottom="1440" w:left="1800" w:header="720" w:footer="720" w:gutter="0"/>
          <w:cols w:space="720"/>
          <w:docGrid w:linePitch="360"/>
        </w:sectPr>
      </w:pPr>
    </w:p>
    <w:p w:rsidR="00DA72FF" w:rsidRDefault="008B5BB4" w:rsidP="0014390B">
      <w:pPr>
        <w:pStyle w:val="StyleHeading3Before1lineAfter1line9"/>
      </w:pPr>
      <w:bookmarkStart w:id="322" w:name="_Toc5186456"/>
      <w:r w:rsidRPr="00EF2D99">
        <w:lastRenderedPageBreak/>
        <w:t>Example Datase</w:t>
      </w:r>
      <w:r w:rsidR="002320FF">
        <w:t>t</w:t>
      </w:r>
      <w:r w:rsidR="000A5C02">
        <w:t xml:space="preserve"> illustrating Dosing Intervals, TAUi and TOLDi values</w:t>
      </w:r>
      <w:bookmarkEnd w:id="322"/>
    </w:p>
    <w:p w:rsidR="000A5C02" w:rsidRDefault="000A5C02" w:rsidP="00A50384">
      <w:r>
        <w:t xml:space="preserve">Note that </w:t>
      </w:r>
      <w:r w:rsidR="00323C5D">
        <w:t xml:space="preserve">DOSEi, DOSEiU, </w:t>
      </w:r>
      <w:r>
        <w:t xml:space="preserve">TAUiU </w:t>
      </w:r>
      <w:r w:rsidR="00323C5D">
        <w:t xml:space="preserve">nor </w:t>
      </w:r>
      <w:r>
        <w:t>TOLDiU values not illustrated in the table below</w:t>
      </w:r>
      <w:r w:rsidR="00323C5D">
        <w:t xml:space="preserve"> but would be expected to be available for the computation engine</w:t>
      </w:r>
      <w:r>
        <w:t>.</w:t>
      </w:r>
    </w:p>
    <w:p w:rsidR="000A5C02" w:rsidRDefault="000A5C02" w:rsidP="00A50384"/>
    <w:tbl>
      <w:tblPr>
        <w:tblW w:w="14459" w:type="dxa"/>
        <w:tblInd w:w="-1283" w:type="dxa"/>
        <w:tblLook w:val="0000" w:firstRow="0" w:lastRow="0" w:firstColumn="0" w:lastColumn="0" w:noHBand="0" w:noVBand="0"/>
      </w:tblPr>
      <w:tblGrid>
        <w:gridCol w:w="695"/>
        <w:gridCol w:w="896"/>
        <w:gridCol w:w="625"/>
        <w:gridCol w:w="556"/>
        <w:gridCol w:w="556"/>
        <w:gridCol w:w="556"/>
        <w:gridCol w:w="556"/>
        <w:gridCol w:w="556"/>
        <w:gridCol w:w="460"/>
        <w:gridCol w:w="522"/>
        <w:gridCol w:w="597"/>
        <w:gridCol w:w="597"/>
        <w:gridCol w:w="597"/>
        <w:gridCol w:w="617"/>
        <w:gridCol w:w="617"/>
        <w:gridCol w:w="617"/>
        <w:gridCol w:w="617"/>
        <w:gridCol w:w="617"/>
        <w:gridCol w:w="721"/>
        <w:gridCol w:w="721"/>
        <w:gridCol w:w="721"/>
        <w:gridCol w:w="721"/>
        <w:gridCol w:w="721"/>
      </w:tblGrid>
      <w:tr w:rsidR="000A5C02" w:rsidRPr="008B5BB4" w:rsidTr="00802C75">
        <w:trPr>
          <w:trHeight w:val="255"/>
          <w:tblHeader/>
        </w:trPr>
        <w:tc>
          <w:tcPr>
            <w:tcW w:w="694"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SDEID</w:t>
            </w:r>
          </w:p>
        </w:tc>
        <w:tc>
          <w:tcPr>
            <w:tcW w:w="894"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NomTime</w:t>
            </w:r>
          </w:p>
        </w:tc>
        <w:tc>
          <w:tcPr>
            <w:tcW w:w="624"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Conc.</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DI1F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DI2F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DI3F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DI4F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DI5F</w:t>
            </w:r>
          </w:p>
        </w:tc>
        <w:tc>
          <w:tcPr>
            <w:tcW w:w="459"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DI1</w:t>
            </w:r>
          </w:p>
        </w:tc>
        <w:tc>
          <w:tcPr>
            <w:tcW w:w="528"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DI2</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DI3</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DI4</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DI5</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TAU1</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TAU2</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TAU3</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TAU4</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TAU5</w:t>
            </w:r>
          </w:p>
        </w:tc>
        <w:tc>
          <w:tcPr>
            <w:tcW w:w="719" w:type="dxa"/>
            <w:tcBorders>
              <w:top w:val="nil"/>
              <w:left w:val="nil"/>
              <w:bottom w:val="nil"/>
              <w:right w:val="nil"/>
            </w:tcBorders>
            <w:shd w:val="clear" w:color="auto" w:fill="E6E6E6"/>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TOLD1</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TOLD2</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TOLD3</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TOLD4</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TOLD5</w:t>
            </w:r>
          </w:p>
        </w:tc>
      </w:tr>
      <w:tr w:rsidR="000A5C02" w:rsidRPr="008B5BB4" w:rsidTr="00A50384">
        <w:trPr>
          <w:trHeight w:val="255"/>
        </w:trPr>
        <w:tc>
          <w:tcPr>
            <w:tcW w:w="694"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0A5C02" w:rsidRPr="008B5BB4" w:rsidRDefault="00802C75" w:rsidP="00A50384">
            <w:pPr>
              <w:jc w:val="center"/>
              <w:rPr>
                <w:rFonts w:eastAsia="Times New Roman" w:cs="Arial"/>
                <w:sz w:val="16"/>
                <w:szCs w:val="16"/>
                <w:lang w:eastAsia="en-US"/>
              </w:rPr>
            </w:pPr>
            <w:r>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6.4</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8</w:t>
            </w:r>
          </w:p>
        </w:tc>
        <w:tc>
          <w:tcPr>
            <w:tcW w:w="62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lastRenderedPageBreak/>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62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bl>
    <w:p w:rsidR="008B5BB4" w:rsidRDefault="008B5BB4" w:rsidP="00E5352A"/>
    <w:p w:rsidR="000A5C02" w:rsidRDefault="000A5C02" w:rsidP="00E5352A">
      <w:pPr>
        <w:sectPr w:rsidR="000A5C02" w:rsidSect="000A5C02">
          <w:pgSz w:w="15840" w:h="12240" w:orient="landscape"/>
          <w:pgMar w:top="1800" w:right="1440" w:bottom="1800" w:left="1440" w:header="720" w:footer="720" w:gutter="0"/>
          <w:cols w:space="720"/>
          <w:docGrid w:linePitch="360"/>
        </w:sectPr>
      </w:pPr>
    </w:p>
    <w:p w:rsidR="000A5C02" w:rsidRDefault="000A5C02" w:rsidP="00E5352A"/>
    <w:p w:rsidR="00EB3BD9" w:rsidRDefault="00EB3BD9" w:rsidP="00707156">
      <w:pPr>
        <w:pStyle w:val="Heading3"/>
      </w:pPr>
      <w:bookmarkStart w:id="323" w:name="_Toc5186457"/>
      <w:r>
        <w:t>Flow</w:t>
      </w:r>
      <w:bookmarkEnd w:id="323"/>
    </w:p>
    <w:p w:rsidR="00EB3BD9" w:rsidRDefault="00EB3BD9" w:rsidP="00EB3BD9">
      <w:pPr>
        <w:numPr>
          <w:ilvl w:val="0"/>
          <w:numId w:val="30"/>
        </w:numPr>
        <w:ind w:hanging="360"/>
      </w:pPr>
      <w:r>
        <w:t>Normal Flow</w:t>
      </w:r>
    </w:p>
    <w:p w:rsidR="00EB3BD9" w:rsidRDefault="00EB3BD9" w:rsidP="00EB3BD9">
      <w:pPr>
        <w:ind w:left="720"/>
      </w:pPr>
    </w:p>
    <w:p w:rsidR="00EB3BD9" w:rsidRDefault="00EB3BD9" w:rsidP="00EB3BD9">
      <w:pPr>
        <w:numPr>
          <w:ilvl w:val="1"/>
          <w:numId w:val="30"/>
        </w:numPr>
        <w:ind w:hanging="360"/>
      </w:pPr>
      <w:r>
        <w:t>At the time of SS parameter calculations in flash module</w:t>
      </w:r>
    </w:p>
    <w:p w:rsidR="00EB3BD9" w:rsidRDefault="00EB3BD9" w:rsidP="00EB3BD9">
      <w:pPr>
        <w:numPr>
          <w:ilvl w:val="1"/>
          <w:numId w:val="30"/>
        </w:numPr>
        <w:ind w:hanging="360"/>
      </w:pPr>
      <w:r>
        <w:t>System will check for the existence of 1 to 5 DI columns in the data prep</w:t>
      </w:r>
    </w:p>
    <w:p w:rsidR="00EB3BD9" w:rsidRDefault="00EB3BD9" w:rsidP="00EB3BD9">
      <w:pPr>
        <w:numPr>
          <w:ilvl w:val="1"/>
          <w:numId w:val="30"/>
        </w:numPr>
        <w:ind w:hanging="360"/>
      </w:pPr>
      <w:r>
        <w:t>1 to 5 DI columns are found</w:t>
      </w:r>
    </w:p>
    <w:p w:rsidR="00EB3BD9" w:rsidRDefault="00EB3BD9" w:rsidP="00EB3BD9">
      <w:pPr>
        <w:numPr>
          <w:ilvl w:val="1"/>
          <w:numId w:val="30"/>
        </w:numPr>
        <w:ind w:hanging="360"/>
      </w:pPr>
      <w:r>
        <w:t>System will use value within these 1 to 5 columns to compute TAU and parameters</w:t>
      </w:r>
    </w:p>
    <w:p w:rsidR="00EB3BD9" w:rsidRDefault="00EB3BD9" w:rsidP="00EB3BD9">
      <w:pPr>
        <w:ind w:left="1440"/>
      </w:pPr>
    </w:p>
    <w:p w:rsidR="00EB3BD9" w:rsidRDefault="00EB3BD9" w:rsidP="00EB3BD9">
      <w:pPr>
        <w:numPr>
          <w:ilvl w:val="0"/>
          <w:numId w:val="30"/>
        </w:numPr>
        <w:ind w:hanging="360"/>
      </w:pPr>
      <w:r>
        <w:t>Alternative Flow</w:t>
      </w:r>
    </w:p>
    <w:p w:rsidR="00EB3BD9" w:rsidRDefault="00EB3BD9" w:rsidP="00EB3BD9">
      <w:pPr>
        <w:ind w:left="720"/>
      </w:pPr>
    </w:p>
    <w:p w:rsidR="00EB3BD9" w:rsidRDefault="00EB3BD9" w:rsidP="00EB3BD9">
      <w:pPr>
        <w:numPr>
          <w:ilvl w:val="1"/>
          <w:numId w:val="30"/>
        </w:numPr>
        <w:ind w:hanging="360"/>
      </w:pPr>
      <w:r>
        <w:t>At the time of SS parameter calculations in flash module</w:t>
      </w:r>
    </w:p>
    <w:p w:rsidR="00EB3BD9" w:rsidRDefault="00EB3BD9" w:rsidP="00EB3BD9">
      <w:pPr>
        <w:numPr>
          <w:ilvl w:val="1"/>
          <w:numId w:val="30"/>
        </w:numPr>
        <w:ind w:hanging="360"/>
      </w:pPr>
      <w:r>
        <w:t>System will check for the existence of 1 to 5 DI columns</w:t>
      </w:r>
    </w:p>
    <w:p w:rsidR="00EB3BD9" w:rsidRDefault="00EB3BD9" w:rsidP="00EB3BD9">
      <w:pPr>
        <w:numPr>
          <w:ilvl w:val="1"/>
          <w:numId w:val="30"/>
        </w:numPr>
        <w:ind w:hanging="360"/>
      </w:pPr>
      <w:r>
        <w:t>1 to 5 DI columns are NOT found</w:t>
      </w:r>
    </w:p>
    <w:p w:rsidR="00EB3BD9" w:rsidRDefault="00EB3BD9" w:rsidP="00EB3BD9">
      <w:pPr>
        <w:numPr>
          <w:ilvl w:val="1"/>
          <w:numId w:val="30"/>
        </w:numPr>
        <w:ind w:hanging="360"/>
      </w:pPr>
      <w:r>
        <w:t>System will display existing user interface for users to specify TOLD</w:t>
      </w:r>
    </w:p>
    <w:p w:rsidR="00EB3BD9" w:rsidRDefault="00EB3BD9" w:rsidP="00EB3BD9">
      <w:pPr>
        <w:numPr>
          <w:ilvl w:val="1"/>
          <w:numId w:val="30"/>
        </w:numPr>
        <w:ind w:hanging="360"/>
      </w:pPr>
      <w:r>
        <w:t>System will compute parameters in the way its done currently (i.e. release 1.0)</w:t>
      </w:r>
    </w:p>
    <w:p w:rsidR="00F17C3E" w:rsidRPr="00F17C3E" w:rsidRDefault="00EB3BD9" w:rsidP="00707156">
      <w:pPr>
        <w:pStyle w:val="Heading3"/>
      </w:pPr>
      <w:bookmarkStart w:id="324" w:name="_Toc5186458"/>
      <w:r>
        <w:t xml:space="preserve">Important </w:t>
      </w:r>
      <w:r w:rsidR="00F17C3E" w:rsidRPr="00F17C3E">
        <w:t>assumpti</w:t>
      </w:r>
      <w:r w:rsidR="002320FF">
        <w:t>ons</w:t>
      </w:r>
      <w:bookmarkEnd w:id="324"/>
    </w:p>
    <w:p w:rsidR="000760F8" w:rsidRDefault="00F17C3E" w:rsidP="00F17C3E">
      <w:pPr>
        <w:numPr>
          <w:ilvl w:val="0"/>
          <w:numId w:val="29"/>
        </w:numPr>
      </w:pPr>
      <w:r>
        <w:t>Users can only specify up to a maximum of 5 dosing intervals</w:t>
      </w:r>
    </w:p>
    <w:p w:rsidR="002E19DD" w:rsidRDefault="002E19DD" w:rsidP="00F17C3E">
      <w:pPr>
        <w:numPr>
          <w:ilvl w:val="0"/>
          <w:numId w:val="29"/>
        </w:numPr>
      </w:pPr>
      <w:r>
        <w:t xml:space="preserve">If first </w:t>
      </w:r>
      <w:r w:rsidR="00E309C0">
        <w:t>or</w:t>
      </w:r>
      <w:r>
        <w:t xml:space="preserve"> last concentration data point for a dosing interval are missing</w:t>
      </w:r>
      <w:r w:rsidR="00F17C3E">
        <w:t xml:space="preserve"> (SDEID=2 and NomTime=8 in the above example)</w:t>
      </w:r>
      <w:r>
        <w:t xml:space="preserve"> then </w:t>
      </w:r>
      <w:r w:rsidR="00F17C3E">
        <w:t>system with automatically interpolate the concentration value for calculations</w:t>
      </w:r>
    </w:p>
    <w:p w:rsidR="009C1808" w:rsidRDefault="00F17C3E" w:rsidP="00F17C3E">
      <w:pPr>
        <w:numPr>
          <w:ilvl w:val="0"/>
          <w:numId w:val="29"/>
        </w:numPr>
      </w:pPr>
      <w:r>
        <w:t>If complete row is missing (very rare scenario) (SDEID=3 and after NomTime=6 in the above example)  then system will insert a time point and will interpolate the concentration value for calculations</w:t>
      </w:r>
    </w:p>
    <w:p w:rsidR="00EB3BD9" w:rsidRPr="00E5352A" w:rsidRDefault="00EB3BD9" w:rsidP="00E5352A"/>
    <w:p w:rsidR="003E52B3" w:rsidRPr="005A7C0D" w:rsidRDefault="00B912C9" w:rsidP="005A7C0D">
      <w:pPr>
        <w:pStyle w:val="Heading2"/>
      </w:pPr>
      <w:bookmarkStart w:id="325" w:name="_Ref507945116"/>
      <w:bookmarkStart w:id="326" w:name="_Toc5186459"/>
      <w:bookmarkStart w:id="327" w:name="_Ref507221300"/>
      <w:bookmarkStart w:id="328" w:name="_Ref507221480"/>
      <w:bookmarkStart w:id="329" w:name="_Ref507327366"/>
      <w:bookmarkStart w:id="330" w:name="_Ref507327407"/>
      <w:r w:rsidRPr="005A7C0D">
        <w:t xml:space="preserve">Parameter </w:t>
      </w:r>
      <w:r w:rsidR="006C6456">
        <w:t xml:space="preserve">Model Mapping </w:t>
      </w:r>
      <w:r w:rsidRPr="005A7C0D">
        <w:t>List</w:t>
      </w:r>
      <w:r w:rsidR="00C9134A" w:rsidRPr="005A7C0D">
        <w:t xml:space="preserve"> </w:t>
      </w:r>
      <w:r w:rsidR="00A36E90" w:rsidRPr="005A7C0D">
        <w:t xml:space="preserve">- </w:t>
      </w:r>
      <w:r w:rsidR="00C9134A" w:rsidRPr="00C85D5B">
        <w:t xml:space="preserve">Primary </w:t>
      </w:r>
      <w:r w:rsidR="006C6456">
        <w:t>and Derived</w:t>
      </w:r>
      <w:bookmarkEnd w:id="325"/>
      <w:bookmarkEnd w:id="326"/>
      <w:r w:rsidR="006C6456">
        <w:t xml:space="preserve"> </w:t>
      </w:r>
      <w:bookmarkEnd w:id="327"/>
      <w:bookmarkEnd w:id="328"/>
      <w:bookmarkEnd w:id="329"/>
      <w:bookmarkEnd w:id="330"/>
    </w:p>
    <w:p w:rsidR="003C1DEB" w:rsidRDefault="003C1DEB" w:rsidP="0084439A"/>
    <w:p w:rsidR="006636DD" w:rsidRDefault="003C1DEB" w:rsidP="003C1DEB">
      <w:r>
        <w:t>The following table displays which parameters are computed for each computation model selected</w:t>
      </w:r>
      <w:r w:rsidR="006C6456">
        <w:t xml:space="preserve"> and whether the parameter is </w:t>
      </w:r>
      <w:r w:rsidR="006C6456" w:rsidRPr="0084439A">
        <w:rPr>
          <w:i/>
        </w:rPr>
        <w:t>primary</w:t>
      </w:r>
      <w:r w:rsidR="006C6456">
        <w:rPr>
          <w:i/>
        </w:rPr>
        <w:t xml:space="preserve"> or </w:t>
      </w:r>
      <w:r w:rsidR="006C6456" w:rsidRPr="0084439A">
        <w:t xml:space="preserve">is a </w:t>
      </w:r>
      <w:r w:rsidR="006C6456">
        <w:t xml:space="preserve">combined parameter </w:t>
      </w:r>
      <w:r w:rsidR="006C6456" w:rsidRPr="001958AB">
        <w:rPr>
          <w:i/>
        </w:rPr>
        <w:t>derived</w:t>
      </w:r>
      <w:r w:rsidR="006C6456">
        <w:t xml:space="preserve"> from one or more primary parameters</w:t>
      </w:r>
      <w:r>
        <w:t>.</w:t>
      </w:r>
      <w:r w:rsidR="006636DD">
        <w:t xml:space="preserve"> </w:t>
      </w:r>
    </w:p>
    <w:p w:rsidR="006636DD" w:rsidRDefault="006636DD" w:rsidP="003C1DEB"/>
    <w:p w:rsidR="003C1DEB" w:rsidRDefault="006636DD" w:rsidP="003C1DEB">
      <w:r>
        <w:t>Note that the column marked “Fly” and parameters marked with “C” for “compute and display” indicate that the configuration template for the NCA application will include that parameter to be displayed automatically during profile review and terminal elimination phase estimation, i.e. the analysis tool.</w:t>
      </w:r>
    </w:p>
    <w:p w:rsidR="002B7629" w:rsidRDefault="002B7629" w:rsidP="003C1DEB"/>
    <w:p w:rsidR="002B7629" w:rsidRDefault="002B7629" w:rsidP="003C1DEB">
      <w:r>
        <w:t xml:space="preserve">Note that computation FLAGS and FLAG </w:t>
      </w:r>
      <w:r w:rsidR="00C36D1A">
        <w:t>CRITERIA</w:t>
      </w:r>
      <w:r>
        <w:t xml:space="preserve"> are also incorporated in this table to indicate that these will be included in the output from each of the model executions.</w:t>
      </w:r>
    </w:p>
    <w:p w:rsidR="002D0314" w:rsidRDefault="002D0314" w:rsidP="002D0314"/>
    <w:tbl>
      <w:tblPr>
        <w:tblW w:w="8763" w:type="dxa"/>
        <w:jc w:val="center"/>
        <w:tblInd w:w="93" w:type="dxa"/>
        <w:tblLook w:val="0000" w:firstRow="0" w:lastRow="0" w:firstColumn="0" w:lastColumn="0" w:noHBand="0" w:noVBand="0"/>
      </w:tblPr>
      <w:tblGrid>
        <w:gridCol w:w="2757"/>
        <w:gridCol w:w="637"/>
        <w:gridCol w:w="477"/>
        <w:gridCol w:w="467"/>
        <w:gridCol w:w="700"/>
        <w:gridCol w:w="467"/>
        <w:gridCol w:w="467"/>
        <w:gridCol w:w="467"/>
        <w:gridCol w:w="467"/>
        <w:gridCol w:w="467"/>
        <w:gridCol w:w="467"/>
        <w:gridCol w:w="923"/>
      </w:tblGrid>
      <w:tr w:rsidR="005B7409" w:rsidRPr="004A3B48" w:rsidTr="00CA5175">
        <w:trPr>
          <w:trHeight w:val="255"/>
          <w:tblHeader/>
          <w:jc w:val="center"/>
        </w:trPr>
        <w:tc>
          <w:tcPr>
            <w:tcW w:w="2757" w:type="dxa"/>
            <w:tcBorders>
              <w:top w:val="single" w:sz="4" w:space="0" w:color="auto"/>
              <w:left w:val="single" w:sz="4" w:space="0" w:color="auto"/>
              <w:bottom w:val="single" w:sz="4" w:space="0" w:color="auto"/>
              <w:right w:val="single" w:sz="4" w:space="0" w:color="auto"/>
            </w:tcBorders>
            <w:shd w:val="clear" w:color="auto" w:fill="FFFF99"/>
            <w:vAlign w:val="bottom"/>
          </w:tcPr>
          <w:p w:rsidR="006636DD" w:rsidRPr="004A3B48" w:rsidRDefault="006636DD" w:rsidP="00995B04">
            <w:pPr>
              <w:rPr>
                <w:rFonts w:eastAsia="Times New Roman" w:cs="Arial"/>
                <w:sz w:val="18"/>
                <w:szCs w:val="18"/>
                <w:lang w:eastAsia="en-US"/>
              </w:rPr>
            </w:pPr>
            <w:r w:rsidRPr="004A3B48">
              <w:rPr>
                <w:rFonts w:eastAsia="Times New Roman" w:cs="Arial"/>
                <w:sz w:val="18"/>
                <w:szCs w:val="18"/>
                <w:lang w:eastAsia="en-US"/>
              </w:rPr>
              <w:t> </w:t>
            </w:r>
          </w:p>
        </w:tc>
        <w:tc>
          <w:tcPr>
            <w:tcW w:w="637" w:type="dxa"/>
            <w:tcBorders>
              <w:top w:val="single" w:sz="4" w:space="0" w:color="auto"/>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Data</w:t>
            </w:r>
          </w:p>
        </w:tc>
        <w:tc>
          <w:tcPr>
            <w:tcW w:w="477" w:type="dxa"/>
            <w:tcBorders>
              <w:top w:val="single" w:sz="4" w:space="0" w:color="auto"/>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M1</w:t>
            </w:r>
          </w:p>
        </w:tc>
        <w:tc>
          <w:tcPr>
            <w:tcW w:w="700"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M1</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M2</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M2</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M3</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M3</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M4</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M4</w:t>
            </w:r>
          </w:p>
        </w:tc>
        <w:tc>
          <w:tcPr>
            <w:tcW w:w="923" w:type="dxa"/>
            <w:tcBorders>
              <w:top w:val="single" w:sz="4" w:space="0" w:color="auto"/>
              <w:left w:val="nil"/>
              <w:bottom w:val="single" w:sz="4" w:space="0" w:color="auto"/>
              <w:right w:val="single" w:sz="4" w:space="0" w:color="auto"/>
            </w:tcBorders>
            <w:shd w:val="clear" w:color="auto" w:fill="FFFF99"/>
          </w:tcPr>
          <w:p w:rsidR="006636DD" w:rsidRPr="004A3B48" w:rsidRDefault="006636DD" w:rsidP="00995B04">
            <w:pPr>
              <w:jc w:val="center"/>
              <w:rPr>
                <w:rFonts w:eastAsia="Times New Roman" w:cs="Arial"/>
                <w:b/>
                <w:bCs/>
                <w:sz w:val="18"/>
                <w:szCs w:val="18"/>
                <w:lang w:eastAsia="en-US"/>
              </w:rPr>
            </w:pPr>
          </w:p>
        </w:tc>
      </w:tr>
      <w:tr w:rsidR="005B7409" w:rsidRPr="004A3B48" w:rsidTr="00CA5175">
        <w:trPr>
          <w:trHeight w:val="255"/>
          <w:tblHeader/>
          <w:jc w:val="center"/>
        </w:trPr>
        <w:tc>
          <w:tcPr>
            <w:tcW w:w="2757" w:type="dxa"/>
            <w:tcBorders>
              <w:top w:val="nil"/>
              <w:left w:val="single" w:sz="4" w:space="0" w:color="auto"/>
              <w:bottom w:val="single" w:sz="4" w:space="0" w:color="auto"/>
              <w:right w:val="single" w:sz="4" w:space="0" w:color="auto"/>
            </w:tcBorders>
            <w:shd w:val="clear" w:color="auto" w:fill="FFFF99"/>
            <w:vAlign w:val="bottom"/>
          </w:tcPr>
          <w:p w:rsidR="006636DD" w:rsidRPr="004A3B48" w:rsidRDefault="006636DD" w:rsidP="00995B04">
            <w:pPr>
              <w:rPr>
                <w:rFonts w:eastAsia="Times New Roman" w:cs="Arial"/>
                <w:b/>
                <w:bCs/>
                <w:sz w:val="18"/>
                <w:szCs w:val="18"/>
                <w:lang w:eastAsia="en-US"/>
              </w:rPr>
            </w:pPr>
            <w:r w:rsidRPr="004A3B48">
              <w:rPr>
                <w:rFonts w:eastAsia="Times New Roman" w:cs="Arial"/>
                <w:b/>
                <w:bCs/>
                <w:sz w:val="18"/>
                <w:szCs w:val="18"/>
                <w:lang w:eastAsia="en-US"/>
              </w:rPr>
              <w:t>Parameters</w:t>
            </w:r>
          </w:p>
        </w:tc>
        <w:tc>
          <w:tcPr>
            <w:tcW w:w="637" w:type="dxa"/>
            <w:tcBorders>
              <w:top w:val="nil"/>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Field</w:t>
            </w:r>
          </w:p>
        </w:tc>
        <w:tc>
          <w:tcPr>
            <w:tcW w:w="477" w:type="dxa"/>
            <w:tcBorders>
              <w:top w:val="nil"/>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Fly</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700"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923" w:type="dxa"/>
            <w:tcBorders>
              <w:top w:val="nil"/>
              <w:left w:val="nil"/>
              <w:bottom w:val="single" w:sz="4" w:space="0" w:color="auto"/>
              <w:right w:val="single" w:sz="4" w:space="0" w:color="auto"/>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Derived</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F71A6D">
              <w:rPr>
                <w:b/>
                <w:iCs/>
                <w:sz w:val="18"/>
                <w:szCs w:val="18"/>
              </w:rPr>
              <w:t>AE</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AEPCT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b/>
                <w:iCs/>
                <w:sz w:val="18"/>
                <w:szCs w:val="18"/>
              </w:rPr>
              <w:t>AEPCT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F71A6D">
              <w:rPr>
                <w:b/>
                <w:iCs/>
                <w:sz w:val="18"/>
                <w:szCs w:val="18"/>
              </w:rPr>
              <w:t>AE</w:t>
            </w:r>
            <w:r w:rsidR="006D7C35" w:rsidRPr="006D7C35">
              <w:rPr>
                <w:b/>
                <w:sz w:val="18"/>
                <w:szCs w:val="18"/>
              </w:rPr>
              <w:t>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F71A6D">
              <w:rPr>
                <w:rFonts w:cs="Arial"/>
                <w:b/>
                <w:sz w:val="18"/>
                <w:szCs w:val="18"/>
              </w:rPr>
              <w:t>AETAUi</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259"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AETAUPTi \h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AETAU</w:t>
            </w:r>
            <w:r>
              <w:rPr>
                <w:b/>
                <w:i/>
                <w:sz w:val="18"/>
                <w:szCs w:val="18"/>
              </w:rPr>
              <w:t>PTi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F92C7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AETPCT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end"/>
            </w:r>
            <w:r w:rsidR="00F92C7A">
              <w:rPr>
                <w:rFonts w:eastAsia="Times New Roman" w:cs="Arial"/>
                <w:sz w:val="18"/>
                <w:szCs w:val="18"/>
                <w:lang w:eastAsia="en-US"/>
              </w:rPr>
              <w:fldChar w:fldCharType="begin"/>
            </w:r>
            <w:r w:rsidR="00F92C7A">
              <w:rPr>
                <w:rFonts w:eastAsia="Times New Roman" w:cs="Arial"/>
                <w:sz w:val="18"/>
                <w:szCs w:val="18"/>
                <w:lang w:eastAsia="en-US"/>
              </w:rPr>
              <w:instrText xml:space="preserve"> REF AETPCT \h </w:instrText>
            </w:r>
            <w:r w:rsidR="00EB5A7C">
              <w:rPr>
                <w:rFonts w:eastAsia="Times New Roman" w:cs="Arial"/>
                <w:sz w:val="18"/>
                <w:szCs w:val="18"/>
                <w:lang w:eastAsia="en-US"/>
              </w:rPr>
              <w:instrText xml:space="preserve"> \* MERGEFORMAT </w:instrText>
            </w:r>
            <w:r w:rsidR="00F92C7A">
              <w:rPr>
                <w:rFonts w:eastAsia="Times New Roman" w:cs="Arial"/>
                <w:sz w:val="18"/>
                <w:szCs w:val="18"/>
                <w:lang w:eastAsia="en-US"/>
              </w:rPr>
            </w:r>
            <w:r w:rsidR="00F92C7A">
              <w:rPr>
                <w:rFonts w:eastAsia="Times New Roman" w:cs="Arial"/>
                <w:sz w:val="18"/>
                <w:szCs w:val="18"/>
                <w:lang w:eastAsia="en-US"/>
              </w:rPr>
              <w:fldChar w:fldCharType="separate"/>
            </w:r>
            <w:r w:rsidR="00F92C7A" w:rsidRPr="00F71A6D">
              <w:rPr>
                <w:rFonts w:cs="Arial"/>
                <w:b/>
                <w:sz w:val="18"/>
                <w:szCs w:val="18"/>
              </w:rPr>
              <w:t>AE</w:t>
            </w:r>
            <w:r w:rsidR="00F92C7A" w:rsidRPr="00F71A6D">
              <w:rPr>
                <w:rFonts w:cs="Arial"/>
                <w:b/>
                <w:iCs/>
                <w:sz w:val="18"/>
                <w:szCs w:val="18"/>
              </w:rPr>
              <w:t>T</w:t>
            </w:r>
            <w:r w:rsidR="00F92C7A" w:rsidRPr="00F71A6D">
              <w:rPr>
                <w:rFonts w:cs="Arial"/>
                <w:b/>
                <w:sz w:val="18"/>
                <w:szCs w:val="18"/>
              </w:rPr>
              <w:t>PCT</w:t>
            </w:r>
            <w:r w:rsidR="00F92C7A">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AT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F71A6D">
              <w:rPr>
                <w:b/>
                <w:iCs/>
                <w:sz w:val="18"/>
                <w:szCs w:val="18"/>
              </w:rPr>
              <w:t>AT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AUCALL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252B00">
              <w:rPr>
                <w:b/>
                <w:iCs/>
                <w:sz w:val="18"/>
                <w:szCs w:val="18"/>
              </w:rPr>
              <w:t>AUCALL</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4C31A9"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4C31A9" w:rsidRPr="004A3B48" w:rsidRDefault="009C7172" w:rsidP="00DF7BA2">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AUCALLDN \h </w:instrText>
            </w:r>
            <w:r>
              <w:rPr>
                <w:rFonts w:eastAsia="Times New Roman" w:cs="Arial"/>
                <w:sz w:val="18"/>
                <w:szCs w:val="18"/>
                <w:lang w:eastAsia="en-US"/>
              </w:rPr>
            </w:r>
            <w:r>
              <w:rPr>
                <w:rFonts w:eastAsia="Times New Roman" w:cs="Arial"/>
                <w:sz w:val="18"/>
                <w:szCs w:val="18"/>
                <w:lang w:eastAsia="en-US"/>
              </w:rPr>
              <w:fldChar w:fldCharType="separate"/>
            </w:r>
            <w:r>
              <w:rPr>
                <w:rFonts w:cs="Arial"/>
                <w:b/>
                <w:sz w:val="18"/>
                <w:szCs w:val="18"/>
              </w:rPr>
              <w:t>AUCALL</w:t>
            </w:r>
            <w:r w:rsidRPr="00D84378">
              <w:rPr>
                <w:rFonts w:cs="Arial"/>
                <w:b/>
                <w:sz w:val="18"/>
                <w:szCs w:val="18"/>
              </w:rPr>
              <w:t>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4C31A9" w:rsidRPr="004A3B48" w:rsidRDefault="004C31A9" w:rsidP="00DF7BA2">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4C31A9" w:rsidRPr="004A3B48" w:rsidRDefault="004C31A9" w:rsidP="00DF7BA2">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4C31A9" w:rsidRPr="004A3B48" w:rsidRDefault="004C31A9" w:rsidP="00DF7BA2">
            <w:pPr>
              <w:jc w:val="center"/>
              <w:rPr>
                <w:rFonts w:eastAsia="Times New Roman" w:cs="Arial"/>
                <w:sz w:val="18"/>
                <w:szCs w:val="18"/>
                <w:lang w:eastAsia="en-US"/>
              </w:rPr>
            </w:pPr>
          </w:p>
        </w:tc>
      </w:tr>
      <w:tr w:rsidR="0090327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0327A" w:rsidRPr="004A3B48" w:rsidRDefault="0090327A" w:rsidP="0090327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AUCT</w:t>
            </w:r>
            <w:r>
              <w:rPr>
                <w:rFonts w:eastAsia="Times New Roman" w:cs="Arial"/>
                <w:sz w:val="18"/>
                <w:szCs w:val="18"/>
                <w:lang w:eastAsia="en-US"/>
              </w:rPr>
              <w:fldChar w:fldCharType="end"/>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0327A" w:rsidRPr="004A3B48" w:rsidRDefault="0090327A" w:rsidP="0090327A">
            <w:pPr>
              <w:jc w:val="center"/>
              <w:rPr>
                <w:rFonts w:eastAsia="Times New Roman" w:cs="Arial"/>
                <w:sz w:val="18"/>
                <w:szCs w:val="18"/>
                <w:lang w:eastAsia="en-US"/>
              </w:rPr>
            </w:pPr>
          </w:p>
        </w:tc>
      </w:tr>
      <w:tr w:rsidR="00C36D1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C36D1A" w:rsidRDefault="00C36D1A"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AUCTDN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b/>
                <w:iCs/>
                <w:sz w:val="18"/>
                <w:szCs w:val="18"/>
              </w:rPr>
              <w:t>AUCTDN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C36D1A" w:rsidRPr="004A3B48" w:rsidRDefault="00C36D1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C36D1A" w:rsidRPr="004A3B48" w:rsidRDefault="00C36D1A"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C36D1A"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C36D1A"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C36D1A" w:rsidRPr="004A3B48" w:rsidRDefault="00C36D1A" w:rsidP="00EB5A7C">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3E7CE7"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AUCINFO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AUCINFOi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Pr>
                <w:rFonts w:cs="Arial"/>
                <w:b/>
                <w:bCs/>
                <w:sz w:val="18"/>
                <w:szCs w:val="18"/>
              </w:rPr>
              <w:t>AUCINFOC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C667C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AUCINFODN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4D5E85" w:rsidRPr="00D84378">
              <w:rPr>
                <w:rFonts w:cs="Arial"/>
                <w:b/>
                <w:sz w:val="18"/>
                <w:szCs w:val="18"/>
              </w:rPr>
              <w:t>AUCINFODN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3E7CE7"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AUCINFP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6D7C35">
              <w:rPr>
                <w:b/>
                <w:iCs/>
                <w:sz w:val="18"/>
                <w:szCs w:val="18"/>
              </w:rPr>
              <w:t>AUCINFPi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Default="001874A9"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Pr>
                <w:rFonts w:cs="Arial"/>
                <w:b/>
                <w:bCs/>
                <w:sz w:val="18"/>
                <w:szCs w:val="18"/>
              </w:rPr>
              <w:t>AUCINFPC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C667C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AUCINFPDN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4D5E85" w:rsidRPr="00D84378">
              <w:rPr>
                <w:rFonts w:cs="Arial"/>
                <w:b/>
                <w:sz w:val="18"/>
                <w:szCs w:val="18"/>
              </w:rPr>
              <w:t>AUCINFPDN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1B75B0"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1B75B0" w:rsidRPr="004A3B48" w:rsidRDefault="008737F1" w:rsidP="009259A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1B75B0" w:rsidRPr="004A3B48" w:rsidRDefault="001B75B0"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1B75B0" w:rsidRPr="004A3B48" w:rsidRDefault="001B75B0"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1B75B0" w:rsidRPr="004A3B48" w:rsidRDefault="001B75B0">
            <w:pPr>
              <w:jc w:val="center"/>
              <w:rPr>
                <w:rFonts w:eastAsia="Times New Roman" w:cs="Arial"/>
                <w:sz w:val="18"/>
                <w:szCs w:val="18"/>
                <w:lang w:eastAsia="en-US"/>
              </w:rPr>
            </w:pPr>
          </w:p>
        </w:tc>
      </w:tr>
      <w:tr w:rsidR="006636DD" w:rsidRPr="0090327A"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0B5933" w:rsidRDefault="008737F1" w:rsidP="007B1EC9">
            <w:pPr>
              <w:rPr>
                <w:rFonts w:eastAsia="Times New Roman" w:cs="Arial"/>
                <w:b/>
                <w:sz w:val="18"/>
                <w:szCs w:val="18"/>
                <w:lang w:eastAsia="en-US"/>
              </w:rPr>
            </w:pPr>
            <w:r w:rsidRPr="000B5933">
              <w:rPr>
                <w:rFonts w:eastAsia="Times New Roman" w:cs="Arial"/>
                <w:b/>
                <w:sz w:val="18"/>
                <w:szCs w:val="18"/>
                <w:lang w:eastAsia="en-US"/>
              </w:rPr>
              <w:fldChar w:fldCharType="begin"/>
            </w:r>
            <w:r w:rsidRPr="000B5933">
              <w:rPr>
                <w:rFonts w:eastAsia="Times New Roman" w:cs="Arial"/>
                <w:b/>
                <w:sz w:val="18"/>
                <w:szCs w:val="18"/>
                <w:lang w:eastAsia="en-US"/>
              </w:rPr>
              <w:instrText xml:space="preserve"> REF AUCLASTi \h </w:instrText>
            </w:r>
            <w:r w:rsidR="00EB5A7C" w:rsidRPr="000B5933">
              <w:rPr>
                <w:rFonts w:eastAsia="Times New Roman" w:cs="Arial"/>
                <w:b/>
                <w:sz w:val="18"/>
                <w:szCs w:val="18"/>
                <w:lang w:eastAsia="en-US"/>
              </w:rPr>
              <w:instrText xml:space="preserve"> \* MERGEFORMAT </w:instrText>
            </w:r>
            <w:r w:rsidRPr="000B5933">
              <w:rPr>
                <w:rFonts w:eastAsia="Times New Roman" w:cs="Arial"/>
                <w:b/>
                <w:sz w:val="18"/>
                <w:szCs w:val="18"/>
                <w:lang w:eastAsia="en-US"/>
              </w:rPr>
            </w:r>
            <w:r w:rsidRPr="000B5933">
              <w:rPr>
                <w:rFonts w:eastAsia="Times New Roman" w:cs="Arial"/>
                <w:b/>
                <w:sz w:val="18"/>
                <w:szCs w:val="18"/>
                <w:lang w:eastAsia="en-US"/>
              </w:rPr>
              <w:fldChar w:fldCharType="separate"/>
            </w:r>
            <w:r w:rsidR="00B15506" w:rsidRPr="0090327A">
              <w:rPr>
                <w:b/>
                <w:iCs/>
                <w:sz w:val="18"/>
                <w:szCs w:val="18"/>
              </w:rPr>
              <w:t>AUCLASTi</w:t>
            </w:r>
            <w:r w:rsidRPr="000B5933">
              <w:rPr>
                <w:rFonts w:eastAsia="Times New Roman" w:cs="Arial"/>
                <w:b/>
                <w:sz w:val="18"/>
                <w:szCs w:val="18"/>
                <w:lang w:eastAsia="en-US"/>
              </w:rPr>
              <w:fldChar w:fldCharType="end"/>
            </w:r>
          </w:p>
        </w:tc>
        <w:tc>
          <w:tcPr>
            <w:tcW w:w="637" w:type="dxa"/>
            <w:tcBorders>
              <w:top w:val="nil"/>
              <w:left w:val="nil"/>
              <w:bottom w:val="single" w:sz="4" w:space="0" w:color="auto"/>
              <w:right w:val="nil"/>
            </w:tcBorders>
          </w:tcPr>
          <w:p w:rsidR="006636DD" w:rsidRPr="000B5933" w:rsidRDefault="006636DD" w:rsidP="00EB5A7C">
            <w:pPr>
              <w:jc w:val="center"/>
              <w:rPr>
                <w:rFonts w:eastAsia="Times New Roman" w:cs="Arial"/>
                <w:b/>
                <w:sz w:val="18"/>
                <w:szCs w:val="18"/>
                <w:lang w:eastAsia="en-US"/>
              </w:rPr>
            </w:pPr>
          </w:p>
        </w:tc>
        <w:tc>
          <w:tcPr>
            <w:tcW w:w="477" w:type="dxa"/>
            <w:tcBorders>
              <w:top w:val="nil"/>
              <w:left w:val="nil"/>
              <w:bottom w:val="single" w:sz="4" w:space="0" w:color="auto"/>
              <w:right w:val="nil"/>
            </w:tcBorders>
          </w:tcPr>
          <w:p w:rsidR="006636DD" w:rsidRPr="000B5933" w:rsidRDefault="006636DD" w:rsidP="0027271D">
            <w:pPr>
              <w:jc w:val="center"/>
              <w:rPr>
                <w:rFonts w:eastAsia="Times New Roman" w:cs="Arial"/>
                <w:b/>
                <w:sz w:val="18"/>
                <w:szCs w:val="18"/>
                <w:lang w:eastAsia="en-US"/>
              </w:rPr>
            </w:pPr>
            <w:r w:rsidRPr="000B5933">
              <w:rPr>
                <w:rFonts w:eastAsia="Times New Roman" w:cs="Arial"/>
                <w:b/>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r w:rsidRPr="000B5933">
              <w:rPr>
                <w:rFonts w:eastAsia="Times New Roman" w:cs="Arial"/>
                <w:b/>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r w:rsidRPr="000B5933">
              <w:rPr>
                <w:rFonts w:eastAsia="Times New Roman" w:cs="Arial"/>
                <w:b/>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0751D0">
            <w:pPr>
              <w:jc w:val="center"/>
              <w:rPr>
                <w:rFonts w:eastAsia="Times New Roman" w:cs="Arial"/>
                <w:b/>
                <w:sz w:val="18"/>
                <w:szCs w:val="18"/>
                <w:lang w:eastAsia="en-US"/>
              </w:rPr>
            </w:pPr>
            <w:r w:rsidRPr="000B5933">
              <w:rPr>
                <w:rFonts w:eastAsia="Times New Roman" w:cs="Arial"/>
                <w:b/>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pPr>
              <w:jc w:val="center"/>
              <w:rPr>
                <w:rFonts w:eastAsia="Times New Roman" w:cs="Arial"/>
                <w:b/>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pPr>
              <w:jc w:val="center"/>
              <w:rPr>
                <w:rFonts w:eastAsia="Times New Roman" w:cs="Arial"/>
                <w:b/>
                <w:sz w:val="18"/>
                <w:szCs w:val="18"/>
                <w:lang w:eastAsia="en-US"/>
              </w:rPr>
            </w:pPr>
          </w:p>
        </w:tc>
        <w:tc>
          <w:tcPr>
            <w:tcW w:w="923" w:type="dxa"/>
            <w:tcBorders>
              <w:top w:val="nil"/>
              <w:left w:val="nil"/>
              <w:bottom w:val="single" w:sz="4" w:space="0" w:color="auto"/>
              <w:right w:val="single" w:sz="4" w:space="0" w:color="auto"/>
            </w:tcBorders>
          </w:tcPr>
          <w:p w:rsidR="006636DD" w:rsidRPr="000B5933" w:rsidRDefault="006636DD">
            <w:pPr>
              <w:jc w:val="center"/>
              <w:rPr>
                <w:rFonts w:eastAsia="Times New Roman" w:cs="Arial"/>
                <w:b/>
                <w:sz w:val="18"/>
                <w:szCs w:val="18"/>
                <w:lang w:eastAsia="en-US"/>
              </w:rPr>
            </w:pPr>
          </w:p>
        </w:tc>
      </w:tr>
      <w:tr w:rsidR="0090327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0327A" w:rsidRDefault="00F63807" w:rsidP="00F6380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AUCLASTDN \h </w:instrText>
            </w:r>
            <w:r>
              <w:rPr>
                <w:rFonts w:eastAsia="Times New Roman" w:cs="Arial"/>
                <w:sz w:val="18"/>
                <w:szCs w:val="18"/>
                <w:lang w:eastAsia="en-US"/>
              </w:rPr>
            </w:r>
            <w:r>
              <w:rPr>
                <w:rFonts w:eastAsia="Times New Roman" w:cs="Arial"/>
                <w:sz w:val="18"/>
                <w:szCs w:val="18"/>
                <w:lang w:eastAsia="en-US"/>
              </w:rPr>
              <w:fldChar w:fldCharType="separate"/>
            </w:r>
            <w:r w:rsidRPr="00D84378">
              <w:rPr>
                <w:b/>
                <w:iCs/>
                <w:sz w:val="18"/>
                <w:szCs w:val="18"/>
              </w:rPr>
              <w:t>AUCLASTDN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0327A" w:rsidRDefault="0090327A" w:rsidP="0090327A">
            <w:pPr>
              <w:jc w:val="center"/>
              <w:rPr>
                <w:rFonts w:eastAsia="Times New Roman" w:cs="Arial"/>
                <w:sz w:val="18"/>
                <w:szCs w:val="18"/>
                <w:lang w:eastAsia="en-US"/>
              </w:rPr>
            </w:pPr>
          </w:p>
        </w:tc>
      </w:tr>
      <w:tr w:rsidR="0060053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F63807" w:rsidRDefault="00F63807" w:rsidP="007B1EC9">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AUCLASTDNi \h </w:instrText>
            </w:r>
            <w:r>
              <w:rPr>
                <w:rFonts w:eastAsia="Times New Roman" w:cs="Arial"/>
                <w:sz w:val="18"/>
                <w:szCs w:val="18"/>
                <w:lang w:eastAsia="en-US"/>
              </w:rPr>
            </w:r>
            <w:r>
              <w:rPr>
                <w:rFonts w:eastAsia="Times New Roman" w:cs="Arial"/>
                <w:sz w:val="18"/>
                <w:szCs w:val="18"/>
                <w:lang w:eastAsia="en-US"/>
              </w:rPr>
              <w:fldChar w:fldCharType="separate"/>
            </w:r>
            <w:r w:rsidRPr="00D84378">
              <w:rPr>
                <w:b/>
                <w:iCs/>
                <w:sz w:val="18"/>
                <w:szCs w:val="18"/>
              </w:rPr>
              <w:t>AUCLASTDN</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00533" w:rsidRPr="004A3B48" w:rsidRDefault="00600533"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00533" w:rsidRDefault="00600533"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00533"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F92C7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F92C7A" w:rsidRDefault="00F92C7A" w:rsidP="000A11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bCs/>
                <w:sz w:val="18"/>
                <w:szCs w:val="18"/>
              </w:rPr>
              <w:t>AUCLASTC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F92C7A" w:rsidRPr="004A3B48" w:rsidRDefault="00F92C7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F92C7A" w:rsidRDefault="00F92C7A"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F92C7A"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1874A9"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1874A9" w:rsidRDefault="001874A9"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AUCLASTCi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bCs/>
                <w:sz w:val="18"/>
                <w:szCs w:val="18"/>
              </w:rPr>
              <w:t>AUCLASTCi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1874A9" w:rsidRPr="004A3B48" w:rsidRDefault="001874A9"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1874A9" w:rsidRDefault="00600533"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1874A9"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600533"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1874A9"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B155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AUCT1_T2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AUCT1_T2</w:t>
            </w:r>
            <w:r>
              <w:rPr>
                <w:rFonts w:eastAsia="Times New Roman" w:cs="Arial"/>
                <w:sz w:val="18"/>
                <w:szCs w:val="18"/>
                <w:lang w:eastAsia="en-US"/>
              </w:rPr>
              <w:fldChar w:fldCharType="end"/>
            </w:r>
            <w:r w:rsidR="00B15506">
              <w:rPr>
                <w:rFonts w:eastAsia="Times New Roman" w:cs="Arial"/>
                <w:sz w:val="18"/>
                <w:szCs w:val="18"/>
                <w:lang w:eastAsia="en-US"/>
              </w:rPr>
              <w:t xml:space="preserve"> [T1 &amp; T2 evaluated and incorporated into multiple </w:t>
            </w:r>
            <w:r w:rsidR="00B15506">
              <w:rPr>
                <w:rFonts w:eastAsia="Times New Roman" w:cs="Arial"/>
                <w:sz w:val="18"/>
                <w:szCs w:val="18"/>
                <w:lang w:eastAsia="en-US"/>
              </w:rPr>
              <w:fldChar w:fldCharType="begin"/>
            </w:r>
            <w:r w:rsidR="00B15506">
              <w:rPr>
                <w:rFonts w:eastAsia="Times New Roman" w:cs="Arial"/>
                <w:sz w:val="18"/>
                <w:szCs w:val="18"/>
                <w:lang w:eastAsia="en-US"/>
              </w:rPr>
              <w:instrText xml:space="preserve"> REF AUCT1_T2 \h </w:instrText>
            </w:r>
            <w:r w:rsidR="00EB5A7C">
              <w:rPr>
                <w:rFonts w:eastAsia="Times New Roman" w:cs="Arial"/>
                <w:sz w:val="18"/>
                <w:szCs w:val="18"/>
                <w:lang w:eastAsia="en-US"/>
              </w:rPr>
              <w:instrText xml:space="preserve"> \* MERGEFORMAT </w:instrText>
            </w:r>
            <w:r w:rsidR="00B15506">
              <w:rPr>
                <w:rFonts w:eastAsia="Times New Roman" w:cs="Arial"/>
                <w:sz w:val="18"/>
                <w:szCs w:val="18"/>
                <w:lang w:eastAsia="en-US"/>
              </w:rPr>
            </w:r>
            <w:r w:rsidR="00B15506">
              <w:rPr>
                <w:rFonts w:eastAsia="Times New Roman" w:cs="Arial"/>
                <w:sz w:val="18"/>
                <w:szCs w:val="18"/>
                <w:lang w:eastAsia="en-US"/>
              </w:rPr>
              <w:fldChar w:fldCharType="separate"/>
            </w:r>
            <w:r w:rsidR="00B15506" w:rsidRPr="00252B00">
              <w:rPr>
                <w:b/>
                <w:iCs/>
                <w:sz w:val="18"/>
                <w:szCs w:val="18"/>
              </w:rPr>
              <w:t>AUCT1_T2</w:t>
            </w:r>
            <w:r w:rsidR="00B15506">
              <w:rPr>
                <w:rFonts w:eastAsia="Times New Roman" w:cs="Arial"/>
                <w:sz w:val="18"/>
                <w:szCs w:val="18"/>
                <w:lang w:eastAsia="en-US"/>
              </w:rPr>
              <w:fldChar w:fldCharType="end"/>
            </w:r>
            <w:r w:rsidR="00B15506">
              <w:rPr>
                <w:rFonts w:eastAsia="Times New Roman" w:cs="Arial"/>
                <w:sz w:val="18"/>
                <w:szCs w:val="18"/>
                <w:lang w:eastAsia="en-US"/>
              </w:rPr>
              <w:t xml:space="preserve"> values]</w:t>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AUCTAU</w:t>
            </w:r>
            <w:r w:rsidR="00B15506" w:rsidRPr="00252B00">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C667C5"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C667C5" w:rsidRDefault="00F6380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AUCTAUDNi \h </w:instrText>
            </w:r>
            <w:r>
              <w:rPr>
                <w:rFonts w:eastAsia="Times New Roman" w:cs="Arial"/>
                <w:sz w:val="18"/>
                <w:szCs w:val="18"/>
                <w:lang w:eastAsia="en-US"/>
              </w:rPr>
            </w:r>
            <w:r>
              <w:rPr>
                <w:rFonts w:eastAsia="Times New Roman" w:cs="Arial"/>
                <w:sz w:val="18"/>
                <w:szCs w:val="18"/>
                <w:lang w:eastAsia="en-US"/>
              </w:rPr>
              <w:fldChar w:fldCharType="separate"/>
            </w:r>
            <w:r w:rsidRPr="00D84378">
              <w:rPr>
                <w:b/>
                <w:iCs/>
                <w:sz w:val="18"/>
                <w:szCs w:val="18"/>
              </w:rPr>
              <w:t>AUCTAUDN</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C667C5" w:rsidRPr="004A3B48" w:rsidRDefault="00C667C5"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C667C5" w:rsidRDefault="00C667C5"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C667C5"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AUCXBPCTO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433F2C">
              <w:rPr>
                <w:rFonts w:cs="Arial"/>
                <w:b/>
                <w:bCs/>
                <w:sz w:val="18"/>
                <w:szCs w:val="18"/>
              </w:rPr>
              <w:t>AUCXB</w:t>
            </w:r>
            <w:r w:rsidR="00F92C7A">
              <w:rPr>
                <w:rFonts w:cs="Arial"/>
                <w:b/>
                <w:bCs/>
                <w:sz w:val="18"/>
                <w:szCs w:val="18"/>
              </w:rPr>
              <w:t>PCT</w:t>
            </w:r>
            <w:r w:rsidR="00F92C7A" w:rsidRPr="00433F2C">
              <w:rPr>
                <w:rFonts w:cs="Arial"/>
                <w:b/>
                <w:bCs/>
                <w:sz w:val="18"/>
                <w:szCs w:val="18"/>
              </w:rPr>
              <w: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AUCXBPCTP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433F2C">
              <w:rPr>
                <w:rFonts w:cs="Arial"/>
                <w:b/>
                <w:bCs/>
                <w:sz w:val="18"/>
                <w:szCs w:val="18"/>
              </w:rPr>
              <w:t>AUCXB</w:t>
            </w:r>
            <w:r w:rsidR="00F92C7A">
              <w:rPr>
                <w:rFonts w:cs="Arial"/>
                <w:b/>
                <w:bCs/>
                <w:sz w:val="18"/>
                <w:szCs w:val="18"/>
              </w:rPr>
              <w:t>PCT</w:t>
            </w:r>
            <w:r w:rsidR="00F92C7A" w:rsidRPr="00433F2C">
              <w:rPr>
                <w:rFonts w:cs="Arial"/>
                <w:b/>
                <w:bCs/>
                <w:sz w:val="18"/>
                <w:szCs w:val="18"/>
              </w:rPr>
              <w: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8737F1"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AUCXPCTO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AUCXPCTOi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8737F1"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AUCXPCTP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B15506"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AUCXPCTPi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B40455"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AUMCINFO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B4045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FC0CD4">
              <w:rPr>
                <w:b/>
                <w:iCs/>
                <w:sz w:val="18"/>
                <w:szCs w:val="18"/>
              </w:rPr>
              <w:t>AUMCINFOi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B40455"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AUMCINFP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B4045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FC0CD4">
              <w:rPr>
                <w:b/>
                <w:iCs/>
                <w:sz w:val="18"/>
                <w:szCs w:val="18"/>
              </w:rPr>
              <w:t>AUMCINFPi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AUMCLAST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E8558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8558A" w:rsidRDefault="00284696"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AUMCLASTi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AUMCLAST</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8558A" w:rsidRPr="004A3B48" w:rsidRDefault="00E8558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8558A" w:rsidRPr="004A3B48" w:rsidRDefault="00E8558A"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8558A" w:rsidRPr="004A3B48" w:rsidRDefault="00863D1B"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F957CF"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8558A" w:rsidRPr="004A3B48" w:rsidRDefault="00E8558A">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AUMCTAU</w:t>
            </w:r>
            <w:r w:rsidR="00B15506" w:rsidRPr="00252B00">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AUMCXPTO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B15506"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AUMCXPTOi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AUMCXPTP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B15506"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AUMCXPTPi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AURCALL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AURCALL</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AURCINFO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AURCINFP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21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3E721A" w:rsidRDefault="003E721A" w:rsidP="00995B04">
            <w:pPr>
              <w:rPr>
                <w:rFonts w:eastAsia="Times New Roman" w:cs="Arial"/>
                <w:sz w:val="18"/>
                <w:szCs w:val="18"/>
                <w:lang w:eastAsia="en-US"/>
              </w:rPr>
            </w:pPr>
            <w:r>
              <w:rPr>
                <w:rFonts w:eastAsia="Times New Roman" w:cs="Arial"/>
                <w:sz w:val="18"/>
                <w:szCs w:val="18"/>
                <w:lang w:eastAsia="en-US"/>
              </w:rPr>
              <w:t xml:space="preserve">AURCT (define as for AUCT above but consistent with </w:t>
            </w:r>
            <w:r>
              <w:rPr>
                <w:rFonts w:eastAsia="Times New Roman" w:cs="Arial"/>
                <w:sz w:val="18"/>
                <w:szCs w:val="18"/>
                <w:lang w:eastAsia="en-US"/>
              </w:rPr>
              <w:lastRenderedPageBreak/>
              <w:t>AURCT1_T2)</w:t>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3E721A" w:rsidRPr="004A3B48" w:rsidRDefault="003E721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21A" w:rsidRPr="004A3B48" w:rsidRDefault="003E721A"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Default="003E721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21A" w:rsidRDefault="003E721A">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3E721A" w:rsidRDefault="003E721A">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AURCT1_T2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b/>
                <w:iCs/>
                <w:sz w:val="18"/>
                <w:szCs w:val="18"/>
              </w:rPr>
              <w:t>AURCT1_T2</w:t>
            </w:r>
            <w:r>
              <w:rPr>
                <w:rFonts w:eastAsia="Times New Roman" w:cs="Arial"/>
                <w:sz w:val="18"/>
                <w:szCs w:val="18"/>
                <w:lang w:eastAsia="en-US"/>
              </w:rPr>
              <w:fldChar w:fldCharType="end"/>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AURCXPCTO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AURCXPCTO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AURCXPCTP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AURCXPCTP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C0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487462" w:rsidRPr="00F71A6D">
              <w:rPr>
                <w:b/>
                <w:sz w:val="18"/>
                <w:szCs w:val="18"/>
              </w:rPr>
              <w:t>C0</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CAVi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hint="eastAsia"/>
                <w:b/>
                <w:iCs/>
                <w:sz w:val="18"/>
                <w:szCs w:val="18"/>
              </w:rPr>
              <w:t>C</w:t>
            </w:r>
            <w:r w:rsidR="00F92C7A" w:rsidRPr="00F71A6D">
              <w:rPr>
                <w:b/>
                <w:iCs/>
                <w:sz w:val="18"/>
                <w:szCs w:val="18"/>
              </w:rPr>
              <w:t>AV</w:t>
            </w:r>
            <w:r w:rsidR="00F92C7A" w:rsidRPr="00F71A6D">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EB5A7C" w:rsidRDefault="00EB5A7C"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CEST \h  \* MERGEFORMAT </w:instrText>
            </w:r>
            <w:r>
              <w:rPr>
                <w:rFonts w:eastAsia="Times New Roman" w:cs="Arial"/>
                <w:sz w:val="18"/>
                <w:szCs w:val="18"/>
                <w:lang w:eastAsia="en-US"/>
              </w:rPr>
            </w:r>
            <w:r>
              <w:rPr>
                <w:rFonts w:eastAsia="Times New Roman" w:cs="Arial"/>
                <w:sz w:val="18"/>
                <w:szCs w:val="18"/>
                <w:lang w:eastAsia="en-US"/>
              </w:rPr>
              <w:fldChar w:fldCharType="separate"/>
            </w:r>
            <w:r>
              <w:rPr>
                <w:b/>
                <w:sz w:val="18"/>
                <w:szCs w:val="18"/>
              </w:rPr>
              <w:t>CEST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EB5A7C" w:rsidRPr="004A3B48" w:rsidRDefault="00EB5A7C" w:rsidP="00EB5A7C">
            <w:pPr>
              <w:jc w:val="center"/>
              <w:rPr>
                <w:rFonts w:eastAsia="Times New Roman" w:cs="Arial"/>
                <w:sz w:val="18"/>
                <w:szCs w:val="18"/>
                <w:lang w:eastAsia="en-US"/>
              </w:rPr>
            </w:pPr>
          </w:p>
        </w:tc>
      </w:tr>
      <w:tr w:rsidR="00F0652E"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F0652E" w:rsidRDefault="005901BD"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CENDINF \h </w:instrText>
            </w:r>
            <w:r>
              <w:rPr>
                <w:rFonts w:eastAsia="Times New Roman" w:cs="Arial"/>
                <w:sz w:val="18"/>
                <w:szCs w:val="18"/>
                <w:lang w:eastAsia="en-US"/>
              </w:rPr>
            </w:r>
            <w:r>
              <w:rPr>
                <w:rFonts w:eastAsia="Times New Roman" w:cs="Arial"/>
                <w:sz w:val="18"/>
                <w:szCs w:val="18"/>
                <w:lang w:eastAsia="en-US"/>
              </w:rPr>
              <w:fldChar w:fldCharType="separate"/>
            </w:r>
            <w:r>
              <w:rPr>
                <w:b/>
                <w:sz w:val="18"/>
                <w:szCs w:val="18"/>
              </w:rPr>
              <w:t>CENDINF</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F0652E" w:rsidRPr="004A3B48" w:rsidRDefault="00F0652E"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F0652E"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F0652E" w:rsidRPr="004A3B48" w:rsidRDefault="00F0652E" w:rsidP="00EB5A7C">
            <w:pPr>
              <w:jc w:val="center"/>
              <w:rPr>
                <w:rFonts w:eastAsia="Times New Roman" w:cs="Arial"/>
                <w:sz w:val="18"/>
                <w:szCs w:val="18"/>
                <w:lang w:eastAsia="en-US"/>
              </w:rPr>
            </w:pPr>
          </w:p>
        </w:tc>
      </w:tr>
      <w:tr w:rsidR="00F0652E"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F0652E" w:rsidRDefault="005901BD"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CENDINFDN \h </w:instrText>
            </w:r>
            <w:r>
              <w:rPr>
                <w:rFonts w:eastAsia="Times New Roman" w:cs="Arial"/>
                <w:sz w:val="18"/>
                <w:szCs w:val="18"/>
                <w:lang w:eastAsia="en-US"/>
              </w:rPr>
            </w:r>
            <w:r>
              <w:rPr>
                <w:rFonts w:eastAsia="Times New Roman" w:cs="Arial"/>
                <w:sz w:val="18"/>
                <w:szCs w:val="18"/>
                <w:lang w:eastAsia="en-US"/>
              </w:rPr>
              <w:fldChar w:fldCharType="separate"/>
            </w:r>
            <w:r>
              <w:rPr>
                <w:b/>
                <w:sz w:val="18"/>
                <w:szCs w:val="18"/>
              </w:rPr>
              <w:t>CENDINFDN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F0652E" w:rsidRPr="004A3B48" w:rsidRDefault="00F0652E"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F0652E"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F0652E" w:rsidRPr="004A3B48" w:rsidRDefault="00F0652E"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C466A3">
              <w:rPr>
                <w:b/>
                <w:sz w:val="18"/>
                <w:szCs w:val="18"/>
              </w:rPr>
              <w:t>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CLASTi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CLFO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CLFOW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CLFOW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CLFP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CLFP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CLFPW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CLFTAU</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CLFTAUW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CLP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CLP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CLO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F3604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F3604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CLOW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CLR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CLR</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CLRT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b/>
                <w:sz w:val="18"/>
                <w:szCs w:val="18"/>
                <w:lang w:eastAsia="zh-CN"/>
              </w:rPr>
              <w:t>CLRT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CLRTAUi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C</w:t>
            </w:r>
            <w:r w:rsidRPr="00D84378">
              <w:rPr>
                <w:rFonts w:eastAsia="SimSun" w:cs="Arial" w:hint="eastAsia"/>
                <w:b/>
                <w:sz w:val="18"/>
                <w:szCs w:val="18"/>
                <w:lang w:eastAsia="zh-CN"/>
              </w:rPr>
              <w:t>LRTAU</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CLTAU</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7746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 \h  \* MERGEFORMAT </w:instrText>
            </w:r>
            <w:r>
              <w:rPr>
                <w:rFonts w:eastAsia="Times New Roman" w:cs="Arial"/>
                <w:sz w:val="18"/>
                <w:szCs w:val="18"/>
                <w:lang w:eastAsia="en-US"/>
              </w:rPr>
            </w:r>
            <w:r>
              <w:rPr>
                <w:rFonts w:eastAsia="Times New Roman" w:cs="Arial"/>
                <w:sz w:val="18"/>
                <w:szCs w:val="18"/>
                <w:lang w:eastAsia="en-US"/>
              </w:rPr>
              <w:fldChar w:fldCharType="separate"/>
            </w:r>
            <w:r w:rsidRPr="00C466A3">
              <w:rPr>
                <w:b/>
                <w:iCs/>
                <w:sz w:val="18"/>
                <w:szCs w:val="18"/>
              </w:rPr>
              <w:t>CMAX</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C466A3">
              <w:rPr>
                <w:b/>
                <w:iCs/>
                <w:sz w:val="18"/>
                <w:szCs w:val="18"/>
              </w:rPr>
              <w:t>CMAX</w:t>
            </w:r>
            <w:r w:rsidRPr="00C466A3">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7746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CMAXC \h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bCs/>
                <w:sz w:val="18"/>
                <w:szCs w:val="18"/>
              </w:rPr>
              <w:t>CMAXC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CMAXCi \h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bCs/>
                <w:sz w:val="18"/>
                <w:szCs w:val="18"/>
              </w:rPr>
              <w:t>CMAXCi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5906D4"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5906D4" w:rsidRDefault="009C7172" w:rsidP="00F6380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CMAXDN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CMAXDN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5906D4" w:rsidRPr="004A3B48" w:rsidRDefault="005906D4"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5906D4" w:rsidRDefault="005906D4"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5906D4" w:rsidRDefault="005906D4"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F6380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CMAXDNi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CMAXDN</w:t>
            </w:r>
            <w:r>
              <w:rPr>
                <w:rFonts w:cs="Arial"/>
                <w:b/>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7D09C5"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7D09C5" w:rsidRPr="004A3B48" w:rsidRDefault="007D09C5" w:rsidP="007D09C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CMIN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CMIN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952343"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952343"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7D09C5" w:rsidRPr="004A3B48" w:rsidRDefault="007D09C5" w:rsidP="006C308F">
            <w:pPr>
              <w:jc w:val="center"/>
              <w:rPr>
                <w:rFonts w:eastAsia="Times New Roman" w:cs="Arial"/>
                <w:sz w:val="18"/>
                <w:szCs w:val="18"/>
                <w:lang w:eastAsia="en-US"/>
              </w:rPr>
            </w:pPr>
          </w:p>
        </w:tc>
      </w:tr>
      <w:tr w:rsidR="005901BD" w:rsidRPr="004A3B48" w:rsidTr="00B77B5D">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5901BD" w:rsidRPr="004A3B48" w:rsidRDefault="005901BD" w:rsidP="00B77B5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CMINDN \h </w:instrText>
            </w:r>
            <w:r>
              <w:rPr>
                <w:rFonts w:eastAsia="Times New Roman" w:cs="Arial"/>
                <w:sz w:val="18"/>
                <w:szCs w:val="18"/>
                <w:lang w:eastAsia="en-US"/>
              </w:rPr>
            </w:r>
            <w:r>
              <w:rPr>
                <w:rFonts w:eastAsia="Times New Roman" w:cs="Arial"/>
                <w:sz w:val="18"/>
                <w:szCs w:val="18"/>
                <w:lang w:eastAsia="en-US"/>
              </w:rPr>
              <w:fldChar w:fldCharType="separate"/>
            </w:r>
            <w:r>
              <w:rPr>
                <w:rFonts w:cs="Arial"/>
                <w:b/>
                <w:sz w:val="18"/>
                <w:szCs w:val="18"/>
              </w:rPr>
              <w:t>CMINDN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5901BD" w:rsidRPr="004A3B48" w:rsidRDefault="005901BD" w:rsidP="00B77B5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5901BD" w:rsidRPr="004A3B48" w:rsidRDefault="005901BD" w:rsidP="00B77B5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5901BD" w:rsidRPr="004A3B48" w:rsidRDefault="005901BD" w:rsidP="00B77B5D">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CMINi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CMIN</w:t>
            </w:r>
            <w:r w:rsidRPr="00252B00">
              <w:rPr>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DOSEC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szCs w:val="18"/>
              </w:rPr>
              <w:t>DOSEC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CTROUGHi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sz w:val="18"/>
                <w:szCs w:val="18"/>
              </w:rPr>
              <w:t>CTROUGH</w:t>
            </w:r>
            <w:r w:rsidRPr="00F71A6D">
              <w:rPr>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CTROUGHENDi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sz w:val="18"/>
                <w:szCs w:val="18"/>
              </w:rPr>
              <w:t>CTROUGH</w:t>
            </w:r>
            <w:r w:rsidRPr="00F71A6D">
              <w:rPr>
                <w:rFonts w:eastAsia="SimSun" w:hint="eastAsia"/>
                <w:b/>
                <w:sz w:val="18"/>
                <w:szCs w:val="18"/>
                <w:lang w:eastAsia="zh-CN"/>
              </w:rPr>
              <w:t>END</w:t>
            </w:r>
            <w:r w:rsidRPr="00F71A6D">
              <w:rPr>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DOFi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rFonts w:cs="Arial"/>
                <w:b/>
                <w:iCs/>
                <w:sz w:val="18"/>
                <w:szCs w:val="18"/>
              </w:rPr>
              <w:t>DOFi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DOSEi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szCs w:val="18"/>
              </w:rPr>
              <w:t>DOSE</w:t>
            </w:r>
            <w:r w:rsidRPr="000A1106">
              <w:rPr>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FREL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FREL</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FRELLASTi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FRELLASTi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FA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FTAUi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KEL</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KELC0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KELC0</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KELNOPT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KELNOPT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95234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52343" w:rsidRPr="004A3B48" w:rsidRDefault="00BB5F2E" w:rsidP="00BB5F2E">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KELR \h </w:instrText>
            </w:r>
            <w:r>
              <w:rPr>
                <w:rFonts w:eastAsia="Times New Roman" w:cs="Arial"/>
                <w:sz w:val="18"/>
                <w:szCs w:val="18"/>
                <w:lang w:eastAsia="en-US"/>
              </w:rPr>
            </w:r>
            <w:r>
              <w:rPr>
                <w:rFonts w:eastAsia="Times New Roman" w:cs="Arial"/>
                <w:sz w:val="18"/>
                <w:szCs w:val="18"/>
                <w:lang w:eastAsia="en-US"/>
              </w:rPr>
              <w:fldChar w:fldCharType="separate"/>
            </w:r>
            <w:r>
              <w:rPr>
                <w:b/>
                <w:iCs/>
                <w:sz w:val="18"/>
                <w:szCs w:val="18"/>
              </w:rPr>
              <w:t>KELR</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952343" w:rsidRPr="004A3B48" w:rsidRDefault="00952343" w:rsidP="00087AD5">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KELRSQ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KELRSQ</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KELRSQA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KELRSQA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KELTMHI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KELTMHI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KELTMLO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KELTMLO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AC59B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AC59BC" w:rsidRDefault="00AC59BC" w:rsidP="009C7019">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LASTTIME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LASTTIME</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AC59BC" w:rsidRPr="004A3B48" w:rsidRDefault="00AC59BC" w:rsidP="009C7019">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AC59BC"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AC59BC" w:rsidRPr="004A3B48" w:rsidRDefault="00952343"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952343"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952343"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AC59BC" w:rsidRPr="004A3B48" w:rsidRDefault="00AC59BC" w:rsidP="009C7019">
            <w:pPr>
              <w:jc w:val="center"/>
              <w:rPr>
                <w:rFonts w:eastAsia="Times New Roman" w:cs="Arial"/>
                <w:sz w:val="18"/>
                <w:szCs w:val="18"/>
                <w:lang w:eastAsia="en-US"/>
              </w:rPr>
            </w:pPr>
          </w:p>
        </w:tc>
      </w:tr>
      <w:tr w:rsidR="00AC59B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AC59BC" w:rsidRDefault="00AC59BC" w:rsidP="009C7019">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LASTTIMEi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LASTTIMEi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AC59BC" w:rsidRPr="004A3B48" w:rsidRDefault="00AC59BC" w:rsidP="009C7019">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AC59BC"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AC59BC" w:rsidRPr="004A3B48" w:rsidRDefault="00AC59BC" w:rsidP="009C7019">
            <w:pPr>
              <w:jc w:val="center"/>
              <w:rPr>
                <w:rFonts w:eastAsia="Times New Roman" w:cs="Arial"/>
                <w:sz w:val="18"/>
                <w:szCs w:val="18"/>
                <w:lang w:eastAsia="en-US"/>
              </w:rPr>
            </w:pPr>
          </w:p>
        </w:tc>
      </w:tr>
      <w:tr w:rsidR="00AE72F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AE72FA" w:rsidRPr="004A3B48" w:rsidRDefault="00AC3933" w:rsidP="00AC3933">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MAXRATE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MAXRATE</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AE72FA" w:rsidRPr="004A3B48" w:rsidRDefault="00AE72FA" w:rsidP="00EF3C60">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AE72FA" w:rsidRPr="004A3B48" w:rsidRDefault="00AE72FA" w:rsidP="00EF3C60">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AE72FA" w:rsidRPr="004A3B48" w:rsidRDefault="00AE72FA" w:rsidP="00EF3C60">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MAXRATEi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MAXRATEi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MIDPTA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MIDPTA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8C4C9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8C4C9D" w:rsidRDefault="008C4C9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MIDPTLAST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MIDPTLAST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8C4C9D" w:rsidRPr="004A3B48" w:rsidRDefault="008C4C9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8C4C9D" w:rsidRPr="004A3B48" w:rsidRDefault="008C4C9D"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MIDPTLASTi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MIDPTN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MIDPTN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MRAUCINF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MRAUCINF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MRAUCLAST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MRAUCLAST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MRAUCTAUi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MRAUCTAUi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95234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952343" w:rsidRDefault="000B5933" w:rsidP="000B5933">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MRCMAX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MRCMAX</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MRCMAXi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MRCMAXi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MRTLAST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391D31"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391D31"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391D31"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95234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52343" w:rsidRPr="004A3B48" w:rsidRDefault="00497122" w:rsidP="00497122">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MRTLASTi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MRTLAST</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52343" w:rsidRPr="004A3B48" w:rsidRDefault="00952343" w:rsidP="00087AD5">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740EA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MRTEVIFOi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MRTEVIFO</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MRTIVIFOi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740EA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MRTEVIFPi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MRTEVIFP</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MRTIVIFPi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MRTIVIFP</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PTFi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PTF</w:t>
            </w:r>
            <w:r w:rsidRPr="00F71A6D">
              <w:rPr>
                <w:rFonts w:cs="Arial"/>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533A06"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PTRi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PTR</w:t>
            </w:r>
            <w:r w:rsidRPr="00F71A6D">
              <w:rPr>
                <w:rFonts w:cs="Arial"/>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533A06"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PTROUGHRi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eastAsia="SimSun" w:cs="Arial" w:hint="eastAsia"/>
                <w:b/>
                <w:sz w:val="18"/>
                <w:szCs w:val="18"/>
                <w:lang w:eastAsia="zh-CN"/>
              </w:rPr>
              <w:t>PTROUGHR</w:t>
            </w:r>
            <w:r w:rsidRPr="00F71A6D">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PTROUGHENDi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eastAsia="SimSun" w:cs="Arial" w:hint="eastAsia"/>
                <w:b/>
                <w:sz w:val="18"/>
                <w:szCs w:val="18"/>
                <w:lang w:eastAsia="zh-CN"/>
              </w:rPr>
              <w:t>PTROUGHREND</w:t>
            </w:r>
            <w:r w:rsidRPr="00F71A6D">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RACi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RACi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RACCMAXi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RACCMAXi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RACCMINi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RACCMINi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RATEA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RATEA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RATELASTi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RATELASTi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RATEN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RATEN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RSSi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RSSi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bCs/>
                <w:sz w:val="18"/>
                <w:szCs w:val="18"/>
                <w:lang w:eastAsia="en-US"/>
              </w:rPr>
              <w:fldChar w:fldCharType="begin"/>
            </w:r>
            <w:r>
              <w:rPr>
                <w:rFonts w:eastAsia="Times New Roman" w:cs="Arial"/>
                <w:sz w:val="18"/>
                <w:szCs w:val="18"/>
                <w:lang w:eastAsia="en-US"/>
              </w:rPr>
              <w:instrText xml:space="preserve"> REF TAU \h </w:instrText>
            </w:r>
            <w:r>
              <w:rPr>
                <w:rFonts w:eastAsia="Times New Roman" w:cs="Arial"/>
                <w:bCs/>
                <w:sz w:val="18"/>
                <w:szCs w:val="18"/>
                <w:lang w:eastAsia="en-US"/>
              </w:rPr>
              <w:instrText xml:space="preserve"> \* MERGEFORMAT </w:instrText>
            </w:r>
            <w:r>
              <w:rPr>
                <w:rFonts w:eastAsia="Times New Roman" w:cs="Arial"/>
                <w:bCs/>
                <w:sz w:val="18"/>
                <w:szCs w:val="18"/>
                <w:lang w:eastAsia="en-US"/>
              </w:rPr>
            </w:r>
            <w:r>
              <w:rPr>
                <w:rFonts w:eastAsia="Times New Roman" w:cs="Arial"/>
                <w:bCs/>
                <w:sz w:val="18"/>
                <w:szCs w:val="18"/>
                <w:lang w:eastAsia="en-US"/>
              </w:rPr>
              <w:fldChar w:fldCharType="separate"/>
            </w:r>
            <w:r w:rsidRPr="00717DEE">
              <w:rPr>
                <w:b/>
                <w:bCs/>
                <w:sz w:val="18"/>
              </w:rPr>
              <w:t>TAU</w:t>
            </w:r>
            <w:r>
              <w:rPr>
                <w:rFonts w:eastAsia="Times New Roman" w:cs="Arial"/>
                <w:bCs/>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717DEE">
              <w:rPr>
                <w:b/>
                <w:bCs/>
                <w:sz w:val="18"/>
              </w:rPr>
              <w:t>TAU</w:t>
            </w:r>
            <w:r w:rsidRPr="00717DEE">
              <w:rPr>
                <w:b/>
                <w:bCs/>
                <w:i/>
                <w:sz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F0652E"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F0652E" w:rsidRDefault="005901B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TENDINF \h </w:instrText>
            </w:r>
            <w:r>
              <w:rPr>
                <w:rFonts w:eastAsia="Times New Roman" w:cs="Arial"/>
                <w:sz w:val="18"/>
                <w:szCs w:val="18"/>
                <w:lang w:eastAsia="en-US"/>
              </w:rPr>
            </w:r>
            <w:r>
              <w:rPr>
                <w:rFonts w:eastAsia="Times New Roman" w:cs="Arial"/>
                <w:sz w:val="18"/>
                <w:szCs w:val="18"/>
                <w:lang w:eastAsia="en-US"/>
              </w:rPr>
              <w:fldChar w:fldCharType="separate"/>
            </w:r>
            <w:r>
              <w:rPr>
                <w:b/>
                <w:sz w:val="18"/>
                <w:szCs w:val="18"/>
              </w:rPr>
              <w:t>TENDINF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F0652E" w:rsidRPr="004A3B48" w:rsidRDefault="00F0652E"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Del="00952343" w:rsidRDefault="00F0652E"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Del="00952343"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Del="00952343"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0652E" w:rsidRPr="004A3B48" w:rsidDel="00952343"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RDefault="00F0652E"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F0652E" w:rsidRPr="004A3B48" w:rsidRDefault="00F0652E"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THALF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THALF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THALFF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THALFF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TLAG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TLAG</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TLAST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TLASTi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6140B0"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140B0" w:rsidRDefault="001E4208" w:rsidP="009C7172">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TMAX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TMAX</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140B0" w:rsidRPr="004A3B48" w:rsidRDefault="006140B0"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140B0" w:rsidRDefault="006140B0"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140B0" w:rsidRPr="004A3B48" w:rsidRDefault="006140B0"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TMAXi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TMAX</w:t>
            </w:r>
            <w:r w:rsidRPr="00252B00">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AE72F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AE72FA" w:rsidRPr="004A3B48" w:rsidRDefault="00497122" w:rsidP="00497122">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TMAXRATE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TMAXRATE</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AE72FA" w:rsidRPr="004A3B48" w:rsidRDefault="00AE72FA" w:rsidP="00EF3C60">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AE72FA" w:rsidRPr="004A3B48" w:rsidRDefault="00AE72FA" w:rsidP="00EF3C60">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AE72FA" w:rsidRPr="004A3B48" w:rsidRDefault="00AE72FA" w:rsidP="00EF3C60">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TMAXRATEi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TMAXRATEi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7D09C5"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7D09C5" w:rsidRPr="004A3B48" w:rsidRDefault="007D09C5" w:rsidP="006C308F">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TMIN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TMIN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DB5E1F"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DB5E1F"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7D09C5" w:rsidRPr="004A3B48" w:rsidRDefault="007D09C5" w:rsidP="006C308F">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TMINi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TMIN</w:t>
            </w:r>
            <w:r w:rsidRPr="00252B00">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95234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952343" w:rsidRPr="004A3B48" w:rsidRDefault="000221CA" w:rsidP="000221C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TOLD \h </w:instrText>
            </w:r>
            <w:r>
              <w:rPr>
                <w:rFonts w:eastAsia="Times New Roman" w:cs="Arial"/>
                <w:sz w:val="18"/>
                <w:szCs w:val="18"/>
                <w:lang w:eastAsia="en-US"/>
              </w:rPr>
            </w:r>
            <w:r>
              <w:rPr>
                <w:rFonts w:eastAsia="Times New Roman" w:cs="Arial"/>
                <w:sz w:val="18"/>
                <w:szCs w:val="18"/>
                <w:lang w:eastAsia="en-US"/>
              </w:rPr>
              <w:fldChar w:fldCharType="separate"/>
            </w:r>
            <w:r w:rsidRPr="00717DEE">
              <w:rPr>
                <w:b/>
                <w:bCs/>
                <w:sz w:val="18"/>
              </w:rPr>
              <w:t>TOLD</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952343" w:rsidRPr="004A3B48" w:rsidRDefault="00952343" w:rsidP="00087AD5">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TOLDi \h  \* MERGEFORMAT </w:instrText>
            </w:r>
            <w:r>
              <w:rPr>
                <w:rFonts w:eastAsia="Times New Roman" w:cs="Arial"/>
                <w:sz w:val="18"/>
                <w:szCs w:val="18"/>
                <w:lang w:eastAsia="en-US"/>
              </w:rPr>
            </w:r>
            <w:r>
              <w:rPr>
                <w:rFonts w:eastAsia="Times New Roman" w:cs="Arial"/>
                <w:sz w:val="18"/>
                <w:szCs w:val="18"/>
                <w:lang w:eastAsia="en-US"/>
              </w:rPr>
              <w:fldChar w:fldCharType="separate"/>
            </w:r>
            <w:r w:rsidRPr="00717DEE">
              <w:rPr>
                <w:b/>
                <w:bCs/>
                <w:sz w:val="18"/>
              </w:rPr>
              <w:t>TOLD</w:t>
            </w:r>
            <w:r w:rsidRPr="00717DEE">
              <w:rPr>
                <w:b/>
                <w:bCs/>
                <w:i/>
                <w:sz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V0 \h  \* MERGEFORMAT </w:instrText>
            </w:r>
            <w:r>
              <w:rPr>
                <w:rFonts w:eastAsia="Times New Roman" w:cs="Arial"/>
                <w:sz w:val="18"/>
                <w:szCs w:val="18"/>
                <w:lang w:eastAsia="en-US"/>
              </w:rPr>
            </w:r>
            <w:r>
              <w:rPr>
                <w:rFonts w:eastAsia="Times New Roman" w:cs="Arial"/>
                <w:sz w:val="18"/>
                <w:szCs w:val="18"/>
                <w:lang w:eastAsia="en-US"/>
              </w:rPr>
              <w:fldChar w:fldCharType="separate"/>
            </w:r>
            <w:r w:rsidRPr="00433F2C">
              <w:rPr>
                <w:rFonts w:cs="Arial"/>
                <w:b/>
                <w:bCs/>
                <w:sz w:val="18"/>
                <w:szCs w:val="18"/>
              </w:rPr>
              <w:t>V0</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VOLSUM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VOLSUM</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6140B0"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140B0" w:rsidRDefault="00094A5A" w:rsidP="00094A5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 \h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w:t>
            </w:r>
            <w:r>
              <w:rPr>
                <w:b/>
                <w:iCs/>
                <w:sz w:val="18"/>
                <w:szCs w:val="18"/>
              </w:rPr>
              <w: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140B0" w:rsidRPr="004A3B48" w:rsidRDefault="006140B0" w:rsidP="0090327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140B0" w:rsidRPr="004A3B48" w:rsidRDefault="006140B0" w:rsidP="0090327A">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AE3D8E">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7074B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7074B7" w:rsidRDefault="007074B7" w:rsidP="007074B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VSSPW \h </w:instrText>
            </w:r>
            <w:r>
              <w:rPr>
                <w:rFonts w:eastAsia="Times New Roman" w:cs="Arial"/>
                <w:sz w:val="18"/>
                <w:szCs w:val="18"/>
                <w:lang w:eastAsia="en-US"/>
              </w:rPr>
            </w:r>
            <w:r>
              <w:rPr>
                <w:rFonts w:eastAsia="Times New Roman" w:cs="Arial"/>
                <w:sz w:val="18"/>
                <w:szCs w:val="18"/>
                <w:lang w:eastAsia="en-US"/>
              </w:rPr>
              <w:fldChar w:fldCharType="separate"/>
            </w:r>
            <w:r w:rsidRPr="007074B7">
              <w:rPr>
                <w:rFonts w:eastAsia="SimSun" w:cs="Arial"/>
                <w:b/>
                <w:sz w:val="18"/>
                <w:szCs w:val="18"/>
                <w:lang w:eastAsia="zh-CN"/>
              </w:rPr>
              <w:t>VSSPW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7074B7" w:rsidRPr="004A3B48" w:rsidRDefault="007074B7" w:rsidP="005733C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914C29" w:rsidP="005733C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914C29" w:rsidP="005733C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7074B7" w:rsidRPr="004A3B48" w:rsidRDefault="007074B7" w:rsidP="005733CA">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7074B7" w:rsidP="007074B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VSSPWi \h </w:instrText>
            </w:r>
            <w:r>
              <w:rPr>
                <w:rFonts w:eastAsia="Times New Roman" w:cs="Arial"/>
                <w:sz w:val="18"/>
                <w:szCs w:val="18"/>
                <w:lang w:eastAsia="en-US"/>
              </w:rPr>
            </w:r>
            <w:r>
              <w:rPr>
                <w:rFonts w:eastAsia="Times New Roman" w:cs="Arial"/>
                <w:sz w:val="18"/>
                <w:szCs w:val="18"/>
                <w:lang w:eastAsia="en-US"/>
              </w:rPr>
              <w:fldChar w:fldCharType="separate"/>
            </w:r>
            <w:r w:rsidRPr="007074B7">
              <w:rPr>
                <w:rFonts w:eastAsia="SimSun" w:cs="Arial" w:hint="eastAsia"/>
                <w:b/>
                <w:sz w:val="18"/>
                <w:szCs w:val="18"/>
                <w:lang w:eastAsia="zh-CN"/>
              </w:rPr>
              <w:t>VSSPW</w:t>
            </w:r>
            <w:r w:rsidRPr="007074B7">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914C29"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914C29"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914C29"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14C29" w:rsidRPr="004A3B48" w:rsidRDefault="00914C29"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14C29" w:rsidRPr="004A3B48" w:rsidRDefault="00914C29" w:rsidP="003B350D">
            <w:pPr>
              <w:jc w:val="center"/>
              <w:rPr>
                <w:rFonts w:eastAsia="Times New Roman" w:cs="Arial"/>
                <w:sz w:val="18"/>
                <w:szCs w:val="18"/>
                <w:lang w:eastAsia="en-US"/>
              </w:rPr>
            </w:pPr>
          </w:p>
        </w:tc>
      </w:tr>
      <w:tr w:rsidR="00914C29"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14C29" w:rsidRPr="004A3B48" w:rsidRDefault="00914C29"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VSSOi \h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VSSO</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14C29" w:rsidRPr="004A3B48" w:rsidRDefault="00914C29" w:rsidP="003B350D">
            <w:pPr>
              <w:jc w:val="center"/>
              <w:rPr>
                <w:rFonts w:eastAsia="Times New Roman" w:cs="Arial"/>
                <w:sz w:val="18"/>
                <w:szCs w:val="18"/>
                <w:lang w:eastAsia="en-US"/>
              </w:rPr>
            </w:pPr>
          </w:p>
        </w:tc>
      </w:tr>
      <w:tr w:rsidR="00914C29"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14C29" w:rsidRDefault="00914C29"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VSSOW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VSSOW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14C29" w:rsidRPr="004A3B48" w:rsidRDefault="00914C29" w:rsidP="003B350D">
            <w:pPr>
              <w:jc w:val="center"/>
              <w:rPr>
                <w:rFonts w:eastAsia="Times New Roman" w:cs="Arial"/>
                <w:sz w:val="18"/>
                <w:szCs w:val="18"/>
                <w:lang w:eastAsia="en-US"/>
              </w:rPr>
            </w:pPr>
          </w:p>
        </w:tc>
      </w:tr>
      <w:tr w:rsidR="00914C29"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14C29" w:rsidRDefault="00914C29"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VSSOWi \h </w:instrText>
            </w:r>
            <w:r>
              <w:rPr>
                <w:rFonts w:eastAsia="Times New Roman" w:cs="Arial"/>
                <w:sz w:val="18"/>
                <w:szCs w:val="18"/>
                <w:lang w:eastAsia="en-US"/>
              </w:rPr>
            </w:r>
            <w:r>
              <w:rPr>
                <w:rFonts w:eastAsia="Times New Roman" w:cs="Arial"/>
                <w:sz w:val="18"/>
                <w:szCs w:val="18"/>
                <w:lang w:eastAsia="en-US"/>
              </w:rPr>
              <w:fldChar w:fldCharType="separate"/>
            </w:r>
            <w:r>
              <w:rPr>
                <w:rFonts w:eastAsia="SimSun" w:cs="Arial"/>
                <w:b/>
                <w:sz w:val="18"/>
                <w:szCs w:val="18"/>
                <w:lang w:eastAsia="zh-CN"/>
              </w:rPr>
              <w:t>VSSOWi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14C29" w:rsidRPr="004A3B48" w:rsidRDefault="00914C29" w:rsidP="003B350D">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VZFO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VZFOW \h  \* MERGEFORMAT </w:instrText>
            </w:r>
            <w:r>
              <w:rPr>
                <w:rFonts w:eastAsia="Times New Roman" w:cs="Arial"/>
                <w:sz w:val="18"/>
                <w:szCs w:val="18"/>
                <w:lang w:eastAsia="en-US"/>
              </w:rPr>
            </w:r>
            <w:r>
              <w:rPr>
                <w:rFonts w:eastAsia="Times New Roman" w:cs="Arial"/>
                <w:sz w:val="18"/>
                <w:szCs w:val="18"/>
                <w:lang w:eastAsia="en-US"/>
              </w:rPr>
              <w:fldChar w:fldCharType="separate"/>
            </w:r>
            <w:r w:rsidRPr="00F91039">
              <w:rPr>
                <w:rFonts w:eastAsia="SimSun" w:cs="Arial" w:hint="eastAsia"/>
                <w:b/>
                <w:sz w:val="18"/>
                <w:szCs w:val="18"/>
                <w:lang w:eastAsia="zh-CN"/>
              </w:rPr>
              <w:t>VZFOW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VZFP \h  \* MERGEFORMAT </w:instrText>
            </w:r>
            <w:r>
              <w:rPr>
                <w:rFonts w:eastAsia="Times New Roman" w:cs="Arial"/>
                <w:sz w:val="18"/>
                <w:szCs w:val="18"/>
                <w:lang w:eastAsia="en-US"/>
              </w:rPr>
            </w:r>
            <w:r>
              <w:rPr>
                <w:rFonts w:eastAsia="Times New Roman" w:cs="Arial"/>
                <w:sz w:val="18"/>
                <w:szCs w:val="18"/>
                <w:lang w:eastAsia="en-US"/>
              </w:rPr>
              <w:fldChar w:fldCharType="separate"/>
            </w:r>
            <w:r w:rsidRPr="00E563A9">
              <w:rPr>
                <w:b/>
                <w:iCs/>
                <w:sz w:val="18"/>
                <w:szCs w:val="18"/>
              </w:rPr>
              <w:t>VZFP</w:t>
            </w:r>
            <w:r>
              <w:rPr>
                <w:rFonts w:eastAsia="Times New Roman" w:cs="Arial"/>
                <w:sz w:val="18"/>
                <w:szCs w:val="18"/>
                <w:lang w:eastAsia="en-US"/>
              </w:rPr>
              <w:fldChar w:fldCharType="end"/>
            </w:r>
            <w:r>
              <w:rPr>
                <w:rFonts w:eastAsia="Times New Roman" w:cs="Arial"/>
                <w:sz w:val="18"/>
                <w:szCs w:val="18"/>
                <w:lang w:eastAsia="en-US"/>
              </w:rPr>
              <w:fldChar w:fldCharType="begin"/>
            </w:r>
            <w:r>
              <w:rPr>
                <w:rFonts w:eastAsia="Times New Roman" w:cs="Arial"/>
                <w:sz w:val="18"/>
                <w:szCs w:val="18"/>
                <w:lang w:eastAsia="en-US"/>
              </w:rPr>
              <w:instrText xml:space="preserve"> REF VZFP \h  \* MERGEFORMAT </w:instrText>
            </w:r>
            <w:r>
              <w:rPr>
                <w:rFonts w:eastAsia="Times New Roman" w:cs="Arial"/>
                <w:sz w:val="18"/>
                <w:szCs w:val="18"/>
                <w:lang w:eastAsia="en-US"/>
              </w:rPr>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VZFPW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E563A9">
              <w:rPr>
                <w:rFonts w:eastAsia="SimSun" w:cs="Arial" w:hint="eastAsia"/>
                <w:b/>
                <w:sz w:val="18"/>
                <w:szCs w:val="18"/>
                <w:lang w:eastAsia="zh-CN"/>
              </w:rPr>
              <w:t>VZFTAU</w:t>
            </w:r>
            <w:r w:rsidRPr="00E563A9">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Del="00293AA5"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VZFTAUW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EB5A7C" w:rsidRPr="004A3B48"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VZO \h  \* MERGEFORMAT </w:instrText>
            </w:r>
            <w:r>
              <w:rPr>
                <w:rFonts w:eastAsia="Times New Roman" w:cs="Arial"/>
                <w:sz w:val="18"/>
                <w:szCs w:val="18"/>
                <w:lang w:eastAsia="en-US"/>
              </w:rPr>
            </w:r>
            <w:r>
              <w:rPr>
                <w:rFonts w:eastAsia="Times New Roman" w:cs="Arial"/>
                <w:sz w:val="18"/>
                <w:szCs w:val="18"/>
                <w:lang w:eastAsia="en-US"/>
              </w:rPr>
              <w:fldChar w:fldCharType="separate"/>
            </w:r>
            <w:r w:rsidRPr="00E563A9">
              <w:rPr>
                <w:b/>
                <w:iCs/>
                <w:sz w:val="18"/>
                <w:szCs w:val="18"/>
              </w:rPr>
              <w:t>VZO</w:t>
            </w:r>
            <w:r>
              <w:rPr>
                <w:rFonts w:eastAsia="Times New Roman" w:cs="Arial"/>
                <w:sz w:val="18"/>
                <w:szCs w:val="18"/>
                <w:lang w:eastAsia="en-US"/>
              </w:rPr>
              <w:fldChar w:fldCharType="end"/>
            </w:r>
          </w:p>
        </w:tc>
        <w:tc>
          <w:tcPr>
            <w:tcW w:w="63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EB5A7C"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VZOW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VZOW</w:t>
            </w:r>
            <w:r>
              <w:rPr>
                <w:rFonts w:eastAsia="Times New Roman" w:cs="Arial"/>
                <w:sz w:val="18"/>
                <w:szCs w:val="18"/>
                <w:lang w:eastAsia="en-US"/>
              </w:rPr>
              <w:fldChar w:fldCharType="end"/>
            </w:r>
          </w:p>
        </w:tc>
        <w:tc>
          <w:tcPr>
            <w:tcW w:w="63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VZP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VZP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eastAsia="SimSun" w:cs="Arial" w:hint="eastAsia"/>
                <w:b/>
                <w:sz w:val="18"/>
                <w:szCs w:val="18"/>
                <w:lang w:eastAsia="zh-CN"/>
              </w:rPr>
              <w:t>VZTAU</w:t>
            </w:r>
            <w:r w:rsidRPr="00F71A6D">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EB5A7C" w:rsidRDefault="00EB5A7C" w:rsidP="000A11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717DEE" w:rsidRDefault="00EB5A7C" w:rsidP="00995B04">
            <w:pPr>
              <w:rPr>
                <w:rFonts w:eastAsia="Times New Roman" w:cs="Arial"/>
                <w:b/>
                <w:sz w:val="18"/>
                <w:szCs w:val="18"/>
                <w:lang w:eastAsia="en-US"/>
              </w:rPr>
            </w:pP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5B7409" w:rsidRPr="004A3B48" w:rsidTr="00914C29">
        <w:trPr>
          <w:trHeight w:val="255"/>
          <w:jc w:val="center"/>
        </w:trPr>
        <w:tc>
          <w:tcPr>
            <w:tcW w:w="2757" w:type="dxa"/>
            <w:tcBorders>
              <w:top w:val="single" w:sz="4" w:space="0" w:color="auto"/>
              <w:left w:val="single" w:sz="4" w:space="0" w:color="auto"/>
              <w:bottom w:val="single" w:sz="4" w:space="0" w:color="auto"/>
              <w:right w:val="single" w:sz="4" w:space="0" w:color="auto"/>
            </w:tcBorders>
            <w:shd w:val="clear" w:color="auto" w:fill="FFFF99"/>
          </w:tcPr>
          <w:p w:rsidR="00EB5A7C" w:rsidRPr="00717DEE" w:rsidRDefault="00EB5A7C" w:rsidP="00995B04">
            <w:pPr>
              <w:rPr>
                <w:rFonts w:eastAsia="Times New Roman" w:cs="Arial"/>
                <w:b/>
                <w:sz w:val="18"/>
                <w:szCs w:val="18"/>
                <w:lang w:eastAsia="en-US"/>
              </w:rPr>
            </w:pPr>
            <w:r w:rsidRPr="00717DEE">
              <w:rPr>
                <w:rFonts w:eastAsia="Times New Roman" w:cs="Arial"/>
                <w:b/>
                <w:sz w:val="18"/>
                <w:szCs w:val="18"/>
                <w:lang w:eastAsia="en-US"/>
              </w:rPr>
              <w:t>FLAGS and CRITERIA</w:t>
            </w:r>
          </w:p>
        </w:tc>
        <w:tc>
          <w:tcPr>
            <w:tcW w:w="637" w:type="dxa"/>
            <w:tcBorders>
              <w:top w:val="single" w:sz="4" w:space="0" w:color="auto"/>
              <w:left w:val="nil"/>
              <w:bottom w:val="single" w:sz="4" w:space="0" w:color="auto"/>
              <w:right w:val="nil"/>
            </w:tcBorders>
            <w:shd w:val="clear" w:color="auto" w:fill="FFFF99"/>
          </w:tcPr>
          <w:p w:rsidR="00EB5A7C" w:rsidRPr="004A3B48" w:rsidRDefault="00EB5A7C" w:rsidP="00EB5A7C">
            <w:pPr>
              <w:jc w:val="center"/>
              <w:rPr>
                <w:rFonts w:eastAsia="Times New Roman" w:cs="Arial"/>
                <w:sz w:val="18"/>
                <w:szCs w:val="18"/>
                <w:lang w:eastAsia="en-US"/>
              </w:rPr>
            </w:pPr>
          </w:p>
        </w:tc>
        <w:tc>
          <w:tcPr>
            <w:tcW w:w="477" w:type="dxa"/>
            <w:tcBorders>
              <w:top w:val="single" w:sz="4" w:space="0" w:color="auto"/>
              <w:left w:val="nil"/>
              <w:bottom w:val="single" w:sz="4" w:space="0" w:color="auto"/>
              <w:right w:val="nil"/>
            </w:tcBorders>
            <w:shd w:val="clear" w:color="auto" w:fill="FFFF99"/>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700"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923" w:type="dxa"/>
            <w:tcBorders>
              <w:top w:val="single" w:sz="4" w:space="0" w:color="auto"/>
              <w:left w:val="nil"/>
              <w:bottom w:val="single" w:sz="4" w:space="0" w:color="auto"/>
              <w:right w:val="single" w:sz="4" w:space="0" w:color="auto"/>
            </w:tcBorders>
            <w:shd w:val="clear" w:color="auto" w:fill="FFFF99"/>
          </w:tcPr>
          <w:p w:rsidR="00EB5A7C" w:rsidRPr="004A3B48" w:rsidRDefault="00EB5A7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FLGACCEPTKEL \h  \* MERGEFORMAT </w:instrText>
            </w:r>
            <w:r>
              <w:rPr>
                <w:rFonts w:eastAsia="Times New Roman" w:cs="Arial"/>
                <w:sz w:val="18"/>
                <w:szCs w:val="18"/>
                <w:lang w:eastAsia="en-US"/>
              </w:rPr>
            </w:r>
            <w:r>
              <w:rPr>
                <w:rFonts w:eastAsia="Times New Roman" w:cs="Arial"/>
                <w:sz w:val="18"/>
                <w:szCs w:val="18"/>
                <w:lang w:eastAsia="en-US"/>
              </w:rPr>
              <w:fldChar w:fldCharType="separate"/>
            </w:r>
            <w:r w:rsidRPr="005253A6">
              <w:rPr>
                <w:b/>
                <w:bCs/>
                <w:sz w:val="18"/>
              </w:rPr>
              <w:t>FLGACCEPTKEL</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855A1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FLGACCEPTKELCRIT \h  \* MERGEFORMAT </w:instrText>
            </w:r>
            <w:r>
              <w:rPr>
                <w:rFonts w:eastAsia="Times New Roman" w:cs="Arial"/>
                <w:sz w:val="18"/>
                <w:szCs w:val="18"/>
                <w:lang w:eastAsia="en-US"/>
              </w:rPr>
            </w:r>
            <w:r>
              <w:rPr>
                <w:rFonts w:eastAsia="Times New Roman" w:cs="Arial"/>
                <w:sz w:val="18"/>
                <w:szCs w:val="18"/>
                <w:lang w:eastAsia="en-US"/>
              </w:rPr>
              <w:fldChar w:fldCharType="separate"/>
            </w:r>
            <w:r w:rsidRPr="005253A6">
              <w:rPr>
                <w:b/>
                <w:bCs/>
                <w:sz w:val="18"/>
              </w:rPr>
              <w:t>FLGACCEPTKELCRIT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FLGACCEPTPREDOSE \h  \* MERGEFORMAT </w:instrText>
            </w:r>
            <w:r>
              <w:rPr>
                <w:rFonts w:eastAsia="Times New Roman" w:cs="Arial"/>
                <w:sz w:val="18"/>
                <w:szCs w:val="18"/>
                <w:lang w:eastAsia="en-US"/>
              </w:rPr>
            </w:r>
            <w:r>
              <w:rPr>
                <w:rFonts w:eastAsia="Times New Roman" w:cs="Arial"/>
                <w:sz w:val="18"/>
                <w:szCs w:val="18"/>
                <w:lang w:eastAsia="en-US"/>
              </w:rPr>
              <w:fldChar w:fldCharType="separate"/>
            </w:r>
            <w:r w:rsidRPr="00815919">
              <w:rPr>
                <w:b/>
                <w:bCs/>
                <w:sz w:val="18"/>
              </w:rPr>
              <w:t>FLG</w:t>
            </w:r>
            <w:r>
              <w:rPr>
                <w:b/>
                <w:bCs/>
                <w:sz w:val="18"/>
              </w:rPr>
              <w:t>ACCEPT</w:t>
            </w:r>
            <w:r w:rsidRPr="00815919">
              <w:rPr>
                <w:b/>
                <w:bCs/>
                <w:sz w:val="18"/>
              </w:rPr>
              <w:t>PREDOSE</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855A1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FLGACCEPTPREDOSECRIT \h  \* MERGEFORMAT </w:instrText>
            </w:r>
            <w:r>
              <w:rPr>
                <w:rFonts w:eastAsia="Times New Roman" w:cs="Arial"/>
                <w:sz w:val="18"/>
                <w:szCs w:val="18"/>
                <w:lang w:eastAsia="en-US"/>
              </w:rPr>
            </w:r>
            <w:r>
              <w:rPr>
                <w:rFonts w:eastAsia="Times New Roman" w:cs="Arial"/>
                <w:sz w:val="18"/>
                <w:szCs w:val="18"/>
                <w:lang w:eastAsia="en-US"/>
              </w:rPr>
              <w:fldChar w:fldCharType="separate"/>
            </w:r>
            <w:r>
              <w:rPr>
                <w:b/>
                <w:bCs/>
                <w:sz w:val="18"/>
              </w:rPr>
              <w:t>FLGACCEPTPREDOSECRIT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FLGACCEPTTAU \h  \* MERGEFORMAT </w:instrText>
            </w:r>
            <w:r>
              <w:rPr>
                <w:rFonts w:eastAsia="Times New Roman" w:cs="Arial"/>
                <w:sz w:val="18"/>
                <w:szCs w:val="18"/>
                <w:lang w:eastAsia="en-US"/>
              </w:rPr>
            </w:r>
            <w:r>
              <w:rPr>
                <w:rFonts w:eastAsia="Times New Roman" w:cs="Arial"/>
                <w:sz w:val="18"/>
                <w:szCs w:val="18"/>
                <w:lang w:eastAsia="en-US"/>
              </w:rPr>
              <w:fldChar w:fldCharType="separate"/>
            </w:r>
            <w:r>
              <w:rPr>
                <w:b/>
                <w:bCs/>
                <w:sz w:val="18"/>
              </w:rPr>
              <w:t>FLGACCEPTTAU</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855A1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FLGACCEPTTMAX \h  \* MERGEFORMAT </w:instrText>
            </w:r>
            <w:r>
              <w:rPr>
                <w:rFonts w:eastAsia="Times New Roman" w:cs="Arial"/>
                <w:sz w:val="18"/>
                <w:szCs w:val="18"/>
                <w:lang w:eastAsia="en-US"/>
              </w:rPr>
            </w:r>
            <w:r>
              <w:rPr>
                <w:rFonts w:eastAsia="Times New Roman" w:cs="Arial"/>
                <w:sz w:val="18"/>
                <w:szCs w:val="18"/>
                <w:lang w:eastAsia="en-US"/>
              </w:rPr>
              <w:fldChar w:fldCharType="separate"/>
            </w:r>
            <w:r w:rsidRPr="00815919">
              <w:rPr>
                <w:b/>
                <w:bCs/>
                <w:sz w:val="18"/>
              </w:rPr>
              <w:t>FLGACCEPTTMAX</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855A1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FLGEXAUC \h  \* MERGEFORMAT </w:instrText>
            </w:r>
            <w:r>
              <w:rPr>
                <w:rFonts w:eastAsia="Times New Roman" w:cs="Arial"/>
                <w:sz w:val="18"/>
                <w:szCs w:val="18"/>
                <w:lang w:eastAsia="en-US"/>
              </w:rPr>
            </w:r>
            <w:r>
              <w:rPr>
                <w:rFonts w:eastAsia="Times New Roman" w:cs="Arial"/>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AUC</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FLGEXKEL \h  \* MERGEFORMAT </w:instrText>
            </w:r>
            <w:r>
              <w:rPr>
                <w:rFonts w:eastAsia="Times New Roman" w:cs="Arial"/>
                <w:sz w:val="18"/>
                <w:szCs w:val="18"/>
                <w:lang w:eastAsia="en-US"/>
              </w:rPr>
            </w:r>
            <w:r>
              <w:rPr>
                <w:rFonts w:eastAsia="Times New Roman" w:cs="Arial"/>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FLGEXSDE \h  \* MERGEFORMAT </w:instrText>
            </w:r>
            <w:r>
              <w:rPr>
                <w:rFonts w:eastAsia="Times New Roman" w:cs="Arial"/>
                <w:sz w:val="18"/>
                <w:szCs w:val="18"/>
                <w:lang w:eastAsia="en-US"/>
              </w:rPr>
            </w:r>
            <w:r>
              <w:rPr>
                <w:rFonts w:eastAsia="Times New Roman" w:cs="Arial"/>
                <w:sz w:val="18"/>
                <w:szCs w:val="18"/>
                <w:lang w:eastAsia="en-US"/>
              </w:rPr>
              <w:fldChar w:fldCharType="separate"/>
            </w:r>
            <w:r w:rsidRPr="005273BF">
              <w:rPr>
                <w:rFonts w:eastAsia="Times New Roman" w:cs="Arial"/>
                <w:b/>
                <w:szCs w:val="20"/>
                <w:lang w:eastAsia="en-US"/>
              </w:rPr>
              <w:t>FLGEX</w:t>
            </w:r>
            <w:r>
              <w:rPr>
                <w:rFonts w:eastAsia="Times New Roman" w:cs="Arial"/>
                <w:b/>
                <w:szCs w:val="20"/>
                <w:lang w:eastAsia="en-US"/>
              </w:rPr>
              <w:t>SDE</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FLGEXST \h  \* MERGEFORMAT </w:instrText>
            </w:r>
            <w:r>
              <w:rPr>
                <w:rFonts w:eastAsia="Times New Roman" w:cs="Arial"/>
                <w:sz w:val="18"/>
                <w:szCs w:val="18"/>
                <w:lang w:eastAsia="en-US"/>
              </w:rPr>
            </w:r>
            <w:r>
              <w:rPr>
                <w:rFonts w:eastAsia="Times New Roman" w:cs="Arial"/>
                <w:sz w:val="18"/>
                <w:szCs w:val="18"/>
                <w:lang w:eastAsia="en-US"/>
              </w:rPr>
              <w:fldChar w:fldCharType="separate"/>
            </w:r>
            <w:r w:rsidRPr="002C7ABD">
              <w:rPr>
                <w:rFonts w:eastAsia="Times New Roman" w:cs="Arial"/>
                <w:b/>
                <w:szCs w:val="20"/>
                <w:lang w:eastAsia="en-US"/>
              </w:rPr>
              <w:t>FLG</w:t>
            </w:r>
            <w:r>
              <w:rPr>
                <w:rFonts w:eastAsia="Times New Roman" w:cs="Arial"/>
                <w:b/>
                <w:szCs w:val="20"/>
                <w:lang w:eastAsia="en-US"/>
              </w:rPr>
              <w:t>EXST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FLGNOCMAX \h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rPr>
              <w:t>FLGNOCMAX</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LASTTIMEACCEPTCRIT \h  \* MERGEFORMAT </w:instrText>
            </w:r>
            <w:r>
              <w:rPr>
                <w:rFonts w:eastAsia="Times New Roman" w:cs="Arial"/>
                <w:sz w:val="18"/>
                <w:szCs w:val="18"/>
                <w:lang w:eastAsia="en-US"/>
              </w:rPr>
            </w:r>
            <w:r>
              <w:rPr>
                <w:rFonts w:eastAsia="Times New Roman" w:cs="Arial"/>
                <w:sz w:val="18"/>
                <w:szCs w:val="18"/>
                <w:lang w:eastAsia="en-US"/>
              </w:rPr>
              <w:fldChar w:fldCharType="separate"/>
            </w:r>
            <w:r w:rsidRPr="00FB204F">
              <w:rPr>
                <w:rFonts w:cs="Arial"/>
                <w:b/>
                <w:sz w:val="18"/>
              </w:rPr>
              <w:t>LASTTIMEACCEPTCRIT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SPANRATIOCRIT \h  \* MERGEFORMAT </w:instrText>
            </w:r>
            <w:r>
              <w:rPr>
                <w:rFonts w:eastAsia="Times New Roman" w:cs="Arial"/>
                <w:sz w:val="18"/>
                <w:szCs w:val="18"/>
                <w:lang w:eastAsia="en-US"/>
              </w:rPr>
            </w:r>
            <w:r>
              <w:rPr>
                <w:rFonts w:eastAsia="Times New Roman" w:cs="Arial"/>
                <w:sz w:val="18"/>
                <w:szCs w:val="18"/>
                <w:lang w:eastAsia="en-US"/>
              </w:rPr>
              <w:fldChar w:fldCharType="separate"/>
            </w:r>
            <w:r>
              <w:rPr>
                <w:b/>
                <w:bCs/>
                <w:sz w:val="18"/>
              </w:rPr>
              <w:t>SPANRATIOCRIT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0D527D"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0D527D" w:rsidRDefault="000D527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THALFF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THALFF</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0D527D" w:rsidRPr="004A3B48" w:rsidRDefault="000D527D" w:rsidP="00EB5A7C">
            <w:pPr>
              <w:jc w:val="center"/>
              <w:rPr>
                <w:rFonts w:eastAsia="Times New Roman" w:cs="Arial"/>
                <w:sz w:val="18"/>
                <w:szCs w:val="18"/>
                <w:lang w:eastAsia="en-US"/>
              </w:rPr>
            </w:pPr>
          </w:p>
        </w:tc>
        <w:tc>
          <w:tcPr>
            <w:tcW w:w="477" w:type="dxa"/>
            <w:tcBorders>
              <w:top w:val="nil"/>
              <w:left w:val="nil"/>
              <w:bottom w:val="nil"/>
              <w:right w:val="nil"/>
            </w:tcBorders>
          </w:tcPr>
          <w:p w:rsidR="000D527D" w:rsidRPr="004A3B48" w:rsidRDefault="000D527D"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0D527D" w:rsidRPr="004A3B48" w:rsidRDefault="000D527D" w:rsidP="00EB5A7C">
            <w:pPr>
              <w:jc w:val="center"/>
              <w:rPr>
                <w:rFonts w:eastAsia="Times New Roman" w:cs="Arial"/>
                <w:sz w:val="18"/>
                <w:szCs w:val="18"/>
                <w:lang w:eastAsia="en-US"/>
              </w:rPr>
            </w:pPr>
          </w:p>
        </w:tc>
      </w:tr>
    </w:tbl>
    <w:p w:rsidR="002D0314" w:rsidRDefault="002D0314" w:rsidP="002D0314"/>
    <w:p w:rsidR="004877BD" w:rsidRDefault="004877BD" w:rsidP="002D0314">
      <w:r>
        <w:t>* - COMPUTED flag from computation engine</w:t>
      </w:r>
    </w:p>
    <w:p w:rsidR="004877BD" w:rsidRDefault="004877BD" w:rsidP="002D0314">
      <w:r>
        <w:lastRenderedPageBreak/>
        <w:t>** - INPUT flag to computation engine</w:t>
      </w:r>
    </w:p>
    <w:p w:rsidR="002D0314" w:rsidRDefault="002D0314" w:rsidP="002D0314"/>
    <w:bookmarkStart w:id="331" w:name="_Ref507324033"/>
    <w:bookmarkStart w:id="332" w:name="_Toc5186460"/>
    <w:p w:rsidR="0046020B" w:rsidRDefault="00AB6178" w:rsidP="00EE2758">
      <w:pPr>
        <w:pStyle w:val="Heading2"/>
      </w:pPr>
      <w:r>
        <w:fldChar w:fldCharType="begin"/>
      </w:r>
      <w:r>
        <w:instrText xml:space="preserve"> REF C0 \h </w:instrText>
      </w:r>
      <w:r>
        <w:fldChar w:fldCharType="separate"/>
      </w:r>
      <w:r w:rsidRPr="00F71A6D">
        <w:rPr>
          <w:b w:val="0"/>
          <w:sz w:val="18"/>
          <w:szCs w:val="18"/>
        </w:rPr>
        <w:t>C0</w:t>
      </w:r>
      <w:r>
        <w:fldChar w:fldCharType="end"/>
      </w:r>
      <w:r w:rsidR="0046020B">
        <w:t xml:space="preserve"> Example</w:t>
      </w:r>
      <w:bookmarkEnd w:id="331"/>
      <w:bookmarkEnd w:id="332"/>
    </w:p>
    <w:p w:rsidR="009107E9" w:rsidRDefault="009107E9" w:rsidP="00707156">
      <w:pPr>
        <w:pStyle w:val="Heading3"/>
      </w:pPr>
      <w:bookmarkStart w:id="333" w:name="_Toc5186461"/>
      <w:r>
        <w:t>Example Data</w:t>
      </w:r>
      <w:bookmarkEnd w:id="333"/>
    </w:p>
    <w:tbl>
      <w:tblPr>
        <w:tblW w:w="2827"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27"/>
        <w:gridCol w:w="1230"/>
        <w:gridCol w:w="970"/>
      </w:tblGrid>
      <w:tr w:rsidR="009107E9" w:rsidRPr="00483CE7" w:rsidTr="001958AB">
        <w:trPr>
          <w:trHeight w:val="240"/>
          <w:tblHeader/>
          <w:tblCellSpacing w:w="0" w:type="dxa"/>
          <w:jc w:val="center"/>
        </w:trPr>
        <w:tc>
          <w:tcPr>
            <w:tcW w:w="627"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TIME</w:t>
            </w:r>
          </w:p>
        </w:tc>
        <w:tc>
          <w:tcPr>
            <w:tcW w:w="1230"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CONC</w:t>
            </w:r>
          </w:p>
        </w:tc>
        <w:tc>
          <w:tcPr>
            <w:tcW w:w="970"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AUC</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0</w:t>
            </w:r>
          </w:p>
        </w:tc>
        <w:tc>
          <w:tcPr>
            <w:tcW w:w="1230" w:type="dxa"/>
            <w:vAlign w:val="bottom"/>
          </w:tcPr>
          <w:p w:rsidR="009107E9" w:rsidRPr="00483CE7" w:rsidRDefault="009107E9" w:rsidP="00483CE7">
            <w:pPr>
              <w:pStyle w:val="TableContent"/>
              <w:ind w:left="144"/>
              <w:rPr>
                <w:bCs w:val="0"/>
                <w:sz w:val="18"/>
              </w:rPr>
            </w:pPr>
            <w:r w:rsidRPr="00483CE7">
              <w:rPr>
                <w:bCs w:val="0"/>
                <w:sz w:val="18"/>
              </w:rPr>
              <w:t>C0 = 9.9225</w:t>
            </w:r>
          </w:p>
        </w:tc>
        <w:tc>
          <w:tcPr>
            <w:tcW w:w="970" w:type="dxa"/>
            <w:vAlign w:val="bottom"/>
          </w:tcPr>
          <w:p w:rsidR="009107E9" w:rsidRPr="00483CE7" w:rsidRDefault="009107E9" w:rsidP="00483CE7">
            <w:pPr>
              <w:pStyle w:val="TableContent"/>
              <w:ind w:left="144"/>
              <w:rPr>
                <w:bCs w:val="0"/>
                <w:sz w:val="18"/>
              </w:rPr>
            </w:pPr>
            <w:r w:rsidRPr="00483CE7">
              <w:rPr>
                <w:bCs w:val="0"/>
                <w:sz w:val="18"/>
              </w:rPr>
              <w:t>0</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2</w:t>
            </w:r>
          </w:p>
        </w:tc>
        <w:tc>
          <w:tcPr>
            <w:tcW w:w="1230" w:type="dxa"/>
            <w:vAlign w:val="bottom"/>
          </w:tcPr>
          <w:p w:rsidR="009107E9" w:rsidRPr="00483CE7" w:rsidRDefault="009107E9" w:rsidP="00483CE7">
            <w:pPr>
              <w:pStyle w:val="TableContent"/>
              <w:ind w:left="144"/>
              <w:rPr>
                <w:bCs w:val="0"/>
                <w:sz w:val="18"/>
              </w:rPr>
            </w:pPr>
            <w:r w:rsidRPr="00483CE7">
              <w:rPr>
                <w:bCs w:val="0"/>
                <w:sz w:val="18"/>
              </w:rPr>
              <w:t>6.3</w:t>
            </w:r>
          </w:p>
        </w:tc>
        <w:tc>
          <w:tcPr>
            <w:tcW w:w="970" w:type="dxa"/>
            <w:vAlign w:val="bottom"/>
          </w:tcPr>
          <w:p w:rsidR="009107E9" w:rsidRPr="00483CE7" w:rsidRDefault="009107E9" w:rsidP="00483CE7">
            <w:pPr>
              <w:pStyle w:val="TableContent"/>
              <w:ind w:left="144"/>
              <w:rPr>
                <w:bCs w:val="0"/>
                <w:sz w:val="18"/>
              </w:rPr>
            </w:pPr>
            <w:r w:rsidRPr="00483CE7">
              <w:rPr>
                <w:bCs w:val="0"/>
                <w:sz w:val="18"/>
              </w:rPr>
              <w:t>16.2225</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4</w:t>
            </w:r>
          </w:p>
        </w:tc>
        <w:tc>
          <w:tcPr>
            <w:tcW w:w="1230" w:type="dxa"/>
            <w:vAlign w:val="bottom"/>
          </w:tcPr>
          <w:p w:rsidR="009107E9" w:rsidRPr="00483CE7" w:rsidRDefault="009107E9" w:rsidP="00483CE7">
            <w:pPr>
              <w:pStyle w:val="TableContent"/>
              <w:ind w:left="144"/>
              <w:rPr>
                <w:bCs w:val="0"/>
                <w:sz w:val="18"/>
              </w:rPr>
            </w:pPr>
            <w:r w:rsidRPr="00483CE7">
              <w:rPr>
                <w:bCs w:val="0"/>
                <w:sz w:val="18"/>
              </w:rPr>
              <w:t>4</w:t>
            </w:r>
          </w:p>
        </w:tc>
        <w:tc>
          <w:tcPr>
            <w:tcW w:w="970" w:type="dxa"/>
            <w:vAlign w:val="bottom"/>
          </w:tcPr>
          <w:p w:rsidR="009107E9" w:rsidRPr="00483CE7" w:rsidRDefault="009107E9" w:rsidP="00483CE7">
            <w:pPr>
              <w:pStyle w:val="TableContent"/>
              <w:ind w:left="144"/>
              <w:rPr>
                <w:bCs w:val="0"/>
                <w:sz w:val="18"/>
              </w:rPr>
            </w:pPr>
            <w:r w:rsidRPr="00483CE7">
              <w:rPr>
                <w:bCs w:val="0"/>
                <w:sz w:val="18"/>
              </w:rPr>
              <w:t>26.349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6</w:t>
            </w:r>
          </w:p>
        </w:tc>
        <w:tc>
          <w:tcPr>
            <w:tcW w:w="1230" w:type="dxa"/>
            <w:vAlign w:val="bottom"/>
          </w:tcPr>
          <w:p w:rsidR="009107E9" w:rsidRPr="00483CE7" w:rsidRDefault="009107E9" w:rsidP="00483CE7">
            <w:pPr>
              <w:pStyle w:val="TableContent"/>
              <w:ind w:left="144"/>
              <w:rPr>
                <w:bCs w:val="0"/>
                <w:sz w:val="18"/>
              </w:rPr>
            </w:pPr>
            <w:r w:rsidRPr="00483CE7">
              <w:rPr>
                <w:bCs w:val="0"/>
                <w:sz w:val="18"/>
              </w:rPr>
              <w:t>2.5</w:t>
            </w:r>
          </w:p>
        </w:tc>
        <w:tc>
          <w:tcPr>
            <w:tcW w:w="970" w:type="dxa"/>
            <w:vAlign w:val="bottom"/>
          </w:tcPr>
          <w:p w:rsidR="009107E9" w:rsidRPr="00483CE7" w:rsidRDefault="009107E9" w:rsidP="00483CE7">
            <w:pPr>
              <w:pStyle w:val="TableContent"/>
              <w:ind w:left="144"/>
              <w:rPr>
                <w:bCs w:val="0"/>
                <w:sz w:val="18"/>
              </w:rPr>
            </w:pPr>
            <w:r w:rsidRPr="00483CE7">
              <w:rPr>
                <w:bCs w:val="0"/>
                <w:sz w:val="18"/>
              </w:rPr>
              <w:t>32.7319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8</w:t>
            </w:r>
          </w:p>
        </w:tc>
        <w:tc>
          <w:tcPr>
            <w:tcW w:w="1230" w:type="dxa"/>
            <w:vAlign w:val="bottom"/>
          </w:tcPr>
          <w:p w:rsidR="009107E9" w:rsidRPr="00483CE7" w:rsidRDefault="009107E9" w:rsidP="00483CE7">
            <w:pPr>
              <w:pStyle w:val="TableContent"/>
              <w:ind w:left="144"/>
              <w:rPr>
                <w:bCs w:val="0"/>
                <w:sz w:val="18"/>
              </w:rPr>
            </w:pPr>
            <w:r w:rsidRPr="00483CE7">
              <w:rPr>
                <w:bCs w:val="0"/>
                <w:sz w:val="18"/>
              </w:rPr>
              <w:t>1.6</w:t>
            </w:r>
          </w:p>
        </w:tc>
        <w:tc>
          <w:tcPr>
            <w:tcW w:w="970" w:type="dxa"/>
            <w:vAlign w:val="bottom"/>
          </w:tcPr>
          <w:p w:rsidR="009107E9" w:rsidRPr="00483CE7" w:rsidRDefault="009107E9" w:rsidP="00483CE7">
            <w:pPr>
              <w:pStyle w:val="TableContent"/>
              <w:ind w:left="144"/>
              <w:rPr>
                <w:bCs w:val="0"/>
                <w:sz w:val="18"/>
              </w:rPr>
            </w:pPr>
            <w:r w:rsidRPr="00483CE7">
              <w:rPr>
                <w:bCs w:val="0"/>
                <w:sz w:val="18"/>
              </w:rPr>
              <w:t>36.7652</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10</w:t>
            </w:r>
          </w:p>
        </w:tc>
        <w:tc>
          <w:tcPr>
            <w:tcW w:w="1230" w:type="dxa"/>
            <w:vAlign w:val="bottom"/>
          </w:tcPr>
          <w:p w:rsidR="009107E9" w:rsidRPr="00483CE7" w:rsidRDefault="009107E9" w:rsidP="00483CE7">
            <w:pPr>
              <w:pStyle w:val="TableContent"/>
              <w:ind w:left="144"/>
              <w:rPr>
                <w:bCs w:val="0"/>
                <w:sz w:val="18"/>
              </w:rPr>
            </w:pPr>
            <w:r w:rsidRPr="00483CE7">
              <w:rPr>
                <w:bCs w:val="0"/>
                <w:sz w:val="18"/>
              </w:rPr>
              <w:t>1</w:t>
            </w:r>
          </w:p>
        </w:tc>
        <w:tc>
          <w:tcPr>
            <w:tcW w:w="970" w:type="dxa"/>
            <w:vAlign w:val="bottom"/>
          </w:tcPr>
          <w:p w:rsidR="009107E9" w:rsidRPr="00483CE7" w:rsidRDefault="009107E9" w:rsidP="00483CE7">
            <w:pPr>
              <w:pStyle w:val="TableContent"/>
              <w:ind w:left="144"/>
              <w:rPr>
                <w:bCs w:val="0"/>
                <w:sz w:val="18"/>
              </w:rPr>
            </w:pPr>
            <w:r w:rsidRPr="00483CE7">
              <w:rPr>
                <w:bCs w:val="0"/>
                <w:sz w:val="18"/>
              </w:rPr>
              <w:t>39.3183</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12</w:t>
            </w:r>
          </w:p>
        </w:tc>
        <w:tc>
          <w:tcPr>
            <w:tcW w:w="1230" w:type="dxa"/>
            <w:vAlign w:val="bottom"/>
          </w:tcPr>
          <w:p w:rsidR="009107E9" w:rsidRPr="00483CE7" w:rsidRDefault="009107E9" w:rsidP="00483CE7">
            <w:pPr>
              <w:pStyle w:val="TableContent"/>
              <w:ind w:left="144"/>
              <w:rPr>
                <w:bCs w:val="0"/>
                <w:sz w:val="18"/>
              </w:rPr>
            </w:pPr>
            <w:r w:rsidRPr="00483CE7">
              <w:rPr>
                <w:bCs w:val="0"/>
                <w:sz w:val="18"/>
              </w:rPr>
              <w:t>0.63</w:t>
            </w:r>
          </w:p>
        </w:tc>
        <w:tc>
          <w:tcPr>
            <w:tcW w:w="970" w:type="dxa"/>
            <w:vAlign w:val="bottom"/>
          </w:tcPr>
          <w:p w:rsidR="009107E9" w:rsidRPr="00483CE7" w:rsidRDefault="009107E9" w:rsidP="00483CE7">
            <w:pPr>
              <w:pStyle w:val="TableContent"/>
              <w:ind w:left="144"/>
              <w:rPr>
                <w:bCs w:val="0"/>
                <w:sz w:val="18"/>
              </w:rPr>
            </w:pPr>
            <w:r w:rsidRPr="00483CE7">
              <w:rPr>
                <w:bCs w:val="0"/>
                <w:sz w:val="18"/>
              </w:rPr>
              <w:t>40.92</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18</w:t>
            </w:r>
          </w:p>
        </w:tc>
        <w:tc>
          <w:tcPr>
            <w:tcW w:w="1230" w:type="dxa"/>
            <w:vAlign w:val="bottom"/>
          </w:tcPr>
          <w:p w:rsidR="009107E9" w:rsidRPr="00483CE7" w:rsidRDefault="009107E9" w:rsidP="00483CE7">
            <w:pPr>
              <w:pStyle w:val="TableContent"/>
              <w:ind w:left="144"/>
              <w:rPr>
                <w:bCs w:val="0"/>
                <w:sz w:val="18"/>
              </w:rPr>
            </w:pPr>
            <w:r w:rsidRPr="00483CE7">
              <w:rPr>
                <w:bCs w:val="0"/>
                <w:sz w:val="18"/>
              </w:rPr>
              <w:t>0.16</w:t>
            </w:r>
          </w:p>
        </w:tc>
        <w:tc>
          <w:tcPr>
            <w:tcW w:w="970" w:type="dxa"/>
            <w:vAlign w:val="bottom"/>
          </w:tcPr>
          <w:p w:rsidR="009107E9" w:rsidRPr="00483CE7" w:rsidRDefault="009107E9" w:rsidP="00483CE7">
            <w:pPr>
              <w:pStyle w:val="TableContent"/>
              <w:ind w:left="144"/>
              <w:rPr>
                <w:bCs w:val="0"/>
                <w:sz w:val="18"/>
              </w:rPr>
            </w:pPr>
            <w:r w:rsidRPr="00483CE7">
              <w:rPr>
                <w:bCs w:val="0"/>
                <w:sz w:val="18"/>
              </w:rPr>
              <w:t>42.9775</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24</w:t>
            </w:r>
          </w:p>
        </w:tc>
        <w:tc>
          <w:tcPr>
            <w:tcW w:w="1230" w:type="dxa"/>
            <w:vAlign w:val="bottom"/>
          </w:tcPr>
          <w:p w:rsidR="009107E9" w:rsidRPr="00483CE7" w:rsidRDefault="009107E9" w:rsidP="00483CE7">
            <w:pPr>
              <w:pStyle w:val="TableContent"/>
              <w:ind w:left="144"/>
              <w:rPr>
                <w:bCs w:val="0"/>
                <w:sz w:val="18"/>
              </w:rPr>
            </w:pPr>
            <w:r w:rsidRPr="00483CE7">
              <w:rPr>
                <w:bCs w:val="0"/>
                <w:sz w:val="18"/>
              </w:rPr>
              <w:t>0.04</w:t>
            </w:r>
          </w:p>
        </w:tc>
        <w:tc>
          <w:tcPr>
            <w:tcW w:w="970" w:type="dxa"/>
            <w:vAlign w:val="bottom"/>
          </w:tcPr>
          <w:p w:rsidR="009107E9" w:rsidRPr="00483CE7" w:rsidRDefault="009107E9" w:rsidP="00483CE7">
            <w:pPr>
              <w:pStyle w:val="TableContent"/>
              <w:ind w:left="144"/>
              <w:rPr>
                <w:bCs w:val="0"/>
                <w:sz w:val="18"/>
              </w:rPr>
            </w:pPr>
            <w:r w:rsidRPr="00483CE7">
              <w:rPr>
                <w:bCs w:val="0"/>
                <w:sz w:val="18"/>
              </w:rPr>
              <w:t>43.4969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36</w:t>
            </w:r>
          </w:p>
        </w:tc>
        <w:tc>
          <w:tcPr>
            <w:tcW w:w="1230" w:type="dxa"/>
            <w:vAlign w:val="bottom"/>
          </w:tcPr>
          <w:p w:rsidR="009107E9" w:rsidRPr="00483CE7" w:rsidRDefault="009107E9" w:rsidP="00483CE7">
            <w:pPr>
              <w:pStyle w:val="TableContent"/>
              <w:ind w:left="144"/>
              <w:rPr>
                <w:bCs w:val="0"/>
                <w:sz w:val="18"/>
              </w:rPr>
            </w:pPr>
            <w:r w:rsidRPr="00483CE7">
              <w:rPr>
                <w:bCs w:val="0"/>
                <w:sz w:val="18"/>
              </w:rPr>
              <w:t>0</w:t>
            </w:r>
          </w:p>
        </w:tc>
        <w:tc>
          <w:tcPr>
            <w:tcW w:w="970" w:type="dxa"/>
            <w:vAlign w:val="bottom"/>
          </w:tcPr>
          <w:p w:rsidR="009107E9" w:rsidRPr="00483CE7" w:rsidRDefault="009107E9" w:rsidP="00483CE7">
            <w:pPr>
              <w:pStyle w:val="TableContent"/>
              <w:ind w:left="144"/>
              <w:rPr>
                <w:bCs w:val="0"/>
                <w:sz w:val="18"/>
              </w:rPr>
            </w:pPr>
            <w:r w:rsidRPr="00483CE7">
              <w:rPr>
                <w:bCs w:val="0"/>
                <w:sz w:val="18"/>
              </w:rPr>
              <w:t>43.7369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48</w:t>
            </w:r>
          </w:p>
        </w:tc>
        <w:tc>
          <w:tcPr>
            <w:tcW w:w="1230" w:type="dxa"/>
            <w:vAlign w:val="bottom"/>
          </w:tcPr>
          <w:p w:rsidR="009107E9" w:rsidRPr="00483CE7" w:rsidRDefault="009107E9" w:rsidP="00483CE7">
            <w:pPr>
              <w:pStyle w:val="TableContent"/>
              <w:ind w:left="144"/>
              <w:rPr>
                <w:bCs w:val="0"/>
                <w:sz w:val="18"/>
              </w:rPr>
            </w:pPr>
            <w:r w:rsidRPr="00483CE7">
              <w:rPr>
                <w:bCs w:val="0"/>
                <w:sz w:val="18"/>
              </w:rPr>
              <w:t>0</w:t>
            </w:r>
          </w:p>
        </w:tc>
        <w:tc>
          <w:tcPr>
            <w:tcW w:w="970" w:type="dxa"/>
            <w:vAlign w:val="bottom"/>
          </w:tcPr>
          <w:p w:rsidR="009107E9" w:rsidRPr="00483CE7" w:rsidRDefault="009107E9" w:rsidP="00483CE7">
            <w:pPr>
              <w:pStyle w:val="TableContent"/>
              <w:ind w:left="144"/>
              <w:rPr>
                <w:bCs w:val="0"/>
                <w:sz w:val="18"/>
              </w:rPr>
            </w:pPr>
            <w:r w:rsidRPr="00483CE7">
              <w:rPr>
                <w:bCs w:val="0"/>
                <w:sz w:val="18"/>
              </w:rPr>
              <w:t>43.7369</w:t>
            </w:r>
          </w:p>
        </w:tc>
      </w:tr>
    </w:tbl>
    <w:p w:rsidR="0046020B" w:rsidRDefault="0046020B" w:rsidP="00B912C9"/>
    <w:p w:rsidR="00483CE7" w:rsidRDefault="00483CE7" w:rsidP="00B912C9"/>
    <w:p w:rsidR="00EE2758" w:rsidRPr="00EE2758" w:rsidRDefault="006F214C" w:rsidP="00B912C9">
      <w:r>
        <w:rPr>
          <w:noProof/>
          <w:lang w:eastAsia="en-US"/>
        </w:rPr>
        <w:drawing>
          <wp:inline distT="0" distB="0" distL="0" distR="0" wp14:anchorId="3E781A5A" wp14:editId="2097C10B">
            <wp:extent cx="4908550" cy="3053715"/>
            <wp:effectExtent l="0" t="0" r="635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4908550" cy="3053715"/>
                    </a:xfrm>
                    <a:prstGeom prst="rect">
                      <a:avLst/>
                    </a:prstGeom>
                    <a:noFill/>
                    <a:ln>
                      <a:noFill/>
                    </a:ln>
                  </pic:spPr>
                </pic:pic>
              </a:graphicData>
            </a:graphic>
          </wp:inline>
        </w:drawing>
      </w:r>
    </w:p>
    <w:p w:rsidR="009107E9" w:rsidRDefault="00EE2758" w:rsidP="00707156">
      <w:pPr>
        <w:pStyle w:val="Heading3"/>
      </w:pPr>
      <w:bookmarkStart w:id="334" w:name="_Toc5186462"/>
      <w:r>
        <w:t>Estimate C0</w:t>
      </w:r>
      <w:bookmarkEnd w:id="334"/>
    </w:p>
    <w:p w:rsidR="00EE2758" w:rsidRPr="009107E9" w:rsidRDefault="00EE2758" w:rsidP="009107E9">
      <w:pPr>
        <w:rPr>
          <w:b/>
          <w:bCs/>
        </w:rPr>
      </w:pPr>
    </w:p>
    <w:p w:rsidR="009107E9" w:rsidRDefault="009107E9" w:rsidP="009107E9">
      <w:r w:rsidRPr="009107E9">
        <w:tab/>
        <w:t xml:space="preserve">1) First estimate </w:t>
      </w:r>
      <w:r w:rsidR="00EE2758">
        <w:t xml:space="preserve">slope of first two </w:t>
      </w:r>
      <w:r w:rsidR="00AB6178">
        <w:t xml:space="preserve">(default) </w:t>
      </w:r>
      <w:r w:rsidR="00EE2758">
        <w:t>data points</w:t>
      </w:r>
      <w:r w:rsidR="00AB6178">
        <w:t xml:space="preserve">, or those data points identified in the profile via </w:t>
      </w:r>
      <w:r w:rsidR="00AB6178">
        <w:fldChar w:fldCharType="begin"/>
      </w:r>
      <w:r w:rsidR="00AB6178">
        <w:instrText xml:space="preserve"> REF FLGCZERO \h </w:instrText>
      </w:r>
      <w:r w:rsidR="00AB6178">
        <w:fldChar w:fldCharType="separate"/>
      </w:r>
      <w:r w:rsidR="00AB6178">
        <w:rPr>
          <w:rFonts w:eastAsia="Times New Roman" w:cs="Arial"/>
          <w:b/>
          <w:szCs w:val="20"/>
          <w:lang w:eastAsia="en-US"/>
        </w:rPr>
        <w:t>FLGCZERO</w:t>
      </w:r>
      <w:r w:rsidR="00AB6178">
        <w:fldChar w:fldCharType="end"/>
      </w:r>
      <w:r w:rsidR="00AB6178">
        <w:t xml:space="preserve">. If the latter, a linear regression of the </w:t>
      </w:r>
      <w:proofErr w:type="gramStart"/>
      <w:r w:rsidR="00AB6178">
        <w:t>ln(</w:t>
      </w:r>
      <w:proofErr w:type="gramEnd"/>
      <w:r w:rsidR="00AB6178">
        <w:t xml:space="preserve">concentration) vs time of the selected profile data points is performed to estimate the slope of the regression curve. </w:t>
      </w:r>
    </w:p>
    <w:p w:rsidR="00EE2758" w:rsidRPr="009107E9" w:rsidRDefault="00EE2758" w:rsidP="009107E9"/>
    <w:p w:rsidR="009107E9" w:rsidRPr="00D34070" w:rsidRDefault="009107E9" w:rsidP="009107E9">
      <w:pPr>
        <w:rPr>
          <w:lang w:val="fr-FR"/>
        </w:rPr>
      </w:pPr>
      <w:r w:rsidRPr="009107E9">
        <w:lastRenderedPageBreak/>
        <w:tab/>
      </w:r>
      <w:r w:rsidRPr="009107E9">
        <w:tab/>
      </w:r>
      <w:r w:rsidRPr="00D34070">
        <w:rPr>
          <w:lang w:val="fr-FR"/>
        </w:rPr>
        <w:t>K = (ln(C2)-ln(C1)) / (t2-t1) = (ln(4)-</w:t>
      </w:r>
      <w:proofErr w:type="gramStart"/>
      <w:r w:rsidRPr="00D34070">
        <w:rPr>
          <w:lang w:val="fr-FR"/>
        </w:rPr>
        <w:t>ln(</w:t>
      </w:r>
      <w:proofErr w:type="gramEnd"/>
      <w:r w:rsidRPr="00D34070">
        <w:rPr>
          <w:lang w:val="fr-FR"/>
        </w:rPr>
        <w:t xml:space="preserve">6.3)) / (4-2) = -0.227 </w:t>
      </w:r>
    </w:p>
    <w:p w:rsidR="00EE2758" w:rsidRPr="00D34070" w:rsidRDefault="00EE2758" w:rsidP="009107E9">
      <w:pPr>
        <w:rPr>
          <w:lang w:val="fr-FR"/>
        </w:rPr>
      </w:pPr>
    </w:p>
    <w:p w:rsidR="009107E9" w:rsidRDefault="009107E9" w:rsidP="009107E9">
      <w:r w:rsidRPr="00D34070">
        <w:rPr>
          <w:lang w:val="fr-FR"/>
        </w:rPr>
        <w:tab/>
      </w:r>
      <w:r w:rsidR="00EE2758">
        <w:t>2) Then calculate C0</w:t>
      </w:r>
    </w:p>
    <w:p w:rsidR="00EE2758" w:rsidRPr="009107E9" w:rsidRDefault="00EE2758" w:rsidP="009107E9"/>
    <w:p w:rsidR="009107E9" w:rsidRPr="009107E9" w:rsidRDefault="009107E9" w:rsidP="009107E9">
      <w:r w:rsidRPr="009107E9">
        <w:tab/>
      </w:r>
      <w:r w:rsidRPr="009107E9">
        <w:tab/>
        <w:t>C0 = C1exp (-K * T1) = 6.3 exp (-(-0.227) * 2) = 9.9225</w:t>
      </w:r>
    </w:p>
    <w:p w:rsidR="00EE2758" w:rsidRDefault="00EE2758" w:rsidP="009107E9"/>
    <w:p w:rsidR="009107E9" w:rsidRDefault="009107E9" w:rsidP="009107E9">
      <w:r w:rsidRPr="009107E9">
        <w:t xml:space="preserve">Where </w:t>
      </w:r>
      <w:proofErr w:type="gramStart"/>
      <w:r w:rsidRPr="009107E9">
        <w:t>C1  and</w:t>
      </w:r>
      <w:proofErr w:type="gramEnd"/>
      <w:r w:rsidRPr="009107E9">
        <w:t xml:space="preserve"> C2 are the 1st and 2nd concentration, respectively,  and T1  and T2 are the time post-dose of the 1st and 2nd concentration, respectively.</w:t>
      </w:r>
    </w:p>
    <w:p w:rsidR="00EE2758" w:rsidRPr="009107E9" w:rsidRDefault="00EE2758" w:rsidP="00707156">
      <w:pPr>
        <w:pStyle w:val="Heading3"/>
      </w:pPr>
      <w:bookmarkStart w:id="335" w:name="_Ref518056718"/>
      <w:bookmarkStart w:id="336" w:name="_Toc5186463"/>
      <w:r>
        <w:t xml:space="preserve">Estimate </w:t>
      </w:r>
      <w:r w:rsidR="008B1C44">
        <w:t xml:space="preserve">AUCXBPCTO </w:t>
      </w:r>
      <w:r w:rsidRPr="009107E9">
        <w:t>(observed)</w:t>
      </w:r>
      <w:bookmarkEnd w:id="335"/>
      <w:bookmarkEnd w:id="336"/>
    </w:p>
    <w:p w:rsidR="009107E9" w:rsidRDefault="009107E9" w:rsidP="009107E9">
      <w:pPr>
        <w:rPr>
          <w:bCs/>
        </w:rPr>
      </w:pPr>
      <w:r w:rsidRPr="00EE2758">
        <w:rPr>
          <w:bCs/>
        </w:rPr>
        <w:t>Estimate Percentage of AUCINF (observed) that was due to back extrapolation to estimate C0:</w:t>
      </w:r>
    </w:p>
    <w:p w:rsidR="00EE2758" w:rsidRPr="00EE2758" w:rsidRDefault="00EE2758" w:rsidP="009107E9">
      <w:pPr>
        <w:rPr>
          <w:bCs/>
        </w:rPr>
      </w:pPr>
    </w:p>
    <w:p w:rsidR="009107E9" w:rsidRDefault="009107E9" w:rsidP="00EE2758">
      <w:pPr>
        <w:numPr>
          <w:ilvl w:val="0"/>
          <w:numId w:val="20"/>
        </w:numPr>
      </w:pPr>
      <w:r w:rsidRPr="009107E9">
        <w:t>First estimate the AUC from T0 to the T1 using the trapezoidal rule</w:t>
      </w:r>
    </w:p>
    <w:p w:rsidR="00EE2758" w:rsidRPr="009107E9" w:rsidRDefault="00EE2758" w:rsidP="00EE2758"/>
    <w:p w:rsidR="009107E9" w:rsidRDefault="009107E9" w:rsidP="009107E9">
      <w:r w:rsidRPr="009107E9">
        <w:tab/>
      </w:r>
      <w:r w:rsidRPr="009107E9">
        <w:tab/>
        <w:t xml:space="preserve">AUCT0-T1= 16.2225 </w:t>
      </w:r>
    </w:p>
    <w:p w:rsidR="00EE2758" w:rsidRPr="009107E9" w:rsidRDefault="00EE2758" w:rsidP="009107E9"/>
    <w:p w:rsidR="009107E9" w:rsidRDefault="009107E9" w:rsidP="00EE2758">
      <w:pPr>
        <w:numPr>
          <w:ilvl w:val="0"/>
          <w:numId w:val="20"/>
        </w:numPr>
      </w:pPr>
      <w:r w:rsidRPr="009107E9">
        <w:t>Second estimate AUCINF without AUCT0-T1</w:t>
      </w:r>
    </w:p>
    <w:p w:rsidR="00EE2758" w:rsidRPr="009107E9" w:rsidRDefault="00EE2758" w:rsidP="00EE2758"/>
    <w:p w:rsidR="009107E9" w:rsidRDefault="009107E9" w:rsidP="009107E9">
      <w:pPr>
        <w:rPr>
          <w:i/>
          <w:iCs/>
        </w:rPr>
      </w:pPr>
      <w:r w:rsidRPr="009107E9">
        <w:tab/>
      </w:r>
      <w:r w:rsidRPr="009107E9">
        <w:tab/>
        <w:t>AUCINF = AUCINFO – AUCT0-T1</w:t>
      </w:r>
      <w:r w:rsidRPr="009107E9">
        <w:rPr>
          <w:i/>
          <w:iCs/>
        </w:rPr>
        <w:t xml:space="preserve"> = 43.7 – 16.2 = 27.5</w:t>
      </w:r>
    </w:p>
    <w:p w:rsidR="007E38EC" w:rsidRPr="009107E9" w:rsidRDefault="007E38EC" w:rsidP="009107E9">
      <w:pPr>
        <w:rPr>
          <w:i/>
          <w:iCs/>
        </w:rPr>
      </w:pPr>
    </w:p>
    <w:p w:rsidR="009107E9" w:rsidRPr="009107E9" w:rsidRDefault="009107E9" w:rsidP="009107E9">
      <w:pPr>
        <w:rPr>
          <w:i/>
          <w:iCs/>
        </w:rPr>
      </w:pPr>
      <w:r w:rsidRPr="009107E9">
        <w:rPr>
          <w:i/>
          <w:iCs/>
        </w:rPr>
        <w:tab/>
        <w:t xml:space="preserve">3) Last, estimate the percentage: </w:t>
      </w:r>
    </w:p>
    <w:p w:rsidR="009107E9" w:rsidRPr="00D34070" w:rsidRDefault="009107E9" w:rsidP="009107E9">
      <w:pPr>
        <w:rPr>
          <w:i/>
          <w:iCs/>
          <w:lang w:val="fr-FR"/>
        </w:rPr>
      </w:pPr>
      <w:r w:rsidRPr="009107E9">
        <w:rPr>
          <w:i/>
          <w:iCs/>
        </w:rPr>
        <w:tab/>
      </w:r>
      <w:r w:rsidRPr="009107E9">
        <w:rPr>
          <w:i/>
          <w:iCs/>
        </w:rPr>
        <w:tab/>
      </w:r>
      <w:r w:rsidRPr="00D34070">
        <w:rPr>
          <w:i/>
          <w:iCs/>
          <w:lang w:val="fr-FR"/>
        </w:rPr>
        <w:t>AUCXBPCTO = ((</w:t>
      </w:r>
      <w:r w:rsidR="008B1C44">
        <w:rPr>
          <w:i/>
          <w:iCs/>
          <w:lang w:val="fr-FR"/>
        </w:rPr>
        <w:t>AUCT0-T1</w:t>
      </w:r>
      <w:r w:rsidRPr="00D34070">
        <w:rPr>
          <w:i/>
          <w:iCs/>
          <w:lang w:val="fr-FR"/>
        </w:rPr>
        <w:t xml:space="preserve">) / </w:t>
      </w:r>
      <w:proofErr w:type="gramStart"/>
      <w:r w:rsidRPr="00D34070">
        <w:rPr>
          <w:i/>
          <w:iCs/>
          <w:lang w:val="fr-FR"/>
        </w:rPr>
        <w:t>AUCINFO )</w:t>
      </w:r>
      <w:proofErr w:type="gramEnd"/>
      <w:r w:rsidRPr="00D34070">
        <w:rPr>
          <w:i/>
          <w:iCs/>
          <w:lang w:val="fr-FR"/>
        </w:rPr>
        <w:t xml:space="preserve"> x 100 </w:t>
      </w:r>
      <w:r w:rsidRPr="00D34070">
        <w:rPr>
          <w:i/>
          <w:iCs/>
          <w:lang w:val="fr-FR"/>
        </w:rPr>
        <w:tab/>
      </w:r>
    </w:p>
    <w:p w:rsidR="009107E9" w:rsidRPr="009107E9" w:rsidRDefault="009107E9" w:rsidP="009107E9">
      <w:r w:rsidRPr="00D34070">
        <w:rPr>
          <w:i/>
          <w:iCs/>
          <w:lang w:val="fr-FR"/>
        </w:rPr>
        <w:tab/>
      </w:r>
      <w:r w:rsidRPr="00D34070">
        <w:rPr>
          <w:i/>
          <w:iCs/>
          <w:lang w:val="fr-FR"/>
        </w:rPr>
        <w:tab/>
      </w:r>
      <w:r w:rsidRPr="00D34070">
        <w:rPr>
          <w:i/>
          <w:iCs/>
          <w:lang w:val="fr-FR"/>
        </w:rPr>
        <w:tab/>
        <w:t xml:space="preserve">    </w:t>
      </w:r>
      <w:r w:rsidRPr="009107E9">
        <w:rPr>
          <w:i/>
          <w:iCs/>
        </w:rPr>
        <w:t>= (</w:t>
      </w:r>
      <w:r w:rsidR="008B1C44">
        <w:rPr>
          <w:i/>
          <w:iCs/>
        </w:rPr>
        <w:t>16.2</w:t>
      </w:r>
      <w:r w:rsidRPr="009107E9">
        <w:rPr>
          <w:i/>
          <w:iCs/>
        </w:rPr>
        <w:t>/ 43.7)) x 100 = 37</w:t>
      </w:r>
      <w:r w:rsidR="008B1C44">
        <w:rPr>
          <w:i/>
          <w:iCs/>
        </w:rPr>
        <w:t>.1</w:t>
      </w:r>
      <w:r w:rsidRPr="009107E9">
        <w:rPr>
          <w:i/>
          <w:iCs/>
        </w:rPr>
        <w:t>%</w:t>
      </w:r>
    </w:p>
    <w:p w:rsidR="009107E9" w:rsidRDefault="009107E9" w:rsidP="00B912C9"/>
    <w:p w:rsidR="00D84BF3" w:rsidRPr="009107E9" w:rsidRDefault="00D84BF3" w:rsidP="00D84BF3">
      <w:pPr>
        <w:pStyle w:val="Heading3"/>
      </w:pPr>
      <w:bookmarkStart w:id="337" w:name="_Ref518636614"/>
      <w:bookmarkStart w:id="338" w:name="_Ref518648704"/>
      <w:bookmarkStart w:id="339" w:name="_Toc5186464"/>
      <w:r>
        <w:t xml:space="preserve">Estimate </w:t>
      </w:r>
      <w:r w:rsidRPr="009107E9">
        <w:t>AUC</w:t>
      </w:r>
      <w:r w:rsidR="008B1C44">
        <w:t>XBPCTP</w:t>
      </w:r>
      <w:r w:rsidRPr="009107E9">
        <w:t xml:space="preserve"> (</w:t>
      </w:r>
      <w:r>
        <w:t>predicted</w:t>
      </w:r>
      <w:r w:rsidRPr="009107E9">
        <w:t>)</w:t>
      </w:r>
      <w:bookmarkEnd w:id="337"/>
      <w:bookmarkEnd w:id="338"/>
      <w:bookmarkEnd w:id="339"/>
    </w:p>
    <w:p w:rsidR="00D84BF3" w:rsidRDefault="00D84BF3" w:rsidP="00D84BF3">
      <w:pPr>
        <w:rPr>
          <w:bCs/>
        </w:rPr>
      </w:pPr>
      <w:r w:rsidRPr="00EE2758">
        <w:rPr>
          <w:bCs/>
        </w:rPr>
        <w:t>Estimate Percentage of AUCINF (</w:t>
      </w:r>
      <w:r>
        <w:rPr>
          <w:bCs/>
        </w:rPr>
        <w:t>predicted</w:t>
      </w:r>
      <w:r w:rsidRPr="00EE2758">
        <w:rPr>
          <w:bCs/>
        </w:rPr>
        <w:t>) that was due to back extrapolation to estimate C0:</w:t>
      </w:r>
    </w:p>
    <w:p w:rsidR="00D84BF3" w:rsidRPr="00EE2758" w:rsidRDefault="00D84BF3" w:rsidP="00D84BF3">
      <w:pPr>
        <w:rPr>
          <w:bCs/>
        </w:rPr>
      </w:pPr>
    </w:p>
    <w:p w:rsidR="00D84BF3" w:rsidRDefault="00D84BF3" w:rsidP="008B1C44">
      <w:pPr>
        <w:numPr>
          <w:ilvl w:val="0"/>
          <w:numId w:val="56"/>
        </w:numPr>
      </w:pPr>
      <w:r w:rsidRPr="009107E9">
        <w:t>First estimate the AUC from T0 to the T1 using the trapezoidal rule</w:t>
      </w:r>
    </w:p>
    <w:p w:rsidR="00D84BF3" w:rsidRPr="009107E9" w:rsidRDefault="00D84BF3" w:rsidP="00D84BF3"/>
    <w:p w:rsidR="00D84BF3" w:rsidRDefault="00D84BF3" w:rsidP="00D84BF3">
      <w:r w:rsidRPr="009107E9">
        <w:tab/>
      </w:r>
      <w:r w:rsidRPr="009107E9">
        <w:tab/>
        <w:t xml:space="preserve">AUCT0-T1= 16.2225 </w:t>
      </w:r>
    </w:p>
    <w:p w:rsidR="00D84BF3" w:rsidRPr="009107E9" w:rsidRDefault="00D84BF3" w:rsidP="00D84BF3"/>
    <w:p w:rsidR="00D84BF3" w:rsidRDefault="00D84BF3" w:rsidP="008B1C44">
      <w:pPr>
        <w:numPr>
          <w:ilvl w:val="0"/>
          <w:numId w:val="56"/>
        </w:numPr>
      </w:pPr>
      <w:r w:rsidRPr="009107E9">
        <w:t>Second estimate AUCINF without AUCT0-T1</w:t>
      </w:r>
    </w:p>
    <w:p w:rsidR="00D84BF3" w:rsidRPr="009107E9" w:rsidRDefault="00D84BF3" w:rsidP="00D84BF3"/>
    <w:p w:rsidR="00D84BF3" w:rsidRDefault="00D84BF3" w:rsidP="00D84BF3">
      <w:pPr>
        <w:rPr>
          <w:i/>
          <w:iCs/>
        </w:rPr>
      </w:pPr>
      <w:r>
        <w:tab/>
      </w:r>
      <w:r>
        <w:tab/>
        <w:t>AUCINF = AUCINFP</w:t>
      </w:r>
      <w:r w:rsidRPr="009107E9">
        <w:t xml:space="preserve"> – AUCT0-T1</w:t>
      </w:r>
      <w:r w:rsidR="008B1C44">
        <w:rPr>
          <w:i/>
          <w:iCs/>
        </w:rPr>
        <w:t xml:space="preserve"> = 44.5 – 16.2 = 28.3</w:t>
      </w:r>
    </w:p>
    <w:p w:rsidR="007E38EC" w:rsidRPr="009107E9" w:rsidRDefault="007E38EC" w:rsidP="00D84BF3">
      <w:pPr>
        <w:rPr>
          <w:i/>
          <w:iCs/>
        </w:rPr>
      </w:pPr>
    </w:p>
    <w:p w:rsidR="00D84BF3" w:rsidRPr="009107E9" w:rsidRDefault="00D84BF3" w:rsidP="00D84BF3">
      <w:pPr>
        <w:rPr>
          <w:i/>
          <w:iCs/>
        </w:rPr>
      </w:pPr>
      <w:r w:rsidRPr="009107E9">
        <w:rPr>
          <w:i/>
          <w:iCs/>
        </w:rPr>
        <w:tab/>
        <w:t xml:space="preserve">3) Last, estimate the percentage: </w:t>
      </w:r>
    </w:p>
    <w:p w:rsidR="00D84BF3" w:rsidRPr="00D34070" w:rsidRDefault="00D84BF3" w:rsidP="00D84BF3">
      <w:pPr>
        <w:rPr>
          <w:i/>
          <w:iCs/>
          <w:lang w:val="fr-FR"/>
        </w:rPr>
      </w:pPr>
      <w:r w:rsidRPr="009107E9">
        <w:rPr>
          <w:i/>
          <w:iCs/>
        </w:rPr>
        <w:tab/>
      </w:r>
      <w:r w:rsidRPr="009107E9">
        <w:rPr>
          <w:i/>
          <w:iCs/>
        </w:rPr>
        <w:tab/>
      </w:r>
      <w:r>
        <w:rPr>
          <w:i/>
          <w:iCs/>
          <w:lang w:val="fr-FR"/>
        </w:rPr>
        <w:t>AUCXBPCTP = ((</w:t>
      </w:r>
      <w:r w:rsidR="008B1C44">
        <w:rPr>
          <w:i/>
          <w:iCs/>
          <w:lang w:val="fr-FR"/>
        </w:rPr>
        <w:t>AUCT0-T1</w:t>
      </w:r>
      <w:r w:rsidRPr="00D34070">
        <w:rPr>
          <w:i/>
          <w:iCs/>
          <w:lang w:val="fr-FR"/>
        </w:rPr>
        <w:t>)</w:t>
      </w:r>
      <w:r>
        <w:rPr>
          <w:i/>
          <w:iCs/>
          <w:lang w:val="fr-FR"/>
        </w:rPr>
        <w:t xml:space="preserve"> / </w:t>
      </w:r>
      <w:proofErr w:type="gramStart"/>
      <w:r>
        <w:rPr>
          <w:i/>
          <w:iCs/>
          <w:lang w:val="fr-FR"/>
        </w:rPr>
        <w:t>AUCINFP</w:t>
      </w:r>
      <w:r w:rsidRPr="00D34070">
        <w:rPr>
          <w:i/>
          <w:iCs/>
          <w:lang w:val="fr-FR"/>
        </w:rPr>
        <w:t xml:space="preserve"> )</w:t>
      </w:r>
      <w:proofErr w:type="gramEnd"/>
      <w:r w:rsidRPr="00D34070">
        <w:rPr>
          <w:i/>
          <w:iCs/>
          <w:lang w:val="fr-FR"/>
        </w:rPr>
        <w:t xml:space="preserve"> x 100 </w:t>
      </w:r>
      <w:r w:rsidRPr="00D34070">
        <w:rPr>
          <w:i/>
          <w:iCs/>
          <w:lang w:val="fr-FR"/>
        </w:rPr>
        <w:tab/>
      </w:r>
    </w:p>
    <w:p w:rsidR="00D84BF3" w:rsidRPr="009107E9" w:rsidRDefault="00D84BF3" w:rsidP="00D84BF3">
      <w:r w:rsidRPr="00D34070">
        <w:rPr>
          <w:i/>
          <w:iCs/>
          <w:lang w:val="fr-FR"/>
        </w:rPr>
        <w:tab/>
      </w:r>
      <w:r w:rsidRPr="00D34070">
        <w:rPr>
          <w:i/>
          <w:iCs/>
          <w:lang w:val="fr-FR"/>
        </w:rPr>
        <w:tab/>
      </w:r>
      <w:r w:rsidRPr="00D34070">
        <w:rPr>
          <w:i/>
          <w:iCs/>
          <w:lang w:val="fr-FR"/>
        </w:rPr>
        <w:tab/>
        <w:t xml:space="preserve">    </w:t>
      </w:r>
      <w:r w:rsidRPr="009107E9">
        <w:rPr>
          <w:i/>
          <w:iCs/>
        </w:rPr>
        <w:t>= ((</w:t>
      </w:r>
      <w:r w:rsidR="008B1C44">
        <w:rPr>
          <w:i/>
          <w:iCs/>
        </w:rPr>
        <w:t>16.2)/ 44.5)) x 100 = 36.4</w:t>
      </w:r>
      <w:r w:rsidRPr="009107E9">
        <w:rPr>
          <w:i/>
          <w:iCs/>
        </w:rPr>
        <w:t>%</w:t>
      </w:r>
    </w:p>
    <w:p w:rsidR="00D84BF3" w:rsidRDefault="00D84BF3" w:rsidP="00B912C9"/>
    <w:p w:rsidR="00692B3D" w:rsidRDefault="00692B3D" w:rsidP="00692B3D">
      <w:pPr>
        <w:pStyle w:val="Heading2"/>
      </w:pPr>
      <w:bookmarkStart w:id="340" w:name="_Toc165687219"/>
      <w:bookmarkStart w:id="341" w:name="_Ref507323841"/>
      <w:bookmarkStart w:id="342" w:name="_Ref507323867"/>
      <w:bookmarkStart w:id="343" w:name="_Toc5186465"/>
      <w:r w:rsidRPr="00E3122C">
        <w:t xml:space="preserve">Volume/Weight </w:t>
      </w:r>
      <w:r w:rsidRPr="009D4CB4">
        <w:t>conversion for Urine data</w:t>
      </w:r>
      <w:bookmarkEnd w:id="340"/>
      <w:bookmarkEnd w:id="341"/>
      <w:bookmarkEnd w:id="342"/>
      <w:bookmarkEnd w:id="343"/>
    </w:p>
    <w:p w:rsidR="009202EF" w:rsidRPr="009202EF" w:rsidRDefault="009202EF" w:rsidP="00707156">
      <w:pPr>
        <w:pStyle w:val="Heading3"/>
      </w:pPr>
      <w:bookmarkStart w:id="344" w:name="_Toc5186466"/>
      <w:r>
        <w:t>Calculation</w:t>
      </w:r>
      <w:bookmarkEnd w:id="344"/>
    </w:p>
    <w:p w:rsidR="009202EF" w:rsidRPr="00433F2C" w:rsidRDefault="009202EF" w:rsidP="009202EF">
      <w:pPr>
        <w:rPr>
          <w:sz w:val="18"/>
          <w:szCs w:val="18"/>
        </w:rPr>
      </w:pPr>
    </w:p>
    <w:p w:rsidR="009202EF" w:rsidRPr="00433F2C" w:rsidRDefault="009202EF" w:rsidP="009202EF">
      <w:pPr>
        <w:ind w:left="1440"/>
        <w:rPr>
          <w:sz w:val="18"/>
          <w:szCs w:val="18"/>
        </w:rPr>
      </w:pPr>
      <w:r w:rsidRPr="00433F2C">
        <w:rPr>
          <w:sz w:val="18"/>
          <w:szCs w:val="18"/>
        </w:rPr>
        <w:t>If urine is reported as weight, then the following equation should be used</w:t>
      </w:r>
      <w:r>
        <w:rPr>
          <w:sz w:val="18"/>
          <w:szCs w:val="18"/>
        </w:rPr>
        <w:t>:</w:t>
      </w:r>
    </w:p>
    <w:p w:rsidR="009202EF" w:rsidRPr="00433F2C" w:rsidRDefault="009202EF" w:rsidP="009202EF">
      <w:pPr>
        <w:ind w:left="1440"/>
        <w:rPr>
          <w:sz w:val="18"/>
          <w:szCs w:val="18"/>
        </w:rPr>
      </w:pPr>
    </w:p>
    <w:p w:rsidR="009202EF" w:rsidRPr="00433F2C" w:rsidRDefault="009202EF" w:rsidP="009202EF">
      <w:pPr>
        <w:ind w:left="1440"/>
        <w:rPr>
          <w:sz w:val="18"/>
          <w:szCs w:val="18"/>
        </w:rPr>
      </w:pPr>
      <w:r w:rsidRPr="00953E83">
        <w:rPr>
          <w:position w:val="-24"/>
          <w:sz w:val="18"/>
          <w:szCs w:val="18"/>
        </w:rPr>
        <w:object w:dxaOrig="1579" w:dyaOrig="620">
          <v:shape id="_x0000_i1137" type="#_x0000_t75" style="width:78.3pt;height:31.4pt" o:ole="">
            <v:imagedata r:id="rId250" o:title=""/>
          </v:shape>
          <o:OLEObject Type="Embed" ProgID="Equation.3" ShapeID="_x0000_i1137" DrawAspect="Content" ObjectID="_1640609766" r:id="rId251"/>
        </w:object>
      </w:r>
    </w:p>
    <w:p w:rsidR="009202EF" w:rsidRPr="00433F2C" w:rsidRDefault="009202EF" w:rsidP="009202EF">
      <w:pPr>
        <w:ind w:left="1440"/>
        <w:rPr>
          <w:sz w:val="18"/>
          <w:szCs w:val="18"/>
        </w:rPr>
      </w:pPr>
    </w:p>
    <w:p w:rsidR="009202EF" w:rsidRPr="00433F2C" w:rsidRDefault="009202EF" w:rsidP="009202EF">
      <w:pPr>
        <w:ind w:left="1440"/>
        <w:rPr>
          <w:sz w:val="18"/>
          <w:szCs w:val="18"/>
        </w:rPr>
      </w:pPr>
      <w:r w:rsidRPr="00433F2C">
        <w:rPr>
          <w:sz w:val="18"/>
          <w:szCs w:val="18"/>
        </w:rPr>
        <w:t>V = urine volume</w:t>
      </w:r>
      <w:r>
        <w:rPr>
          <w:sz w:val="18"/>
          <w:szCs w:val="18"/>
        </w:rPr>
        <w:t xml:space="preserve"> at each time post-dose or time interval</w:t>
      </w:r>
    </w:p>
    <w:p w:rsidR="009202EF" w:rsidRPr="00433F2C" w:rsidRDefault="009202EF" w:rsidP="009202EF">
      <w:pPr>
        <w:ind w:left="1440"/>
        <w:rPr>
          <w:sz w:val="18"/>
          <w:szCs w:val="18"/>
        </w:rPr>
      </w:pPr>
      <w:r w:rsidRPr="00433F2C">
        <w:rPr>
          <w:sz w:val="18"/>
          <w:szCs w:val="18"/>
        </w:rPr>
        <w:t>C = urine concentration</w:t>
      </w:r>
      <w:r>
        <w:rPr>
          <w:sz w:val="18"/>
          <w:szCs w:val="18"/>
        </w:rPr>
        <w:t xml:space="preserve"> at each time post-dose or time interval</w:t>
      </w:r>
    </w:p>
    <w:p w:rsidR="009202EF" w:rsidRPr="00433F2C" w:rsidRDefault="009202EF" w:rsidP="009202EF">
      <w:pPr>
        <w:ind w:left="1440"/>
        <w:rPr>
          <w:sz w:val="18"/>
          <w:szCs w:val="18"/>
        </w:rPr>
      </w:pPr>
      <w:r w:rsidRPr="00433F2C">
        <w:rPr>
          <w:sz w:val="18"/>
          <w:szCs w:val="18"/>
        </w:rPr>
        <w:t>W = urine weight</w:t>
      </w:r>
      <w:r>
        <w:rPr>
          <w:sz w:val="18"/>
          <w:szCs w:val="18"/>
        </w:rPr>
        <w:t xml:space="preserve"> at each time post-dose or time interval</w:t>
      </w:r>
    </w:p>
    <w:p w:rsidR="009202EF" w:rsidRDefault="009202EF" w:rsidP="009202EF">
      <w:pPr>
        <w:ind w:left="1440"/>
        <w:rPr>
          <w:sz w:val="18"/>
          <w:szCs w:val="18"/>
        </w:rPr>
      </w:pPr>
      <w:r w:rsidRPr="00433F2C">
        <w:rPr>
          <w:sz w:val="18"/>
          <w:szCs w:val="18"/>
        </w:rPr>
        <w:lastRenderedPageBreak/>
        <w:t>1.020 g/mL = specific gravity of urine</w:t>
      </w:r>
    </w:p>
    <w:p w:rsidR="009202EF" w:rsidRDefault="009202EF" w:rsidP="009202EF">
      <w:pPr>
        <w:ind w:left="1440"/>
        <w:rPr>
          <w:sz w:val="18"/>
          <w:szCs w:val="18"/>
        </w:rPr>
      </w:pPr>
    </w:p>
    <w:p w:rsidR="009202EF" w:rsidRDefault="009202EF" w:rsidP="009202EF">
      <w:pPr>
        <w:ind w:left="1440"/>
        <w:rPr>
          <w:sz w:val="18"/>
          <w:szCs w:val="18"/>
        </w:rPr>
      </w:pPr>
      <w:r>
        <w:rPr>
          <w:sz w:val="18"/>
          <w:szCs w:val="18"/>
        </w:rPr>
        <w:t>Example:</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64"/>
        <w:gridCol w:w="864"/>
        <w:gridCol w:w="864"/>
        <w:gridCol w:w="864"/>
        <w:gridCol w:w="864"/>
      </w:tblGrid>
      <w:tr w:rsidR="009202EF" w:rsidRPr="00433F2C" w:rsidTr="00707156">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Start Time</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End Time</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V</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C</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AT</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0</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4</w:t>
            </w:r>
          </w:p>
        </w:tc>
        <w:tc>
          <w:tcPr>
            <w:tcW w:w="864" w:type="dxa"/>
          </w:tcPr>
          <w:p w:rsidR="009202EF" w:rsidRPr="001A7ADC" w:rsidRDefault="009202EF" w:rsidP="00683C30">
            <w:pPr>
              <w:jc w:val="center"/>
              <w:rPr>
                <w:rFonts w:cs="Arial"/>
                <w:sz w:val="18"/>
                <w:szCs w:val="18"/>
              </w:rPr>
            </w:pPr>
            <w:r w:rsidRPr="001A7ADC">
              <w:rPr>
                <w:sz w:val="18"/>
                <w:szCs w:val="18"/>
              </w:rPr>
              <w:t>200</w:t>
            </w:r>
          </w:p>
        </w:tc>
        <w:tc>
          <w:tcPr>
            <w:tcW w:w="864" w:type="dxa"/>
          </w:tcPr>
          <w:p w:rsidR="009202EF" w:rsidRPr="001A7ADC" w:rsidRDefault="009202EF" w:rsidP="00683C30">
            <w:pPr>
              <w:jc w:val="center"/>
              <w:rPr>
                <w:rFonts w:cs="Arial"/>
                <w:sz w:val="18"/>
                <w:szCs w:val="18"/>
              </w:rPr>
            </w:pPr>
            <w:r w:rsidRPr="001A7ADC">
              <w:rPr>
                <w:sz w:val="18"/>
                <w:szCs w:val="18"/>
              </w:rPr>
              <w:t>3</w:t>
            </w:r>
          </w:p>
        </w:tc>
        <w:tc>
          <w:tcPr>
            <w:tcW w:w="864" w:type="dxa"/>
          </w:tcPr>
          <w:p w:rsidR="009202EF" w:rsidRPr="001A7ADC" w:rsidRDefault="009202EF" w:rsidP="00683C30">
            <w:pPr>
              <w:jc w:val="center"/>
              <w:rPr>
                <w:rFonts w:cs="Arial"/>
                <w:sz w:val="18"/>
                <w:szCs w:val="18"/>
              </w:rPr>
            </w:pPr>
            <w:r w:rsidRPr="001A7ADC">
              <w:rPr>
                <w:sz w:val="18"/>
                <w:szCs w:val="18"/>
              </w:rPr>
              <w:t>600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4</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8</w:t>
            </w:r>
          </w:p>
        </w:tc>
        <w:tc>
          <w:tcPr>
            <w:tcW w:w="864" w:type="dxa"/>
          </w:tcPr>
          <w:p w:rsidR="009202EF" w:rsidRPr="001A7ADC" w:rsidRDefault="009202EF" w:rsidP="00683C30">
            <w:pPr>
              <w:jc w:val="center"/>
              <w:rPr>
                <w:rFonts w:cs="Arial"/>
                <w:sz w:val="18"/>
                <w:szCs w:val="18"/>
              </w:rPr>
            </w:pPr>
            <w:r w:rsidRPr="001A7ADC">
              <w:rPr>
                <w:sz w:val="18"/>
                <w:szCs w:val="18"/>
              </w:rPr>
              <w:t>350</w:t>
            </w:r>
          </w:p>
        </w:tc>
        <w:tc>
          <w:tcPr>
            <w:tcW w:w="864" w:type="dxa"/>
          </w:tcPr>
          <w:p w:rsidR="009202EF" w:rsidRPr="001A7ADC" w:rsidRDefault="009202EF" w:rsidP="00683C30">
            <w:pPr>
              <w:jc w:val="center"/>
              <w:rPr>
                <w:rFonts w:cs="Arial"/>
                <w:sz w:val="18"/>
                <w:szCs w:val="18"/>
              </w:rPr>
            </w:pPr>
            <w:r w:rsidRPr="001A7ADC">
              <w:rPr>
                <w:sz w:val="18"/>
                <w:szCs w:val="18"/>
              </w:rPr>
              <w:t>4.2</w:t>
            </w:r>
          </w:p>
        </w:tc>
        <w:tc>
          <w:tcPr>
            <w:tcW w:w="864" w:type="dxa"/>
          </w:tcPr>
          <w:p w:rsidR="009202EF" w:rsidRPr="001A7ADC" w:rsidRDefault="009202EF" w:rsidP="00683C30">
            <w:pPr>
              <w:jc w:val="center"/>
              <w:rPr>
                <w:rFonts w:cs="Arial"/>
                <w:sz w:val="18"/>
                <w:szCs w:val="18"/>
              </w:rPr>
            </w:pPr>
            <w:r w:rsidRPr="001A7ADC">
              <w:rPr>
                <w:sz w:val="18"/>
                <w:szCs w:val="18"/>
              </w:rPr>
              <w:t>1470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8</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12</w:t>
            </w:r>
          </w:p>
        </w:tc>
        <w:tc>
          <w:tcPr>
            <w:tcW w:w="864" w:type="dxa"/>
          </w:tcPr>
          <w:p w:rsidR="009202EF" w:rsidRPr="001A7ADC" w:rsidRDefault="009202EF" w:rsidP="00683C30">
            <w:pPr>
              <w:jc w:val="center"/>
              <w:rPr>
                <w:rFonts w:cs="Arial"/>
                <w:sz w:val="18"/>
                <w:szCs w:val="18"/>
              </w:rPr>
            </w:pPr>
            <w:r w:rsidRPr="001A7ADC">
              <w:rPr>
                <w:sz w:val="18"/>
                <w:szCs w:val="18"/>
              </w:rPr>
              <w:t>300</w:t>
            </w:r>
          </w:p>
        </w:tc>
        <w:tc>
          <w:tcPr>
            <w:tcW w:w="864" w:type="dxa"/>
          </w:tcPr>
          <w:p w:rsidR="009202EF" w:rsidRPr="001A7ADC" w:rsidRDefault="009202EF" w:rsidP="00683C30">
            <w:pPr>
              <w:jc w:val="center"/>
              <w:rPr>
                <w:rFonts w:cs="Arial"/>
                <w:sz w:val="18"/>
                <w:szCs w:val="18"/>
              </w:rPr>
            </w:pPr>
            <w:r w:rsidRPr="001A7ADC">
              <w:rPr>
                <w:sz w:val="18"/>
                <w:szCs w:val="18"/>
              </w:rPr>
              <w:t>4</w:t>
            </w:r>
          </w:p>
        </w:tc>
        <w:tc>
          <w:tcPr>
            <w:tcW w:w="864" w:type="dxa"/>
          </w:tcPr>
          <w:p w:rsidR="009202EF" w:rsidRPr="001A7ADC" w:rsidRDefault="009202EF" w:rsidP="00683C30">
            <w:pPr>
              <w:jc w:val="center"/>
              <w:rPr>
                <w:rFonts w:cs="Arial"/>
                <w:sz w:val="18"/>
                <w:szCs w:val="18"/>
              </w:rPr>
            </w:pPr>
            <w:r w:rsidRPr="001A7ADC">
              <w:rPr>
                <w:sz w:val="18"/>
                <w:szCs w:val="18"/>
              </w:rPr>
              <w:t>1200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12</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16</w:t>
            </w:r>
          </w:p>
        </w:tc>
        <w:tc>
          <w:tcPr>
            <w:tcW w:w="864" w:type="dxa"/>
          </w:tcPr>
          <w:p w:rsidR="009202EF" w:rsidRPr="001A7ADC" w:rsidRDefault="009202EF" w:rsidP="00683C30">
            <w:pPr>
              <w:jc w:val="center"/>
              <w:rPr>
                <w:rFonts w:cs="Arial"/>
                <w:sz w:val="18"/>
                <w:szCs w:val="18"/>
              </w:rPr>
            </w:pPr>
            <w:r w:rsidRPr="001A7ADC">
              <w:rPr>
                <w:sz w:val="18"/>
                <w:szCs w:val="18"/>
              </w:rPr>
              <w:t>275</w:t>
            </w:r>
          </w:p>
        </w:tc>
        <w:tc>
          <w:tcPr>
            <w:tcW w:w="864" w:type="dxa"/>
          </w:tcPr>
          <w:p w:rsidR="009202EF" w:rsidRPr="001A7ADC" w:rsidRDefault="009202EF" w:rsidP="00683C30">
            <w:pPr>
              <w:jc w:val="center"/>
              <w:rPr>
                <w:rFonts w:cs="Arial"/>
                <w:sz w:val="18"/>
                <w:szCs w:val="18"/>
              </w:rPr>
            </w:pPr>
            <w:r w:rsidRPr="001A7ADC">
              <w:rPr>
                <w:sz w:val="18"/>
                <w:szCs w:val="18"/>
              </w:rPr>
              <w:t>3.9</w:t>
            </w:r>
          </w:p>
        </w:tc>
        <w:tc>
          <w:tcPr>
            <w:tcW w:w="864" w:type="dxa"/>
          </w:tcPr>
          <w:p w:rsidR="009202EF" w:rsidRPr="001A7ADC" w:rsidRDefault="009202EF" w:rsidP="00683C30">
            <w:pPr>
              <w:jc w:val="center"/>
              <w:rPr>
                <w:rFonts w:cs="Arial"/>
                <w:sz w:val="18"/>
                <w:szCs w:val="18"/>
              </w:rPr>
            </w:pPr>
            <w:r w:rsidRPr="001A7ADC">
              <w:rPr>
                <w:sz w:val="18"/>
                <w:szCs w:val="18"/>
              </w:rPr>
              <w:t>1073</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16</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20</w:t>
            </w:r>
          </w:p>
        </w:tc>
        <w:tc>
          <w:tcPr>
            <w:tcW w:w="864" w:type="dxa"/>
          </w:tcPr>
          <w:p w:rsidR="009202EF" w:rsidRPr="001A7ADC" w:rsidRDefault="009202EF" w:rsidP="00683C30">
            <w:pPr>
              <w:jc w:val="center"/>
              <w:rPr>
                <w:rFonts w:cs="Arial"/>
                <w:sz w:val="18"/>
                <w:szCs w:val="18"/>
              </w:rPr>
            </w:pPr>
            <w:r w:rsidRPr="001A7ADC">
              <w:rPr>
                <w:sz w:val="18"/>
                <w:szCs w:val="18"/>
              </w:rPr>
              <w:t>250</w:t>
            </w:r>
          </w:p>
        </w:tc>
        <w:tc>
          <w:tcPr>
            <w:tcW w:w="864" w:type="dxa"/>
          </w:tcPr>
          <w:p w:rsidR="009202EF" w:rsidRPr="001A7ADC" w:rsidRDefault="009202EF" w:rsidP="00683C30">
            <w:pPr>
              <w:jc w:val="center"/>
              <w:rPr>
                <w:rFonts w:cs="Arial"/>
                <w:sz w:val="18"/>
                <w:szCs w:val="18"/>
              </w:rPr>
            </w:pPr>
            <w:r w:rsidRPr="001A7ADC">
              <w:rPr>
                <w:sz w:val="18"/>
                <w:szCs w:val="18"/>
              </w:rPr>
              <w:t>3.5</w:t>
            </w:r>
          </w:p>
        </w:tc>
        <w:tc>
          <w:tcPr>
            <w:tcW w:w="864" w:type="dxa"/>
          </w:tcPr>
          <w:p w:rsidR="009202EF" w:rsidRPr="001A7ADC" w:rsidRDefault="009202EF" w:rsidP="00683C30">
            <w:pPr>
              <w:jc w:val="center"/>
              <w:rPr>
                <w:rFonts w:cs="Arial"/>
                <w:sz w:val="18"/>
                <w:szCs w:val="18"/>
              </w:rPr>
            </w:pPr>
            <w:r w:rsidRPr="001A7ADC">
              <w:rPr>
                <w:sz w:val="18"/>
                <w:szCs w:val="18"/>
              </w:rPr>
              <w:t>875</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20</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24</w:t>
            </w:r>
          </w:p>
        </w:tc>
        <w:tc>
          <w:tcPr>
            <w:tcW w:w="864" w:type="dxa"/>
          </w:tcPr>
          <w:p w:rsidR="009202EF" w:rsidRPr="001A7ADC" w:rsidRDefault="009202EF" w:rsidP="00683C30">
            <w:pPr>
              <w:jc w:val="center"/>
              <w:rPr>
                <w:rFonts w:cs="Arial"/>
                <w:sz w:val="18"/>
                <w:szCs w:val="18"/>
              </w:rPr>
            </w:pPr>
            <w:r w:rsidRPr="001A7ADC">
              <w:rPr>
                <w:sz w:val="18"/>
                <w:szCs w:val="18"/>
              </w:rPr>
              <w:t>200</w:t>
            </w:r>
          </w:p>
        </w:tc>
        <w:tc>
          <w:tcPr>
            <w:tcW w:w="864" w:type="dxa"/>
          </w:tcPr>
          <w:p w:rsidR="009202EF" w:rsidRPr="001A7ADC" w:rsidRDefault="009202EF" w:rsidP="00683C30">
            <w:pPr>
              <w:jc w:val="center"/>
              <w:rPr>
                <w:rFonts w:cs="Arial"/>
                <w:sz w:val="18"/>
                <w:szCs w:val="18"/>
              </w:rPr>
            </w:pPr>
            <w:r w:rsidRPr="001A7ADC">
              <w:rPr>
                <w:sz w:val="18"/>
                <w:szCs w:val="18"/>
              </w:rPr>
              <w:t>0</w:t>
            </w:r>
          </w:p>
        </w:tc>
        <w:tc>
          <w:tcPr>
            <w:tcW w:w="864" w:type="dxa"/>
          </w:tcPr>
          <w:p w:rsidR="009202EF" w:rsidRPr="001A7ADC" w:rsidRDefault="009202EF" w:rsidP="00683C30">
            <w:pPr>
              <w:jc w:val="center"/>
              <w:rPr>
                <w:rFonts w:cs="Arial"/>
                <w:sz w:val="18"/>
                <w:szCs w:val="18"/>
              </w:rPr>
            </w:pPr>
            <w:r w:rsidRPr="001A7ADC">
              <w:rPr>
                <w:sz w:val="18"/>
                <w:szCs w:val="18"/>
              </w:rPr>
              <w:t>0</w:t>
            </w:r>
          </w:p>
        </w:tc>
      </w:tr>
    </w:tbl>
    <w:p w:rsidR="009202EF" w:rsidRDefault="009202EF" w:rsidP="009202EF">
      <w:pPr>
        <w:ind w:left="1440"/>
        <w:rPr>
          <w:sz w:val="18"/>
          <w:szCs w:val="18"/>
        </w:rPr>
      </w:pPr>
    </w:p>
    <w:p w:rsidR="009202EF" w:rsidRPr="00433F2C" w:rsidRDefault="009202EF" w:rsidP="009202EF">
      <w:pPr>
        <w:ind w:left="1440"/>
        <w:rPr>
          <w:rFonts w:cs="Arial"/>
          <w:sz w:val="18"/>
          <w:szCs w:val="18"/>
        </w:rPr>
      </w:pPr>
      <w:r w:rsidRPr="00433F2C">
        <w:rPr>
          <w:rFonts w:cs="Arial"/>
          <w:sz w:val="18"/>
          <w:szCs w:val="18"/>
        </w:rPr>
        <w:t xml:space="preserve">As per example table, if urine volume and concentration is reported, then the </w:t>
      </w:r>
      <w:r>
        <w:rPr>
          <w:rFonts w:cs="Arial"/>
          <w:sz w:val="18"/>
          <w:szCs w:val="18"/>
        </w:rPr>
        <w:t xml:space="preserve">AT at the end of each post-dose </w:t>
      </w:r>
      <w:proofErr w:type="gramStart"/>
      <w:r>
        <w:rPr>
          <w:rFonts w:cs="Arial"/>
          <w:sz w:val="18"/>
          <w:szCs w:val="18"/>
        </w:rPr>
        <w:t>or  collection</w:t>
      </w:r>
      <w:proofErr w:type="gramEnd"/>
      <w:r>
        <w:rPr>
          <w:rFonts w:cs="Arial"/>
          <w:sz w:val="18"/>
          <w:szCs w:val="18"/>
        </w:rPr>
        <w:t xml:space="preserve"> interval</w:t>
      </w:r>
      <w:r w:rsidRPr="00433F2C">
        <w:rPr>
          <w:rFonts w:cs="Arial"/>
          <w:sz w:val="18"/>
          <w:szCs w:val="18"/>
        </w:rPr>
        <w:t xml:space="preserve"> will be calculated as follows:</w:t>
      </w:r>
    </w:p>
    <w:p w:rsidR="009202EF" w:rsidRPr="00433F2C" w:rsidRDefault="009202EF" w:rsidP="009202EF">
      <w:pPr>
        <w:ind w:left="1440"/>
        <w:rPr>
          <w:rFonts w:cs="Arial"/>
          <w:sz w:val="18"/>
          <w:szCs w:val="18"/>
        </w:rPr>
      </w:pPr>
    </w:p>
    <w:p w:rsidR="009202EF" w:rsidRPr="00433F2C" w:rsidRDefault="009202EF" w:rsidP="009202EF">
      <w:pPr>
        <w:ind w:left="1440"/>
        <w:rPr>
          <w:rFonts w:cs="Arial"/>
          <w:i/>
          <w:sz w:val="18"/>
          <w:szCs w:val="18"/>
        </w:rPr>
      </w:pPr>
      <w:r>
        <w:rPr>
          <w:rFonts w:cs="Arial"/>
          <w:i/>
          <w:sz w:val="18"/>
          <w:szCs w:val="18"/>
        </w:rPr>
        <w:t>A4</w:t>
      </w:r>
      <w:r w:rsidRPr="00433F2C">
        <w:rPr>
          <w:rFonts w:cs="Arial"/>
          <w:i/>
          <w:sz w:val="18"/>
          <w:szCs w:val="18"/>
          <w:vertAlign w:val="subscript"/>
        </w:rPr>
        <w:t xml:space="preserve"> </w:t>
      </w:r>
      <w:r>
        <w:rPr>
          <w:rFonts w:cs="Arial"/>
          <w:i/>
          <w:sz w:val="18"/>
          <w:szCs w:val="18"/>
        </w:rPr>
        <w:t xml:space="preserve">= (200 </w:t>
      </w:r>
      <w:proofErr w:type="gramStart"/>
      <w:r>
        <w:rPr>
          <w:rFonts w:cs="Arial"/>
          <w:i/>
          <w:sz w:val="18"/>
          <w:szCs w:val="18"/>
        </w:rPr>
        <w:t>mL )</w:t>
      </w:r>
      <w:proofErr w:type="gramEnd"/>
      <w:r>
        <w:rPr>
          <w:rFonts w:cs="Arial"/>
          <w:i/>
          <w:sz w:val="18"/>
          <w:szCs w:val="18"/>
        </w:rPr>
        <w:t xml:space="preserve"> x 3 ng/mL = 600</w:t>
      </w:r>
      <w:r w:rsidRPr="00433F2C">
        <w:rPr>
          <w:rFonts w:cs="Arial"/>
          <w:i/>
          <w:sz w:val="18"/>
          <w:szCs w:val="18"/>
        </w:rPr>
        <w:t xml:space="preserve"> ng</w:t>
      </w:r>
    </w:p>
    <w:p w:rsidR="009202EF" w:rsidRPr="00433F2C" w:rsidRDefault="009202EF" w:rsidP="009202EF">
      <w:pPr>
        <w:ind w:left="1440"/>
        <w:rPr>
          <w:rFonts w:cs="Arial"/>
          <w:i/>
          <w:sz w:val="18"/>
          <w:szCs w:val="18"/>
        </w:rPr>
      </w:pPr>
    </w:p>
    <w:p w:rsidR="009202EF" w:rsidRPr="00433F2C" w:rsidRDefault="009202EF" w:rsidP="009202EF">
      <w:pPr>
        <w:ind w:left="1440"/>
        <w:rPr>
          <w:rFonts w:cs="Arial"/>
          <w:i/>
          <w:sz w:val="18"/>
          <w:szCs w:val="18"/>
        </w:rPr>
      </w:pPr>
      <w:r>
        <w:rPr>
          <w:rFonts w:cs="Arial"/>
          <w:i/>
          <w:sz w:val="18"/>
          <w:szCs w:val="18"/>
        </w:rPr>
        <w:t>A8</w:t>
      </w:r>
      <w:r w:rsidRPr="00433F2C">
        <w:rPr>
          <w:rFonts w:cs="Arial"/>
          <w:i/>
          <w:sz w:val="18"/>
          <w:szCs w:val="18"/>
          <w:vertAlign w:val="subscript"/>
        </w:rPr>
        <w:t xml:space="preserve"> </w:t>
      </w:r>
      <w:r>
        <w:rPr>
          <w:rFonts w:cs="Arial"/>
          <w:i/>
          <w:sz w:val="18"/>
          <w:szCs w:val="18"/>
        </w:rPr>
        <w:t xml:space="preserve">= (350 </w:t>
      </w:r>
      <w:proofErr w:type="gramStart"/>
      <w:r>
        <w:rPr>
          <w:rFonts w:cs="Arial"/>
          <w:i/>
          <w:sz w:val="18"/>
          <w:szCs w:val="18"/>
        </w:rPr>
        <w:t>mL )</w:t>
      </w:r>
      <w:proofErr w:type="gramEnd"/>
      <w:r>
        <w:rPr>
          <w:rFonts w:cs="Arial"/>
          <w:i/>
          <w:sz w:val="18"/>
          <w:szCs w:val="18"/>
        </w:rPr>
        <w:t xml:space="preserve"> x  4.2 ng/mL = 1470</w:t>
      </w:r>
      <w:r w:rsidRPr="00433F2C">
        <w:rPr>
          <w:rFonts w:cs="Arial"/>
          <w:i/>
          <w:sz w:val="18"/>
          <w:szCs w:val="18"/>
        </w:rPr>
        <w:t xml:space="preserve"> ng</w:t>
      </w:r>
    </w:p>
    <w:p w:rsidR="009202EF" w:rsidRPr="00433F2C" w:rsidRDefault="009202EF" w:rsidP="009202EF">
      <w:pPr>
        <w:ind w:left="1440"/>
        <w:rPr>
          <w:rFonts w:cs="Arial"/>
          <w:i/>
          <w:sz w:val="18"/>
          <w:szCs w:val="18"/>
        </w:rPr>
      </w:pPr>
    </w:p>
    <w:p w:rsidR="009202EF" w:rsidRPr="00D34070" w:rsidRDefault="009202EF" w:rsidP="009202EF">
      <w:pPr>
        <w:ind w:left="1440"/>
        <w:rPr>
          <w:rFonts w:cs="Arial"/>
          <w:i/>
          <w:sz w:val="18"/>
          <w:szCs w:val="18"/>
          <w:lang w:val="fr-FR"/>
        </w:rPr>
      </w:pPr>
      <w:r w:rsidRPr="00D34070">
        <w:rPr>
          <w:rFonts w:cs="Arial"/>
          <w:i/>
          <w:sz w:val="18"/>
          <w:szCs w:val="18"/>
          <w:lang w:val="fr-FR"/>
        </w:rPr>
        <w:t>A12</w:t>
      </w:r>
      <w:r w:rsidRPr="00D34070">
        <w:rPr>
          <w:rFonts w:cs="Arial"/>
          <w:i/>
          <w:sz w:val="18"/>
          <w:szCs w:val="18"/>
          <w:vertAlign w:val="subscript"/>
          <w:lang w:val="fr-FR"/>
        </w:rPr>
        <w:t xml:space="preserve"> </w:t>
      </w:r>
      <w:r w:rsidRPr="00D34070">
        <w:rPr>
          <w:rFonts w:cs="Arial"/>
          <w:i/>
          <w:sz w:val="18"/>
          <w:szCs w:val="18"/>
          <w:lang w:val="fr-FR"/>
        </w:rPr>
        <w:t xml:space="preserve">= (300 </w:t>
      </w:r>
      <w:proofErr w:type="gramStart"/>
      <w:r w:rsidRPr="00D34070">
        <w:rPr>
          <w:rFonts w:cs="Arial"/>
          <w:i/>
          <w:sz w:val="18"/>
          <w:szCs w:val="18"/>
          <w:lang w:val="fr-FR"/>
        </w:rPr>
        <w:t>mL )</w:t>
      </w:r>
      <w:proofErr w:type="gramEnd"/>
      <w:r w:rsidRPr="00D34070">
        <w:rPr>
          <w:rFonts w:cs="Arial"/>
          <w:i/>
          <w:sz w:val="18"/>
          <w:szCs w:val="18"/>
          <w:lang w:val="fr-FR"/>
        </w:rPr>
        <w:t xml:space="preserve"> x 4 ng/mL = 1200 ng</w:t>
      </w:r>
    </w:p>
    <w:p w:rsidR="009202EF" w:rsidRPr="00D34070" w:rsidRDefault="009202EF" w:rsidP="009202EF">
      <w:pPr>
        <w:ind w:left="1440"/>
        <w:rPr>
          <w:rFonts w:cs="Arial"/>
          <w:i/>
          <w:sz w:val="18"/>
          <w:szCs w:val="18"/>
          <w:lang w:val="fr-FR"/>
        </w:rPr>
      </w:pPr>
    </w:p>
    <w:p w:rsidR="009202EF" w:rsidRPr="00D34070" w:rsidRDefault="009202EF" w:rsidP="009202EF">
      <w:pPr>
        <w:ind w:left="1440"/>
        <w:rPr>
          <w:rFonts w:cs="Arial"/>
          <w:i/>
          <w:sz w:val="18"/>
          <w:szCs w:val="18"/>
          <w:lang w:val="fr-FR"/>
        </w:rPr>
      </w:pPr>
      <w:proofErr w:type="gramStart"/>
      <w:r w:rsidRPr="00D34070">
        <w:rPr>
          <w:rFonts w:cs="Arial"/>
          <w:i/>
          <w:sz w:val="18"/>
          <w:szCs w:val="18"/>
          <w:lang w:val="fr-FR"/>
        </w:rPr>
        <w:t>etc</w:t>
      </w:r>
      <w:proofErr w:type="gramEnd"/>
      <w:r w:rsidRPr="00D34070">
        <w:rPr>
          <w:rFonts w:cs="Arial"/>
          <w:i/>
          <w:sz w:val="18"/>
          <w:szCs w:val="18"/>
          <w:lang w:val="fr-FR"/>
        </w:rPr>
        <w:t>.</w:t>
      </w:r>
    </w:p>
    <w:p w:rsidR="009202EF" w:rsidRPr="00D34070" w:rsidRDefault="009202EF" w:rsidP="009202EF">
      <w:pPr>
        <w:ind w:left="1440"/>
        <w:rPr>
          <w:sz w:val="18"/>
          <w:szCs w:val="18"/>
          <w:lang w:val="fr-FR"/>
        </w:rPr>
      </w:pPr>
    </w:p>
    <w:p w:rsidR="009202EF" w:rsidRDefault="009202EF" w:rsidP="009202EF">
      <w:pPr>
        <w:ind w:left="1440"/>
        <w:rPr>
          <w:rFonts w:cs="Arial"/>
          <w:szCs w:val="20"/>
        </w:rPr>
      </w:pPr>
      <w:r>
        <w:rPr>
          <w:rFonts w:cs="Arial"/>
          <w:szCs w:val="20"/>
        </w:rPr>
        <w:t>StartTime = collection interval start time</w:t>
      </w:r>
    </w:p>
    <w:p w:rsidR="009202EF" w:rsidRDefault="009202EF" w:rsidP="009202EF">
      <w:pPr>
        <w:ind w:left="1440"/>
        <w:rPr>
          <w:rFonts w:cs="Arial"/>
          <w:szCs w:val="20"/>
        </w:rPr>
      </w:pPr>
      <w:r>
        <w:rPr>
          <w:rFonts w:cs="Arial"/>
          <w:szCs w:val="20"/>
        </w:rPr>
        <w:t xml:space="preserve">EndTime = collection interval stop time </w:t>
      </w:r>
    </w:p>
    <w:p w:rsidR="009202EF" w:rsidRDefault="009202EF" w:rsidP="00B912C9"/>
    <w:p w:rsidR="009202EF" w:rsidRDefault="009202EF" w:rsidP="00292DD4">
      <w:pPr>
        <w:pStyle w:val="Heading3"/>
      </w:pPr>
      <w:bookmarkStart w:id="345" w:name="_Toc5186467"/>
      <w:r>
        <w:t>NCA Dataset correction</w:t>
      </w:r>
      <w:r w:rsidR="000411F1">
        <w:t xml:space="preserve"> for PKAMT</w:t>
      </w:r>
      <w:bookmarkEnd w:id="345"/>
    </w:p>
    <w:p w:rsidR="009202EF" w:rsidRDefault="009202EF" w:rsidP="009202EF">
      <w:pPr>
        <w:ind w:left="1440"/>
      </w:pPr>
      <w:r>
        <w:t xml:space="preserve">Follow </w:t>
      </w:r>
      <w:r w:rsidR="00866A7F">
        <w:t xml:space="preserve">the </w:t>
      </w:r>
      <w:r>
        <w:t xml:space="preserve">following </w:t>
      </w:r>
      <w:r w:rsidR="00866A7F">
        <w:t>work</w:t>
      </w:r>
      <w:r>
        <w:t>flow for volume/weight conversions</w:t>
      </w:r>
    </w:p>
    <w:p w:rsidR="009202EF" w:rsidRPr="005C20FA" w:rsidRDefault="009202EF" w:rsidP="009202EF">
      <w:pPr>
        <w:ind w:left="1440"/>
        <w:rPr>
          <w:b/>
        </w:rPr>
      </w:pPr>
      <w:r w:rsidRPr="005C20FA">
        <w:rPr>
          <w:b/>
        </w:rPr>
        <w:t xml:space="preserve">If </w:t>
      </w:r>
    </w:p>
    <w:p w:rsidR="009202EF" w:rsidRDefault="009202EF" w:rsidP="009202EF">
      <w:pPr>
        <w:ind w:left="1440" w:firstLine="720"/>
      </w:pPr>
      <w:r>
        <w:t>PKBDFLD = Urine</w:t>
      </w:r>
    </w:p>
    <w:p w:rsidR="009202EF" w:rsidRDefault="009202EF" w:rsidP="009202EF">
      <w:pPr>
        <w:ind w:left="1440" w:firstLine="720"/>
      </w:pPr>
      <w:r>
        <w:t>PKAMTU = (In Mass units)</w:t>
      </w:r>
    </w:p>
    <w:p w:rsidR="009202EF" w:rsidRPr="005C20FA" w:rsidRDefault="009202EF" w:rsidP="009202EF">
      <w:pPr>
        <w:ind w:left="1440"/>
        <w:rPr>
          <w:b/>
        </w:rPr>
      </w:pPr>
      <w:r w:rsidRPr="005C20FA">
        <w:rPr>
          <w:b/>
        </w:rPr>
        <w:t>Then</w:t>
      </w:r>
    </w:p>
    <w:p w:rsidR="009202EF" w:rsidRDefault="009202EF" w:rsidP="009202EF">
      <w:pPr>
        <w:ind w:left="1440" w:firstLine="720"/>
      </w:pPr>
      <w:r w:rsidRPr="009D4CB4">
        <w:t>Apply specific gravity correction</w:t>
      </w:r>
    </w:p>
    <w:p w:rsidR="009202EF" w:rsidRDefault="009202EF" w:rsidP="009202EF">
      <w:pPr>
        <w:ind w:left="1440" w:firstLine="720"/>
      </w:pPr>
    </w:p>
    <w:p w:rsidR="009202EF" w:rsidRDefault="009202EF" w:rsidP="009202EF">
      <w:pPr>
        <w:ind w:left="1440" w:firstLine="720"/>
      </w:pPr>
      <w:r>
        <w:t>PKAMTC = Corrected Amount</w:t>
      </w:r>
    </w:p>
    <w:p w:rsidR="009202EF" w:rsidRDefault="009202EF" w:rsidP="009202EF">
      <w:pPr>
        <w:ind w:left="1440" w:firstLine="720"/>
      </w:pPr>
      <w:r>
        <w:t>PKAMTUC = Corrected Amount Unit</w:t>
      </w:r>
    </w:p>
    <w:p w:rsidR="009202EF" w:rsidRPr="005C20FA" w:rsidRDefault="009202EF" w:rsidP="009202EF">
      <w:pPr>
        <w:ind w:left="1440"/>
        <w:rPr>
          <w:b/>
        </w:rPr>
      </w:pPr>
      <w:r w:rsidRPr="005C20FA">
        <w:rPr>
          <w:b/>
        </w:rPr>
        <w:t>Else</w:t>
      </w:r>
    </w:p>
    <w:p w:rsidR="009202EF" w:rsidRDefault="009202EF" w:rsidP="009202EF">
      <w:pPr>
        <w:ind w:left="1440" w:firstLine="720"/>
      </w:pPr>
      <w:r>
        <w:t>PKAMTC = &lt;Blank&gt;</w:t>
      </w:r>
    </w:p>
    <w:p w:rsidR="009202EF" w:rsidRDefault="009202EF" w:rsidP="009202EF">
      <w:pPr>
        <w:ind w:left="1440" w:firstLine="720"/>
      </w:pPr>
      <w:r>
        <w:t>PKAMTUC = &lt;Blank&gt;</w:t>
      </w:r>
    </w:p>
    <w:p w:rsidR="009202EF" w:rsidRDefault="009202EF" w:rsidP="00B912C9"/>
    <w:p w:rsidR="00253268" w:rsidRPr="00253268" w:rsidRDefault="00253268" w:rsidP="00253268">
      <w:pPr>
        <w:pStyle w:val="Heading2"/>
      </w:pPr>
      <w:bookmarkStart w:id="346" w:name="_Toc165687234"/>
      <w:bookmarkStart w:id="347" w:name="_Ref507322560"/>
      <w:bookmarkStart w:id="348" w:name="_Toc5186468"/>
      <w:r w:rsidRPr="00253268">
        <w:t>Derivations</w:t>
      </w:r>
      <w:bookmarkEnd w:id="346"/>
      <w:r w:rsidRPr="00253268">
        <w:t xml:space="preserve"> for </w:t>
      </w:r>
      <w:r w:rsidR="001D1F13">
        <w:t>P</w:t>
      </w:r>
      <w:r w:rsidRPr="00253268">
        <w:t>arameter calculations</w:t>
      </w:r>
      <w:bookmarkEnd w:id="347"/>
      <w:bookmarkEnd w:id="348"/>
    </w:p>
    <w:p w:rsidR="00253268" w:rsidRDefault="009C058E" w:rsidP="005B0655">
      <w:pPr>
        <w:shd w:val="clear" w:color="auto" w:fill="FFFF00"/>
      </w:pPr>
      <w:r w:rsidRPr="00C37399">
        <w:t xml:space="preserve">These </w:t>
      </w:r>
      <w:r w:rsidR="00344F9F" w:rsidRPr="00C37399">
        <w:t xml:space="preserve">midpoint time </w:t>
      </w:r>
      <w:r w:rsidRPr="00C37399">
        <w:t>derivations are done at the time of preparing parameter calculations</w:t>
      </w:r>
      <w:r w:rsidR="0062254A" w:rsidRPr="00C37399">
        <w:t>.</w:t>
      </w:r>
      <w:r w:rsidRPr="00344F9F">
        <w:t xml:space="preserve"> </w:t>
      </w:r>
    </w:p>
    <w:p w:rsidR="009C058E" w:rsidRDefault="009C058E" w:rsidP="00253268"/>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1280"/>
        <w:gridCol w:w="4984"/>
        <w:gridCol w:w="1116"/>
        <w:gridCol w:w="1080"/>
      </w:tblGrid>
      <w:tr w:rsidR="00CF6A23" w:rsidRPr="00846DB7" w:rsidTr="001958AB">
        <w:trPr>
          <w:tblHeader/>
        </w:trPr>
        <w:tc>
          <w:tcPr>
            <w:tcW w:w="1188" w:type="dxa"/>
            <w:shd w:val="clear" w:color="auto" w:fill="E6E6E6"/>
          </w:tcPr>
          <w:p w:rsidR="00CF6A23" w:rsidRPr="00846DB7" w:rsidRDefault="00277B3C" w:rsidP="009C1808">
            <w:pPr>
              <w:pStyle w:val="TableHeader"/>
              <w:rPr>
                <w:bCs w:val="0"/>
                <w:sz w:val="18"/>
              </w:rPr>
            </w:pPr>
            <w:r>
              <w:rPr>
                <w:bCs w:val="0"/>
                <w:sz w:val="18"/>
              </w:rPr>
              <w:t>Release</w:t>
            </w:r>
          </w:p>
        </w:tc>
        <w:tc>
          <w:tcPr>
            <w:tcW w:w="1280" w:type="dxa"/>
            <w:shd w:val="clear" w:color="auto" w:fill="E6E6E6"/>
          </w:tcPr>
          <w:p w:rsidR="00CF6A23" w:rsidRPr="00846DB7" w:rsidRDefault="00277B3C" w:rsidP="009C1808">
            <w:pPr>
              <w:pStyle w:val="TableHeader"/>
              <w:rPr>
                <w:bCs w:val="0"/>
                <w:sz w:val="18"/>
              </w:rPr>
            </w:pPr>
            <w:r>
              <w:rPr>
                <w:bCs w:val="0"/>
                <w:sz w:val="18"/>
              </w:rPr>
              <w:t>Name</w:t>
            </w:r>
          </w:p>
        </w:tc>
        <w:tc>
          <w:tcPr>
            <w:tcW w:w="4984" w:type="dxa"/>
            <w:shd w:val="clear" w:color="auto" w:fill="E6E6E6"/>
          </w:tcPr>
          <w:p w:rsidR="00CF6A23" w:rsidRPr="00846DB7" w:rsidRDefault="00CF6A23" w:rsidP="009C1808">
            <w:pPr>
              <w:pStyle w:val="TableHeader"/>
              <w:rPr>
                <w:bCs w:val="0"/>
                <w:sz w:val="18"/>
              </w:rPr>
            </w:pPr>
            <w:r w:rsidRPr="00846DB7">
              <w:rPr>
                <w:bCs w:val="0"/>
                <w:sz w:val="18"/>
              </w:rPr>
              <w:t>Calculations</w:t>
            </w:r>
          </w:p>
        </w:tc>
        <w:tc>
          <w:tcPr>
            <w:tcW w:w="1116" w:type="dxa"/>
            <w:shd w:val="clear" w:color="auto" w:fill="E6E6E6"/>
          </w:tcPr>
          <w:p w:rsidR="00CF6A23" w:rsidRPr="00846DB7" w:rsidRDefault="008B5BB4" w:rsidP="009C1808">
            <w:pPr>
              <w:pStyle w:val="TableHeader"/>
              <w:rPr>
                <w:bCs w:val="0"/>
                <w:sz w:val="18"/>
              </w:rPr>
            </w:pPr>
            <w:r w:rsidRPr="00846DB7">
              <w:rPr>
                <w:bCs w:val="0"/>
                <w:sz w:val="18"/>
              </w:rPr>
              <w:t>Decimal Places</w:t>
            </w:r>
          </w:p>
        </w:tc>
        <w:tc>
          <w:tcPr>
            <w:tcW w:w="1080" w:type="dxa"/>
            <w:shd w:val="clear" w:color="auto" w:fill="E6E6E6"/>
          </w:tcPr>
          <w:p w:rsidR="00CF6A23" w:rsidRPr="00846DB7" w:rsidRDefault="008B5BB4" w:rsidP="009C1808">
            <w:pPr>
              <w:pStyle w:val="TableHeader"/>
              <w:rPr>
                <w:bCs w:val="0"/>
                <w:sz w:val="18"/>
              </w:rPr>
            </w:pPr>
            <w:r w:rsidRPr="00846DB7">
              <w:rPr>
                <w:bCs w:val="0"/>
                <w:sz w:val="18"/>
              </w:rPr>
              <w:t>Unit Class</w:t>
            </w:r>
          </w:p>
        </w:tc>
      </w:tr>
      <w:tr w:rsidR="00CF6A23" w:rsidRPr="00846DB7" w:rsidTr="00846DB7">
        <w:tc>
          <w:tcPr>
            <w:tcW w:w="1188" w:type="dxa"/>
          </w:tcPr>
          <w:p w:rsidR="00CF6A23" w:rsidRPr="00846DB7" w:rsidRDefault="006215F6" w:rsidP="009C1808">
            <w:pPr>
              <w:pStyle w:val="TableText"/>
              <w:rPr>
                <w:rFonts w:cs="Arial"/>
                <w:sz w:val="18"/>
                <w:szCs w:val="18"/>
              </w:rPr>
            </w:pPr>
            <w:r w:rsidRPr="00846DB7">
              <w:rPr>
                <w:rFonts w:cs="Arial"/>
                <w:sz w:val="18"/>
                <w:szCs w:val="18"/>
              </w:rPr>
              <w:t>2.0</w:t>
            </w:r>
          </w:p>
        </w:tc>
        <w:tc>
          <w:tcPr>
            <w:tcW w:w="1280" w:type="dxa"/>
          </w:tcPr>
          <w:p w:rsidR="00CF6A23" w:rsidRPr="000A1106" w:rsidRDefault="006215F6" w:rsidP="009C1808">
            <w:pPr>
              <w:pStyle w:val="TableText"/>
              <w:rPr>
                <w:b/>
                <w:sz w:val="18"/>
              </w:rPr>
            </w:pPr>
            <w:bookmarkStart w:id="349" w:name="MIDPTA"/>
            <w:r w:rsidRPr="000A1106">
              <w:rPr>
                <w:b/>
                <w:sz w:val="18"/>
              </w:rPr>
              <w:t>MIDPTA</w:t>
            </w:r>
            <w:bookmarkEnd w:id="349"/>
          </w:p>
          <w:p w:rsidR="001D1F13" w:rsidRPr="000A1106" w:rsidRDefault="001D1F13" w:rsidP="009C1808">
            <w:pPr>
              <w:pStyle w:val="TableText"/>
              <w:rPr>
                <w:b/>
                <w:sz w:val="18"/>
              </w:rPr>
            </w:pPr>
            <w:bookmarkStart w:id="350" w:name="MIDPTAU"/>
            <w:r w:rsidRPr="000A1106">
              <w:rPr>
                <w:b/>
                <w:sz w:val="18"/>
              </w:rPr>
              <w:t>MIDPTAU</w:t>
            </w:r>
            <w:bookmarkEnd w:id="350"/>
          </w:p>
        </w:tc>
        <w:tc>
          <w:tcPr>
            <w:tcW w:w="4984" w:type="dxa"/>
          </w:tcPr>
          <w:p w:rsidR="006215F6" w:rsidRPr="00846DB7" w:rsidRDefault="006215F6" w:rsidP="009C1808">
            <w:pPr>
              <w:pStyle w:val="TableText"/>
              <w:rPr>
                <w:rFonts w:cs="Arial"/>
                <w:b/>
              </w:rPr>
            </w:pPr>
            <w:r w:rsidRPr="00846DB7">
              <w:rPr>
                <w:sz w:val="18"/>
              </w:rPr>
              <w:t>Actual midpoint of each collection interval</w:t>
            </w:r>
            <w:r w:rsidR="001D1F13">
              <w:rPr>
                <w:sz w:val="18"/>
              </w:rPr>
              <w:t xml:space="preserve"> and the unit of the actual time midpoint</w:t>
            </w:r>
          </w:p>
          <w:p w:rsidR="006215F6" w:rsidRPr="00846DB7" w:rsidRDefault="006215F6" w:rsidP="009C1808">
            <w:pPr>
              <w:pStyle w:val="TableText"/>
              <w:rPr>
                <w:rFonts w:cs="Arial"/>
                <w:b/>
              </w:rPr>
            </w:pPr>
          </w:p>
          <w:p w:rsidR="00CF6A23" w:rsidRPr="00846DB7" w:rsidRDefault="00CF6A23" w:rsidP="009C1808">
            <w:pPr>
              <w:pStyle w:val="TableText"/>
              <w:rPr>
                <w:b/>
              </w:rPr>
            </w:pPr>
            <w:r w:rsidRPr="00846DB7">
              <w:rPr>
                <w:rFonts w:cs="Arial"/>
                <w:b/>
              </w:rPr>
              <w:t xml:space="preserve">If </w:t>
            </w:r>
          </w:p>
          <w:p w:rsidR="00CF6A23" w:rsidRPr="00846DB7" w:rsidRDefault="0027633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pStyle w:val="TableText"/>
              <w:rPr>
                <w:rFonts w:cs="Arial"/>
              </w:rPr>
            </w:pPr>
            <w:r w:rsidRPr="00846DB7">
              <w:rPr>
                <w:rFonts w:cs="Arial"/>
                <w:position w:val="-28"/>
              </w:rPr>
              <w:object w:dxaOrig="4720" w:dyaOrig="680">
                <v:shape id="_x0000_i1138" type="#_x0000_t75" style="width:237.35pt;height:33.5pt" o:ole="">
                  <v:imagedata r:id="rId252" o:title=""/>
                </v:shape>
                <o:OLEObject Type="Embed" ProgID="Equation.3" ShapeID="_x0000_i1138" DrawAspect="Content" ObjectID="_1640609767" r:id="rId253"/>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MIDPTA = &lt;Blank&gt;</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6E6071">
              <w:rPr>
                <w:rFonts w:cs="Arial"/>
                <w:bCs/>
                <w:sz w:val="18"/>
              </w:rPr>
              <w:t>ACTTIME</w:t>
            </w:r>
          </w:p>
          <w:p w:rsidR="00CF6A23" w:rsidRPr="00846DB7" w:rsidRDefault="00CF6A23" w:rsidP="009C1808">
            <w:pPr>
              <w:rPr>
                <w:rFonts w:cs="Arial"/>
                <w:szCs w:val="20"/>
              </w:rPr>
            </w:pPr>
            <w:r w:rsidRPr="00846DB7">
              <w:rPr>
                <w:rFonts w:cs="Arial"/>
                <w:szCs w:val="20"/>
              </w:rPr>
              <w:t xml:space="preserve">EndTime = </w:t>
            </w:r>
            <w:r w:rsidR="006E6071">
              <w:rPr>
                <w:rFonts w:cs="Arial"/>
                <w:bCs/>
                <w:sz w:val="18"/>
              </w:rPr>
              <w:t>ACTENDTIME</w:t>
            </w:r>
          </w:p>
          <w:p w:rsidR="00CF6A23" w:rsidRPr="00846DB7" w:rsidRDefault="00CF6A23" w:rsidP="009C1808">
            <w:pPr>
              <w:rPr>
                <w:rFonts w:cs="Arial"/>
                <w:szCs w:val="20"/>
              </w:rPr>
            </w:pP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47"/>
              <w:gridCol w:w="1087"/>
              <w:gridCol w:w="877"/>
            </w:tblGrid>
            <w:tr w:rsidR="00CF6A23" w:rsidRPr="00EF6B9F" w:rsidTr="009C1808">
              <w:tc>
                <w:tcPr>
                  <w:tcW w:w="1147" w:type="dxa"/>
                </w:tcPr>
                <w:p w:rsidR="00CF6A23" w:rsidRPr="00EF6B9F" w:rsidRDefault="00CF6A23" w:rsidP="009C1808">
                  <w:pPr>
                    <w:pStyle w:val="TableContent"/>
                    <w:jc w:val="center"/>
                    <w:rPr>
                      <w:bCs w:val="0"/>
                      <w:sz w:val="18"/>
                    </w:rPr>
                  </w:pPr>
                  <w:r w:rsidRPr="00EF6B9F">
                    <w:rPr>
                      <w:bCs w:val="0"/>
                      <w:sz w:val="18"/>
                    </w:rPr>
                    <w:t>Start Time</w:t>
                  </w:r>
                </w:p>
              </w:tc>
              <w:tc>
                <w:tcPr>
                  <w:tcW w:w="1087" w:type="dxa"/>
                </w:tcPr>
                <w:p w:rsidR="00CF6A23" w:rsidRPr="00EF6B9F" w:rsidRDefault="00CF6A23" w:rsidP="009C1808">
                  <w:pPr>
                    <w:pStyle w:val="TableContent"/>
                    <w:jc w:val="center"/>
                    <w:rPr>
                      <w:bCs w:val="0"/>
                      <w:sz w:val="18"/>
                    </w:rPr>
                  </w:pPr>
                  <w:r w:rsidRPr="00EF6B9F">
                    <w:rPr>
                      <w:bCs w:val="0"/>
                      <w:sz w:val="18"/>
                    </w:rPr>
                    <w:t>End Time</w:t>
                  </w:r>
                </w:p>
              </w:tc>
              <w:tc>
                <w:tcPr>
                  <w:tcW w:w="877" w:type="dxa"/>
                </w:tcPr>
                <w:p w:rsidR="00CF6A23" w:rsidRPr="00EF6B9F" w:rsidRDefault="00CF6A23" w:rsidP="009C1808">
                  <w:pPr>
                    <w:pStyle w:val="TableContent"/>
                    <w:jc w:val="center"/>
                    <w:rPr>
                      <w:bCs w:val="0"/>
                      <w:sz w:val="18"/>
                    </w:rPr>
                  </w:pPr>
                  <w:r w:rsidRPr="00EF6B9F">
                    <w:rPr>
                      <w:bCs w:val="0"/>
                      <w:sz w:val="18"/>
                    </w:rPr>
                    <w:t>MIDPT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0</w:t>
                  </w:r>
                </w:p>
              </w:tc>
              <w:tc>
                <w:tcPr>
                  <w:tcW w:w="1087" w:type="dxa"/>
                  <w:vAlign w:val="center"/>
                </w:tcPr>
                <w:p w:rsidR="00CF6A23" w:rsidRPr="00EF6B9F" w:rsidRDefault="00CF6A23" w:rsidP="009C1808">
                  <w:pPr>
                    <w:pStyle w:val="TableContent"/>
                    <w:jc w:val="center"/>
                    <w:rPr>
                      <w:bCs w:val="0"/>
                      <w:sz w:val="18"/>
                    </w:rPr>
                  </w:pPr>
                  <w:r w:rsidRPr="00EF6B9F">
                    <w:rPr>
                      <w:bCs w:val="0"/>
                      <w:sz w:val="18"/>
                    </w:rPr>
                    <w:t>0</w:t>
                  </w:r>
                </w:p>
              </w:tc>
              <w:tc>
                <w:tcPr>
                  <w:tcW w:w="877" w:type="dxa"/>
                  <w:vAlign w:val="center"/>
                </w:tcPr>
                <w:p w:rsidR="00CF6A23" w:rsidRPr="00EF6B9F" w:rsidRDefault="00CF6A23" w:rsidP="009C1808">
                  <w:pPr>
                    <w:pStyle w:val="TableContent"/>
                    <w:jc w:val="center"/>
                    <w:rPr>
                      <w:bCs w:val="0"/>
                      <w:sz w:val="18"/>
                    </w:rPr>
                  </w:pPr>
                  <w:r w:rsidRPr="00EF6B9F">
                    <w:rPr>
                      <w:bCs w:val="0"/>
                      <w:sz w:val="18"/>
                    </w:rPr>
                    <w:t>0*</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0</w:t>
                  </w:r>
                </w:p>
              </w:tc>
              <w:tc>
                <w:tcPr>
                  <w:tcW w:w="1087" w:type="dxa"/>
                  <w:vAlign w:val="center"/>
                </w:tcPr>
                <w:p w:rsidR="00CF6A23" w:rsidRPr="00EF6B9F" w:rsidRDefault="00CF6A23" w:rsidP="009C1808">
                  <w:pPr>
                    <w:pStyle w:val="TableContent"/>
                    <w:jc w:val="center"/>
                    <w:rPr>
                      <w:bCs w:val="0"/>
                      <w:sz w:val="18"/>
                    </w:rPr>
                  </w:pPr>
                  <w:r w:rsidRPr="00EF6B9F">
                    <w:rPr>
                      <w:bCs w:val="0"/>
                      <w:sz w:val="18"/>
                    </w:rPr>
                    <w:t>4</w:t>
                  </w:r>
                </w:p>
              </w:tc>
              <w:tc>
                <w:tcPr>
                  <w:tcW w:w="877" w:type="dxa"/>
                  <w:vAlign w:val="center"/>
                </w:tcPr>
                <w:p w:rsidR="00CF6A23" w:rsidRPr="00EF6B9F" w:rsidRDefault="00CF6A23" w:rsidP="009C1808">
                  <w:pPr>
                    <w:pStyle w:val="TableContent"/>
                    <w:jc w:val="center"/>
                    <w:rPr>
                      <w:bCs w:val="0"/>
                      <w:sz w:val="18"/>
                    </w:rPr>
                  </w:pPr>
                  <w:r w:rsidRPr="00EF6B9F">
                    <w:rPr>
                      <w:bCs w:val="0"/>
                      <w:sz w:val="18"/>
                    </w:rPr>
                    <w:t>2</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4</w:t>
                  </w:r>
                </w:p>
              </w:tc>
              <w:tc>
                <w:tcPr>
                  <w:tcW w:w="1087" w:type="dxa"/>
                  <w:vAlign w:val="center"/>
                </w:tcPr>
                <w:p w:rsidR="00CF6A23" w:rsidRPr="00EF6B9F" w:rsidRDefault="00CF6A23" w:rsidP="009C1808">
                  <w:pPr>
                    <w:pStyle w:val="TableContent"/>
                    <w:jc w:val="center"/>
                    <w:rPr>
                      <w:bCs w:val="0"/>
                      <w:sz w:val="18"/>
                    </w:rPr>
                  </w:pPr>
                  <w:r w:rsidRPr="00EF6B9F">
                    <w:rPr>
                      <w:bCs w:val="0"/>
                      <w:sz w:val="18"/>
                    </w:rPr>
                    <w:t>8</w:t>
                  </w:r>
                </w:p>
              </w:tc>
              <w:tc>
                <w:tcPr>
                  <w:tcW w:w="877" w:type="dxa"/>
                  <w:vAlign w:val="center"/>
                </w:tcPr>
                <w:p w:rsidR="00CF6A23" w:rsidRPr="00EF6B9F" w:rsidRDefault="00CF6A23" w:rsidP="009C1808">
                  <w:pPr>
                    <w:pStyle w:val="TableContent"/>
                    <w:jc w:val="center"/>
                    <w:rPr>
                      <w:bCs w:val="0"/>
                      <w:sz w:val="18"/>
                    </w:rPr>
                  </w:pPr>
                  <w:r w:rsidRPr="00EF6B9F">
                    <w:rPr>
                      <w:bCs w:val="0"/>
                      <w:sz w:val="18"/>
                    </w:rPr>
                    <w:t>6</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8</w:t>
                  </w:r>
                </w:p>
              </w:tc>
              <w:tc>
                <w:tcPr>
                  <w:tcW w:w="1087" w:type="dxa"/>
                  <w:vAlign w:val="center"/>
                </w:tcPr>
                <w:p w:rsidR="00CF6A23" w:rsidRPr="00EF6B9F" w:rsidRDefault="00CF6A23" w:rsidP="009C1808">
                  <w:pPr>
                    <w:pStyle w:val="TableContent"/>
                    <w:jc w:val="center"/>
                    <w:rPr>
                      <w:bCs w:val="0"/>
                      <w:sz w:val="18"/>
                    </w:rPr>
                  </w:pPr>
                  <w:r w:rsidRPr="00EF6B9F">
                    <w:rPr>
                      <w:bCs w:val="0"/>
                      <w:sz w:val="18"/>
                    </w:rPr>
                    <w:t>12</w:t>
                  </w:r>
                </w:p>
              </w:tc>
              <w:tc>
                <w:tcPr>
                  <w:tcW w:w="877" w:type="dxa"/>
                  <w:vAlign w:val="center"/>
                </w:tcPr>
                <w:p w:rsidR="00CF6A23" w:rsidRPr="00EF6B9F" w:rsidRDefault="00CF6A23" w:rsidP="009C1808">
                  <w:pPr>
                    <w:pStyle w:val="TableContent"/>
                    <w:jc w:val="center"/>
                    <w:rPr>
                      <w:bCs w:val="0"/>
                      <w:sz w:val="18"/>
                    </w:rPr>
                  </w:pPr>
                  <w:r w:rsidRPr="00EF6B9F">
                    <w:rPr>
                      <w:bCs w:val="0"/>
                      <w:sz w:val="18"/>
                    </w:rPr>
                    <w:t>10</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12</w:t>
                  </w:r>
                </w:p>
              </w:tc>
              <w:tc>
                <w:tcPr>
                  <w:tcW w:w="1087" w:type="dxa"/>
                  <w:vAlign w:val="center"/>
                </w:tcPr>
                <w:p w:rsidR="00CF6A23" w:rsidRPr="00EF6B9F" w:rsidRDefault="00CF6A23" w:rsidP="009C1808">
                  <w:pPr>
                    <w:pStyle w:val="TableContent"/>
                    <w:jc w:val="center"/>
                    <w:rPr>
                      <w:bCs w:val="0"/>
                      <w:sz w:val="18"/>
                    </w:rPr>
                  </w:pPr>
                  <w:r w:rsidRPr="00EF6B9F">
                    <w:rPr>
                      <w:bCs w:val="0"/>
                      <w:sz w:val="18"/>
                    </w:rPr>
                    <w:t>16</w:t>
                  </w:r>
                </w:p>
              </w:tc>
              <w:tc>
                <w:tcPr>
                  <w:tcW w:w="877" w:type="dxa"/>
                  <w:vAlign w:val="center"/>
                </w:tcPr>
                <w:p w:rsidR="00CF6A23" w:rsidRPr="00EF6B9F" w:rsidRDefault="00CF6A23" w:rsidP="009C1808">
                  <w:pPr>
                    <w:pStyle w:val="TableContent"/>
                    <w:jc w:val="center"/>
                    <w:rPr>
                      <w:bCs w:val="0"/>
                      <w:sz w:val="18"/>
                    </w:rPr>
                  </w:pPr>
                  <w:r w:rsidRPr="00EF6B9F">
                    <w:rPr>
                      <w:bCs w:val="0"/>
                      <w:sz w:val="18"/>
                    </w:rPr>
                    <w:t>14</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16</w:t>
                  </w:r>
                </w:p>
              </w:tc>
              <w:tc>
                <w:tcPr>
                  <w:tcW w:w="1087" w:type="dxa"/>
                  <w:vAlign w:val="center"/>
                </w:tcPr>
                <w:p w:rsidR="00CF6A23" w:rsidRPr="00EF6B9F" w:rsidRDefault="00CF6A23" w:rsidP="009C1808">
                  <w:pPr>
                    <w:pStyle w:val="TableContent"/>
                    <w:jc w:val="center"/>
                    <w:rPr>
                      <w:bCs w:val="0"/>
                      <w:sz w:val="18"/>
                    </w:rPr>
                  </w:pPr>
                  <w:r w:rsidRPr="00EF6B9F">
                    <w:rPr>
                      <w:bCs w:val="0"/>
                      <w:sz w:val="18"/>
                    </w:rPr>
                    <w:t>20</w:t>
                  </w:r>
                </w:p>
              </w:tc>
              <w:tc>
                <w:tcPr>
                  <w:tcW w:w="877" w:type="dxa"/>
                  <w:vAlign w:val="center"/>
                </w:tcPr>
                <w:p w:rsidR="00CF6A23" w:rsidRPr="00EF6B9F" w:rsidRDefault="00CF6A23" w:rsidP="009C1808">
                  <w:pPr>
                    <w:pStyle w:val="TableContent"/>
                    <w:jc w:val="center"/>
                    <w:rPr>
                      <w:bCs w:val="0"/>
                      <w:sz w:val="18"/>
                    </w:rPr>
                  </w:pPr>
                  <w:r w:rsidRPr="00EF6B9F">
                    <w:rPr>
                      <w:bCs w:val="0"/>
                      <w:sz w:val="18"/>
                    </w:rPr>
                    <w:t>18</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20</w:t>
                  </w:r>
                </w:p>
              </w:tc>
              <w:tc>
                <w:tcPr>
                  <w:tcW w:w="1087" w:type="dxa"/>
                  <w:vAlign w:val="center"/>
                </w:tcPr>
                <w:p w:rsidR="00CF6A23" w:rsidRPr="00EF6B9F" w:rsidRDefault="00CF6A23" w:rsidP="009C1808">
                  <w:pPr>
                    <w:pStyle w:val="TableContent"/>
                    <w:jc w:val="center"/>
                    <w:rPr>
                      <w:bCs w:val="0"/>
                      <w:sz w:val="18"/>
                    </w:rPr>
                  </w:pPr>
                  <w:r w:rsidRPr="00EF6B9F">
                    <w:rPr>
                      <w:bCs w:val="0"/>
                      <w:sz w:val="18"/>
                    </w:rPr>
                    <w:t>24</w:t>
                  </w:r>
                </w:p>
              </w:tc>
              <w:tc>
                <w:tcPr>
                  <w:tcW w:w="877" w:type="dxa"/>
                  <w:vAlign w:val="center"/>
                </w:tcPr>
                <w:p w:rsidR="00CF6A23" w:rsidRPr="00EF6B9F" w:rsidRDefault="00CF6A23" w:rsidP="009C1808">
                  <w:pPr>
                    <w:pStyle w:val="TableContent"/>
                    <w:jc w:val="center"/>
                    <w:rPr>
                      <w:bCs w:val="0"/>
                      <w:sz w:val="18"/>
                    </w:rPr>
                  </w:pPr>
                  <w:r w:rsidRPr="00EF6B9F">
                    <w:rPr>
                      <w:bCs w:val="0"/>
                      <w:sz w:val="18"/>
                    </w:rPr>
                    <w:t>22</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&lt;Blank&gt;</w:t>
                  </w:r>
                </w:p>
              </w:tc>
              <w:tc>
                <w:tcPr>
                  <w:tcW w:w="108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2</w:t>
                  </w:r>
                </w:p>
              </w:tc>
              <w:tc>
                <w:tcPr>
                  <w:tcW w:w="108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4</w:t>
                  </w:r>
                </w:p>
              </w:tc>
              <w:tc>
                <w:tcPr>
                  <w:tcW w:w="108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r>
          </w:tbl>
          <w:p w:rsidR="00CF6A23" w:rsidRPr="00846DB7" w:rsidRDefault="00CF6A23" w:rsidP="009C1808">
            <w:pPr>
              <w:rPr>
                <w:rFonts w:cs="Arial"/>
                <w:szCs w:val="20"/>
              </w:rPr>
            </w:pPr>
          </w:p>
          <w:p w:rsidR="00CF6A23" w:rsidRPr="00846DB7" w:rsidRDefault="00CF6A23" w:rsidP="009C1808">
            <w:pPr>
              <w:rPr>
                <w:rFonts w:cs="Arial"/>
                <w:sz w:val="18"/>
                <w:szCs w:val="18"/>
              </w:rPr>
            </w:pPr>
            <w:r w:rsidRPr="00846DB7">
              <w:rPr>
                <w:rFonts w:cs="Arial"/>
                <w:sz w:val="18"/>
                <w:szCs w:val="18"/>
              </w:rPr>
              <w:t>MIDPT at collection interval at 8-12 hrs will be calculated as 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MIDPT = (12 - 8) /  2) + 8  = 10 hr</w:t>
            </w:r>
          </w:p>
          <w:p w:rsidR="00CF6A23" w:rsidRPr="00846DB7" w:rsidRDefault="00CF6A23" w:rsidP="009C1808">
            <w:pPr>
              <w:pStyle w:val="TableContent"/>
              <w:rPr>
                <w:sz w:val="18"/>
                <w:szCs w:val="18"/>
              </w:rPr>
            </w:pPr>
          </w:p>
          <w:p w:rsidR="00CF6A23" w:rsidRPr="00846DB7" w:rsidRDefault="00CF6A23" w:rsidP="009C1808">
            <w:pPr>
              <w:pStyle w:val="TableContent"/>
              <w:rPr>
                <w:sz w:val="18"/>
                <w:szCs w:val="18"/>
              </w:rPr>
            </w:pPr>
            <w:r w:rsidRPr="00846DB7">
              <w:rPr>
                <w:sz w:val="18"/>
                <w:szCs w:val="18"/>
              </w:rPr>
              <w:t>*If profile does not contain an observation for the dosing time, insert zero.</w:t>
            </w: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CF6A23" w:rsidRPr="00846DB7" w:rsidRDefault="00497122" w:rsidP="00497122">
            <w:pPr>
              <w:pStyle w:val="TableText"/>
              <w:rPr>
                <w:sz w:val="18"/>
              </w:rPr>
            </w:pPr>
            <w:r>
              <w:rPr>
                <w:sz w:val="18"/>
              </w:rPr>
              <w:t xml:space="preserve">Note: </w:t>
            </w:r>
            <w:r>
              <w:t>MIDPTA and MIDPTN reflect what the MCT$TIME variable is set to, i.e. either ACTUAL or NOMINAL time. The openNCA computation engine produces MIDPT since the names of the other parameters are not changed if the time source changes but time source used is recorded.</w:t>
            </w:r>
          </w:p>
        </w:tc>
        <w:tc>
          <w:tcPr>
            <w:tcW w:w="1116" w:type="dxa"/>
          </w:tcPr>
          <w:p w:rsidR="00CF6A23" w:rsidRPr="00846DB7" w:rsidRDefault="008B5BB4" w:rsidP="009C1808">
            <w:pPr>
              <w:pStyle w:val="TableText"/>
              <w:rPr>
                <w:rFonts w:cs="Arial"/>
              </w:rPr>
            </w:pPr>
            <w:r w:rsidRPr="00846DB7">
              <w:rPr>
                <w:rFonts w:cs="Arial"/>
              </w:rPr>
              <w:lastRenderedPageBreak/>
              <w:t>NA</w:t>
            </w:r>
          </w:p>
        </w:tc>
        <w:tc>
          <w:tcPr>
            <w:tcW w:w="1080" w:type="dxa"/>
          </w:tcPr>
          <w:p w:rsidR="00CF6A23" w:rsidRPr="00846DB7" w:rsidRDefault="00194DEB" w:rsidP="009C1808">
            <w:pPr>
              <w:pStyle w:val="TableText"/>
              <w:rPr>
                <w:rFonts w:cs="Arial"/>
                <w:b/>
              </w:rPr>
            </w:pPr>
            <w:r w:rsidRPr="00846DB7">
              <w:rPr>
                <w:rFonts w:cs="Arial"/>
                <w:sz w:val="18"/>
                <w:szCs w:val="18"/>
              </w:rPr>
              <w:t>TIMEU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51" w:name="MIDPTN"/>
            <w:r w:rsidRPr="000A1106">
              <w:rPr>
                <w:b/>
                <w:sz w:val="18"/>
              </w:rPr>
              <w:t>MIDPTN</w:t>
            </w:r>
            <w:bookmarkEnd w:id="351"/>
          </w:p>
          <w:p w:rsidR="001D1F13" w:rsidRPr="000A1106" w:rsidRDefault="001D1F13" w:rsidP="009C1808">
            <w:pPr>
              <w:pStyle w:val="TableText"/>
              <w:rPr>
                <w:b/>
                <w:sz w:val="18"/>
              </w:rPr>
            </w:pPr>
            <w:bookmarkStart w:id="352" w:name="MIDPTNU"/>
            <w:r w:rsidRPr="000A1106">
              <w:rPr>
                <w:b/>
                <w:sz w:val="18"/>
              </w:rPr>
              <w:t>MIDPTNU</w:t>
            </w:r>
            <w:bookmarkEnd w:id="352"/>
          </w:p>
        </w:tc>
        <w:tc>
          <w:tcPr>
            <w:tcW w:w="4984" w:type="dxa"/>
          </w:tcPr>
          <w:p w:rsidR="006215F6" w:rsidRPr="00846DB7" w:rsidRDefault="006215F6" w:rsidP="009C1808">
            <w:pPr>
              <w:pStyle w:val="TableText"/>
              <w:rPr>
                <w:rFonts w:cs="Arial"/>
                <w:b/>
              </w:rPr>
            </w:pPr>
            <w:r w:rsidRPr="00846DB7">
              <w:rPr>
                <w:sz w:val="18"/>
              </w:rPr>
              <w:t xml:space="preserve">Nominal </w:t>
            </w:r>
            <w:r w:rsidR="001D1F13">
              <w:rPr>
                <w:sz w:val="18"/>
              </w:rPr>
              <w:t xml:space="preserve">time </w:t>
            </w:r>
            <w:r w:rsidRPr="00846DB7">
              <w:rPr>
                <w:sz w:val="18"/>
              </w:rPr>
              <w:t>midpoint of each collection interval</w:t>
            </w:r>
            <w:r w:rsidR="001D1F13">
              <w:rPr>
                <w:sz w:val="18"/>
              </w:rPr>
              <w:t xml:space="preserve"> and the unit of the nominal time midpoint</w:t>
            </w:r>
          </w:p>
          <w:p w:rsidR="006215F6" w:rsidRPr="00846DB7" w:rsidRDefault="006215F6" w:rsidP="009C1808">
            <w:pPr>
              <w:pStyle w:val="TableText"/>
              <w:rPr>
                <w:rFonts w:cs="Arial"/>
                <w:b/>
              </w:rPr>
            </w:pPr>
          </w:p>
          <w:p w:rsidR="00CF6A23" w:rsidRPr="00846DB7" w:rsidRDefault="00CF6A23" w:rsidP="009C1808">
            <w:pPr>
              <w:pStyle w:val="TableText"/>
              <w:rPr>
                <w:b/>
              </w:rPr>
            </w:pPr>
            <w:r w:rsidRPr="00846DB7">
              <w:rPr>
                <w:rFonts w:cs="Arial"/>
                <w:b/>
              </w:rPr>
              <w:t xml:space="preserve">If </w:t>
            </w:r>
          </w:p>
          <w:p w:rsidR="00CF6A23" w:rsidRPr="00846DB7" w:rsidRDefault="0027633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pStyle w:val="TableText"/>
              <w:rPr>
                <w:rFonts w:cs="Arial"/>
              </w:rPr>
            </w:pPr>
            <w:r w:rsidRPr="00846DB7">
              <w:rPr>
                <w:rFonts w:cs="Arial"/>
                <w:position w:val="-28"/>
              </w:rPr>
              <w:object w:dxaOrig="4760" w:dyaOrig="680">
                <v:shape id="_x0000_i1139" type="#_x0000_t75" style="width:237.35pt;height:33.5pt" o:ole="">
                  <v:imagedata r:id="rId254" o:title=""/>
                </v:shape>
                <o:OLEObject Type="Embed" ProgID="Equation.3" ShapeID="_x0000_i1139" DrawAspect="Content" ObjectID="_1640609768" r:id="rId255"/>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MIDPTN = &lt;Blank&gt;</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6E6071">
              <w:rPr>
                <w:bCs/>
                <w:sz w:val="18"/>
              </w:rPr>
              <w:t>NOMTIME</w:t>
            </w:r>
          </w:p>
          <w:p w:rsidR="00CF6A23" w:rsidRPr="00846DB7" w:rsidRDefault="00CF6A23" w:rsidP="009C1808">
            <w:pPr>
              <w:rPr>
                <w:rFonts w:cs="Arial"/>
                <w:szCs w:val="20"/>
              </w:rPr>
            </w:pPr>
            <w:r w:rsidRPr="00846DB7">
              <w:rPr>
                <w:rFonts w:cs="Arial"/>
                <w:szCs w:val="20"/>
              </w:rPr>
              <w:t xml:space="preserve">EndTime = </w:t>
            </w:r>
            <w:r w:rsidR="006E6071">
              <w:rPr>
                <w:bCs/>
                <w:sz w:val="18"/>
              </w:rPr>
              <w:t>NOMENDTIME</w:t>
            </w:r>
          </w:p>
          <w:p w:rsidR="00CF6A23" w:rsidRPr="00846DB7" w:rsidRDefault="00CF6A23" w:rsidP="009C1808">
            <w:pPr>
              <w:rPr>
                <w:rFonts w:cs="Arial"/>
                <w:szCs w:val="20"/>
              </w:rPr>
            </w:pPr>
          </w:p>
          <w:p w:rsidR="00CF6A23" w:rsidRDefault="00CF6A23" w:rsidP="009C1808">
            <w:pPr>
              <w:pStyle w:val="TableText"/>
              <w:rPr>
                <w:sz w:val="18"/>
              </w:rPr>
            </w:pPr>
            <w:r w:rsidRPr="00846DB7">
              <w:rPr>
                <w:b/>
                <w:sz w:val="18"/>
              </w:rPr>
              <w:t>Note</w:t>
            </w:r>
            <w:r w:rsidRPr="00846DB7">
              <w:rPr>
                <w:sz w:val="18"/>
              </w:rPr>
              <w:t>: Use example and data checks as above for MIDPTA</w:t>
            </w:r>
          </w:p>
          <w:p w:rsidR="00497122" w:rsidRDefault="00497122" w:rsidP="009C1808">
            <w:pPr>
              <w:pStyle w:val="TableText"/>
              <w:rPr>
                <w:sz w:val="18"/>
              </w:rPr>
            </w:pPr>
          </w:p>
          <w:p w:rsidR="00497122" w:rsidRPr="00846DB7" w:rsidRDefault="00497122" w:rsidP="009C1808">
            <w:pPr>
              <w:pStyle w:val="TableText"/>
              <w:rPr>
                <w:sz w:val="18"/>
              </w:rPr>
            </w:pPr>
            <w:r>
              <w:rPr>
                <w:sz w:val="18"/>
              </w:rPr>
              <w:t xml:space="preserve">Note: </w:t>
            </w:r>
            <w:r>
              <w:t>MIDPTA and MIDPTN reflect what the MCT$TIME variable is set to, i.e. either ACTUAL or NOMINAL time. The openNCA computation engine produces MIDPT since the names of the other parameters are not changed if the time source changes but time source used is recorded.</w:t>
            </w:r>
          </w:p>
        </w:tc>
        <w:tc>
          <w:tcPr>
            <w:tcW w:w="1116" w:type="dxa"/>
          </w:tcPr>
          <w:p w:rsidR="00CF6A23" w:rsidRPr="00846DB7" w:rsidRDefault="008B5BB4" w:rsidP="009C1808">
            <w:pPr>
              <w:pStyle w:val="TableText"/>
              <w:rPr>
                <w:rFonts w:cs="Arial"/>
                <w:b/>
              </w:rPr>
            </w:pPr>
            <w:r w:rsidRPr="00846DB7">
              <w:rPr>
                <w:rFonts w:cs="Arial"/>
              </w:rPr>
              <w:lastRenderedPageBreak/>
              <w:t>NA</w:t>
            </w:r>
          </w:p>
        </w:tc>
        <w:tc>
          <w:tcPr>
            <w:tcW w:w="1080" w:type="dxa"/>
          </w:tcPr>
          <w:p w:rsidR="00CF6A23" w:rsidRPr="00846DB7" w:rsidRDefault="00194DEB" w:rsidP="009C1808">
            <w:pPr>
              <w:pStyle w:val="TableText"/>
              <w:rPr>
                <w:rFonts w:cs="Arial"/>
                <w:sz w:val="18"/>
                <w:szCs w:val="18"/>
              </w:rPr>
            </w:pPr>
            <w:r w:rsidRPr="00846DB7">
              <w:rPr>
                <w:rFonts w:cs="Arial"/>
                <w:sz w:val="18"/>
                <w:szCs w:val="18"/>
              </w:rPr>
              <w:t>TIMEU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53" w:name="RATEA"/>
            <w:r w:rsidRPr="000A1106">
              <w:rPr>
                <w:b/>
                <w:sz w:val="18"/>
              </w:rPr>
              <w:t>RATEA</w:t>
            </w:r>
            <w:bookmarkEnd w:id="353"/>
          </w:p>
          <w:p w:rsidR="001D1F13" w:rsidRPr="000A1106" w:rsidRDefault="001D1F13" w:rsidP="009C1808">
            <w:pPr>
              <w:pStyle w:val="TableText"/>
              <w:rPr>
                <w:rFonts w:cs="Arial"/>
                <w:b/>
                <w:sz w:val="18"/>
                <w:highlight w:val="yellow"/>
              </w:rPr>
            </w:pPr>
            <w:bookmarkStart w:id="354" w:name="RATEAU"/>
            <w:r w:rsidRPr="000A1106">
              <w:rPr>
                <w:b/>
                <w:sz w:val="18"/>
              </w:rPr>
              <w:t>RATEAU</w:t>
            </w:r>
            <w:bookmarkEnd w:id="354"/>
          </w:p>
        </w:tc>
        <w:tc>
          <w:tcPr>
            <w:tcW w:w="4984" w:type="dxa"/>
          </w:tcPr>
          <w:p w:rsidR="006215F6" w:rsidRPr="00846DB7" w:rsidRDefault="006215F6" w:rsidP="009C1808">
            <w:pPr>
              <w:pStyle w:val="TableText"/>
              <w:rPr>
                <w:b/>
                <w:sz w:val="18"/>
              </w:rPr>
            </w:pPr>
            <w:r w:rsidRPr="00846DB7">
              <w:rPr>
                <w:sz w:val="18"/>
              </w:rPr>
              <w:t>Actual excretion rate for each collection interval</w:t>
            </w:r>
            <w:r w:rsidR="001D1F13">
              <w:rPr>
                <w:sz w:val="18"/>
              </w:rPr>
              <w:t xml:space="preserve"> and the unit for the actual excretion rate.</w:t>
            </w:r>
            <w:r w:rsidR="0018385C">
              <w:rPr>
                <w:sz w:val="18"/>
              </w:rPr>
              <w:t xml:space="preserve"> </w:t>
            </w:r>
          </w:p>
          <w:p w:rsidR="00CF6A23" w:rsidRPr="00846DB7" w:rsidRDefault="00CF6A23" w:rsidP="009C1808">
            <w:pPr>
              <w:pStyle w:val="TableText"/>
              <w:rPr>
                <w:b/>
                <w:sz w:val="18"/>
              </w:rPr>
            </w:pPr>
            <w:r w:rsidRPr="00846DB7">
              <w:rPr>
                <w:b/>
                <w:sz w:val="18"/>
              </w:rPr>
              <w:t>If</w:t>
            </w:r>
          </w:p>
          <w:p w:rsidR="00CF6A23" w:rsidRPr="00846DB7" w:rsidRDefault="00CF6A23" w:rsidP="00846DB7">
            <w:pPr>
              <w:pStyle w:val="TableText"/>
              <w:ind w:left="720"/>
              <w:rPr>
                <w:sz w:val="18"/>
                <w:szCs w:val="18"/>
              </w:rPr>
            </w:pPr>
            <w:r w:rsidRPr="00846DB7">
              <w:rPr>
                <w:sz w:val="18"/>
                <w:szCs w:val="18"/>
              </w:rPr>
              <w:t>PKCOLL =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rPr>
                <w:rFonts w:cs="Arial"/>
                <w:szCs w:val="20"/>
              </w:rPr>
            </w:pPr>
            <w:r w:rsidRPr="00846DB7">
              <w:rPr>
                <w:rFonts w:cs="Arial"/>
                <w:position w:val="-24"/>
                <w:szCs w:val="20"/>
              </w:rPr>
              <w:object w:dxaOrig="3159" w:dyaOrig="620">
                <v:shape id="_x0000_i1140" type="#_x0000_t75" style="width:156.55pt;height:31.4pt" o:ole="">
                  <v:imagedata r:id="rId256" o:title=""/>
                </v:shape>
                <o:OLEObject Type="Embed" ProgID="Equation.3" ShapeID="_x0000_i1140" DrawAspect="Content" ObjectID="_1640609769" r:id="rId257"/>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RATEA = &lt;Blank&gt;</w:t>
            </w:r>
          </w:p>
          <w:p w:rsidR="00CF6A23" w:rsidRPr="00846DB7" w:rsidRDefault="00CF6A23" w:rsidP="009C1808">
            <w:pPr>
              <w:rPr>
                <w:rFonts w:cs="Arial"/>
                <w:szCs w:val="20"/>
              </w:rPr>
            </w:pPr>
          </w:p>
          <w:p w:rsidR="0018385C" w:rsidRDefault="0018385C" w:rsidP="009C1808">
            <w:pPr>
              <w:pStyle w:val="TableText"/>
              <w:rPr>
                <w:b/>
                <w:sz w:val="18"/>
              </w:rPr>
            </w:pPr>
            <w:r>
              <w:rPr>
                <w:sz w:val="18"/>
              </w:rPr>
              <w:t>Values for RATEA/RATEAU are recorded with the data record representing the END of the sample collection interval.</w:t>
            </w:r>
          </w:p>
          <w:p w:rsidR="0018385C" w:rsidRPr="002E72B7" w:rsidRDefault="0018385C" w:rsidP="009C1808">
            <w:pPr>
              <w:pStyle w:val="TableText"/>
              <w:rPr>
                <w:b/>
                <w:sz w:val="18"/>
              </w:rPr>
            </w:pPr>
          </w:p>
          <w:p w:rsidR="00CF6A23" w:rsidRDefault="00CF6A23" w:rsidP="009C1808">
            <w:pPr>
              <w:pStyle w:val="TableText"/>
            </w:pPr>
            <w:r w:rsidRPr="00846DB7">
              <w:rPr>
                <w:b/>
              </w:rPr>
              <w:t>Note:</w:t>
            </w:r>
            <w:r>
              <w:t xml:space="preserve"> </w:t>
            </w:r>
            <w:r w:rsidR="001D1F13">
              <w:t>RATEAU is either a data field supplied in the input dataset or i</w:t>
            </w:r>
            <w:r>
              <w:t xml:space="preserve">t is assumed that </w:t>
            </w:r>
            <w:r w:rsidR="0027633E">
              <w:t>ACTTIMEU</w:t>
            </w:r>
            <w:r w:rsidRPr="00846DB7">
              <w:rPr>
                <w:bCs/>
                <w:sz w:val="18"/>
              </w:rPr>
              <w:t xml:space="preserve">is same as </w:t>
            </w:r>
            <w:r w:rsidR="0027633E">
              <w:rPr>
                <w:bCs/>
                <w:sz w:val="18"/>
              </w:rPr>
              <w:t xml:space="preserve">ACTEMDTIMEU. </w:t>
            </w:r>
            <w:r w:rsidRPr="00B33A66">
              <w:t>If not then make appropriate corrections (HR to MINS) for correct calculations</w:t>
            </w:r>
          </w:p>
          <w:p w:rsidR="0018385C" w:rsidRDefault="0018385C" w:rsidP="009C1808">
            <w:pPr>
              <w:pStyle w:val="TableText"/>
            </w:pPr>
          </w:p>
          <w:p w:rsidR="0018385C" w:rsidRDefault="0018385C" w:rsidP="009C1808">
            <w:pPr>
              <w:pStyle w:val="TableText"/>
            </w:pPr>
            <w:r>
              <w:t>RATEAU is determined from the units for concentration, PKCNCU, volume, PKSMVLU, actual time post dose start, PKATPDU and end, PKATPDEU.</w:t>
            </w:r>
          </w:p>
          <w:p w:rsidR="0018385C" w:rsidRDefault="0018385C" w:rsidP="009C1808">
            <w:pPr>
              <w:pStyle w:val="TableText"/>
            </w:pPr>
          </w:p>
          <w:p w:rsidR="0018385C" w:rsidRDefault="0018385C" w:rsidP="009C1808">
            <w:pPr>
              <w:pStyle w:val="TableText"/>
            </w:pPr>
            <w:r>
              <w:t>For example:</w:t>
            </w:r>
          </w:p>
          <w:p w:rsidR="0018385C" w:rsidRDefault="0018385C" w:rsidP="009C1808">
            <w:pPr>
              <w:pStyle w:val="TableText"/>
            </w:pPr>
            <w:r>
              <w:t>RATEAU ~ (PKCNCU x PKSMVLU)/(PKATPDUE-PKATPDU)</w:t>
            </w:r>
          </w:p>
          <w:p w:rsidR="0018385C" w:rsidRPr="00846DB7" w:rsidRDefault="0018385C" w:rsidP="009C1808">
            <w:pPr>
              <w:pStyle w:val="TableText"/>
              <w:rPr>
                <w:sz w:val="18"/>
                <w:szCs w:val="18"/>
              </w:rPr>
            </w:pPr>
            <w:r>
              <w:t xml:space="preserve">                = (NG/ML x ML)/HR = NG/HR</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A70FFC">
              <w:rPr>
                <w:rFonts w:cs="Arial"/>
                <w:bCs/>
                <w:sz w:val="18"/>
              </w:rPr>
              <w:t>ACTTIME</w:t>
            </w:r>
          </w:p>
          <w:p w:rsidR="00CF6A23" w:rsidRPr="00846DB7" w:rsidRDefault="00CF6A23" w:rsidP="009C1808">
            <w:pPr>
              <w:rPr>
                <w:rFonts w:cs="Arial"/>
                <w:szCs w:val="20"/>
              </w:rPr>
            </w:pPr>
            <w:r w:rsidRPr="00846DB7">
              <w:rPr>
                <w:rFonts w:cs="Arial"/>
                <w:szCs w:val="20"/>
              </w:rPr>
              <w:t xml:space="preserve">EndTime = </w:t>
            </w:r>
            <w:r w:rsidR="00A70FFC">
              <w:rPr>
                <w:rFonts w:cs="Arial"/>
                <w:bCs/>
                <w:sz w:val="18"/>
              </w:rPr>
              <w:t>ACTENDTIME</w:t>
            </w:r>
          </w:p>
          <w:p w:rsidR="00CF6A23" w:rsidRPr="00846DB7" w:rsidRDefault="00CF6A23" w:rsidP="009C1808">
            <w:pPr>
              <w:rPr>
                <w:rFonts w:cs="Arial"/>
                <w:szCs w:val="20"/>
              </w:rPr>
            </w:pPr>
            <w:r w:rsidRPr="00846DB7">
              <w:rPr>
                <w:rFonts w:cs="Arial"/>
                <w:szCs w:val="20"/>
              </w:rPr>
              <w:t xml:space="preserve">C = </w:t>
            </w:r>
            <w:r w:rsidR="00A70FFC">
              <w:rPr>
                <w:rFonts w:cs="Arial"/>
                <w:sz w:val="18"/>
                <w:szCs w:val="18"/>
              </w:rPr>
              <w:t>CONC</w:t>
            </w:r>
          </w:p>
          <w:p w:rsidR="00CF6A23" w:rsidRPr="00846DB7" w:rsidRDefault="00CF6A23" w:rsidP="009C1808">
            <w:pPr>
              <w:rPr>
                <w:rFonts w:cs="Arial"/>
                <w:szCs w:val="20"/>
              </w:rPr>
            </w:pPr>
            <w:r w:rsidRPr="00846DB7">
              <w:rPr>
                <w:rFonts w:cs="Arial"/>
                <w:szCs w:val="20"/>
              </w:rPr>
              <w:t xml:space="preserve">V = </w:t>
            </w:r>
            <w:r w:rsidR="00E13DCE">
              <w:rPr>
                <w:rFonts w:cs="Arial"/>
                <w:sz w:val="18"/>
                <w:szCs w:val="18"/>
              </w:rPr>
              <w:t>SAMPLEVOLUME</w:t>
            </w:r>
            <w:r w:rsidRPr="00846DB7">
              <w:rPr>
                <w:rFonts w:cs="Arial"/>
                <w:sz w:val="18"/>
                <w:szCs w:val="18"/>
              </w:rPr>
              <w:t xml:space="preserve"> (</w:t>
            </w:r>
            <w:r w:rsidRPr="002E72B7">
              <w:rPr>
                <w:rFonts w:cs="Arial"/>
                <w:sz w:val="18"/>
                <w:szCs w:val="18"/>
              </w:rPr>
              <w:t xml:space="preserve">use </w:t>
            </w:r>
            <w:r w:rsidR="00E13DCE" w:rsidRPr="002E72B7">
              <w:rPr>
                <w:rFonts w:cs="Arial"/>
                <w:sz w:val="18"/>
                <w:szCs w:val="18"/>
              </w:rPr>
              <w:t xml:space="preserve">AMOUNT </w:t>
            </w:r>
            <w:r w:rsidRPr="002E72B7">
              <w:rPr>
                <w:rFonts w:cs="Arial"/>
                <w:sz w:val="18"/>
                <w:szCs w:val="18"/>
              </w:rPr>
              <w:t xml:space="preserve">if </w:t>
            </w:r>
            <w:r w:rsidR="00E13DCE" w:rsidRPr="002E72B7">
              <w:rPr>
                <w:rFonts w:cs="Arial"/>
                <w:sz w:val="18"/>
                <w:szCs w:val="18"/>
              </w:rPr>
              <w:t>SAMPLEVOLUME</w:t>
            </w:r>
            <w:r w:rsidRPr="002E72B7">
              <w:rPr>
                <w:rFonts w:cs="Arial"/>
                <w:sz w:val="18"/>
                <w:szCs w:val="18"/>
              </w:rPr>
              <w:t xml:space="preserve"> </w:t>
            </w:r>
            <w:r w:rsidRPr="002E72B7">
              <w:rPr>
                <w:rFonts w:cs="Arial"/>
                <w:sz w:val="18"/>
                <w:szCs w:val="18"/>
              </w:rPr>
              <w:lastRenderedPageBreak/>
              <w:t>= &lt;Blank&gt;</w:t>
            </w:r>
            <w:r w:rsidRPr="00E13DCE">
              <w:rPr>
                <w:rFonts w:cs="Arial"/>
                <w:sz w:val="18"/>
                <w:szCs w:val="18"/>
              </w:rPr>
              <w:t>)</w:t>
            </w:r>
          </w:p>
          <w:p w:rsidR="00CF6A23" w:rsidRPr="00846DB7" w:rsidRDefault="00CF6A23" w:rsidP="009C1808">
            <w:pPr>
              <w:rPr>
                <w:rFonts w:cs="Arial"/>
                <w:szCs w:val="20"/>
              </w:rPr>
            </w:pPr>
            <w:r w:rsidRPr="00846DB7">
              <w:rPr>
                <w:rFonts w:cs="Arial"/>
                <w:szCs w:val="20"/>
              </w:rPr>
              <w:t xml:space="preserve">StartTime = collection interval start </w:t>
            </w:r>
            <w:r w:rsidR="00365366">
              <w:rPr>
                <w:rFonts w:cs="Arial"/>
                <w:szCs w:val="20"/>
              </w:rPr>
              <w:t xml:space="preserve">actual </w:t>
            </w:r>
            <w:r w:rsidRPr="00846DB7">
              <w:rPr>
                <w:rFonts w:cs="Arial"/>
                <w:szCs w:val="20"/>
              </w:rPr>
              <w:t>time</w:t>
            </w:r>
            <w:r w:rsidR="00365366">
              <w:rPr>
                <w:rFonts w:cs="Arial"/>
                <w:szCs w:val="20"/>
              </w:rPr>
              <w:t xml:space="preserve">, </w:t>
            </w:r>
            <w:r w:rsidR="00E13DCE">
              <w:rPr>
                <w:rFonts w:cs="Arial"/>
                <w:szCs w:val="20"/>
              </w:rPr>
              <w:t>ACTTIME</w:t>
            </w:r>
          </w:p>
          <w:p w:rsidR="00CF6A23" w:rsidRDefault="00CF6A23" w:rsidP="009C1808">
            <w:pPr>
              <w:rPr>
                <w:rFonts w:cs="Arial"/>
                <w:szCs w:val="20"/>
              </w:rPr>
            </w:pPr>
            <w:r w:rsidRPr="00846DB7">
              <w:rPr>
                <w:rFonts w:cs="Arial"/>
                <w:szCs w:val="20"/>
              </w:rPr>
              <w:t xml:space="preserve">EndTime = collection interval stop </w:t>
            </w:r>
            <w:r w:rsidR="00365366">
              <w:rPr>
                <w:rFonts w:cs="Arial"/>
                <w:szCs w:val="20"/>
              </w:rPr>
              <w:t xml:space="preserve">actual </w:t>
            </w:r>
            <w:r w:rsidRPr="00846DB7">
              <w:rPr>
                <w:rFonts w:cs="Arial"/>
                <w:szCs w:val="20"/>
              </w:rPr>
              <w:t>time</w:t>
            </w:r>
            <w:r w:rsidR="00365366">
              <w:rPr>
                <w:rFonts w:cs="Arial"/>
                <w:szCs w:val="20"/>
              </w:rPr>
              <w:t xml:space="preserve">, </w:t>
            </w:r>
            <w:r w:rsidR="00E13DCE">
              <w:rPr>
                <w:rFonts w:cs="Arial"/>
                <w:szCs w:val="20"/>
              </w:rPr>
              <w:t>ACTENDTIME</w:t>
            </w:r>
          </w:p>
          <w:p w:rsidR="0018385C" w:rsidRDefault="0018385C" w:rsidP="009C1808">
            <w:pPr>
              <w:rPr>
                <w:rFonts w:cs="Arial"/>
                <w:szCs w:val="20"/>
              </w:rPr>
            </w:pPr>
          </w:p>
          <w:p w:rsidR="0018385C" w:rsidRPr="00846DB7" w:rsidRDefault="0018385C" w:rsidP="009C1808">
            <w:pPr>
              <w:rPr>
                <w:rFonts w:cs="Arial"/>
                <w:szCs w:val="20"/>
              </w:rPr>
            </w:pPr>
            <w:r>
              <w:rPr>
                <w:rFonts w:cs="Arial"/>
                <w:szCs w:val="20"/>
              </w:rPr>
              <w:t>Units for RATEA are expressed as RATEU</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Note:</w:t>
            </w:r>
            <w:r w:rsidRPr="00846DB7">
              <w:rPr>
                <w:rFonts w:cs="Arial"/>
                <w:szCs w:val="20"/>
              </w:rPr>
              <w:t xml:space="preserve"> Derive RATE after Volume/Weight corrections for Urine data</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4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77"/>
              <w:gridCol w:w="877"/>
              <w:gridCol w:w="877"/>
              <w:gridCol w:w="517"/>
              <w:gridCol w:w="467"/>
              <w:gridCol w:w="877"/>
            </w:tblGrid>
            <w:tr w:rsidR="00CF6A23" w:rsidRPr="00C2687E" w:rsidTr="009C1808">
              <w:tc>
                <w:tcPr>
                  <w:tcW w:w="877" w:type="dxa"/>
                </w:tcPr>
                <w:p w:rsidR="00CF6A23" w:rsidRPr="00C2687E" w:rsidRDefault="00CF6A23" w:rsidP="009C1808">
                  <w:pPr>
                    <w:jc w:val="center"/>
                    <w:rPr>
                      <w:rFonts w:cs="Arial"/>
                      <w:sz w:val="18"/>
                      <w:szCs w:val="18"/>
                    </w:rPr>
                  </w:pPr>
                  <w:r w:rsidRPr="00C2687E">
                    <w:rPr>
                      <w:rFonts w:cs="Arial"/>
                      <w:sz w:val="18"/>
                      <w:szCs w:val="18"/>
                    </w:rPr>
                    <w:t>Start Time</w:t>
                  </w:r>
                </w:p>
              </w:tc>
              <w:tc>
                <w:tcPr>
                  <w:tcW w:w="877" w:type="dxa"/>
                </w:tcPr>
                <w:p w:rsidR="00CF6A23" w:rsidRPr="00C2687E" w:rsidRDefault="00CF6A23" w:rsidP="009C1808">
                  <w:pPr>
                    <w:jc w:val="center"/>
                    <w:rPr>
                      <w:rFonts w:cs="Arial"/>
                      <w:sz w:val="18"/>
                      <w:szCs w:val="18"/>
                    </w:rPr>
                  </w:pPr>
                  <w:r w:rsidRPr="00C2687E">
                    <w:rPr>
                      <w:rFonts w:cs="Arial"/>
                      <w:sz w:val="18"/>
                      <w:szCs w:val="18"/>
                    </w:rPr>
                    <w:t>End Time</w:t>
                  </w:r>
                </w:p>
              </w:tc>
              <w:tc>
                <w:tcPr>
                  <w:tcW w:w="877" w:type="dxa"/>
                </w:tcPr>
                <w:p w:rsidR="00CF6A23" w:rsidRPr="00C2687E" w:rsidRDefault="00CF6A23" w:rsidP="009C1808">
                  <w:pPr>
                    <w:jc w:val="center"/>
                    <w:rPr>
                      <w:rFonts w:cs="Arial"/>
                      <w:sz w:val="18"/>
                      <w:szCs w:val="18"/>
                    </w:rPr>
                  </w:pPr>
                  <w:r w:rsidRPr="00C2687E">
                    <w:rPr>
                      <w:rFonts w:cs="Arial"/>
                      <w:sz w:val="18"/>
                      <w:szCs w:val="18"/>
                    </w:rPr>
                    <w:t>MIDPT</w:t>
                  </w:r>
                </w:p>
              </w:tc>
              <w:tc>
                <w:tcPr>
                  <w:tcW w:w="517" w:type="dxa"/>
                </w:tcPr>
                <w:p w:rsidR="00CF6A23" w:rsidRPr="00C2687E" w:rsidRDefault="00CF6A23" w:rsidP="009C1808">
                  <w:pPr>
                    <w:jc w:val="center"/>
                    <w:rPr>
                      <w:rFonts w:cs="Arial"/>
                      <w:sz w:val="18"/>
                      <w:szCs w:val="18"/>
                    </w:rPr>
                  </w:pPr>
                  <w:r w:rsidRPr="00C2687E">
                    <w:rPr>
                      <w:rFonts w:cs="Arial"/>
                      <w:sz w:val="18"/>
                      <w:szCs w:val="18"/>
                    </w:rPr>
                    <w:t>V</w:t>
                  </w:r>
                </w:p>
              </w:tc>
              <w:tc>
                <w:tcPr>
                  <w:tcW w:w="467" w:type="dxa"/>
                </w:tcPr>
                <w:p w:rsidR="00CF6A23" w:rsidRPr="00C2687E" w:rsidRDefault="00CF6A23" w:rsidP="009C1808">
                  <w:pPr>
                    <w:jc w:val="center"/>
                    <w:rPr>
                      <w:rFonts w:cs="Arial"/>
                      <w:sz w:val="18"/>
                      <w:szCs w:val="18"/>
                    </w:rPr>
                  </w:pPr>
                  <w:r w:rsidRPr="00C2687E">
                    <w:rPr>
                      <w:rFonts w:cs="Arial"/>
                      <w:sz w:val="18"/>
                      <w:szCs w:val="18"/>
                    </w:rPr>
                    <w:t>C</w:t>
                  </w:r>
                </w:p>
              </w:tc>
              <w:tc>
                <w:tcPr>
                  <w:tcW w:w="877" w:type="dxa"/>
                </w:tcPr>
                <w:p w:rsidR="00CF6A23" w:rsidRPr="00C2687E" w:rsidRDefault="00CF6A23" w:rsidP="009C1808">
                  <w:pPr>
                    <w:jc w:val="center"/>
                    <w:rPr>
                      <w:rFonts w:cs="Arial"/>
                      <w:sz w:val="18"/>
                      <w:szCs w:val="18"/>
                    </w:rPr>
                  </w:pPr>
                  <w:r w:rsidRPr="00C2687E">
                    <w:rPr>
                      <w:rFonts w:cs="Arial"/>
                      <w:sz w:val="18"/>
                      <w:szCs w:val="18"/>
                    </w:rPr>
                    <w:t>RATE</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sz w:val="18"/>
                      <w:szCs w:val="18"/>
                    </w:rPr>
                  </w:pPr>
                  <w:r w:rsidRPr="00C2687E">
                    <w:rPr>
                      <w:sz w:val="18"/>
                      <w:szCs w:val="18"/>
                    </w:rPr>
                    <w:t>0</w:t>
                  </w:r>
                </w:p>
              </w:tc>
              <w:tc>
                <w:tcPr>
                  <w:tcW w:w="517" w:type="dxa"/>
                </w:tcPr>
                <w:p w:rsidR="00CF6A23" w:rsidRPr="00C2687E" w:rsidRDefault="00CF6A23" w:rsidP="009C1808">
                  <w:pPr>
                    <w:jc w:val="center"/>
                    <w:rPr>
                      <w:sz w:val="18"/>
                      <w:szCs w:val="18"/>
                    </w:rPr>
                  </w:pPr>
                  <w:r w:rsidRPr="00C2687E">
                    <w:rPr>
                      <w:sz w:val="18"/>
                      <w:szCs w:val="18"/>
                    </w:rPr>
                    <w:t>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sz w:val="18"/>
                      <w:szCs w:val="18"/>
                    </w:rPr>
                  </w:pPr>
                  <w:r w:rsidRPr="00C2687E">
                    <w:rPr>
                      <w:sz w:val="18"/>
                      <w:szCs w:val="18"/>
                    </w:rPr>
                    <w:t>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3</w:t>
                  </w:r>
                </w:p>
              </w:tc>
              <w:tc>
                <w:tcPr>
                  <w:tcW w:w="877" w:type="dxa"/>
                  <w:vAlign w:val="center"/>
                </w:tcPr>
                <w:p w:rsidR="00CF6A23" w:rsidRPr="00C2687E" w:rsidRDefault="00CF6A23" w:rsidP="009C1808">
                  <w:pPr>
                    <w:jc w:val="center"/>
                    <w:rPr>
                      <w:sz w:val="18"/>
                      <w:szCs w:val="18"/>
                    </w:rPr>
                  </w:pPr>
                  <w:r w:rsidRPr="00C2687E">
                    <w:rPr>
                      <w:sz w:val="18"/>
                      <w:szCs w:val="18"/>
                    </w:rPr>
                    <w:t>150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sz w:val="18"/>
                      <w:szCs w:val="18"/>
                    </w:rPr>
                  </w:pPr>
                  <w:r w:rsidRPr="00C2687E">
                    <w:rPr>
                      <w:sz w:val="18"/>
                      <w:szCs w:val="18"/>
                    </w:rPr>
                    <w:t>6</w:t>
                  </w:r>
                </w:p>
              </w:tc>
              <w:tc>
                <w:tcPr>
                  <w:tcW w:w="517" w:type="dxa"/>
                </w:tcPr>
                <w:p w:rsidR="00CF6A23" w:rsidRPr="00C2687E" w:rsidRDefault="00CF6A23" w:rsidP="009C1808">
                  <w:pPr>
                    <w:jc w:val="center"/>
                    <w:rPr>
                      <w:sz w:val="18"/>
                      <w:szCs w:val="18"/>
                    </w:rPr>
                  </w:pPr>
                  <w:r w:rsidRPr="00C2687E">
                    <w:rPr>
                      <w:sz w:val="18"/>
                      <w:szCs w:val="18"/>
                    </w:rPr>
                    <w:t>350</w:t>
                  </w:r>
                </w:p>
              </w:tc>
              <w:tc>
                <w:tcPr>
                  <w:tcW w:w="467" w:type="dxa"/>
                </w:tcPr>
                <w:p w:rsidR="00CF6A23" w:rsidRPr="00C2687E" w:rsidRDefault="00CF6A23" w:rsidP="009C1808">
                  <w:pPr>
                    <w:jc w:val="center"/>
                    <w:rPr>
                      <w:rFonts w:cs="Arial"/>
                      <w:sz w:val="18"/>
                      <w:szCs w:val="18"/>
                    </w:rPr>
                  </w:pPr>
                  <w:r w:rsidRPr="00C2687E">
                    <w:rPr>
                      <w:sz w:val="18"/>
                      <w:szCs w:val="18"/>
                    </w:rPr>
                    <w:t>4.2</w:t>
                  </w:r>
                </w:p>
              </w:tc>
              <w:tc>
                <w:tcPr>
                  <w:tcW w:w="877" w:type="dxa"/>
                  <w:vAlign w:val="center"/>
                </w:tcPr>
                <w:p w:rsidR="00CF6A23" w:rsidRPr="00C2687E" w:rsidRDefault="00CF6A23" w:rsidP="009C1808">
                  <w:pPr>
                    <w:jc w:val="center"/>
                    <w:rPr>
                      <w:rFonts w:cs="Arial"/>
                      <w:sz w:val="18"/>
                      <w:szCs w:val="18"/>
                    </w:rPr>
                  </w:pPr>
                  <w:r w:rsidRPr="00C2687E">
                    <w:rPr>
                      <w:sz w:val="18"/>
                      <w:szCs w:val="18"/>
                    </w:rPr>
                    <w:t>368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rFonts w:cs="Arial"/>
                      <w:b/>
                      <w:sz w:val="18"/>
                      <w:szCs w:val="18"/>
                    </w:rPr>
                  </w:pPr>
                  <w:r w:rsidRPr="00C2687E">
                    <w:rPr>
                      <w:rFonts w:cs="Arial"/>
                      <w:b/>
                      <w:sz w:val="18"/>
                      <w:szCs w:val="18"/>
                    </w:rPr>
                    <w:t>12</w:t>
                  </w:r>
                </w:p>
              </w:tc>
              <w:tc>
                <w:tcPr>
                  <w:tcW w:w="877" w:type="dxa"/>
                  <w:vAlign w:val="center"/>
                </w:tcPr>
                <w:p w:rsidR="00CF6A23" w:rsidRPr="00C2687E" w:rsidRDefault="00CF6A23" w:rsidP="009C1808">
                  <w:pPr>
                    <w:jc w:val="center"/>
                    <w:rPr>
                      <w:sz w:val="18"/>
                      <w:szCs w:val="18"/>
                    </w:rPr>
                  </w:pPr>
                  <w:r w:rsidRPr="00C2687E">
                    <w:rPr>
                      <w:sz w:val="18"/>
                      <w:szCs w:val="18"/>
                    </w:rPr>
                    <w:t>10</w:t>
                  </w:r>
                </w:p>
              </w:tc>
              <w:tc>
                <w:tcPr>
                  <w:tcW w:w="517" w:type="dxa"/>
                </w:tcPr>
                <w:p w:rsidR="00CF6A23" w:rsidRPr="00C2687E" w:rsidRDefault="00CF6A23" w:rsidP="009C1808">
                  <w:pPr>
                    <w:jc w:val="center"/>
                    <w:rPr>
                      <w:sz w:val="18"/>
                      <w:szCs w:val="18"/>
                    </w:rPr>
                  </w:pPr>
                  <w:r w:rsidRPr="00C2687E">
                    <w:rPr>
                      <w:sz w:val="18"/>
                      <w:szCs w:val="18"/>
                    </w:rPr>
                    <w:t>300</w:t>
                  </w:r>
                </w:p>
              </w:tc>
              <w:tc>
                <w:tcPr>
                  <w:tcW w:w="467" w:type="dxa"/>
                </w:tcPr>
                <w:p w:rsidR="00CF6A23" w:rsidRPr="00C2687E" w:rsidRDefault="00CF6A23" w:rsidP="009C1808">
                  <w:pPr>
                    <w:jc w:val="center"/>
                    <w:rPr>
                      <w:rFonts w:cs="Arial"/>
                      <w:sz w:val="18"/>
                      <w:szCs w:val="18"/>
                    </w:rPr>
                  </w:pPr>
                  <w:r w:rsidRPr="00C2687E">
                    <w:rPr>
                      <w:sz w:val="18"/>
                      <w:szCs w:val="18"/>
                    </w:rPr>
                    <w:t>4</w:t>
                  </w:r>
                </w:p>
              </w:tc>
              <w:tc>
                <w:tcPr>
                  <w:tcW w:w="877" w:type="dxa"/>
                  <w:vAlign w:val="center"/>
                </w:tcPr>
                <w:p w:rsidR="00CF6A23" w:rsidRPr="00C2687E" w:rsidRDefault="00CF6A23" w:rsidP="009C1808">
                  <w:pPr>
                    <w:jc w:val="center"/>
                    <w:rPr>
                      <w:rFonts w:cs="Arial"/>
                      <w:sz w:val="18"/>
                      <w:szCs w:val="18"/>
                    </w:rPr>
                  </w:pPr>
                  <w:r w:rsidRPr="00C2687E">
                    <w:rPr>
                      <w:sz w:val="18"/>
                      <w:szCs w:val="18"/>
                    </w:rPr>
                    <w:t>300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12</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sz w:val="18"/>
                      <w:szCs w:val="18"/>
                    </w:rPr>
                  </w:pPr>
                  <w:r w:rsidRPr="00C2687E">
                    <w:rPr>
                      <w:sz w:val="18"/>
                      <w:szCs w:val="18"/>
                    </w:rPr>
                    <w:t>14</w:t>
                  </w:r>
                </w:p>
              </w:tc>
              <w:tc>
                <w:tcPr>
                  <w:tcW w:w="517" w:type="dxa"/>
                </w:tcPr>
                <w:p w:rsidR="00CF6A23" w:rsidRPr="00C2687E" w:rsidRDefault="00CF6A23" w:rsidP="009C1808">
                  <w:pPr>
                    <w:jc w:val="center"/>
                    <w:rPr>
                      <w:sz w:val="18"/>
                      <w:szCs w:val="18"/>
                    </w:rPr>
                  </w:pPr>
                  <w:r w:rsidRPr="00C2687E">
                    <w:rPr>
                      <w:sz w:val="18"/>
                      <w:szCs w:val="18"/>
                    </w:rPr>
                    <w:t>275</w:t>
                  </w:r>
                </w:p>
              </w:tc>
              <w:tc>
                <w:tcPr>
                  <w:tcW w:w="467" w:type="dxa"/>
                </w:tcPr>
                <w:p w:rsidR="00CF6A23" w:rsidRPr="00C2687E" w:rsidRDefault="00CF6A23" w:rsidP="009C1808">
                  <w:pPr>
                    <w:jc w:val="center"/>
                    <w:rPr>
                      <w:rFonts w:cs="Arial"/>
                      <w:sz w:val="18"/>
                      <w:szCs w:val="18"/>
                    </w:rPr>
                  </w:pPr>
                  <w:r w:rsidRPr="00C2687E">
                    <w:rPr>
                      <w:sz w:val="18"/>
                      <w:szCs w:val="18"/>
                    </w:rPr>
                    <w:t>3.9</w:t>
                  </w:r>
                </w:p>
              </w:tc>
              <w:tc>
                <w:tcPr>
                  <w:tcW w:w="877" w:type="dxa"/>
                  <w:vAlign w:val="center"/>
                </w:tcPr>
                <w:p w:rsidR="00CF6A23" w:rsidRPr="00C2687E" w:rsidRDefault="00CF6A23" w:rsidP="009C1808">
                  <w:pPr>
                    <w:jc w:val="center"/>
                    <w:rPr>
                      <w:rFonts w:cs="Arial"/>
                      <w:sz w:val="18"/>
                      <w:szCs w:val="18"/>
                    </w:rPr>
                  </w:pPr>
                  <w:r w:rsidRPr="00C2687E">
                    <w:rPr>
                      <w:sz w:val="18"/>
                      <w:szCs w:val="18"/>
                    </w:rPr>
                    <w:t>268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sz w:val="18"/>
                      <w:szCs w:val="18"/>
                    </w:rPr>
                  </w:pPr>
                  <w:r w:rsidRPr="00C2687E">
                    <w:rPr>
                      <w:sz w:val="18"/>
                      <w:szCs w:val="18"/>
                    </w:rPr>
                    <w:t>18</w:t>
                  </w:r>
                </w:p>
              </w:tc>
              <w:tc>
                <w:tcPr>
                  <w:tcW w:w="517" w:type="dxa"/>
                </w:tcPr>
                <w:p w:rsidR="00CF6A23" w:rsidRPr="00C2687E" w:rsidRDefault="00CF6A23" w:rsidP="009C1808">
                  <w:pPr>
                    <w:jc w:val="center"/>
                    <w:rPr>
                      <w:sz w:val="18"/>
                      <w:szCs w:val="18"/>
                    </w:rPr>
                  </w:pPr>
                  <w:r w:rsidRPr="00C2687E">
                    <w:rPr>
                      <w:sz w:val="18"/>
                      <w:szCs w:val="18"/>
                    </w:rPr>
                    <w:t>250</w:t>
                  </w:r>
                </w:p>
              </w:tc>
              <w:tc>
                <w:tcPr>
                  <w:tcW w:w="467" w:type="dxa"/>
                </w:tcPr>
                <w:p w:rsidR="00CF6A23" w:rsidRPr="00C2687E" w:rsidRDefault="00CF6A23" w:rsidP="009C1808">
                  <w:pPr>
                    <w:jc w:val="center"/>
                    <w:rPr>
                      <w:rFonts w:cs="Arial"/>
                      <w:sz w:val="18"/>
                      <w:szCs w:val="18"/>
                    </w:rPr>
                  </w:pPr>
                  <w:r w:rsidRPr="00C2687E">
                    <w:rPr>
                      <w:sz w:val="18"/>
                      <w:szCs w:val="18"/>
                    </w:rPr>
                    <w:t>3.5</w:t>
                  </w:r>
                </w:p>
              </w:tc>
              <w:tc>
                <w:tcPr>
                  <w:tcW w:w="877" w:type="dxa"/>
                  <w:vAlign w:val="center"/>
                </w:tcPr>
                <w:p w:rsidR="00CF6A23" w:rsidRPr="00C2687E" w:rsidRDefault="00CF6A23" w:rsidP="009C1808">
                  <w:pPr>
                    <w:jc w:val="center"/>
                    <w:rPr>
                      <w:rFonts w:cs="Arial"/>
                      <w:sz w:val="18"/>
                      <w:szCs w:val="18"/>
                    </w:rPr>
                  </w:pPr>
                  <w:r w:rsidRPr="00C2687E">
                    <w:rPr>
                      <w:sz w:val="18"/>
                      <w:szCs w:val="18"/>
                    </w:rPr>
                    <w:t>219</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24</w:t>
                  </w:r>
                </w:p>
              </w:tc>
              <w:tc>
                <w:tcPr>
                  <w:tcW w:w="877" w:type="dxa"/>
                  <w:vAlign w:val="center"/>
                </w:tcPr>
                <w:p w:rsidR="00CF6A23" w:rsidRPr="00C2687E" w:rsidRDefault="00CF6A23" w:rsidP="009C1808">
                  <w:pPr>
                    <w:jc w:val="center"/>
                    <w:rPr>
                      <w:sz w:val="18"/>
                      <w:szCs w:val="18"/>
                    </w:rPr>
                  </w:pPr>
                  <w:r w:rsidRPr="00C2687E">
                    <w:rPr>
                      <w:sz w:val="18"/>
                      <w:szCs w:val="18"/>
                    </w:rPr>
                    <w:t>22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2</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4</w:t>
                  </w:r>
                </w:p>
              </w:tc>
              <w:tc>
                <w:tcPr>
                  <w:tcW w:w="87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sz w:val="18"/>
                      <w:szCs w:val="18"/>
                    </w:rPr>
                    <w:t>NA</w:t>
                  </w:r>
                </w:p>
              </w:tc>
            </w:tr>
          </w:tbl>
          <w:p w:rsidR="00CF6A23" w:rsidRPr="00846DB7" w:rsidRDefault="00CF6A23" w:rsidP="009C1808">
            <w:pPr>
              <w:rPr>
                <w:rFonts w:cs="Arial"/>
                <w:sz w:val="18"/>
                <w:szCs w:val="18"/>
              </w:rPr>
            </w:pPr>
          </w:p>
          <w:p w:rsidR="00CF6A23" w:rsidRPr="00846DB7" w:rsidRDefault="00CF6A23" w:rsidP="009C1808">
            <w:pPr>
              <w:rPr>
                <w:rFonts w:cs="Arial"/>
                <w:sz w:val="18"/>
                <w:szCs w:val="18"/>
              </w:rPr>
            </w:pPr>
            <w:r w:rsidRPr="00846DB7">
              <w:rPr>
                <w:rFonts w:cs="Arial"/>
                <w:sz w:val="18"/>
                <w:szCs w:val="18"/>
              </w:rPr>
              <w:t>RATE at collection interval at 0-4 hrs will be calculated as 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RATE = (3 ng/mL x 200 mL) /  (4 hr – 0 hr)  = 150 ng/hr</w:t>
            </w:r>
          </w:p>
          <w:p w:rsidR="00CF6A23" w:rsidRPr="00846DB7" w:rsidRDefault="00CF6A23" w:rsidP="00707156">
            <w:pPr>
              <w:pStyle w:val="TableContent"/>
              <w:spacing w:line="480" w:lineRule="auto"/>
              <w:rPr>
                <w:sz w:val="18"/>
                <w:szCs w:val="18"/>
              </w:rPr>
            </w:pPr>
            <w:r w:rsidRPr="00846DB7">
              <w:rPr>
                <w:sz w:val="18"/>
                <w:szCs w:val="18"/>
              </w:rPr>
              <w:t xml:space="preserve">                    </w:t>
            </w:r>
          </w:p>
          <w:p w:rsidR="00CF6A23" w:rsidRPr="00846DB7" w:rsidRDefault="00CF6A23" w:rsidP="009C1808">
            <w:pPr>
              <w:rPr>
                <w:sz w:val="18"/>
                <w:szCs w:val="18"/>
              </w:rPr>
            </w:pPr>
            <w:r w:rsidRPr="00846DB7">
              <w:rPr>
                <w:sz w:val="18"/>
                <w:szCs w:val="18"/>
              </w:rPr>
              <w:t>NOTE:  correct for units if needed</w:t>
            </w: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4905C8" w:rsidRPr="00846DB7" w:rsidRDefault="004905C8" w:rsidP="009C1808">
            <w:pPr>
              <w:pStyle w:val="TableText"/>
              <w:rPr>
                <w:sz w:val="18"/>
              </w:rPr>
            </w:pPr>
            <w:r w:rsidRPr="00846DB7">
              <w:rPr>
                <w:b/>
                <w:sz w:val="18"/>
              </w:rPr>
              <w:t>Note</w:t>
            </w:r>
            <w:r w:rsidRPr="00846DB7">
              <w:rPr>
                <w:sz w:val="18"/>
              </w:rPr>
              <w:t xml:space="preserve">: </w:t>
            </w:r>
            <w:r w:rsidRPr="00846DB7">
              <w:rPr>
                <w:bCs/>
                <w:sz w:val="18"/>
              </w:rPr>
              <w:t>RATE = 0 at Time = 0</w:t>
            </w:r>
          </w:p>
          <w:p w:rsidR="00CF6A23" w:rsidRDefault="00CF6A23" w:rsidP="009C1808">
            <w:pPr>
              <w:pStyle w:val="TableText"/>
              <w:rPr>
                <w:sz w:val="18"/>
              </w:rPr>
            </w:pPr>
          </w:p>
          <w:p w:rsidR="00497122" w:rsidRPr="00846DB7" w:rsidRDefault="00497122" w:rsidP="00497122">
            <w:pPr>
              <w:pStyle w:val="TableText"/>
              <w:rPr>
                <w:sz w:val="18"/>
              </w:rPr>
            </w:pPr>
            <w:r>
              <w:rPr>
                <w:sz w:val="18"/>
              </w:rPr>
              <w:t xml:space="preserve">Note: </w:t>
            </w:r>
            <w:r>
              <w:t>RATEA and RATEN reflect what the MCT$TIME variable is set to, i.e. either ACTUAL or NOMINAL time. The openNCA computation engine produces RATE since the names of the other parameters are not changed if the time source changes but time source used is recorded.</w:t>
            </w:r>
          </w:p>
        </w:tc>
        <w:tc>
          <w:tcPr>
            <w:tcW w:w="1116" w:type="dxa"/>
          </w:tcPr>
          <w:p w:rsidR="00CF6A23" w:rsidRPr="00846DB7" w:rsidRDefault="008B5BB4" w:rsidP="009C1808">
            <w:pPr>
              <w:pStyle w:val="TableText"/>
              <w:rPr>
                <w:b/>
                <w:sz w:val="18"/>
              </w:rPr>
            </w:pPr>
            <w:r w:rsidRPr="00846DB7">
              <w:rPr>
                <w:rFonts w:cs="Arial"/>
              </w:rPr>
              <w:lastRenderedPageBreak/>
              <w:t>NA</w:t>
            </w:r>
          </w:p>
        </w:tc>
        <w:tc>
          <w:tcPr>
            <w:tcW w:w="1080" w:type="dxa"/>
          </w:tcPr>
          <w:p w:rsidR="00CF6A23" w:rsidRPr="00846DB7" w:rsidRDefault="00194DEB" w:rsidP="009C1808">
            <w:pPr>
              <w:pStyle w:val="TableText"/>
              <w:rPr>
                <w:b/>
                <w:sz w:val="18"/>
              </w:rPr>
            </w:pPr>
            <w:r w:rsidRPr="00846DB7">
              <w:rPr>
                <w:sz w:val="18"/>
              </w:rPr>
              <w:t>RATEU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55" w:name="RATEN"/>
            <w:r w:rsidRPr="000A1106">
              <w:rPr>
                <w:b/>
                <w:sz w:val="18"/>
              </w:rPr>
              <w:t>RATEN</w:t>
            </w:r>
            <w:bookmarkEnd w:id="355"/>
          </w:p>
          <w:p w:rsidR="001D1F13" w:rsidRPr="000A1106" w:rsidRDefault="001D1F13" w:rsidP="009C1808">
            <w:pPr>
              <w:pStyle w:val="TableText"/>
              <w:rPr>
                <w:b/>
                <w:sz w:val="18"/>
              </w:rPr>
            </w:pPr>
            <w:bookmarkStart w:id="356" w:name="RATENU"/>
            <w:r w:rsidRPr="000A1106">
              <w:rPr>
                <w:b/>
                <w:sz w:val="18"/>
              </w:rPr>
              <w:t>RATENU</w:t>
            </w:r>
            <w:bookmarkEnd w:id="356"/>
          </w:p>
        </w:tc>
        <w:tc>
          <w:tcPr>
            <w:tcW w:w="4984" w:type="dxa"/>
          </w:tcPr>
          <w:p w:rsidR="006215F6" w:rsidRPr="00846DB7" w:rsidRDefault="006215F6" w:rsidP="009C1808">
            <w:pPr>
              <w:pStyle w:val="TableText"/>
              <w:rPr>
                <w:b/>
                <w:sz w:val="18"/>
              </w:rPr>
            </w:pPr>
            <w:r w:rsidRPr="00846DB7">
              <w:rPr>
                <w:sz w:val="18"/>
              </w:rPr>
              <w:t>Nominal excretion rate for each collection interval</w:t>
            </w:r>
            <w:r w:rsidR="001D1F13">
              <w:rPr>
                <w:sz w:val="18"/>
              </w:rPr>
              <w:t xml:space="preserve"> and the unit for the nominal excretion rate.</w:t>
            </w:r>
          </w:p>
          <w:p w:rsidR="006215F6" w:rsidRPr="00846DB7" w:rsidRDefault="006215F6" w:rsidP="009C1808">
            <w:pPr>
              <w:pStyle w:val="TableText"/>
              <w:rPr>
                <w:b/>
                <w:sz w:val="18"/>
              </w:rPr>
            </w:pPr>
          </w:p>
          <w:p w:rsidR="00CF6A23" w:rsidRPr="00846DB7" w:rsidRDefault="00CF6A23" w:rsidP="009C1808">
            <w:pPr>
              <w:pStyle w:val="TableText"/>
              <w:rPr>
                <w:b/>
                <w:sz w:val="18"/>
              </w:rPr>
            </w:pPr>
            <w:r w:rsidRPr="00846DB7">
              <w:rPr>
                <w:b/>
                <w:sz w:val="18"/>
              </w:rPr>
              <w:t>If</w:t>
            </w:r>
          </w:p>
          <w:p w:rsidR="00CF6A23" w:rsidRPr="00846DB7" w:rsidRDefault="00E13DC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rPr>
                <w:rFonts w:cs="Arial"/>
                <w:szCs w:val="20"/>
              </w:rPr>
            </w:pPr>
            <w:r w:rsidRPr="00846DB7">
              <w:rPr>
                <w:rFonts w:cs="Arial"/>
                <w:position w:val="-24"/>
                <w:szCs w:val="20"/>
              </w:rPr>
              <w:object w:dxaOrig="3200" w:dyaOrig="620">
                <v:shape id="_x0000_i1141" type="#_x0000_t75" style="width:159.05pt;height:31.4pt" o:ole="">
                  <v:imagedata r:id="rId258" o:title=""/>
                </v:shape>
                <o:OLEObject Type="Embed" ProgID="Equation.3" ShapeID="_x0000_i1141" DrawAspect="Content" ObjectID="_1640609770" r:id="rId259"/>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RATEN = &lt;Blank&gt;</w:t>
            </w:r>
          </w:p>
          <w:p w:rsidR="00CF6A23" w:rsidRDefault="00CF6A23" w:rsidP="009C1808">
            <w:pPr>
              <w:rPr>
                <w:rFonts w:cs="Arial"/>
                <w:szCs w:val="20"/>
              </w:rPr>
            </w:pPr>
          </w:p>
          <w:p w:rsidR="0018385C" w:rsidRDefault="0018385C" w:rsidP="0018385C">
            <w:pPr>
              <w:pStyle w:val="TableText"/>
              <w:rPr>
                <w:b/>
                <w:sz w:val="18"/>
              </w:rPr>
            </w:pPr>
            <w:r>
              <w:rPr>
                <w:sz w:val="18"/>
              </w:rPr>
              <w:t>Values for RATEN/RATENU are recorded with the data record representing the END of the sample collection interval.</w:t>
            </w:r>
          </w:p>
          <w:p w:rsidR="0018385C" w:rsidRDefault="0018385C" w:rsidP="009C1808">
            <w:pPr>
              <w:rPr>
                <w:rFonts w:cs="Arial"/>
                <w:szCs w:val="20"/>
              </w:rPr>
            </w:pPr>
          </w:p>
          <w:p w:rsidR="001D1F13" w:rsidRDefault="001D1F13" w:rsidP="001D1F13">
            <w:pPr>
              <w:pStyle w:val="TableText"/>
            </w:pPr>
            <w:r w:rsidRPr="00846DB7">
              <w:rPr>
                <w:b/>
              </w:rPr>
              <w:t>Note:</w:t>
            </w:r>
            <w:r>
              <w:t xml:space="preserve"> RATENU is either a data field supplied in the input dataset or it is assumed that </w:t>
            </w:r>
            <w:r w:rsidR="00E13DCE">
              <w:rPr>
                <w:bCs/>
                <w:sz w:val="18"/>
              </w:rPr>
              <w:t xml:space="preserve">NOMTIMEU </w:t>
            </w:r>
            <w:r w:rsidRPr="00846DB7">
              <w:rPr>
                <w:bCs/>
                <w:sz w:val="18"/>
              </w:rPr>
              <w:t xml:space="preserve">is same as </w:t>
            </w:r>
            <w:r w:rsidR="00E13DCE">
              <w:rPr>
                <w:bCs/>
                <w:sz w:val="18"/>
              </w:rPr>
              <w:t>NOMENDTIMEU</w:t>
            </w:r>
            <w:r w:rsidRPr="00846DB7">
              <w:rPr>
                <w:bCs/>
                <w:sz w:val="18"/>
              </w:rPr>
              <w:t xml:space="preserve">, </w:t>
            </w:r>
            <w:r w:rsidRPr="00B33A66">
              <w:t>If not then make appropriate corrections (HR to MINS) for correct calculations</w:t>
            </w:r>
          </w:p>
          <w:p w:rsidR="0018385C" w:rsidRDefault="0018385C" w:rsidP="001D1F13">
            <w:pPr>
              <w:pStyle w:val="TableText"/>
            </w:pPr>
          </w:p>
          <w:p w:rsidR="0018385C" w:rsidRDefault="0018385C" w:rsidP="0018385C">
            <w:pPr>
              <w:pStyle w:val="TableText"/>
            </w:pPr>
            <w:r>
              <w:t>RATENU is determined from the units for concentration, PKCNCU, volume, PKSMVLU, actual time post dose start, NTPDU, and end, PKPTMU.</w:t>
            </w:r>
          </w:p>
          <w:p w:rsidR="0018385C" w:rsidRDefault="0018385C" w:rsidP="0018385C">
            <w:pPr>
              <w:pStyle w:val="TableText"/>
            </w:pPr>
          </w:p>
          <w:p w:rsidR="0018385C" w:rsidRDefault="0018385C" w:rsidP="0018385C">
            <w:pPr>
              <w:pStyle w:val="TableText"/>
            </w:pPr>
            <w:r>
              <w:t>For example:</w:t>
            </w:r>
          </w:p>
          <w:p w:rsidR="0018385C" w:rsidRDefault="0018385C" w:rsidP="0018385C">
            <w:pPr>
              <w:pStyle w:val="TableText"/>
            </w:pPr>
            <w:r>
              <w:t>RATENU ~ (PKCNCU x PKSMVLU)/(PKPTMU-NTPDU)</w:t>
            </w:r>
          </w:p>
          <w:p w:rsidR="0018385C" w:rsidRPr="00846DB7" w:rsidRDefault="0018385C" w:rsidP="0018385C">
            <w:pPr>
              <w:pStyle w:val="TableText"/>
              <w:rPr>
                <w:sz w:val="18"/>
                <w:szCs w:val="18"/>
              </w:rPr>
            </w:pPr>
            <w:r>
              <w:t xml:space="preserve">                = (NG/ML x ML)/HR = NG/HR</w:t>
            </w:r>
          </w:p>
          <w:p w:rsidR="001D1F13" w:rsidRPr="00846DB7" w:rsidRDefault="001D1F1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E13DCE">
              <w:rPr>
                <w:bCs/>
                <w:sz w:val="18"/>
              </w:rPr>
              <w:t>NOMTIME</w:t>
            </w:r>
          </w:p>
          <w:p w:rsidR="00CF6A23" w:rsidRPr="00846DB7" w:rsidRDefault="00CF6A23" w:rsidP="009C1808">
            <w:pPr>
              <w:rPr>
                <w:rFonts w:cs="Arial"/>
                <w:szCs w:val="20"/>
              </w:rPr>
            </w:pPr>
            <w:r w:rsidRPr="00846DB7">
              <w:rPr>
                <w:rFonts w:cs="Arial"/>
                <w:szCs w:val="20"/>
              </w:rPr>
              <w:t xml:space="preserve">EndTime = </w:t>
            </w:r>
            <w:r w:rsidR="00E13DCE">
              <w:rPr>
                <w:bCs/>
                <w:sz w:val="18"/>
              </w:rPr>
              <w:t>NOMENDTIME</w:t>
            </w:r>
          </w:p>
          <w:p w:rsidR="00CF6A23" w:rsidRPr="00846DB7" w:rsidRDefault="00CF6A23" w:rsidP="009C1808">
            <w:pPr>
              <w:rPr>
                <w:rFonts w:cs="Arial"/>
                <w:szCs w:val="20"/>
              </w:rPr>
            </w:pPr>
            <w:r w:rsidRPr="00846DB7">
              <w:rPr>
                <w:rFonts w:cs="Arial"/>
                <w:szCs w:val="20"/>
              </w:rPr>
              <w:t xml:space="preserve">C = </w:t>
            </w:r>
            <w:r w:rsidR="00E13DCE">
              <w:rPr>
                <w:rFonts w:cs="Arial"/>
                <w:sz w:val="18"/>
                <w:szCs w:val="18"/>
              </w:rPr>
              <w:t>CONC</w:t>
            </w:r>
          </w:p>
          <w:p w:rsidR="00CF6A23" w:rsidRPr="00E13DCE" w:rsidRDefault="00CF6A23" w:rsidP="009C1808">
            <w:pPr>
              <w:rPr>
                <w:rFonts w:cs="Arial"/>
                <w:szCs w:val="20"/>
              </w:rPr>
            </w:pPr>
            <w:r w:rsidRPr="00846DB7">
              <w:rPr>
                <w:rFonts w:cs="Arial"/>
                <w:szCs w:val="20"/>
              </w:rPr>
              <w:t xml:space="preserve">V = </w:t>
            </w:r>
            <w:r w:rsidR="00E13DCE">
              <w:rPr>
                <w:rFonts w:cs="Arial"/>
                <w:sz w:val="18"/>
                <w:szCs w:val="18"/>
              </w:rPr>
              <w:t>SAMPLEVOLUME</w:t>
            </w:r>
            <w:r w:rsidRPr="00846DB7">
              <w:rPr>
                <w:rFonts w:cs="Arial"/>
                <w:sz w:val="18"/>
                <w:szCs w:val="18"/>
              </w:rPr>
              <w:t xml:space="preserve"> </w:t>
            </w:r>
            <w:r w:rsidRPr="00E13DCE">
              <w:rPr>
                <w:rFonts w:cs="Arial"/>
                <w:sz w:val="18"/>
                <w:szCs w:val="18"/>
              </w:rPr>
              <w:t>(</w:t>
            </w:r>
            <w:r w:rsidRPr="002E72B7">
              <w:rPr>
                <w:rFonts w:cs="Arial"/>
                <w:sz w:val="18"/>
                <w:szCs w:val="18"/>
              </w:rPr>
              <w:t xml:space="preserve">use </w:t>
            </w:r>
            <w:r w:rsidR="00E13DCE">
              <w:rPr>
                <w:rFonts w:cs="Arial"/>
                <w:sz w:val="18"/>
                <w:szCs w:val="18"/>
              </w:rPr>
              <w:t xml:space="preserve">AMOUNT </w:t>
            </w:r>
            <w:r w:rsidRPr="002E72B7">
              <w:rPr>
                <w:rFonts w:cs="Arial"/>
                <w:sz w:val="18"/>
                <w:szCs w:val="18"/>
              </w:rPr>
              <w:t xml:space="preserve">if </w:t>
            </w:r>
            <w:r w:rsidR="00E13DCE">
              <w:rPr>
                <w:rFonts w:cs="Arial"/>
                <w:sz w:val="18"/>
                <w:szCs w:val="18"/>
              </w:rPr>
              <w:t>SAMPLEVOLUME</w:t>
            </w:r>
            <w:r w:rsidRPr="002E72B7">
              <w:rPr>
                <w:rFonts w:cs="Arial"/>
                <w:sz w:val="18"/>
                <w:szCs w:val="18"/>
              </w:rPr>
              <w:t xml:space="preserve"> = &lt;Blank&gt;</w:t>
            </w:r>
            <w:r w:rsidRPr="00E13DCE">
              <w:rPr>
                <w:rFonts w:cs="Arial"/>
                <w:sz w:val="18"/>
                <w:szCs w:val="18"/>
              </w:rPr>
              <w:t>)</w:t>
            </w:r>
          </w:p>
          <w:p w:rsidR="00CF6A23" w:rsidRPr="00846DB7" w:rsidRDefault="00CF6A23" w:rsidP="009C1808">
            <w:pPr>
              <w:rPr>
                <w:rFonts w:cs="Arial"/>
                <w:szCs w:val="20"/>
              </w:rPr>
            </w:pPr>
            <w:r w:rsidRPr="00846DB7">
              <w:rPr>
                <w:rFonts w:cs="Arial"/>
                <w:szCs w:val="20"/>
              </w:rPr>
              <w:t xml:space="preserve">StartTime = collection interval start </w:t>
            </w:r>
            <w:r w:rsidR="00365366">
              <w:rPr>
                <w:rFonts w:cs="Arial"/>
                <w:szCs w:val="20"/>
              </w:rPr>
              <w:t xml:space="preserve">nominal </w:t>
            </w:r>
            <w:r w:rsidRPr="00846DB7">
              <w:rPr>
                <w:rFonts w:cs="Arial"/>
                <w:szCs w:val="20"/>
              </w:rPr>
              <w:t>time</w:t>
            </w:r>
            <w:r w:rsidR="00365366">
              <w:rPr>
                <w:rFonts w:cs="Arial"/>
                <w:szCs w:val="20"/>
              </w:rPr>
              <w:t xml:space="preserve">, </w:t>
            </w:r>
            <w:r w:rsidR="00E13DCE">
              <w:rPr>
                <w:rFonts w:cs="Arial"/>
                <w:szCs w:val="20"/>
              </w:rPr>
              <w:t>NOMTIME</w:t>
            </w:r>
          </w:p>
          <w:p w:rsidR="00CF6A23" w:rsidRPr="00846DB7" w:rsidRDefault="00CF6A23" w:rsidP="009C1808">
            <w:pPr>
              <w:rPr>
                <w:rFonts w:cs="Arial"/>
                <w:szCs w:val="20"/>
              </w:rPr>
            </w:pPr>
            <w:r w:rsidRPr="00846DB7">
              <w:rPr>
                <w:rFonts w:cs="Arial"/>
                <w:szCs w:val="20"/>
              </w:rPr>
              <w:t xml:space="preserve">EndTime = collection interval stop </w:t>
            </w:r>
            <w:r w:rsidR="00365366">
              <w:rPr>
                <w:rFonts w:cs="Arial"/>
                <w:szCs w:val="20"/>
              </w:rPr>
              <w:t xml:space="preserve">nominal </w:t>
            </w:r>
            <w:r w:rsidRPr="00846DB7">
              <w:rPr>
                <w:rFonts w:cs="Arial"/>
                <w:szCs w:val="20"/>
              </w:rPr>
              <w:t>time</w:t>
            </w:r>
            <w:r w:rsidR="00365366">
              <w:rPr>
                <w:rFonts w:cs="Arial"/>
                <w:szCs w:val="20"/>
              </w:rPr>
              <w:t xml:space="preserve">, </w:t>
            </w:r>
            <w:r w:rsidR="00E13DCE">
              <w:rPr>
                <w:rFonts w:cs="Arial"/>
                <w:szCs w:val="20"/>
              </w:rPr>
              <w:t>NOMENDTIME</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Note:</w:t>
            </w:r>
            <w:r w:rsidRPr="00846DB7">
              <w:rPr>
                <w:rFonts w:cs="Arial"/>
                <w:szCs w:val="20"/>
              </w:rPr>
              <w:t xml:space="preserve"> Derive RATE after Volume/Weight corrections for Urine data</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4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77"/>
              <w:gridCol w:w="877"/>
              <w:gridCol w:w="877"/>
              <w:gridCol w:w="517"/>
              <w:gridCol w:w="467"/>
              <w:gridCol w:w="877"/>
            </w:tblGrid>
            <w:tr w:rsidR="00CF6A23" w:rsidRPr="00C2687E" w:rsidTr="009C1808">
              <w:tc>
                <w:tcPr>
                  <w:tcW w:w="877" w:type="dxa"/>
                </w:tcPr>
                <w:p w:rsidR="00CF6A23" w:rsidRPr="00C2687E" w:rsidRDefault="00CF6A23" w:rsidP="009C1808">
                  <w:pPr>
                    <w:jc w:val="center"/>
                    <w:rPr>
                      <w:rFonts w:cs="Arial"/>
                      <w:sz w:val="18"/>
                      <w:szCs w:val="18"/>
                    </w:rPr>
                  </w:pPr>
                  <w:r w:rsidRPr="00C2687E">
                    <w:rPr>
                      <w:rFonts w:cs="Arial"/>
                      <w:sz w:val="18"/>
                      <w:szCs w:val="18"/>
                    </w:rPr>
                    <w:t>Start Time</w:t>
                  </w:r>
                </w:p>
              </w:tc>
              <w:tc>
                <w:tcPr>
                  <w:tcW w:w="877" w:type="dxa"/>
                </w:tcPr>
                <w:p w:rsidR="00CF6A23" w:rsidRPr="00C2687E" w:rsidRDefault="00CF6A23" w:rsidP="009C1808">
                  <w:pPr>
                    <w:jc w:val="center"/>
                    <w:rPr>
                      <w:rFonts w:cs="Arial"/>
                      <w:sz w:val="18"/>
                      <w:szCs w:val="18"/>
                    </w:rPr>
                  </w:pPr>
                  <w:r w:rsidRPr="00C2687E">
                    <w:rPr>
                      <w:rFonts w:cs="Arial"/>
                      <w:sz w:val="18"/>
                      <w:szCs w:val="18"/>
                    </w:rPr>
                    <w:t>End Time</w:t>
                  </w:r>
                </w:p>
              </w:tc>
              <w:tc>
                <w:tcPr>
                  <w:tcW w:w="877" w:type="dxa"/>
                </w:tcPr>
                <w:p w:rsidR="00CF6A23" w:rsidRPr="00C2687E" w:rsidRDefault="00CF6A23" w:rsidP="009C1808">
                  <w:pPr>
                    <w:jc w:val="center"/>
                    <w:rPr>
                      <w:rFonts w:cs="Arial"/>
                      <w:sz w:val="18"/>
                      <w:szCs w:val="18"/>
                    </w:rPr>
                  </w:pPr>
                  <w:r w:rsidRPr="00C2687E">
                    <w:rPr>
                      <w:rFonts w:cs="Arial"/>
                      <w:sz w:val="18"/>
                      <w:szCs w:val="18"/>
                    </w:rPr>
                    <w:t>MIDPT</w:t>
                  </w:r>
                </w:p>
              </w:tc>
              <w:tc>
                <w:tcPr>
                  <w:tcW w:w="517" w:type="dxa"/>
                </w:tcPr>
                <w:p w:rsidR="00CF6A23" w:rsidRPr="00C2687E" w:rsidRDefault="00CF6A23" w:rsidP="009C1808">
                  <w:pPr>
                    <w:jc w:val="center"/>
                    <w:rPr>
                      <w:rFonts w:cs="Arial"/>
                      <w:sz w:val="18"/>
                      <w:szCs w:val="18"/>
                    </w:rPr>
                  </w:pPr>
                  <w:r w:rsidRPr="00C2687E">
                    <w:rPr>
                      <w:rFonts w:cs="Arial"/>
                      <w:sz w:val="18"/>
                      <w:szCs w:val="18"/>
                    </w:rPr>
                    <w:t>V</w:t>
                  </w:r>
                </w:p>
              </w:tc>
              <w:tc>
                <w:tcPr>
                  <w:tcW w:w="467" w:type="dxa"/>
                </w:tcPr>
                <w:p w:rsidR="00CF6A23" w:rsidRPr="00C2687E" w:rsidRDefault="00CF6A23" w:rsidP="009C1808">
                  <w:pPr>
                    <w:jc w:val="center"/>
                    <w:rPr>
                      <w:rFonts w:cs="Arial"/>
                      <w:sz w:val="18"/>
                      <w:szCs w:val="18"/>
                    </w:rPr>
                  </w:pPr>
                  <w:r w:rsidRPr="00C2687E">
                    <w:rPr>
                      <w:rFonts w:cs="Arial"/>
                      <w:sz w:val="18"/>
                      <w:szCs w:val="18"/>
                    </w:rPr>
                    <w:t>C</w:t>
                  </w:r>
                </w:p>
              </w:tc>
              <w:tc>
                <w:tcPr>
                  <w:tcW w:w="877" w:type="dxa"/>
                </w:tcPr>
                <w:p w:rsidR="00CF6A23" w:rsidRPr="00C2687E" w:rsidRDefault="00CF6A23" w:rsidP="009C1808">
                  <w:pPr>
                    <w:jc w:val="center"/>
                    <w:rPr>
                      <w:rFonts w:cs="Arial"/>
                      <w:sz w:val="18"/>
                      <w:szCs w:val="18"/>
                    </w:rPr>
                  </w:pPr>
                  <w:r w:rsidRPr="00C2687E">
                    <w:rPr>
                      <w:rFonts w:cs="Arial"/>
                      <w:sz w:val="18"/>
                      <w:szCs w:val="18"/>
                    </w:rPr>
                    <w:t>RATE</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sz w:val="18"/>
                      <w:szCs w:val="18"/>
                    </w:rPr>
                  </w:pPr>
                  <w:r w:rsidRPr="00C2687E">
                    <w:rPr>
                      <w:sz w:val="18"/>
                      <w:szCs w:val="18"/>
                    </w:rPr>
                    <w:t>0</w:t>
                  </w:r>
                </w:p>
              </w:tc>
              <w:tc>
                <w:tcPr>
                  <w:tcW w:w="517" w:type="dxa"/>
                </w:tcPr>
                <w:p w:rsidR="00CF6A23" w:rsidRPr="00C2687E" w:rsidRDefault="00CF6A23" w:rsidP="009C1808">
                  <w:pPr>
                    <w:jc w:val="center"/>
                    <w:rPr>
                      <w:sz w:val="18"/>
                      <w:szCs w:val="18"/>
                    </w:rPr>
                  </w:pPr>
                  <w:r w:rsidRPr="00C2687E">
                    <w:rPr>
                      <w:sz w:val="18"/>
                      <w:szCs w:val="18"/>
                    </w:rPr>
                    <w:t>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sz w:val="18"/>
                      <w:szCs w:val="18"/>
                    </w:rPr>
                  </w:pPr>
                  <w:r w:rsidRPr="00C2687E">
                    <w:rPr>
                      <w:sz w:val="18"/>
                      <w:szCs w:val="18"/>
                    </w:rPr>
                    <w:t>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3</w:t>
                  </w:r>
                </w:p>
              </w:tc>
              <w:tc>
                <w:tcPr>
                  <w:tcW w:w="877" w:type="dxa"/>
                  <w:vAlign w:val="center"/>
                </w:tcPr>
                <w:p w:rsidR="00CF6A23" w:rsidRPr="00C2687E" w:rsidRDefault="00CF6A23" w:rsidP="009C1808">
                  <w:pPr>
                    <w:jc w:val="center"/>
                    <w:rPr>
                      <w:sz w:val="18"/>
                      <w:szCs w:val="18"/>
                    </w:rPr>
                  </w:pPr>
                  <w:r w:rsidRPr="00C2687E">
                    <w:rPr>
                      <w:sz w:val="18"/>
                      <w:szCs w:val="18"/>
                    </w:rPr>
                    <w:t>150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sz w:val="18"/>
                      <w:szCs w:val="18"/>
                    </w:rPr>
                  </w:pPr>
                  <w:r w:rsidRPr="00C2687E">
                    <w:rPr>
                      <w:sz w:val="18"/>
                      <w:szCs w:val="18"/>
                    </w:rPr>
                    <w:t>6</w:t>
                  </w:r>
                </w:p>
              </w:tc>
              <w:tc>
                <w:tcPr>
                  <w:tcW w:w="517" w:type="dxa"/>
                </w:tcPr>
                <w:p w:rsidR="00CF6A23" w:rsidRPr="00C2687E" w:rsidRDefault="00CF6A23" w:rsidP="009C1808">
                  <w:pPr>
                    <w:jc w:val="center"/>
                    <w:rPr>
                      <w:sz w:val="18"/>
                      <w:szCs w:val="18"/>
                    </w:rPr>
                  </w:pPr>
                  <w:r w:rsidRPr="00C2687E">
                    <w:rPr>
                      <w:sz w:val="18"/>
                      <w:szCs w:val="18"/>
                    </w:rPr>
                    <w:t>350</w:t>
                  </w:r>
                </w:p>
              </w:tc>
              <w:tc>
                <w:tcPr>
                  <w:tcW w:w="467" w:type="dxa"/>
                </w:tcPr>
                <w:p w:rsidR="00CF6A23" w:rsidRPr="00C2687E" w:rsidRDefault="00CF6A23" w:rsidP="009C1808">
                  <w:pPr>
                    <w:jc w:val="center"/>
                    <w:rPr>
                      <w:rFonts w:cs="Arial"/>
                      <w:sz w:val="18"/>
                      <w:szCs w:val="18"/>
                    </w:rPr>
                  </w:pPr>
                  <w:r w:rsidRPr="00C2687E">
                    <w:rPr>
                      <w:sz w:val="18"/>
                      <w:szCs w:val="18"/>
                    </w:rPr>
                    <w:t>4.2</w:t>
                  </w:r>
                </w:p>
              </w:tc>
              <w:tc>
                <w:tcPr>
                  <w:tcW w:w="877" w:type="dxa"/>
                  <w:vAlign w:val="center"/>
                </w:tcPr>
                <w:p w:rsidR="00CF6A23" w:rsidRPr="00C2687E" w:rsidRDefault="00CF6A23" w:rsidP="009C1808">
                  <w:pPr>
                    <w:jc w:val="center"/>
                    <w:rPr>
                      <w:rFonts w:cs="Arial"/>
                      <w:sz w:val="18"/>
                      <w:szCs w:val="18"/>
                    </w:rPr>
                  </w:pPr>
                  <w:r w:rsidRPr="00C2687E">
                    <w:rPr>
                      <w:sz w:val="18"/>
                      <w:szCs w:val="18"/>
                    </w:rPr>
                    <w:t>368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rFonts w:cs="Arial"/>
                      <w:b/>
                      <w:sz w:val="18"/>
                      <w:szCs w:val="18"/>
                    </w:rPr>
                  </w:pPr>
                  <w:r w:rsidRPr="00C2687E">
                    <w:rPr>
                      <w:rFonts w:cs="Arial"/>
                      <w:b/>
                      <w:sz w:val="18"/>
                      <w:szCs w:val="18"/>
                    </w:rPr>
                    <w:t>12</w:t>
                  </w:r>
                </w:p>
              </w:tc>
              <w:tc>
                <w:tcPr>
                  <w:tcW w:w="877" w:type="dxa"/>
                  <w:vAlign w:val="center"/>
                </w:tcPr>
                <w:p w:rsidR="00CF6A23" w:rsidRPr="00C2687E" w:rsidRDefault="00CF6A23" w:rsidP="009C1808">
                  <w:pPr>
                    <w:jc w:val="center"/>
                    <w:rPr>
                      <w:sz w:val="18"/>
                      <w:szCs w:val="18"/>
                    </w:rPr>
                  </w:pPr>
                  <w:r w:rsidRPr="00C2687E">
                    <w:rPr>
                      <w:sz w:val="18"/>
                      <w:szCs w:val="18"/>
                    </w:rPr>
                    <w:t>10</w:t>
                  </w:r>
                </w:p>
              </w:tc>
              <w:tc>
                <w:tcPr>
                  <w:tcW w:w="517" w:type="dxa"/>
                </w:tcPr>
                <w:p w:rsidR="00CF6A23" w:rsidRPr="00C2687E" w:rsidRDefault="00CF6A23" w:rsidP="009C1808">
                  <w:pPr>
                    <w:jc w:val="center"/>
                    <w:rPr>
                      <w:sz w:val="18"/>
                      <w:szCs w:val="18"/>
                    </w:rPr>
                  </w:pPr>
                  <w:r w:rsidRPr="00C2687E">
                    <w:rPr>
                      <w:sz w:val="18"/>
                      <w:szCs w:val="18"/>
                    </w:rPr>
                    <w:t>300</w:t>
                  </w:r>
                </w:p>
              </w:tc>
              <w:tc>
                <w:tcPr>
                  <w:tcW w:w="467" w:type="dxa"/>
                </w:tcPr>
                <w:p w:rsidR="00CF6A23" w:rsidRPr="00C2687E" w:rsidRDefault="00CF6A23" w:rsidP="009C1808">
                  <w:pPr>
                    <w:jc w:val="center"/>
                    <w:rPr>
                      <w:rFonts w:cs="Arial"/>
                      <w:sz w:val="18"/>
                      <w:szCs w:val="18"/>
                    </w:rPr>
                  </w:pPr>
                  <w:r w:rsidRPr="00C2687E">
                    <w:rPr>
                      <w:sz w:val="18"/>
                      <w:szCs w:val="18"/>
                    </w:rPr>
                    <w:t>4</w:t>
                  </w:r>
                </w:p>
              </w:tc>
              <w:tc>
                <w:tcPr>
                  <w:tcW w:w="877" w:type="dxa"/>
                  <w:vAlign w:val="center"/>
                </w:tcPr>
                <w:p w:rsidR="00CF6A23" w:rsidRPr="00C2687E" w:rsidRDefault="00CF6A23" w:rsidP="009C1808">
                  <w:pPr>
                    <w:jc w:val="center"/>
                    <w:rPr>
                      <w:rFonts w:cs="Arial"/>
                      <w:sz w:val="18"/>
                      <w:szCs w:val="18"/>
                    </w:rPr>
                  </w:pPr>
                  <w:r w:rsidRPr="00C2687E">
                    <w:rPr>
                      <w:sz w:val="18"/>
                      <w:szCs w:val="18"/>
                    </w:rPr>
                    <w:t>300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12</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sz w:val="18"/>
                      <w:szCs w:val="18"/>
                    </w:rPr>
                  </w:pPr>
                  <w:r w:rsidRPr="00C2687E">
                    <w:rPr>
                      <w:sz w:val="18"/>
                      <w:szCs w:val="18"/>
                    </w:rPr>
                    <w:t>14</w:t>
                  </w:r>
                </w:p>
              </w:tc>
              <w:tc>
                <w:tcPr>
                  <w:tcW w:w="517" w:type="dxa"/>
                </w:tcPr>
                <w:p w:rsidR="00CF6A23" w:rsidRPr="00C2687E" w:rsidRDefault="00CF6A23" w:rsidP="009C1808">
                  <w:pPr>
                    <w:jc w:val="center"/>
                    <w:rPr>
                      <w:sz w:val="18"/>
                      <w:szCs w:val="18"/>
                    </w:rPr>
                  </w:pPr>
                  <w:r w:rsidRPr="00C2687E">
                    <w:rPr>
                      <w:sz w:val="18"/>
                      <w:szCs w:val="18"/>
                    </w:rPr>
                    <w:t>275</w:t>
                  </w:r>
                </w:p>
              </w:tc>
              <w:tc>
                <w:tcPr>
                  <w:tcW w:w="467" w:type="dxa"/>
                </w:tcPr>
                <w:p w:rsidR="00CF6A23" w:rsidRPr="00C2687E" w:rsidRDefault="00CF6A23" w:rsidP="009C1808">
                  <w:pPr>
                    <w:jc w:val="center"/>
                    <w:rPr>
                      <w:rFonts w:cs="Arial"/>
                      <w:sz w:val="18"/>
                      <w:szCs w:val="18"/>
                    </w:rPr>
                  </w:pPr>
                  <w:r w:rsidRPr="00C2687E">
                    <w:rPr>
                      <w:sz w:val="18"/>
                      <w:szCs w:val="18"/>
                    </w:rPr>
                    <w:t>3.9</w:t>
                  </w:r>
                </w:p>
              </w:tc>
              <w:tc>
                <w:tcPr>
                  <w:tcW w:w="877" w:type="dxa"/>
                  <w:vAlign w:val="center"/>
                </w:tcPr>
                <w:p w:rsidR="00CF6A23" w:rsidRPr="00C2687E" w:rsidRDefault="00CF6A23" w:rsidP="009C1808">
                  <w:pPr>
                    <w:jc w:val="center"/>
                    <w:rPr>
                      <w:rFonts w:cs="Arial"/>
                      <w:sz w:val="18"/>
                      <w:szCs w:val="18"/>
                    </w:rPr>
                  </w:pPr>
                  <w:r w:rsidRPr="00C2687E">
                    <w:rPr>
                      <w:sz w:val="18"/>
                      <w:szCs w:val="18"/>
                    </w:rPr>
                    <w:t>268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sz w:val="18"/>
                      <w:szCs w:val="18"/>
                    </w:rPr>
                  </w:pPr>
                  <w:r w:rsidRPr="00C2687E">
                    <w:rPr>
                      <w:sz w:val="18"/>
                      <w:szCs w:val="18"/>
                    </w:rPr>
                    <w:t>18</w:t>
                  </w:r>
                </w:p>
              </w:tc>
              <w:tc>
                <w:tcPr>
                  <w:tcW w:w="517" w:type="dxa"/>
                </w:tcPr>
                <w:p w:rsidR="00CF6A23" w:rsidRPr="00C2687E" w:rsidRDefault="00CF6A23" w:rsidP="009C1808">
                  <w:pPr>
                    <w:jc w:val="center"/>
                    <w:rPr>
                      <w:sz w:val="18"/>
                      <w:szCs w:val="18"/>
                    </w:rPr>
                  </w:pPr>
                  <w:r w:rsidRPr="00C2687E">
                    <w:rPr>
                      <w:sz w:val="18"/>
                      <w:szCs w:val="18"/>
                    </w:rPr>
                    <w:t>250</w:t>
                  </w:r>
                </w:p>
              </w:tc>
              <w:tc>
                <w:tcPr>
                  <w:tcW w:w="467" w:type="dxa"/>
                </w:tcPr>
                <w:p w:rsidR="00CF6A23" w:rsidRPr="00C2687E" w:rsidRDefault="00CF6A23" w:rsidP="009C1808">
                  <w:pPr>
                    <w:jc w:val="center"/>
                    <w:rPr>
                      <w:rFonts w:cs="Arial"/>
                      <w:sz w:val="18"/>
                      <w:szCs w:val="18"/>
                    </w:rPr>
                  </w:pPr>
                  <w:r w:rsidRPr="00C2687E">
                    <w:rPr>
                      <w:sz w:val="18"/>
                      <w:szCs w:val="18"/>
                    </w:rPr>
                    <w:t>3.5</w:t>
                  </w:r>
                </w:p>
              </w:tc>
              <w:tc>
                <w:tcPr>
                  <w:tcW w:w="877" w:type="dxa"/>
                  <w:vAlign w:val="center"/>
                </w:tcPr>
                <w:p w:rsidR="00CF6A23" w:rsidRPr="00C2687E" w:rsidRDefault="00CF6A23" w:rsidP="009C1808">
                  <w:pPr>
                    <w:jc w:val="center"/>
                    <w:rPr>
                      <w:rFonts w:cs="Arial"/>
                      <w:sz w:val="18"/>
                      <w:szCs w:val="18"/>
                    </w:rPr>
                  </w:pPr>
                  <w:r w:rsidRPr="00C2687E">
                    <w:rPr>
                      <w:sz w:val="18"/>
                      <w:szCs w:val="18"/>
                    </w:rPr>
                    <w:t>219</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24</w:t>
                  </w:r>
                </w:p>
              </w:tc>
              <w:tc>
                <w:tcPr>
                  <w:tcW w:w="877" w:type="dxa"/>
                  <w:vAlign w:val="center"/>
                </w:tcPr>
                <w:p w:rsidR="00CF6A23" w:rsidRPr="00C2687E" w:rsidRDefault="00CF6A23" w:rsidP="009C1808">
                  <w:pPr>
                    <w:jc w:val="center"/>
                    <w:rPr>
                      <w:sz w:val="18"/>
                      <w:szCs w:val="18"/>
                    </w:rPr>
                  </w:pPr>
                  <w:r w:rsidRPr="00C2687E">
                    <w:rPr>
                      <w:sz w:val="18"/>
                      <w:szCs w:val="18"/>
                    </w:rPr>
                    <w:t>22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2</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4</w:t>
                  </w:r>
                </w:p>
              </w:tc>
              <w:tc>
                <w:tcPr>
                  <w:tcW w:w="87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sz w:val="18"/>
                      <w:szCs w:val="18"/>
                    </w:rPr>
                    <w:t>NA</w:t>
                  </w:r>
                </w:p>
              </w:tc>
            </w:tr>
          </w:tbl>
          <w:p w:rsidR="00CF6A23" w:rsidRPr="00846DB7" w:rsidRDefault="00CF6A23" w:rsidP="009C1808">
            <w:pPr>
              <w:rPr>
                <w:rFonts w:cs="Arial"/>
                <w:sz w:val="18"/>
                <w:szCs w:val="18"/>
              </w:rPr>
            </w:pPr>
          </w:p>
          <w:p w:rsidR="00CF6A23" w:rsidRPr="00846DB7" w:rsidRDefault="00CF6A23" w:rsidP="009C1808">
            <w:pPr>
              <w:rPr>
                <w:rFonts w:cs="Arial"/>
                <w:sz w:val="18"/>
                <w:szCs w:val="18"/>
              </w:rPr>
            </w:pPr>
            <w:r w:rsidRPr="00846DB7">
              <w:rPr>
                <w:rFonts w:cs="Arial"/>
                <w:sz w:val="18"/>
                <w:szCs w:val="18"/>
              </w:rPr>
              <w:t xml:space="preserve">RATE at collection interval at 0-4 hrs will be calculated as </w:t>
            </w:r>
            <w:r w:rsidRPr="00846DB7">
              <w:rPr>
                <w:rFonts w:cs="Arial"/>
                <w:sz w:val="18"/>
                <w:szCs w:val="18"/>
              </w:rPr>
              <w:lastRenderedPageBreak/>
              <w:t>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RATE = (3 ng/mL x 200 mL) /  (4 hr – 0 hr)  = 150 ng/hr</w:t>
            </w:r>
          </w:p>
          <w:p w:rsidR="00CF6A23" w:rsidRPr="00846DB7" w:rsidRDefault="00CF6A23" w:rsidP="009C1808">
            <w:pPr>
              <w:pStyle w:val="TableContent"/>
              <w:rPr>
                <w:sz w:val="18"/>
                <w:szCs w:val="18"/>
              </w:rPr>
            </w:pPr>
            <w:r w:rsidRPr="00846DB7">
              <w:rPr>
                <w:sz w:val="18"/>
                <w:szCs w:val="18"/>
              </w:rPr>
              <w:t xml:space="preserve">                    </w:t>
            </w:r>
          </w:p>
          <w:p w:rsidR="00CF6A23" w:rsidRDefault="00CF6A23" w:rsidP="009C1808">
            <w:pPr>
              <w:rPr>
                <w:sz w:val="18"/>
                <w:szCs w:val="18"/>
              </w:rPr>
            </w:pPr>
            <w:r w:rsidRPr="00846DB7">
              <w:rPr>
                <w:sz w:val="18"/>
                <w:szCs w:val="18"/>
              </w:rPr>
              <w:t>NOTE:  correct for units if needed</w:t>
            </w:r>
          </w:p>
          <w:p w:rsidR="00497122" w:rsidRDefault="00497122" w:rsidP="009C1808">
            <w:pPr>
              <w:rPr>
                <w:sz w:val="18"/>
                <w:szCs w:val="18"/>
              </w:rPr>
            </w:pPr>
          </w:p>
          <w:p w:rsidR="00497122" w:rsidRPr="00846DB7" w:rsidRDefault="00497122" w:rsidP="009C1808">
            <w:pPr>
              <w:rPr>
                <w:sz w:val="18"/>
                <w:szCs w:val="18"/>
              </w:rPr>
            </w:pP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4905C8" w:rsidRPr="00846DB7" w:rsidRDefault="004905C8" w:rsidP="009C1808">
            <w:pPr>
              <w:pStyle w:val="TableText"/>
              <w:rPr>
                <w:sz w:val="18"/>
              </w:rPr>
            </w:pPr>
            <w:r w:rsidRPr="00846DB7">
              <w:rPr>
                <w:b/>
                <w:sz w:val="18"/>
              </w:rPr>
              <w:t>Note</w:t>
            </w:r>
            <w:r w:rsidRPr="00846DB7">
              <w:rPr>
                <w:sz w:val="18"/>
              </w:rPr>
              <w:t xml:space="preserve">: </w:t>
            </w:r>
            <w:r w:rsidRPr="00846DB7">
              <w:rPr>
                <w:bCs/>
                <w:sz w:val="18"/>
              </w:rPr>
              <w:t>RATE = 0 at Time = 0</w:t>
            </w:r>
          </w:p>
          <w:p w:rsidR="00CF6A23" w:rsidRDefault="00CF6A23" w:rsidP="009C1808">
            <w:pPr>
              <w:pStyle w:val="TableText"/>
              <w:rPr>
                <w:sz w:val="18"/>
              </w:rPr>
            </w:pPr>
          </w:p>
          <w:p w:rsidR="00497122" w:rsidRPr="00846DB7" w:rsidRDefault="00497122" w:rsidP="009C1808">
            <w:pPr>
              <w:pStyle w:val="TableText"/>
              <w:rPr>
                <w:sz w:val="18"/>
              </w:rPr>
            </w:pPr>
            <w:r>
              <w:rPr>
                <w:sz w:val="18"/>
              </w:rPr>
              <w:t xml:space="preserve">Note: </w:t>
            </w:r>
            <w:r>
              <w:t>RATEA and RATEN reflect what the MCT$TIME variable is set to, i.e. either ACTUAL or NOMINAL time. The openNCA computation engine produces RATE since the names of the other parameters are not changed if the time source changes but time source used is recorded.</w:t>
            </w:r>
          </w:p>
        </w:tc>
        <w:tc>
          <w:tcPr>
            <w:tcW w:w="1116" w:type="dxa"/>
          </w:tcPr>
          <w:p w:rsidR="00CF6A23" w:rsidRPr="00846DB7" w:rsidRDefault="008B5BB4" w:rsidP="009C1808">
            <w:pPr>
              <w:pStyle w:val="TableText"/>
              <w:rPr>
                <w:b/>
                <w:sz w:val="18"/>
              </w:rPr>
            </w:pPr>
            <w:r w:rsidRPr="00846DB7">
              <w:rPr>
                <w:rFonts w:cs="Arial"/>
              </w:rPr>
              <w:lastRenderedPageBreak/>
              <w:t>NA</w:t>
            </w:r>
          </w:p>
        </w:tc>
        <w:tc>
          <w:tcPr>
            <w:tcW w:w="1080" w:type="dxa"/>
          </w:tcPr>
          <w:p w:rsidR="00CF6A23" w:rsidRPr="00846DB7" w:rsidRDefault="00194DEB" w:rsidP="009C1808">
            <w:pPr>
              <w:pStyle w:val="TableText"/>
              <w:rPr>
                <w:b/>
                <w:sz w:val="18"/>
              </w:rPr>
            </w:pPr>
            <w:r w:rsidRPr="00846DB7">
              <w:rPr>
                <w:sz w:val="18"/>
              </w:rPr>
              <w:t>RATEU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57" w:name="RATEU"/>
            <w:r w:rsidRPr="000A1106">
              <w:rPr>
                <w:b/>
                <w:sz w:val="18"/>
              </w:rPr>
              <w:t>RATEU</w:t>
            </w:r>
            <w:bookmarkEnd w:id="357"/>
          </w:p>
          <w:p w:rsidR="00781E96" w:rsidRDefault="00781E96" w:rsidP="009C1808">
            <w:pPr>
              <w:pStyle w:val="TableText"/>
              <w:rPr>
                <w:sz w:val="18"/>
              </w:rPr>
            </w:pPr>
            <w:r>
              <w:rPr>
                <w:sz w:val="18"/>
              </w:rPr>
              <w:fldChar w:fldCharType="begin"/>
            </w:r>
            <w:r>
              <w:rPr>
                <w:sz w:val="18"/>
              </w:rPr>
              <w:instrText xml:space="preserve"> REF RATENU \h </w:instrText>
            </w:r>
            <w:r>
              <w:rPr>
                <w:sz w:val="18"/>
              </w:rPr>
            </w:r>
            <w:r>
              <w:rPr>
                <w:sz w:val="18"/>
              </w:rPr>
              <w:fldChar w:fldCharType="separate"/>
            </w:r>
            <w:r>
              <w:rPr>
                <w:sz w:val="18"/>
              </w:rPr>
              <w:t>RATENU</w:t>
            </w:r>
            <w:r>
              <w:rPr>
                <w:sz w:val="18"/>
              </w:rPr>
              <w:fldChar w:fldCharType="end"/>
            </w:r>
          </w:p>
          <w:p w:rsidR="00781E96" w:rsidRPr="00846DB7" w:rsidRDefault="00781E96" w:rsidP="009C1808">
            <w:pPr>
              <w:pStyle w:val="TableText"/>
              <w:rPr>
                <w:sz w:val="18"/>
              </w:rPr>
            </w:pPr>
            <w:r>
              <w:rPr>
                <w:sz w:val="18"/>
              </w:rPr>
              <w:fldChar w:fldCharType="begin"/>
            </w:r>
            <w:r>
              <w:rPr>
                <w:sz w:val="18"/>
              </w:rPr>
              <w:instrText xml:space="preserve"> REF RATEAU \h </w:instrText>
            </w:r>
            <w:r>
              <w:rPr>
                <w:sz w:val="18"/>
              </w:rPr>
            </w:r>
            <w:r>
              <w:rPr>
                <w:sz w:val="18"/>
              </w:rPr>
              <w:fldChar w:fldCharType="separate"/>
            </w:r>
            <w:r>
              <w:rPr>
                <w:sz w:val="18"/>
              </w:rPr>
              <w:t>RATEAU</w:t>
            </w:r>
            <w:r>
              <w:rPr>
                <w:sz w:val="18"/>
              </w:rPr>
              <w:fldChar w:fldCharType="end"/>
            </w:r>
          </w:p>
        </w:tc>
        <w:tc>
          <w:tcPr>
            <w:tcW w:w="4984" w:type="dxa"/>
          </w:tcPr>
          <w:p w:rsidR="006215F6" w:rsidRDefault="006215F6" w:rsidP="009C1808">
            <w:r w:rsidRPr="00846DB7">
              <w:rPr>
                <w:sz w:val="18"/>
              </w:rPr>
              <w:t>Excretion rate unit class</w:t>
            </w:r>
          </w:p>
          <w:p w:rsidR="006215F6" w:rsidRDefault="006215F6" w:rsidP="009C1808"/>
          <w:p w:rsidR="00CF6A23" w:rsidRDefault="00CF6A23" w:rsidP="009C1808">
            <w:r>
              <w:t>Amount/Time (wt/t)</w:t>
            </w:r>
          </w:p>
          <w:p w:rsidR="00CF6A23" w:rsidRDefault="00CF6A23" w:rsidP="009C1808">
            <w:r>
              <w:t>Shall be populated with the appropriate value derived from following variables depending on the columns used for the calculation of RATE above</w:t>
            </w:r>
          </w:p>
          <w:p w:rsidR="00CF6A23" w:rsidRPr="00846DB7" w:rsidRDefault="00CF6A23" w:rsidP="00846DB7">
            <w:pPr>
              <w:numPr>
                <w:ilvl w:val="0"/>
                <w:numId w:val="23"/>
              </w:numPr>
              <w:spacing w:before="120" w:after="120"/>
              <w:rPr>
                <w:bCs/>
                <w:sz w:val="18"/>
                <w:szCs w:val="18"/>
              </w:rPr>
            </w:pPr>
            <w:r w:rsidRPr="00846DB7">
              <w:rPr>
                <w:bCs/>
                <w:sz w:val="18"/>
                <w:szCs w:val="18"/>
              </w:rPr>
              <w:t>PKPTMU</w:t>
            </w:r>
          </w:p>
          <w:p w:rsidR="00CF6A23" w:rsidRPr="00846DB7" w:rsidRDefault="00CF6A23" w:rsidP="00846DB7">
            <w:pPr>
              <w:numPr>
                <w:ilvl w:val="0"/>
                <w:numId w:val="23"/>
              </w:numPr>
              <w:spacing w:before="120" w:after="120"/>
              <w:rPr>
                <w:sz w:val="18"/>
                <w:szCs w:val="18"/>
              </w:rPr>
            </w:pPr>
            <w:r w:rsidRPr="00846DB7">
              <w:rPr>
                <w:rFonts w:cs="Arial"/>
                <w:bCs/>
                <w:sz w:val="18"/>
                <w:szCs w:val="18"/>
              </w:rPr>
              <w:t>PKATPDU</w:t>
            </w:r>
          </w:p>
          <w:p w:rsidR="00CF6A23" w:rsidRPr="00846DB7" w:rsidRDefault="00CF6A23" w:rsidP="00846DB7">
            <w:pPr>
              <w:numPr>
                <w:ilvl w:val="0"/>
                <w:numId w:val="23"/>
              </w:numPr>
              <w:spacing w:before="120" w:after="120"/>
              <w:rPr>
                <w:bCs/>
                <w:sz w:val="18"/>
                <w:szCs w:val="18"/>
              </w:rPr>
            </w:pPr>
            <w:r w:rsidRPr="00846DB7">
              <w:rPr>
                <w:bCs/>
                <w:sz w:val="18"/>
                <w:szCs w:val="18"/>
              </w:rPr>
              <w:t>PKATPDEU</w:t>
            </w:r>
          </w:p>
          <w:p w:rsidR="00CF6A23" w:rsidRPr="00846DB7" w:rsidRDefault="00CF6A23" w:rsidP="00846DB7">
            <w:pPr>
              <w:numPr>
                <w:ilvl w:val="0"/>
                <w:numId w:val="23"/>
              </w:numPr>
              <w:spacing w:before="120" w:after="120"/>
              <w:rPr>
                <w:sz w:val="18"/>
                <w:szCs w:val="18"/>
              </w:rPr>
            </w:pPr>
            <w:r w:rsidRPr="00846DB7">
              <w:rPr>
                <w:sz w:val="18"/>
                <w:szCs w:val="18"/>
              </w:rPr>
              <w:t>PKAMTC</w:t>
            </w:r>
          </w:p>
          <w:p w:rsidR="00CF6A23" w:rsidRPr="00846DB7" w:rsidRDefault="00CF6A23" w:rsidP="00846DB7">
            <w:pPr>
              <w:numPr>
                <w:ilvl w:val="0"/>
                <w:numId w:val="23"/>
              </w:numPr>
              <w:spacing w:before="120" w:after="120"/>
              <w:rPr>
                <w:sz w:val="18"/>
                <w:szCs w:val="18"/>
              </w:rPr>
            </w:pPr>
            <w:r w:rsidRPr="00846DB7">
              <w:rPr>
                <w:sz w:val="18"/>
                <w:szCs w:val="18"/>
              </w:rPr>
              <w:t>PKAMTUC</w:t>
            </w:r>
          </w:p>
          <w:p w:rsidR="00CF6A23" w:rsidRPr="00846DB7" w:rsidRDefault="00CF6A23" w:rsidP="009C1808">
            <w:pPr>
              <w:rPr>
                <w:rFonts w:cs="Arial"/>
                <w:szCs w:val="20"/>
              </w:rPr>
            </w:pPr>
          </w:p>
        </w:tc>
        <w:tc>
          <w:tcPr>
            <w:tcW w:w="1116" w:type="dxa"/>
          </w:tcPr>
          <w:p w:rsidR="00CF6A23" w:rsidRDefault="00194DEB" w:rsidP="009C1808">
            <w:r>
              <w:t>NA</w:t>
            </w:r>
          </w:p>
        </w:tc>
        <w:tc>
          <w:tcPr>
            <w:tcW w:w="1080" w:type="dxa"/>
          </w:tcPr>
          <w:p w:rsidR="00CF6A23" w:rsidRDefault="00194DEB" w:rsidP="009C1808">
            <w:r>
              <w:t>NA</w:t>
            </w:r>
          </w:p>
        </w:tc>
      </w:tr>
      <w:tr w:rsidR="00CF6A23" w:rsidRPr="00846DB7" w:rsidTr="00846DB7">
        <w:tc>
          <w:tcPr>
            <w:tcW w:w="1188" w:type="dxa"/>
          </w:tcPr>
          <w:p w:rsidR="00CF6A23" w:rsidRPr="00846DB7" w:rsidRDefault="00CF6A23" w:rsidP="008B5BB4">
            <w:pPr>
              <w:pStyle w:val="TableContent"/>
              <w:rPr>
                <w:rFonts w:cs="Arial"/>
                <w:iCs/>
                <w:sz w:val="18"/>
                <w:szCs w:val="18"/>
              </w:rPr>
            </w:pPr>
            <w:r w:rsidRPr="00846DB7">
              <w:rPr>
                <w:rFonts w:cs="Arial"/>
                <w:iCs/>
                <w:sz w:val="18"/>
                <w:szCs w:val="18"/>
              </w:rPr>
              <w:t>2.0</w:t>
            </w:r>
          </w:p>
        </w:tc>
        <w:tc>
          <w:tcPr>
            <w:tcW w:w="1280" w:type="dxa"/>
          </w:tcPr>
          <w:p w:rsidR="00CF6A23" w:rsidRPr="00846DB7" w:rsidRDefault="00866A7F" w:rsidP="008B5BB4">
            <w:pPr>
              <w:pStyle w:val="TableContent"/>
              <w:rPr>
                <w:rFonts w:cs="Arial"/>
                <w:iCs/>
                <w:sz w:val="18"/>
                <w:szCs w:val="18"/>
              </w:rPr>
            </w:pPr>
            <w:r>
              <w:rPr>
                <w:rFonts w:cs="Arial"/>
                <w:iCs/>
                <w:sz w:val="18"/>
                <w:szCs w:val="18"/>
              </w:rPr>
              <w:fldChar w:fldCharType="begin"/>
            </w:r>
            <w:r>
              <w:rPr>
                <w:rFonts w:cs="Arial"/>
                <w:iCs/>
                <w:sz w:val="18"/>
                <w:szCs w:val="18"/>
              </w:rPr>
              <w:instrText xml:space="preserve"> REF TAUi \h </w:instrText>
            </w:r>
            <w:r>
              <w:rPr>
                <w:rFonts w:cs="Arial"/>
                <w:iCs/>
                <w:sz w:val="18"/>
                <w:szCs w:val="18"/>
              </w:rPr>
            </w:r>
            <w:r>
              <w:rPr>
                <w:rFonts w:cs="Arial"/>
                <w:iCs/>
                <w:sz w:val="18"/>
                <w:szCs w:val="18"/>
              </w:rPr>
              <w:fldChar w:fldCharType="separate"/>
            </w:r>
            <w:r w:rsidRPr="00846DB7">
              <w:rPr>
                <w:bCs w:val="0"/>
                <w:sz w:val="18"/>
              </w:rPr>
              <w:t>TAUi</w:t>
            </w:r>
            <w:r>
              <w:rPr>
                <w:rFonts w:cs="Arial"/>
                <w:iCs/>
                <w:sz w:val="18"/>
                <w:szCs w:val="18"/>
              </w:rPr>
              <w:fldChar w:fldCharType="end"/>
            </w:r>
          </w:p>
        </w:tc>
        <w:tc>
          <w:tcPr>
            <w:tcW w:w="4984" w:type="dxa"/>
          </w:tcPr>
          <w:p w:rsidR="00CF6A23" w:rsidRPr="00846DB7" w:rsidRDefault="00CF6A23" w:rsidP="008B5BB4">
            <w:pPr>
              <w:pStyle w:val="TableContent"/>
              <w:rPr>
                <w:iCs/>
                <w:sz w:val="18"/>
                <w:szCs w:val="18"/>
              </w:rPr>
            </w:pPr>
            <w:r w:rsidRPr="00846DB7">
              <w:rPr>
                <w:b/>
                <w:iCs/>
                <w:sz w:val="18"/>
                <w:szCs w:val="18"/>
              </w:rPr>
              <w:t xml:space="preserve">Dosing interval </w:t>
            </w:r>
            <w:r w:rsidRPr="00846DB7">
              <w:rPr>
                <w:rFonts w:ascii="Symbol" w:hAnsi="Symbol"/>
                <w:iCs/>
                <w:sz w:val="18"/>
                <w:szCs w:val="18"/>
              </w:rPr>
              <w:t></w:t>
            </w:r>
            <w:r w:rsidRPr="00846DB7">
              <w:rPr>
                <w:b/>
                <w:iCs/>
                <w:sz w:val="18"/>
                <w:szCs w:val="18"/>
              </w:rPr>
              <w:t xml:space="preserve"> </w:t>
            </w:r>
            <w:r w:rsidRPr="00846DB7">
              <w:rPr>
                <w:iCs/>
                <w:sz w:val="18"/>
                <w:szCs w:val="18"/>
              </w:rPr>
              <w:t>for steady state with multiple dosing intervals.</w:t>
            </w:r>
          </w:p>
          <w:p w:rsidR="00CF6A23" w:rsidRPr="00846DB7" w:rsidRDefault="00CF6A23" w:rsidP="008B5BB4">
            <w:pPr>
              <w:pStyle w:val="TableContent"/>
              <w:rPr>
                <w:iCs/>
                <w:sz w:val="18"/>
                <w:szCs w:val="18"/>
              </w:rPr>
            </w:pPr>
          </w:p>
          <w:p w:rsidR="00CF6A23" w:rsidRPr="00846DB7" w:rsidRDefault="00CF6A23" w:rsidP="008B5BB4">
            <w:pPr>
              <w:pStyle w:val="TableContent"/>
              <w:rPr>
                <w:iCs/>
                <w:sz w:val="18"/>
                <w:szCs w:val="18"/>
              </w:rPr>
            </w:pPr>
            <w:r w:rsidRPr="00846DB7">
              <w:rPr>
                <w:iCs/>
                <w:sz w:val="18"/>
                <w:szCs w:val="18"/>
              </w:rPr>
              <w:t>Primary Source: User input or edit before parameter calculation</w:t>
            </w:r>
          </w:p>
          <w:p w:rsidR="00CF6A23" w:rsidRPr="00846DB7" w:rsidRDefault="00CF6A23" w:rsidP="008B5BB4">
            <w:pPr>
              <w:pStyle w:val="TableContent"/>
              <w:rPr>
                <w:iCs/>
                <w:sz w:val="18"/>
                <w:szCs w:val="18"/>
              </w:rPr>
            </w:pPr>
          </w:p>
          <w:p w:rsidR="00CF6A23" w:rsidRPr="00846DB7" w:rsidRDefault="00CF6A23" w:rsidP="008B5BB4">
            <w:pPr>
              <w:pStyle w:val="TableContent"/>
              <w:rPr>
                <w:iCs/>
                <w:sz w:val="18"/>
                <w:szCs w:val="18"/>
              </w:rPr>
            </w:pPr>
            <w:r w:rsidRPr="00846DB7">
              <w:rPr>
                <w:iCs/>
                <w:sz w:val="18"/>
                <w:szCs w:val="18"/>
              </w:rPr>
              <w:t xml:space="preserve">See </w:t>
            </w:r>
            <w:r w:rsidR="00866A7F">
              <w:rPr>
                <w:iCs/>
                <w:sz w:val="18"/>
                <w:szCs w:val="18"/>
              </w:rPr>
              <w:fldChar w:fldCharType="begin"/>
            </w:r>
            <w:r w:rsidR="00866A7F">
              <w:rPr>
                <w:iCs/>
                <w:sz w:val="18"/>
                <w:szCs w:val="18"/>
              </w:rPr>
              <w:instrText xml:space="preserve"> REF TAUi \h </w:instrText>
            </w:r>
            <w:r w:rsidR="00866A7F">
              <w:rPr>
                <w:iCs/>
                <w:sz w:val="18"/>
                <w:szCs w:val="18"/>
              </w:rPr>
            </w:r>
            <w:r w:rsidR="00866A7F">
              <w:rPr>
                <w:iCs/>
                <w:sz w:val="18"/>
                <w:szCs w:val="18"/>
              </w:rPr>
              <w:fldChar w:fldCharType="separate"/>
            </w:r>
            <w:r w:rsidR="00866A7F" w:rsidRPr="00846DB7">
              <w:rPr>
                <w:bCs w:val="0"/>
                <w:sz w:val="18"/>
              </w:rPr>
              <w:t>TAUi</w:t>
            </w:r>
            <w:r w:rsidR="00866A7F">
              <w:rPr>
                <w:iCs/>
                <w:sz w:val="18"/>
                <w:szCs w:val="18"/>
              </w:rPr>
              <w:fldChar w:fldCharType="end"/>
            </w:r>
            <w:r w:rsidR="002E72B7">
              <w:rPr>
                <w:iCs/>
                <w:sz w:val="18"/>
                <w:szCs w:val="18"/>
              </w:rPr>
              <w:t xml:space="preserve"> </w:t>
            </w:r>
            <w:r w:rsidRPr="00846DB7">
              <w:rPr>
                <w:iCs/>
                <w:sz w:val="18"/>
                <w:szCs w:val="18"/>
              </w:rPr>
              <w:t>for definition</w:t>
            </w:r>
          </w:p>
          <w:p w:rsidR="00CF6A23" w:rsidRDefault="00CF6A23" w:rsidP="008B5BB4">
            <w:pPr>
              <w:pStyle w:val="TableContent"/>
              <w:rPr>
                <w:iCs/>
                <w:sz w:val="18"/>
                <w:szCs w:val="18"/>
              </w:rPr>
            </w:pPr>
          </w:p>
          <w:p w:rsidR="0001380E" w:rsidRPr="00846DB7" w:rsidRDefault="0001380E" w:rsidP="008B5BB4">
            <w:pPr>
              <w:pStyle w:val="TableContent"/>
              <w:rPr>
                <w:iCs/>
                <w:sz w:val="18"/>
                <w:szCs w:val="18"/>
              </w:rPr>
            </w:pPr>
            <w:r>
              <w:rPr>
                <w:sz w:val="18"/>
                <w:szCs w:val="18"/>
              </w:rPr>
              <w:t>Note that if there’s only one dose, TAU is a synonym for TAU1.</w:t>
            </w:r>
          </w:p>
          <w:p w:rsidR="00CF6A23" w:rsidRPr="00846DB7" w:rsidRDefault="00CF6A23" w:rsidP="004913E9">
            <w:pPr>
              <w:pStyle w:val="TableContent"/>
              <w:rPr>
                <w:iCs/>
                <w:sz w:val="18"/>
                <w:szCs w:val="18"/>
              </w:rPr>
            </w:pPr>
            <w:r w:rsidRPr="00846DB7">
              <w:rPr>
                <w:i/>
                <w:iCs/>
                <w:sz w:val="18"/>
                <w:szCs w:val="18"/>
              </w:rPr>
              <w:t xml:space="preserve">Refer to </w:t>
            </w:r>
            <w:r w:rsidR="004913E9">
              <w:rPr>
                <w:i/>
                <w:iCs/>
                <w:sz w:val="18"/>
                <w:szCs w:val="18"/>
              </w:rPr>
              <w:t>A</w:t>
            </w:r>
            <w:r w:rsidRPr="00846DB7">
              <w:rPr>
                <w:i/>
                <w:iCs/>
                <w:sz w:val="18"/>
                <w:szCs w:val="18"/>
              </w:rPr>
              <w:t>ppendix “</w:t>
            </w:r>
            <w:r w:rsidR="004913E9">
              <w:rPr>
                <w:i/>
                <w:iCs/>
                <w:sz w:val="18"/>
                <w:szCs w:val="18"/>
              </w:rPr>
              <w:fldChar w:fldCharType="begin"/>
            </w:r>
            <w:r w:rsidR="004913E9">
              <w:rPr>
                <w:i/>
                <w:iCs/>
                <w:sz w:val="18"/>
                <w:szCs w:val="18"/>
              </w:rPr>
              <w:instrText xml:space="preserve"> REF _Ref507327453 \h </w:instrText>
            </w:r>
            <w:r w:rsidR="004913E9">
              <w:rPr>
                <w:i/>
                <w:iCs/>
                <w:sz w:val="18"/>
                <w:szCs w:val="18"/>
              </w:rPr>
            </w:r>
            <w:r w:rsidR="004913E9">
              <w:rPr>
                <w:i/>
                <w:iCs/>
                <w:sz w:val="18"/>
                <w:szCs w:val="18"/>
              </w:rPr>
              <w:fldChar w:fldCharType="separate"/>
            </w:r>
            <w:r w:rsidR="004913E9" w:rsidRPr="002320FF">
              <w:t>Multiple Dosing Interval and TAU handling</w:t>
            </w:r>
            <w:r w:rsidR="004913E9">
              <w:rPr>
                <w:i/>
                <w:iCs/>
                <w:sz w:val="18"/>
                <w:szCs w:val="18"/>
              </w:rPr>
              <w:fldChar w:fldCharType="end"/>
            </w:r>
            <w:r w:rsidRPr="00846DB7">
              <w:rPr>
                <w:i/>
                <w:iCs/>
                <w:sz w:val="18"/>
                <w:szCs w:val="18"/>
              </w:rPr>
              <w:t>” for details</w:t>
            </w:r>
          </w:p>
        </w:tc>
        <w:tc>
          <w:tcPr>
            <w:tcW w:w="1116" w:type="dxa"/>
          </w:tcPr>
          <w:p w:rsidR="00CF6A23" w:rsidRPr="00846DB7" w:rsidRDefault="00CF6A23" w:rsidP="008B5BB4">
            <w:pPr>
              <w:pStyle w:val="TableContent"/>
              <w:rPr>
                <w:iCs/>
                <w:sz w:val="18"/>
                <w:szCs w:val="18"/>
              </w:rPr>
            </w:pPr>
            <w:r w:rsidRPr="00846DB7">
              <w:rPr>
                <w:iCs/>
                <w:sz w:val="18"/>
                <w:szCs w:val="18"/>
              </w:rPr>
              <w:t>NA</w:t>
            </w:r>
          </w:p>
        </w:tc>
        <w:tc>
          <w:tcPr>
            <w:tcW w:w="1080" w:type="dxa"/>
          </w:tcPr>
          <w:p w:rsidR="00CF6A23" w:rsidRPr="00846DB7" w:rsidRDefault="00CF6A23" w:rsidP="008B5BB4">
            <w:pPr>
              <w:pStyle w:val="TableContent"/>
              <w:rPr>
                <w:iCs/>
                <w:sz w:val="18"/>
                <w:szCs w:val="18"/>
              </w:rPr>
            </w:pPr>
            <w:r w:rsidRPr="00846DB7">
              <w:rPr>
                <w:iCs/>
                <w:sz w:val="18"/>
                <w:szCs w:val="18"/>
              </w:rPr>
              <w:t>TIMEU</w:t>
            </w:r>
          </w:p>
        </w:tc>
      </w:tr>
      <w:tr w:rsidR="00CF6A23" w:rsidRPr="00846DB7" w:rsidTr="00846DB7">
        <w:tc>
          <w:tcPr>
            <w:tcW w:w="1188" w:type="dxa"/>
          </w:tcPr>
          <w:p w:rsidR="00CF6A23" w:rsidRPr="00846DB7" w:rsidRDefault="00CF6A23" w:rsidP="008B5BB4">
            <w:pPr>
              <w:pStyle w:val="TableContent"/>
              <w:rPr>
                <w:rFonts w:cs="Arial"/>
                <w:iCs/>
                <w:sz w:val="18"/>
                <w:szCs w:val="18"/>
              </w:rPr>
            </w:pPr>
            <w:r w:rsidRPr="00846DB7">
              <w:rPr>
                <w:rFonts w:cs="Arial"/>
                <w:iCs/>
                <w:sz w:val="18"/>
                <w:szCs w:val="18"/>
              </w:rPr>
              <w:t>2.0</w:t>
            </w:r>
          </w:p>
        </w:tc>
        <w:tc>
          <w:tcPr>
            <w:tcW w:w="1280" w:type="dxa"/>
          </w:tcPr>
          <w:p w:rsidR="00CF6A23" w:rsidRPr="000A1106" w:rsidRDefault="0001380E" w:rsidP="008B5BB4">
            <w:pPr>
              <w:pStyle w:val="TableContent"/>
              <w:rPr>
                <w:rFonts w:cs="Arial"/>
                <w:b/>
                <w:iCs/>
                <w:sz w:val="18"/>
                <w:szCs w:val="18"/>
              </w:rPr>
            </w:pPr>
            <w:bookmarkStart w:id="358" w:name="DOFi"/>
            <w:r w:rsidRPr="000A1106">
              <w:rPr>
                <w:rFonts w:cs="Arial"/>
                <w:b/>
                <w:iCs/>
                <w:sz w:val="18"/>
                <w:szCs w:val="18"/>
              </w:rPr>
              <w:t>DOFi</w:t>
            </w:r>
            <w:bookmarkEnd w:id="358"/>
          </w:p>
        </w:tc>
        <w:tc>
          <w:tcPr>
            <w:tcW w:w="4984" w:type="dxa"/>
          </w:tcPr>
          <w:p w:rsidR="00CF6A23" w:rsidRPr="00846DB7" w:rsidRDefault="00CF6A23" w:rsidP="008B5BB4">
            <w:pPr>
              <w:pStyle w:val="TableContent"/>
              <w:rPr>
                <w:b/>
                <w:iCs/>
                <w:sz w:val="18"/>
                <w:szCs w:val="18"/>
              </w:rPr>
            </w:pPr>
            <w:r w:rsidRPr="00846DB7">
              <w:rPr>
                <w:b/>
                <w:iCs/>
                <w:sz w:val="18"/>
                <w:szCs w:val="18"/>
              </w:rPr>
              <w:t>Duration of Infusion for constant infusion model M3</w:t>
            </w:r>
          </w:p>
          <w:p w:rsidR="00CF6A23" w:rsidRPr="00846DB7" w:rsidRDefault="00CF6A23" w:rsidP="008B5BB4">
            <w:pPr>
              <w:pStyle w:val="TableContent"/>
              <w:rPr>
                <w:b/>
                <w:iCs/>
                <w:sz w:val="18"/>
                <w:szCs w:val="18"/>
              </w:rPr>
            </w:pPr>
          </w:p>
          <w:p w:rsidR="00887F6A" w:rsidRDefault="00DC0CF8" w:rsidP="002E72B7">
            <w:pPr>
              <w:pStyle w:val="CommentText"/>
              <w:rPr>
                <w:iCs/>
                <w:sz w:val="18"/>
                <w:szCs w:val="18"/>
              </w:rPr>
            </w:pPr>
            <w:r>
              <w:rPr>
                <w:iCs/>
                <w:sz w:val="18"/>
                <w:szCs w:val="18"/>
              </w:rPr>
              <w:t xml:space="preserve">If the dataset incorporates a field labeled DOF, then this is utilized directly. </w:t>
            </w:r>
            <w:r w:rsidRPr="00DC0CF8">
              <w:rPr>
                <w:iCs/>
                <w:sz w:val="18"/>
                <w:szCs w:val="18"/>
              </w:rPr>
              <w:t xml:space="preserve">Alternatively DOF is </w:t>
            </w:r>
            <w:r w:rsidR="00CF6A23" w:rsidRPr="00846DB7">
              <w:rPr>
                <w:iCs/>
                <w:sz w:val="18"/>
                <w:szCs w:val="18"/>
              </w:rPr>
              <w:t xml:space="preserve">derived by </w:t>
            </w:r>
            <w:r>
              <w:rPr>
                <w:iCs/>
                <w:sz w:val="18"/>
                <w:szCs w:val="18"/>
              </w:rPr>
              <w:t xml:space="preserve">the </w:t>
            </w:r>
            <w:r>
              <w:rPr>
                <w:iCs/>
                <w:sz w:val="18"/>
                <w:szCs w:val="18"/>
              </w:rPr>
              <w:lastRenderedPageBreak/>
              <w:t>computation engine from Dates and Times of Start and Stop of dosing.</w:t>
            </w:r>
          </w:p>
          <w:p w:rsidR="00887F6A" w:rsidRDefault="00887F6A" w:rsidP="008B5BB4">
            <w:pPr>
              <w:pStyle w:val="TableContent"/>
              <w:rPr>
                <w:iCs/>
                <w:sz w:val="18"/>
                <w:szCs w:val="18"/>
              </w:rPr>
            </w:pPr>
          </w:p>
          <w:p w:rsidR="00CF6A23" w:rsidRPr="00846DB7" w:rsidRDefault="00887F6A" w:rsidP="008B5BB4">
            <w:pPr>
              <w:pStyle w:val="TableContent"/>
              <w:rPr>
                <w:iCs/>
                <w:sz w:val="18"/>
                <w:szCs w:val="18"/>
              </w:rPr>
            </w:pPr>
            <w:r>
              <w:rPr>
                <w:sz w:val="18"/>
                <w:szCs w:val="18"/>
              </w:rPr>
              <w:t>Note that if there’s only one dose, DOF is a synonym for DOF1.</w:t>
            </w:r>
          </w:p>
          <w:p w:rsidR="00CF6A23" w:rsidRPr="00846DB7" w:rsidRDefault="00CF6A23" w:rsidP="008B5BB4">
            <w:pPr>
              <w:pStyle w:val="TableContent"/>
              <w:rPr>
                <w:iCs/>
                <w:sz w:val="18"/>
                <w:szCs w:val="18"/>
              </w:rPr>
            </w:pPr>
          </w:p>
          <w:p w:rsidR="00CF6A23" w:rsidRPr="00846DB7" w:rsidRDefault="00CF6A23" w:rsidP="008B5BB4">
            <w:pPr>
              <w:pStyle w:val="TableContent"/>
              <w:rPr>
                <w:iCs/>
                <w:sz w:val="18"/>
                <w:szCs w:val="18"/>
              </w:rPr>
            </w:pPr>
            <w:r w:rsidRPr="00846DB7">
              <w:rPr>
                <w:iCs/>
                <w:sz w:val="18"/>
                <w:szCs w:val="18"/>
              </w:rPr>
              <w:t>Calculation:</w:t>
            </w:r>
          </w:p>
          <w:p w:rsidR="00CF6A23" w:rsidRPr="00846DB7" w:rsidRDefault="00CF6A23" w:rsidP="008B5BB4">
            <w:pPr>
              <w:pStyle w:val="TableContent"/>
              <w:rPr>
                <w:iCs/>
                <w:sz w:val="18"/>
                <w:szCs w:val="18"/>
              </w:rPr>
            </w:pPr>
          </w:p>
          <w:p w:rsidR="00CF6A23" w:rsidRDefault="00CF6A23" w:rsidP="008B5BB4">
            <w:pPr>
              <w:pStyle w:val="TableContent"/>
              <w:rPr>
                <w:iCs/>
                <w:sz w:val="18"/>
                <w:szCs w:val="18"/>
              </w:rPr>
            </w:pPr>
            <w:r w:rsidRPr="00846DB7">
              <w:rPr>
                <w:iCs/>
                <w:sz w:val="18"/>
                <w:szCs w:val="18"/>
              </w:rPr>
              <w:t xml:space="preserve">DOF = (Actual Infusion End </w:t>
            </w:r>
            <w:r w:rsidR="00DC0CF8">
              <w:rPr>
                <w:iCs/>
                <w:sz w:val="18"/>
                <w:szCs w:val="18"/>
              </w:rPr>
              <w:t>Date</w:t>
            </w:r>
            <w:r w:rsidRPr="00846DB7">
              <w:rPr>
                <w:iCs/>
                <w:sz w:val="18"/>
                <w:szCs w:val="18"/>
              </w:rPr>
              <w:t xml:space="preserve">Time) – (Actual Infusion Start </w:t>
            </w:r>
            <w:r w:rsidR="00DC0CF8">
              <w:rPr>
                <w:iCs/>
                <w:sz w:val="18"/>
                <w:szCs w:val="18"/>
              </w:rPr>
              <w:t>Date</w:t>
            </w:r>
            <w:r w:rsidRPr="00846DB7">
              <w:rPr>
                <w:iCs/>
                <w:sz w:val="18"/>
                <w:szCs w:val="18"/>
              </w:rPr>
              <w:t>Time)</w:t>
            </w:r>
          </w:p>
          <w:p w:rsidR="00E13DCE" w:rsidRPr="00846DB7" w:rsidRDefault="00E13DCE" w:rsidP="008B5BB4">
            <w:pPr>
              <w:pStyle w:val="TableContent"/>
              <w:rPr>
                <w:iCs/>
                <w:sz w:val="18"/>
                <w:szCs w:val="18"/>
              </w:rPr>
            </w:pPr>
            <w:r>
              <w:rPr>
                <w:iCs/>
                <w:sz w:val="18"/>
                <w:szCs w:val="18"/>
              </w:rPr>
              <w:t xml:space="preserve">DOF = </w:t>
            </w:r>
            <w:r w:rsidRPr="000B7100">
              <w:rPr>
                <w:rFonts w:cs="Arial"/>
                <w:color w:val="000000"/>
                <w:sz w:val="18"/>
                <w:szCs w:val="18"/>
              </w:rPr>
              <w:t>ACTENDTIME</w:t>
            </w:r>
            <w:r>
              <w:rPr>
                <w:rFonts w:cs="Arial"/>
                <w:color w:val="000000"/>
                <w:sz w:val="18"/>
                <w:szCs w:val="18"/>
              </w:rPr>
              <w:t xml:space="preserve"> - ACTTIME</w:t>
            </w:r>
          </w:p>
          <w:p w:rsidR="00CF6A23" w:rsidRPr="00846DB7" w:rsidRDefault="00CF6A23" w:rsidP="008B5BB4">
            <w:pPr>
              <w:pStyle w:val="TableContent"/>
              <w:rPr>
                <w:iCs/>
                <w:sz w:val="18"/>
                <w:szCs w:val="18"/>
              </w:rPr>
            </w:pPr>
          </w:p>
          <w:p w:rsidR="00CF6A23" w:rsidRPr="00846DB7" w:rsidRDefault="00CF6A23" w:rsidP="008B5BB4">
            <w:pPr>
              <w:pStyle w:val="TableContent"/>
              <w:rPr>
                <w:b/>
                <w:iCs/>
                <w:sz w:val="18"/>
                <w:szCs w:val="18"/>
              </w:rPr>
            </w:pPr>
            <w:r w:rsidRPr="00846DB7">
              <w:rPr>
                <w:iCs/>
                <w:sz w:val="18"/>
                <w:szCs w:val="18"/>
              </w:rPr>
              <w:t>If Actual Time not available then use nominal time</w:t>
            </w:r>
          </w:p>
        </w:tc>
        <w:tc>
          <w:tcPr>
            <w:tcW w:w="1116" w:type="dxa"/>
          </w:tcPr>
          <w:p w:rsidR="00CF6A23" w:rsidRPr="00846DB7" w:rsidRDefault="00CF6A23" w:rsidP="008B5BB4">
            <w:pPr>
              <w:pStyle w:val="TableContent"/>
              <w:rPr>
                <w:iCs/>
                <w:sz w:val="18"/>
                <w:szCs w:val="18"/>
              </w:rPr>
            </w:pPr>
            <w:r w:rsidRPr="00846DB7">
              <w:rPr>
                <w:iCs/>
                <w:sz w:val="18"/>
                <w:szCs w:val="18"/>
              </w:rPr>
              <w:lastRenderedPageBreak/>
              <w:t>NA</w:t>
            </w:r>
          </w:p>
        </w:tc>
        <w:tc>
          <w:tcPr>
            <w:tcW w:w="1080" w:type="dxa"/>
          </w:tcPr>
          <w:p w:rsidR="00CF6A23" w:rsidRPr="00846DB7" w:rsidRDefault="00CF6A23" w:rsidP="008B5BB4">
            <w:pPr>
              <w:pStyle w:val="TableContent"/>
              <w:rPr>
                <w:iCs/>
                <w:sz w:val="18"/>
                <w:szCs w:val="18"/>
              </w:rPr>
            </w:pPr>
            <w:r w:rsidRPr="00846DB7">
              <w:rPr>
                <w:iCs/>
                <w:sz w:val="18"/>
                <w:szCs w:val="18"/>
              </w:rPr>
              <w:t>TIMEU</w:t>
            </w:r>
          </w:p>
        </w:tc>
      </w:tr>
      <w:tr w:rsidR="00887F6A" w:rsidRPr="00846DB7" w:rsidTr="00846DB7">
        <w:tc>
          <w:tcPr>
            <w:tcW w:w="1188" w:type="dxa"/>
          </w:tcPr>
          <w:p w:rsidR="00887F6A" w:rsidRPr="00846DB7" w:rsidRDefault="00887F6A" w:rsidP="008B5BB4">
            <w:pPr>
              <w:pStyle w:val="TableContent"/>
              <w:rPr>
                <w:rFonts w:cs="Arial"/>
                <w:iCs/>
                <w:sz w:val="18"/>
                <w:szCs w:val="18"/>
              </w:rPr>
            </w:pPr>
            <w:r>
              <w:rPr>
                <w:rFonts w:cs="Arial"/>
                <w:iCs/>
                <w:sz w:val="18"/>
                <w:szCs w:val="18"/>
              </w:rPr>
              <w:lastRenderedPageBreak/>
              <w:t>3.0</w:t>
            </w:r>
          </w:p>
        </w:tc>
        <w:tc>
          <w:tcPr>
            <w:tcW w:w="1280" w:type="dxa"/>
          </w:tcPr>
          <w:p w:rsidR="00887F6A" w:rsidRPr="000A1106" w:rsidRDefault="00887F6A" w:rsidP="008B5BB4">
            <w:pPr>
              <w:pStyle w:val="TableContent"/>
              <w:rPr>
                <w:rFonts w:cs="Arial"/>
                <w:b/>
                <w:iCs/>
                <w:sz w:val="18"/>
                <w:szCs w:val="18"/>
              </w:rPr>
            </w:pPr>
            <w:bookmarkStart w:id="359" w:name="NDOSE"/>
            <w:r w:rsidRPr="000A1106">
              <w:rPr>
                <w:rFonts w:cs="Arial"/>
                <w:b/>
                <w:iCs/>
                <w:sz w:val="18"/>
                <w:szCs w:val="18"/>
              </w:rPr>
              <w:t>NDOSE</w:t>
            </w:r>
            <w:bookmarkEnd w:id="359"/>
          </w:p>
        </w:tc>
        <w:tc>
          <w:tcPr>
            <w:tcW w:w="4984" w:type="dxa"/>
          </w:tcPr>
          <w:p w:rsidR="00887F6A" w:rsidRPr="00D121F7" w:rsidRDefault="00887F6A" w:rsidP="00887F6A">
            <w:pPr>
              <w:pStyle w:val="TableContent"/>
              <w:rPr>
                <w:sz w:val="18"/>
                <w:szCs w:val="18"/>
              </w:rPr>
            </w:pPr>
            <w:r w:rsidRPr="00D121F7">
              <w:rPr>
                <w:sz w:val="18"/>
                <w:szCs w:val="18"/>
              </w:rPr>
              <w:t>NDOSE is the number of dosing intervals within a single pk data profile.</w:t>
            </w:r>
          </w:p>
          <w:p w:rsidR="00887F6A" w:rsidRPr="00846DB7" w:rsidRDefault="00887F6A" w:rsidP="00887F6A">
            <w:pPr>
              <w:pStyle w:val="TableContent"/>
              <w:rPr>
                <w:b/>
                <w:iCs/>
                <w:sz w:val="18"/>
                <w:szCs w:val="18"/>
              </w:rPr>
            </w:pPr>
            <w:r>
              <w:rPr>
                <w:sz w:val="18"/>
                <w:szCs w:val="18"/>
              </w:rPr>
              <w:t>This is computed from the # of TAUi/TOLDi values defined for a pk data profile</w:t>
            </w:r>
            <w:r w:rsidR="00E13DCE">
              <w:rPr>
                <w:sz w:val="18"/>
                <w:szCs w:val="18"/>
              </w:rPr>
              <w:t xml:space="preserve"> in the dataset</w:t>
            </w:r>
            <w:r>
              <w:rPr>
                <w:sz w:val="18"/>
                <w:szCs w:val="18"/>
              </w:rPr>
              <w:t>.</w:t>
            </w:r>
          </w:p>
        </w:tc>
        <w:tc>
          <w:tcPr>
            <w:tcW w:w="1116" w:type="dxa"/>
          </w:tcPr>
          <w:p w:rsidR="00887F6A" w:rsidRPr="00846DB7" w:rsidRDefault="00887F6A" w:rsidP="008B5BB4">
            <w:pPr>
              <w:pStyle w:val="TableContent"/>
              <w:rPr>
                <w:iCs/>
                <w:sz w:val="18"/>
                <w:szCs w:val="18"/>
              </w:rPr>
            </w:pPr>
          </w:p>
        </w:tc>
        <w:tc>
          <w:tcPr>
            <w:tcW w:w="1080" w:type="dxa"/>
          </w:tcPr>
          <w:p w:rsidR="00887F6A" w:rsidRPr="00846DB7" w:rsidRDefault="00887F6A" w:rsidP="008B5BB4">
            <w:pPr>
              <w:pStyle w:val="TableContent"/>
              <w:rPr>
                <w:iCs/>
                <w:sz w:val="18"/>
                <w:szCs w:val="18"/>
              </w:rPr>
            </w:pPr>
          </w:p>
        </w:tc>
      </w:tr>
    </w:tbl>
    <w:p w:rsidR="00253268" w:rsidRDefault="00253268" w:rsidP="00B912C9"/>
    <w:p w:rsidR="00A4308E" w:rsidRDefault="00A4308E" w:rsidP="00866A7F"/>
    <w:p w:rsidR="0080609F" w:rsidRDefault="0080609F" w:rsidP="00111284">
      <w:pPr>
        <w:pStyle w:val="Heading2"/>
      </w:pPr>
      <w:bookmarkStart w:id="360" w:name="_Toc5186469"/>
      <w:r>
        <w:t>Calling Sequences for openNCA Computation Engine R Package</w:t>
      </w:r>
      <w:bookmarkEnd w:id="360"/>
    </w:p>
    <w:p w:rsidR="0080609F" w:rsidRPr="0080609F" w:rsidRDefault="0080609F" w:rsidP="00111284"/>
    <w:p w:rsidR="000D05FF" w:rsidRDefault="00D121F7" w:rsidP="00111284">
      <w:pPr>
        <w:rPr>
          <w:rFonts w:eastAsia="Times New Roman" w:cs="Arial"/>
        </w:rPr>
      </w:pPr>
      <w:r w:rsidRPr="00D121F7">
        <w:rPr>
          <w:rFonts w:eastAsia="Times New Roman" w:cs="Arial"/>
        </w:rPr>
        <w:t xml:space="preserve">This section of the </w:t>
      </w:r>
      <w:r w:rsidR="000D05FF">
        <w:rPr>
          <w:rFonts w:eastAsia="Times New Roman" w:cs="Arial"/>
        </w:rPr>
        <w:t xml:space="preserve">openNCA </w:t>
      </w:r>
      <w:r w:rsidRPr="00D121F7">
        <w:rPr>
          <w:rFonts w:eastAsia="Times New Roman" w:cs="Arial"/>
        </w:rPr>
        <w:t>Computat</w:t>
      </w:r>
      <w:r>
        <w:rPr>
          <w:rFonts w:eastAsia="Times New Roman" w:cs="Arial"/>
        </w:rPr>
        <w:t>io</w:t>
      </w:r>
      <w:r w:rsidR="0080609F" w:rsidRPr="00111284">
        <w:rPr>
          <w:rFonts w:eastAsia="Times New Roman" w:cs="Arial"/>
        </w:rPr>
        <w:t xml:space="preserve">n Engine Specification provides details of the calling </w:t>
      </w:r>
      <w:r w:rsidR="004B231C">
        <w:rPr>
          <w:rFonts w:eastAsia="Times New Roman" w:cs="Arial"/>
        </w:rPr>
        <w:t xml:space="preserve">arguments for the </w:t>
      </w:r>
      <w:r w:rsidR="004B231C" w:rsidRPr="00111284">
        <w:rPr>
          <w:rFonts w:ascii="Courier New" w:eastAsia="Times New Roman" w:hAnsi="Courier New" w:cs="Courier New"/>
        </w:rPr>
        <w:t>run_computation</w:t>
      </w:r>
      <w:r w:rsidR="004B231C">
        <w:rPr>
          <w:rFonts w:eastAsia="Times New Roman" w:cs="Arial"/>
        </w:rPr>
        <w:t xml:space="preserve"> function/entry point to the Computation Engine </w:t>
      </w:r>
      <w:r w:rsidR="000D05FF">
        <w:rPr>
          <w:rFonts w:eastAsia="Times New Roman" w:cs="Arial"/>
        </w:rPr>
        <w:t xml:space="preserve">from the openNCA Application and for calling the Computation Engine directly in other R scripts. </w:t>
      </w:r>
    </w:p>
    <w:p w:rsidR="000D05FF" w:rsidRDefault="000D05FF" w:rsidP="00111284">
      <w:pPr>
        <w:rPr>
          <w:rFonts w:eastAsia="Times New Roman" w:cs="Arial"/>
        </w:rPr>
      </w:pPr>
    </w:p>
    <w:p w:rsidR="000D05FF" w:rsidRPr="00111284" w:rsidRDefault="000D05FF" w:rsidP="00111284">
      <w:pPr>
        <w:rPr>
          <w:rFonts w:eastAsia="Times New Roman" w:cs="Arial"/>
          <w:szCs w:val="18"/>
        </w:rPr>
      </w:pPr>
      <w:r w:rsidRPr="000D05FF">
        <w:rPr>
          <w:rFonts w:eastAsia="Times New Roman" w:cs="Arial"/>
          <w:szCs w:val="18"/>
        </w:rPr>
        <w:t xml:space="preserve">For </w:t>
      </w:r>
      <w:r w:rsidR="0080609F" w:rsidRPr="00111284">
        <w:rPr>
          <w:rFonts w:eastAsia="Times New Roman" w:cs="Arial"/>
          <w:szCs w:val="18"/>
        </w:rPr>
        <w:t xml:space="preserve">the </w:t>
      </w:r>
      <w:r w:rsidRPr="002A4BD1">
        <w:rPr>
          <w:rFonts w:eastAsia="Times New Roman" w:cs="Arial"/>
          <w:szCs w:val="18"/>
        </w:rPr>
        <w:t xml:space="preserve">openNCA Application, there are currently </w:t>
      </w:r>
      <w:r w:rsidR="0080609F" w:rsidRPr="00111284">
        <w:rPr>
          <w:rFonts w:eastAsia="Times New Roman" w:cs="Arial"/>
          <w:szCs w:val="18"/>
        </w:rPr>
        <w:t>two modes of calling the openNCA computation engine</w:t>
      </w:r>
      <w:r w:rsidRPr="002A4BD1">
        <w:rPr>
          <w:rFonts w:eastAsia="Times New Roman" w:cs="Arial"/>
          <w:szCs w:val="18"/>
        </w:rPr>
        <w:t xml:space="preserve">. </w:t>
      </w:r>
    </w:p>
    <w:p w:rsidR="0080609F" w:rsidRPr="002A4BD1" w:rsidRDefault="0080609F" w:rsidP="0080609F">
      <w:pPr>
        <w:rPr>
          <w:rFonts w:cs="Arial"/>
          <w:color w:val="1F497D"/>
          <w:szCs w:val="18"/>
        </w:rPr>
      </w:pPr>
    </w:p>
    <w:p w:rsidR="0080609F" w:rsidRPr="00111284" w:rsidRDefault="0080609F" w:rsidP="0080609F">
      <w:pPr>
        <w:pStyle w:val="ListParagraph"/>
        <w:numPr>
          <w:ilvl w:val="0"/>
          <w:numId w:val="58"/>
        </w:numPr>
        <w:contextualSpacing w:val="0"/>
        <w:rPr>
          <w:rFonts w:ascii="Arial" w:hAnsi="Arial" w:cs="Arial"/>
          <w:sz w:val="20"/>
          <w:szCs w:val="18"/>
        </w:rPr>
      </w:pPr>
      <w:r w:rsidRPr="00111284">
        <w:rPr>
          <w:rFonts w:ascii="Arial" w:hAnsi="Arial" w:cs="Arial"/>
          <w:sz w:val="20"/>
          <w:szCs w:val="18"/>
        </w:rPr>
        <w:t>Scenario 1 – compute all profiles</w:t>
      </w:r>
    </w:p>
    <w:p w:rsidR="004700E2" w:rsidRDefault="0080609F" w:rsidP="0080609F">
      <w:pPr>
        <w:pStyle w:val="ListParagraph"/>
        <w:numPr>
          <w:ilvl w:val="1"/>
          <w:numId w:val="58"/>
        </w:numPr>
        <w:contextualSpacing w:val="0"/>
        <w:rPr>
          <w:rFonts w:ascii="Arial" w:hAnsi="Arial" w:cs="Arial"/>
          <w:sz w:val="20"/>
          <w:szCs w:val="18"/>
        </w:rPr>
      </w:pPr>
      <w:proofErr w:type="gramStart"/>
      <w:r w:rsidRPr="00111284">
        <w:rPr>
          <w:rFonts w:ascii="Courier New" w:hAnsi="Courier New" w:cs="Courier New"/>
          <w:sz w:val="20"/>
          <w:szCs w:val="18"/>
        </w:rPr>
        <w:t>compute-call2.sh</w:t>
      </w:r>
      <w:proofErr w:type="gramEnd"/>
      <w:r w:rsidRPr="00111284">
        <w:rPr>
          <w:rFonts w:ascii="Arial" w:hAnsi="Arial" w:cs="Arial"/>
          <w:sz w:val="20"/>
          <w:szCs w:val="18"/>
        </w:rPr>
        <w:t xml:space="preserve"> – script to pass argumen</w:t>
      </w:r>
      <w:r w:rsidR="004700E2" w:rsidRPr="00111284">
        <w:rPr>
          <w:rFonts w:ascii="Arial" w:hAnsi="Arial" w:cs="Arial"/>
          <w:sz w:val="20"/>
          <w:szCs w:val="18"/>
        </w:rPr>
        <w:t>ts from openNCA analysis module</w:t>
      </w:r>
      <w:r w:rsidR="00853A31">
        <w:rPr>
          <w:rFonts w:ascii="Arial" w:hAnsi="Arial" w:cs="Arial"/>
          <w:sz w:val="20"/>
          <w:szCs w:val="18"/>
        </w:rPr>
        <w:t xml:space="preserve"> with all profiles from the dataset</w:t>
      </w:r>
      <w:r w:rsidR="004700E2">
        <w:rPr>
          <w:rFonts w:ascii="Arial" w:hAnsi="Arial" w:cs="Arial"/>
          <w:sz w:val="20"/>
          <w:szCs w:val="18"/>
        </w:rPr>
        <w:t xml:space="preserve">, call </w:t>
      </w:r>
      <w:r w:rsidR="004700E2" w:rsidRPr="00111284">
        <w:rPr>
          <w:rFonts w:ascii="Courier New" w:hAnsi="Courier New" w:cs="Courier New"/>
          <w:sz w:val="20"/>
          <w:szCs w:val="18"/>
        </w:rPr>
        <w:t>opennca-kel-calc.R</w:t>
      </w:r>
      <w:r w:rsidR="004700E2">
        <w:rPr>
          <w:rFonts w:ascii="Arial" w:hAnsi="Arial" w:cs="Arial"/>
          <w:sz w:val="20"/>
          <w:szCs w:val="18"/>
        </w:rPr>
        <w:t xml:space="preserve"> script which in turns </w:t>
      </w:r>
      <w:r w:rsidRPr="00111284">
        <w:rPr>
          <w:rFonts w:ascii="Arial" w:hAnsi="Arial" w:cs="Arial"/>
          <w:sz w:val="20"/>
          <w:szCs w:val="18"/>
        </w:rPr>
        <w:t>call</w:t>
      </w:r>
      <w:r w:rsidR="004700E2">
        <w:rPr>
          <w:rFonts w:ascii="Arial" w:hAnsi="Arial" w:cs="Arial"/>
          <w:sz w:val="20"/>
          <w:szCs w:val="18"/>
        </w:rPr>
        <w:t>s</w:t>
      </w:r>
      <w:r w:rsidRPr="00111284">
        <w:rPr>
          <w:rFonts w:ascii="Arial" w:hAnsi="Arial" w:cs="Arial"/>
          <w:sz w:val="20"/>
          <w:szCs w:val="18"/>
        </w:rPr>
        <w:t xml:space="preserve"> </w:t>
      </w:r>
      <w:r w:rsidR="004700E2">
        <w:rPr>
          <w:rFonts w:ascii="Arial" w:hAnsi="Arial" w:cs="Arial"/>
          <w:sz w:val="20"/>
          <w:szCs w:val="18"/>
        </w:rPr>
        <w:t xml:space="preserve">the </w:t>
      </w:r>
      <w:r w:rsidRPr="00111284">
        <w:rPr>
          <w:rFonts w:ascii="Courier New" w:hAnsi="Courier New" w:cs="Courier New"/>
          <w:sz w:val="20"/>
          <w:szCs w:val="18"/>
        </w:rPr>
        <w:t>run_computation</w:t>
      </w:r>
      <w:r w:rsidR="004700E2">
        <w:rPr>
          <w:rFonts w:ascii="Courier New" w:hAnsi="Courier New" w:cs="Courier New"/>
          <w:sz w:val="20"/>
          <w:szCs w:val="18"/>
        </w:rPr>
        <w:t xml:space="preserve"> </w:t>
      </w:r>
      <w:r w:rsidR="004700E2">
        <w:rPr>
          <w:rFonts w:ascii="Arial" w:hAnsi="Arial" w:cs="Arial"/>
          <w:sz w:val="20"/>
          <w:szCs w:val="18"/>
        </w:rPr>
        <w:t>function/entry point.</w:t>
      </w:r>
    </w:p>
    <w:p w:rsidR="00853A31" w:rsidRDefault="00853A31" w:rsidP="00111284">
      <w:pPr>
        <w:pStyle w:val="ListParagraph"/>
        <w:ind w:left="1440"/>
        <w:contextualSpacing w:val="0"/>
        <w:rPr>
          <w:rFonts w:ascii="Arial" w:hAnsi="Arial" w:cs="Arial"/>
          <w:sz w:val="20"/>
          <w:szCs w:val="18"/>
        </w:rPr>
      </w:pPr>
    </w:p>
    <w:p w:rsidR="0080609F" w:rsidRPr="00111284" w:rsidRDefault="004700E2" w:rsidP="00111284">
      <w:pPr>
        <w:pStyle w:val="ListParagraph"/>
        <w:ind w:left="1440"/>
        <w:contextualSpacing w:val="0"/>
        <w:rPr>
          <w:rFonts w:ascii="Arial" w:hAnsi="Arial" w:cs="Arial"/>
          <w:sz w:val="20"/>
          <w:szCs w:val="18"/>
        </w:rPr>
      </w:pPr>
      <w:r w:rsidRPr="00111284">
        <w:rPr>
          <w:rFonts w:ascii="Arial" w:hAnsi="Arial" w:cs="Arial"/>
          <w:sz w:val="20"/>
          <w:szCs w:val="18"/>
        </w:rPr>
        <w:t xml:space="preserve">Parameters that are passed to </w:t>
      </w:r>
      <w:r w:rsidRPr="00111284">
        <w:rPr>
          <w:rFonts w:ascii="Courier New" w:hAnsi="Courier New" w:cs="Courier New"/>
          <w:sz w:val="20"/>
          <w:szCs w:val="18"/>
        </w:rPr>
        <w:t>compute-call2.sh</w:t>
      </w:r>
      <w:r w:rsidRPr="00111284">
        <w:rPr>
          <w:rFonts w:ascii="Arial" w:hAnsi="Arial" w:cs="Arial"/>
          <w:sz w:val="20"/>
          <w:szCs w:val="18"/>
        </w:rPr>
        <w:t xml:space="preserve"> and passed to </w:t>
      </w:r>
      <w:r w:rsidRPr="00111284">
        <w:rPr>
          <w:rFonts w:ascii="Courier New" w:hAnsi="Courier New" w:cs="Courier New"/>
          <w:sz w:val="20"/>
          <w:szCs w:val="18"/>
        </w:rPr>
        <w:t>opennca-kel-calc.R</w:t>
      </w:r>
      <w:r w:rsidRPr="00111284">
        <w:rPr>
          <w:rFonts w:ascii="Arial" w:hAnsi="Arial" w:cs="Arial"/>
          <w:sz w:val="20"/>
          <w:szCs w:val="18"/>
        </w:rPr>
        <w:t>:</w:t>
      </w:r>
    </w:p>
    <w:p w:rsidR="004700E2" w:rsidRPr="00A05618" w:rsidRDefault="004700E2" w:rsidP="004700E2">
      <w:pPr>
        <w:pStyle w:val="ListParagraph"/>
        <w:numPr>
          <w:ilvl w:val="2"/>
          <w:numId w:val="58"/>
        </w:numPr>
        <w:rPr>
          <w:rFonts w:cs="Arial"/>
          <w:szCs w:val="18"/>
        </w:rPr>
      </w:pPr>
      <w:r w:rsidRPr="00A05618">
        <w:rPr>
          <w:rFonts w:cs="Arial"/>
          <w:szCs w:val="18"/>
        </w:rPr>
        <w:t>INPUT1=&lt;dataset filename&gt;</w:t>
      </w:r>
    </w:p>
    <w:p w:rsidR="004700E2" w:rsidRPr="00A05618" w:rsidRDefault="004700E2" w:rsidP="004700E2">
      <w:pPr>
        <w:pStyle w:val="ListParagraph"/>
        <w:numPr>
          <w:ilvl w:val="2"/>
          <w:numId w:val="58"/>
        </w:numPr>
        <w:rPr>
          <w:rFonts w:cs="Arial"/>
          <w:szCs w:val="18"/>
        </w:rPr>
      </w:pPr>
      <w:r>
        <w:rPr>
          <w:rFonts w:cs="Arial"/>
          <w:szCs w:val="18"/>
        </w:rPr>
        <w:t>INPUT2</w:t>
      </w:r>
      <w:r w:rsidRPr="00A05618">
        <w:rPr>
          <w:rFonts w:cs="Arial"/>
          <w:szCs w:val="18"/>
        </w:rPr>
        <w:t>=&lt;filename for MCT in JSON format&gt;</w:t>
      </w:r>
    </w:p>
    <w:p w:rsidR="004700E2" w:rsidRPr="00A05618" w:rsidRDefault="004700E2" w:rsidP="004700E2">
      <w:pPr>
        <w:pStyle w:val="ListParagraph"/>
        <w:numPr>
          <w:ilvl w:val="2"/>
          <w:numId w:val="58"/>
        </w:numPr>
        <w:rPr>
          <w:rFonts w:cs="Arial"/>
          <w:szCs w:val="18"/>
        </w:rPr>
      </w:pPr>
      <w:r>
        <w:rPr>
          <w:rFonts w:cs="Arial"/>
          <w:szCs w:val="18"/>
        </w:rPr>
        <w:t>INPUT3</w:t>
      </w:r>
      <w:r w:rsidRPr="00A05618">
        <w:rPr>
          <w:rFonts w:cs="Arial"/>
          <w:szCs w:val="18"/>
        </w:rPr>
        <w:t xml:space="preserve">=&lt;filename for FLAGS dataset in JSON format&gt; </w:t>
      </w:r>
    </w:p>
    <w:p w:rsidR="004700E2" w:rsidRPr="00111284" w:rsidRDefault="004700E2" w:rsidP="00111284">
      <w:pPr>
        <w:pStyle w:val="ListParagraph"/>
        <w:numPr>
          <w:ilvl w:val="2"/>
          <w:numId w:val="58"/>
        </w:numPr>
        <w:rPr>
          <w:rFonts w:cs="Arial"/>
          <w:szCs w:val="18"/>
        </w:rPr>
      </w:pPr>
      <w:r w:rsidRPr="00A05618">
        <w:rPr>
          <w:rFonts w:cs="Arial"/>
          <w:szCs w:val="18"/>
        </w:rPr>
        <w:t xml:space="preserve">OUTPUT="." – </w:t>
      </w:r>
      <w:proofErr w:type="gramStart"/>
      <w:r w:rsidRPr="00A05618">
        <w:rPr>
          <w:rFonts w:cs="Arial"/>
          <w:szCs w:val="18"/>
        </w:rPr>
        <w:t>computation</w:t>
      </w:r>
      <w:proofErr w:type="gramEnd"/>
      <w:r w:rsidRPr="00A05618">
        <w:rPr>
          <w:rFonts w:cs="Arial"/>
          <w:szCs w:val="18"/>
        </w:rPr>
        <w:t xml:space="preserve"> engine output directory location, default = “.”</w:t>
      </w:r>
    </w:p>
    <w:p w:rsidR="004700E2" w:rsidRPr="00A05618" w:rsidRDefault="004700E2" w:rsidP="004700E2">
      <w:pPr>
        <w:pStyle w:val="ListParagraph"/>
        <w:numPr>
          <w:ilvl w:val="1"/>
          <w:numId w:val="58"/>
        </w:numPr>
        <w:contextualSpacing w:val="0"/>
        <w:rPr>
          <w:rFonts w:ascii="Arial" w:hAnsi="Arial" w:cs="Arial"/>
          <w:sz w:val="20"/>
          <w:szCs w:val="18"/>
        </w:rPr>
      </w:pPr>
      <w:proofErr w:type="gramStart"/>
      <w:r w:rsidRPr="00111284">
        <w:rPr>
          <w:rFonts w:ascii="Courier New" w:hAnsi="Courier New" w:cs="Courier New"/>
          <w:sz w:val="20"/>
          <w:szCs w:val="18"/>
        </w:rPr>
        <w:t>opennca-kel-calc.R</w:t>
      </w:r>
      <w:proofErr w:type="gramEnd"/>
      <w:r w:rsidRPr="00A05618">
        <w:rPr>
          <w:rFonts w:ascii="Arial" w:hAnsi="Arial" w:cs="Arial"/>
          <w:sz w:val="20"/>
          <w:szCs w:val="18"/>
        </w:rPr>
        <w:t xml:space="preserve"> – R script utilized in the computation engine call from the Analysis Module from openNCA when </w:t>
      </w:r>
      <w:r w:rsidRPr="00A05618">
        <w:rPr>
          <w:rFonts w:ascii="Arial" w:hAnsi="Arial" w:cs="Arial"/>
          <w:b/>
          <w:bCs/>
          <w:sz w:val="20"/>
          <w:szCs w:val="18"/>
        </w:rPr>
        <w:t>all</w:t>
      </w:r>
      <w:r w:rsidRPr="00A05618">
        <w:rPr>
          <w:rFonts w:ascii="Arial" w:hAnsi="Arial" w:cs="Arial"/>
          <w:sz w:val="20"/>
          <w:szCs w:val="18"/>
        </w:rPr>
        <w:t xml:space="preserve"> profiles are being processed to compute PK parameters.</w:t>
      </w:r>
      <w:r>
        <w:rPr>
          <w:rFonts w:ascii="Arial" w:hAnsi="Arial" w:cs="Arial"/>
          <w:sz w:val="20"/>
          <w:szCs w:val="18"/>
        </w:rPr>
        <w:t xml:space="preserve"> Called by </w:t>
      </w:r>
      <w:r w:rsidRPr="00111284">
        <w:rPr>
          <w:rFonts w:ascii="Courier New" w:hAnsi="Courier New" w:cs="Courier New"/>
          <w:sz w:val="20"/>
          <w:szCs w:val="18"/>
        </w:rPr>
        <w:t>compute-call2.sh</w:t>
      </w:r>
      <w:r>
        <w:rPr>
          <w:rFonts w:ascii="Arial" w:hAnsi="Arial" w:cs="Arial"/>
          <w:sz w:val="20"/>
          <w:szCs w:val="18"/>
        </w:rPr>
        <w:t xml:space="preserve">. Note that the MCT/MAP and FLAGS parameters are passed in JSON format and transformed to a dataframe in preparation for the call to </w:t>
      </w:r>
      <w:r w:rsidRPr="00A05618">
        <w:rPr>
          <w:rFonts w:ascii="Courier New" w:hAnsi="Courier New" w:cs="Courier New"/>
          <w:sz w:val="20"/>
          <w:szCs w:val="18"/>
        </w:rPr>
        <w:t>run_computation</w:t>
      </w:r>
    </w:p>
    <w:p w:rsidR="004700E2" w:rsidRPr="00A05618" w:rsidRDefault="004700E2" w:rsidP="004700E2">
      <w:pPr>
        <w:pStyle w:val="ListParagraph"/>
        <w:numPr>
          <w:ilvl w:val="0"/>
          <w:numId w:val="58"/>
        </w:numPr>
        <w:contextualSpacing w:val="0"/>
        <w:rPr>
          <w:rFonts w:ascii="Arial" w:hAnsi="Arial" w:cs="Arial"/>
          <w:sz w:val="20"/>
          <w:szCs w:val="18"/>
        </w:rPr>
      </w:pPr>
      <w:r>
        <w:rPr>
          <w:rFonts w:ascii="Arial" w:hAnsi="Arial" w:cs="Arial"/>
          <w:sz w:val="20"/>
          <w:szCs w:val="18"/>
        </w:rPr>
        <w:t>Scenario 2</w:t>
      </w:r>
      <w:r w:rsidRPr="00A05618">
        <w:rPr>
          <w:rFonts w:ascii="Arial" w:hAnsi="Arial" w:cs="Arial"/>
          <w:sz w:val="20"/>
          <w:szCs w:val="18"/>
        </w:rPr>
        <w:t xml:space="preserve"> – virtual” compute call, i.e. call with data from 1 profile</w:t>
      </w:r>
    </w:p>
    <w:p w:rsidR="004700E2" w:rsidRDefault="004700E2" w:rsidP="004700E2">
      <w:pPr>
        <w:pStyle w:val="ListParagraph"/>
        <w:numPr>
          <w:ilvl w:val="1"/>
          <w:numId w:val="58"/>
        </w:numPr>
        <w:contextualSpacing w:val="0"/>
        <w:rPr>
          <w:rFonts w:ascii="Arial" w:hAnsi="Arial" w:cs="Arial"/>
          <w:sz w:val="20"/>
          <w:szCs w:val="18"/>
        </w:rPr>
      </w:pPr>
      <w:proofErr w:type="gramStart"/>
      <w:r>
        <w:rPr>
          <w:rFonts w:ascii="Courier New" w:hAnsi="Courier New" w:cs="Courier New"/>
          <w:sz w:val="20"/>
          <w:szCs w:val="18"/>
        </w:rPr>
        <w:t>virtual-compute-call</w:t>
      </w:r>
      <w:r w:rsidRPr="00A05618">
        <w:rPr>
          <w:rFonts w:ascii="Courier New" w:hAnsi="Courier New" w:cs="Courier New"/>
          <w:sz w:val="20"/>
          <w:szCs w:val="18"/>
        </w:rPr>
        <w:t>.sh</w:t>
      </w:r>
      <w:proofErr w:type="gramEnd"/>
      <w:r w:rsidRPr="00A05618">
        <w:rPr>
          <w:rFonts w:ascii="Arial" w:hAnsi="Arial" w:cs="Arial"/>
          <w:sz w:val="20"/>
          <w:szCs w:val="18"/>
        </w:rPr>
        <w:t xml:space="preserve"> – script to pass arguments from openNCA analysis module</w:t>
      </w:r>
      <w:r w:rsidR="00853A31">
        <w:rPr>
          <w:rFonts w:ascii="Arial" w:hAnsi="Arial" w:cs="Arial"/>
          <w:sz w:val="20"/>
          <w:szCs w:val="18"/>
        </w:rPr>
        <w:t xml:space="preserve"> with a single profile of data</w:t>
      </w:r>
      <w:r>
        <w:rPr>
          <w:rFonts w:ascii="Arial" w:hAnsi="Arial" w:cs="Arial"/>
          <w:sz w:val="20"/>
          <w:szCs w:val="18"/>
        </w:rPr>
        <w:t xml:space="preserve">, call </w:t>
      </w:r>
      <w:r w:rsidRPr="00A05618">
        <w:rPr>
          <w:rFonts w:ascii="Courier New" w:hAnsi="Courier New" w:cs="Courier New"/>
          <w:sz w:val="20"/>
          <w:szCs w:val="18"/>
        </w:rPr>
        <w:t>opennca-kel-calc</w:t>
      </w:r>
      <w:r>
        <w:rPr>
          <w:rFonts w:ascii="Courier New" w:hAnsi="Courier New" w:cs="Courier New"/>
          <w:sz w:val="20"/>
          <w:szCs w:val="18"/>
        </w:rPr>
        <w:t>-</w:t>
      </w:r>
      <w:r>
        <w:rPr>
          <w:rFonts w:ascii="Courier New" w:hAnsi="Courier New" w:cs="Courier New"/>
          <w:sz w:val="20"/>
          <w:szCs w:val="18"/>
        </w:rPr>
        <w:lastRenderedPageBreak/>
        <w:t>virtual</w:t>
      </w:r>
      <w:r w:rsidRPr="00A05618">
        <w:rPr>
          <w:rFonts w:ascii="Courier New" w:hAnsi="Courier New" w:cs="Courier New"/>
          <w:sz w:val="20"/>
          <w:szCs w:val="18"/>
        </w:rPr>
        <w:t>.R</w:t>
      </w:r>
      <w:r>
        <w:rPr>
          <w:rFonts w:ascii="Arial" w:hAnsi="Arial" w:cs="Arial"/>
          <w:sz w:val="20"/>
          <w:szCs w:val="18"/>
        </w:rPr>
        <w:t xml:space="preserve"> script which in turns </w:t>
      </w:r>
      <w:r w:rsidRPr="00A05618">
        <w:rPr>
          <w:rFonts w:ascii="Arial" w:hAnsi="Arial" w:cs="Arial"/>
          <w:sz w:val="20"/>
          <w:szCs w:val="18"/>
        </w:rPr>
        <w:t>call</w:t>
      </w:r>
      <w:r>
        <w:rPr>
          <w:rFonts w:ascii="Arial" w:hAnsi="Arial" w:cs="Arial"/>
          <w:sz w:val="20"/>
          <w:szCs w:val="18"/>
        </w:rPr>
        <w:t>s</w:t>
      </w:r>
      <w:r w:rsidRPr="00A05618">
        <w:rPr>
          <w:rFonts w:ascii="Arial" w:hAnsi="Arial" w:cs="Arial"/>
          <w:sz w:val="20"/>
          <w:szCs w:val="18"/>
        </w:rPr>
        <w:t xml:space="preserve"> </w:t>
      </w:r>
      <w:r>
        <w:rPr>
          <w:rFonts w:ascii="Arial" w:hAnsi="Arial" w:cs="Arial"/>
          <w:sz w:val="20"/>
          <w:szCs w:val="18"/>
        </w:rPr>
        <w:t xml:space="preserve">the </w:t>
      </w:r>
      <w:r w:rsidRPr="00A05618">
        <w:rPr>
          <w:rFonts w:ascii="Courier New" w:hAnsi="Courier New" w:cs="Courier New"/>
          <w:sz w:val="20"/>
          <w:szCs w:val="18"/>
        </w:rPr>
        <w:t>run_computation</w:t>
      </w:r>
      <w:r>
        <w:rPr>
          <w:rFonts w:ascii="Courier New" w:hAnsi="Courier New" w:cs="Courier New"/>
          <w:sz w:val="20"/>
          <w:szCs w:val="18"/>
        </w:rPr>
        <w:t xml:space="preserve"> </w:t>
      </w:r>
      <w:r>
        <w:rPr>
          <w:rFonts w:ascii="Arial" w:hAnsi="Arial" w:cs="Arial"/>
          <w:sz w:val="20"/>
          <w:szCs w:val="18"/>
        </w:rPr>
        <w:t>function/entry point.</w:t>
      </w:r>
      <w:r w:rsidR="00853A31" w:rsidRPr="00853A31">
        <w:rPr>
          <w:rFonts w:ascii="Arial" w:hAnsi="Arial" w:cs="Arial"/>
          <w:sz w:val="20"/>
          <w:szCs w:val="18"/>
        </w:rPr>
        <w:t xml:space="preserve"> </w:t>
      </w:r>
    </w:p>
    <w:p w:rsidR="00853A31" w:rsidRDefault="00853A31" w:rsidP="00111284">
      <w:pPr>
        <w:pStyle w:val="ListParagraph"/>
        <w:ind w:left="1440"/>
        <w:contextualSpacing w:val="0"/>
        <w:rPr>
          <w:rFonts w:ascii="Arial" w:hAnsi="Arial" w:cs="Arial"/>
          <w:sz w:val="20"/>
          <w:szCs w:val="18"/>
        </w:rPr>
      </w:pPr>
    </w:p>
    <w:p w:rsidR="004700E2" w:rsidRPr="00A05618" w:rsidRDefault="004700E2" w:rsidP="00111284">
      <w:pPr>
        <w:pStyle w:val="ListParagraph"/>
        <w:ind w:left="1440"/>
        <w:contextualSpacing w:val="0"/>
        <w:rPr>
          <w:rFonts w:ascii="Arial" w:hAnsi="Arial" w:cs="Arial"/>
          <w:sz w:val="20"/>
          <w:szCs w:val="18"/>
        </w:rPr>
      </w:pPr>
      <w:r>
        <w:rPr>
          <w:rFonts w:ascii="Arial" w:hAnsi="Arial" w:cs="Arial"/>
          <w:sz w:val="20"/>
          <w:szCs w:val="18"/>
        </w:rPr>
        <w:t xml:space="preserve">Parameters that are passed to </w:t>
      </w:r>
      <w:r w:rsidRPr="00111284">
        <w:rPr>
          <w:rFonts w:ascii="Courier New" w:hAnsi="Courier New" w:cs="Courier New"/>
          <w:sz w:val="20"/>
          <w:szCs w:val="18"/>
        </w:rPr>
        <w:t>virtual-</w:t>
      </w:r>
      <w:r>
        <w:rPr>
          <w:rFonts w:ascii="Courier New" w:hAnsi="Courier New" w:cs="Courier New"/>
          <w:sz w:val="20"/>
          <w:szCs w:val="18"/>
        </w:rPr>
        <w:t>compute-call</w:t>
      </w:r>
      <w:r w:rsidRPr="00A05618">
        <w:rPr>
          <w:rFonts w:ascii="Courier New" w:hAnsi="Courier New" w:cs="Courier New"/>
          <w:sz w:val="20"/>
          <w:szCs w:val="18"/>
        </w:rPr>
        <w:t>.sh</w:t>
      </w:r>
      <w:r>
        <w:rPr>
          <w:rFonts w:ascii="Arial" w:hAnsi="Arial" w:cs="Arial"/>
          <w:sz w:val="20"/>
          <w:szCs w:val="18"/>
        </w:rPr>
        <w:t xml:space="preserve"> and passed to </w:t>
      </w:r>
      <w:r w:rsidRPr="00A05618">
        <w:rPr>
          <w:rFonts w:ascii="Courier New" w:hAnsi="Courier New" w:cs="Courier New"/>
          <w:sz w:val="20"/>
          <w:szCs w:val="18"/>
        </w:rPr>
        <w:t>open</w:t>
      </w:r>
      <w:r>
        <w:rPr>
          <w:rFonts w:ascii="Courier New" w:hAnsi="Courier New" w:cs="Courier New"/>
          <w:sz w:val="20"/>
          <w:szCs w:val="18"/>
        </w:rPr>
        <w:t>nca</w:t>
      </w:r>
      <w:r w:rsidRPr="00A05618">
        <w:rPr>
          <w:rFonts w:ascii="Courier New" w:hAnsi="Courier New" w:cs="Courier New"/>
          <w:sz w:val="20"/>
          <w:szCs w:val="18"/>
        </w:rPr>
        <w:t>-kel-calc</w:t>
      </w:r>
      <w:r>
        <w:rPr>
          <w:rFonts w:ascii="Courier New" w:hAnsi="Courier New" w:cs="Courier New"/>
          <w:sz w:val="20"/>
          <w:szCs w:val="18"/>
        </w:rPr>
        <w:t>-virtual</w:t>
      </w:r>
      <w:r w:rsidRPr="00A05618">
        <w:rPr>
          <w:rFonts w:ascii="Courier New" w:hAnsi="Courier New" w:cs="Courier New"/>
          <w:sz w:val="20"/>
          <w:szCs w:val="18"/>
        </w:rPr>
        <w:t>.R</w:t>
      </w:r>
      <w:r>
        <w:rPr>
          <w:rFonts w:ascii="Arial" w:hAnsi="Arial" w:cs="Arial"/>
          <w:sz w:val="20"/>
          <w:szCs w:val="18"/>
        </w:rPr>
        <w:t>:</w:t>
      </w:r>
    </w:p>
    <w:p w:rsidR="004700E2" w:rsidRPr="00A05618" w:rsidRDefault="004700E2" w:rsidP="004700E2">
      <w:pPr>
        <w:pStyle w:val="ListParagraph"/>
        <w:numPr>
          <w:ilvl w:val="2"/>
          <w:numId w:val="58"/>
        </w:numPr>
        <w:rPr>
          <w:rFonts w:cs="Arial"/>
          <w:szCs w:val="18"/>
        </w:rPr>
      </w:pPr>
      <w:r w:rsidRPr="00A05618">
        <w:rPr>
          <w:rFonts w:cs="Arial"/>
          <w:szCs w:val="18"/>
        </w:rPr>
        <w:t>INPUT1=&lt;dataset filename&gt;</w:t>
      </w:r>
    </w:p>
    <w:p w:rsidR="004700E2" w:rsidRPr="00A05618" w:rsidRDefault="004700E2" w:rsidP="004700E2">
      <w:pPr>
        <w:pStyle w:val="ListParagraph"/>
        <w:numPr>
          <w:ilvl w:val="2"/>
          <w:numId w:val="58"/>
        </w:numPr>
        <w:rPr>
          <w:rFonts w:cs="Arial"/>
          <w:szCs w:val="18"/>
        </w:rPr>
      </w:pPr>
      <w:r>
        <w:rPr>
          <w:rFonts w:cs="Arial"/>
          <w:szCs w:val="18"/>
        </w:rPr>
        <w:t>map</w:t>
      </w:r>
      <w:r w:rsidRPr="00A05618">
        <w:rPr>
          <w:rFonts w:cs="Arial"/>
          <w:szCs w:val="18"/>
        </w:rPr>
        <w:t>=&lt;filename for MCT in JSON format&gt;</w:t>
      </w:r>
    </w:p>
    <w:p w:rsidR="004700E2" w:rsidRPr="00A05618" w:rsidRDefault="004700E2" w:rsidP="004700E2">
      <w:pPr>
        <w:pStyle w:val="ListParagraph"/>
        <w:numPr>
          <w:ilvl w:val="2"/>
          <w:numId w:val="58"/>
        </w:numPr>
        <w:rPr>
          <w:rFonts w:cs="Arial"/>
          <w:szCs w:val="18"/>
        </w:rPr>
      </w:pPr>
      <w:r>
        <w:rPr>
          <w:rFonts w:cs="Arial"/>
          <w:szCs w:val="18"/>
        </w:rPr>
        <w:t>flags</w:t>
      </w:r>
      <w:r w:rsidRPr="00A05618">
        <w:rPr>
          <w:rFonts w:cs="Arial"/>
          <w:szCs w:val="18"/>
        </w:rPr>
        <w:t xml:space="preserve">=&lt;filename for FLAGS dataset in JSON format&gt; </w:t>
      </w:r>
    </w:p>
    <w:p w:rsidR="004700E2" w:rsidRPr="00A05618" w:rsidRDefault="004700E2" w:rsidP="004700E2">
      <w:pPr>
        <w:pStyle w:val="ListParagraph"/>
        <w:numPr>
          <w:ilvl w:val="2"/>
          <w:numId w:val="58"/>
        </w:numPr>
        <w:rPr>
          <w:rFonts w:cs="Arial"/>
          <w:szCs w:val="18"/>
        </w:rPr>
      </w:pPr>
      <w:r w:rsidRPr="00A05618">
        <w:rPr>
          <w:rFonts w:cs="Arial"/>
          <w:szCs w:val="18"/>
        </w:rPr>
        <w:t xml:space="preserve">OUTPUT="." – </w:t>
      </w:r>
      <w:proofErr w:type="gramStart"/>
      <w:r w:rsidRPr="00A05618">
        <w:rPr>
          <w:rFonts w:cs="Arial"/>
          <w:szCs w:val="18"/>
        </w:rPr>
        <w:t>computation</w:t>
      </w:r>
      <w:proofErr w:type="gramEnd"/>
      <w:r w:rsidRPr="00A05618">
        <w:rPr>
          <w:rFonts w:cs="Arial"/>
          <w:szCs w:val="18"/>
        </w:rPr>
        <w:t xml:space="preserve"> engine output directory location, default = “.”</w:t>
      </w:r>
    </w:p>
    <w:p w:rsidR="00853A31" w:rsidRDefault="004700E2" w:rsidP="004700E2">
      <w:pPr>
        <w:pStyle w:val="ListParagraph"/>
        <w:numPr>
          <w:ilvl w:val="1"/>
          <w:numId w:val="58"/>
        </w:numPr>
        <w:contextualSpacing w:val="0"/>
        <w:rPr>
          <w:rFonts w:ascii="Arial" w:hAnsi="Arial" w:cs="Arial"/>
          <w:sz w:val="20"/>
          <w:szCs w:val="18"/>
        </w:rPr>
      </w:pPr>
      <w:proofErr w:type="gramStart"/>
      <w:r w:rsidRPr="00A05618">
        <w:rPr>
          <w:rFonts w:ascii="Courier New" w:hAnsi="Courier New" w:cs="Courier New"/>
          <w:sz w:val="20"/>
          <w:szCs w:val="18"/>
        </w:rPr>
        <w:t>opennca-kel-calc</w:t>
      </w:r>
      <w:r w:rsidR="00853A31">
        <w:rPr>
          <w:rFonts w:ascii="Courier New" w:hAnsi="Courier New" w:cs="Courier New"/>
          <w:sz w:val="20"/>
          <w:szCs w:val="18"/>
        </w:rPr>
        <w:t>-virtual</w:t>
      </w:r>
      <w:r w:rsidRPr="00A05618">
        <w:rPr>
          <w:rFonts w:ascii="Courier New" w:hAnsi="Courier New" w:cs="Courier New"/>
          <w:sz w:val="20"/>
          <w:szCs w:val="18"/>
        </w:rPr>
        <w:t>.R</w:t>
      </w:r>
      <w:proofErr w:type="gramEnd"/>
      <w:r w:rsidRPr="00A05618">
        <w:rPr>
          <w:rFonts w:ascii="Arial" w:hAnsi="Arial" w:cs="Arial"/>
          <w:sz w:val="20"/>
          <w:szCs w:val="18"/>
        </w:rPr>
        <w:t xml:space="preserve"> –</w:t>
      </w:r>
      <w:r w:rsidR="00853A31">
        <w:rPr>
          <w:rFonts w:ascii="Arial" w:hAnsi="Arial" w:cs="Arial"/>
          <w:sz w:val="20"/>
          <w:szCs w:val="18"/>
        </w:rPr>
        <w:t xml:space="preserve"> </w:t>
      </w:r>
      <w:r w:rsidRPr="00A05618">
        <w:rPr>
          <w:rFonts w:ascii="Arial" w:hAnsi="Arial" w:cs="Arial"/>
          <w:sz w:val="20"/>
          <w:szCs w:val="18"/>
        </w:rPr>
        <w:t xml:space="preserve">R script utilized in the computation engine call from the Analysis Module from openNCA when a </w:t>
      </w:r>
      <w:r w:rsidRPr="00A05618">
        <w:rPr>
          <w:rFonts w:ascii="Arial" w:hAnsi="Arial" w:cs="Arial"/>
          <w:b/>
          <w:bCs/>
          <w:sz w:val="20"/>
          <w:szCs w:val="18"/>
        </w:rPr>
        <w:t>single</w:t>
      </w:r>
      <w:r w:rsidRPr="00A05618">
        <w:rPr>
          <w:rFonts w:ascii="Arial" w:hAnsi="Arial" w:cs="Arial"/>
          <w:sz w:val="20"/>
          <w:szCs w:val="18"/>
        </w:rPr>
        <w:t xml:space="preserve"> profile is being processed, Note that the primary difference </w:t>
      </w:r>
      <w:r w:rsidR="00853A31">
        <w:rPr>
          <w:rFonts w:ascii="Arial" w:hAnsi="Arial" w:cs="Arial"/>
          <w:sz w:val="20"/>
          <w:szCs w:val="18"/>
        </w:rPr>
        <w:t xml:space="preserve">with </w:t>
      </w:r>
      <w:r w:rsidR="00853A31" w:rsidRPr="00111284">
        <w:rPr>
          <w:rFonts w:ascii="Courier New" w:hAnsi="Courier New" w:cs="Courier New"/>
          <w:sz w:val="20"/>
          <w:szCs w:val="18"/>
        </w:rPr>
        <w:t>opennca-kel-calc.R</w:t>
      </w:r>
      <w:r w:rsidR="00853A31">
        <w:rPr>
          <w:rFonts w:ascii="Arial" w:hAnsi="Arial" w:cs="Arial"/>
          <w:sz w:val="20"/>
          <w:szCs w:val="18"/>
        </w:rPr>
        <w:t xml:space="preserve"> </w:t>
      </w:r>
      <w:r w:rsidRPr="00A05618">
        <w:rPr>
          <w:rFonts w:ascii="Arial" w:hAnsi="Arial" w:cs="Arial"/>
          <w:sz w:val="20"/>
          <w:szCs w:val="18"/>
        </w:rPr>
        <w:t xml:space="preserve">is that the </w:t>
      </w:r>
      <w:r w:rsidRPr="00111284">
        <w:rPr>
          <w:rFonts w:ascii="Courier New" w:hAnsi="Courier New" w:cs="Courier New"/>
          <w:sz w:val="20"/>
          <w:szCs w:val="18"/>
        </w:rPr>
        <w:t>opennca-kel-calc-virtual.R</w:t>
      </w:r>
      <w:r w:rsidRPr="00A05618">
        <w:rPr>
          <w:rFonts w:ascii="Arial" w:hAnsi="Arial" w:cs="Arial"/>
          <w:sz w:val="20"/>
          <w:szCs w:val="18"/>
        </w:rPr>
        <w:t xml:space="preserve"> call incorporates a direct calculation of the terminal elimination half life slope. This was done to ensure </w:t>
      </w:r>
      <w:r w:rsidR="00853A31">
        <w:rPr>
          <w:rFonts w:ascii="Arial" w:hAnsi="Arial" w:cs="Arial"/>
          <w:sz w:val="20"/>
          <w:szCs w:val="18"/>
        </w:rPr>
        <w:t xml:space="preserve">that </w:t>
      </w:r>
      <w:r w:rsidRPr="00A05618">
        <w:rPr>
          <w:rFonts w:ascii="Arial" w:hAnsi="Arial" w:cs="Arial"/>
          <w:sz w:val="20"/>
          <w:szCs w:val="18"/>
        </w:rPr>
        <w:t xml:space="preserve">the details of the regression </w:t>
      </w:r>
      <w:r w:rsidR="00853A31">
        <w:rPr>
          <w:rFonts w:ascii="Arial" w:hAnsi="Arial" w:cs="Arial"/>
          <w:sz w:val="20"/>
          <w:szCs w:val="18"/>
        </w:rPr>
        <w:t xml:space="preserve">were available to be passed </w:t>
      </w:r>
      <w:r w:rsidRPr="00A05618">
        <w:rPr>
          <w:rFonts w:ascii="Arial" w:hAnsi="Arial" w:cs="Arial"/>
          <w:sz w:val="20"/>
          <w:szCs w:val="18"/>
        </w:rPr>
        <w:t xml:space="preserve">to the </w:t>
      </w:r>
      <w:r w:rsidR="00853A31">
        <w:rPr>
          <w:rFonts w:ascii="Arial" w:hAnsi="Arial" w:cs="Arial"/>
          <w:sz w:val="20"/>
          <w:szCs w:val="18"/>
        </w:rPr>
        <w:t xml:space="preserve">calling </w:t>
      </w:r>
      <w:r w:rsidRPr="00A05618">
        <w:rPr>
          <w:rFonts w:ascii="Arial" w:hAnsi="Arial" w:cs="Arial"/>
          <w:sz w:val="20"/>
          <w:szCs w:val="18"/>
        </w:rPr>
        <w:t xml:space="preserve">application for use in displaying the regression line. This </w:t>
      </w:r>
      <w:r w:rsidR="00853A31">
        <w:rPr>
          <w:rFonts w:ascii="Arial" w:hAnsi="Arial" w:cs="Arial"/>
          <w:sz w:val="20"/>
          <w:szCs w:val="18"/>
        </w:rPr>
        <w:t>is intended to be modified in a future</w:t>
      </w:r>
      <w:r w:rsidRPr="00A05618">
        <w:rPr>
          <w:rFonts w:ascii="Arial" w:hAnsi="Arial" w:cs="Arial"/>
          <w:sz w:val="20"/>
          <w:szCs w:val="18"/>
        </w:rPr>
        <w:t xml:space="preserve"> update once the computation engine is closer to finalization</w:t>
      </w:r>
      <w:r w:rsidR="00853A31">
        <w:rPr>
          <w:rFonts w:ascii="Arial" w:hAnsi="Arial" w:cs="Arial"/>
          <w:sz w:val="20"/>
          <w:szCs w:val="18"/>
        </w:rPr>
        <w:t xml:space="preserve"> and the required data will be generated by the </w:t>
      </w:r>
      <w:r w:rsidR="00853A31" w:rsidRPr="00111284">
        <w:rPr>
          <w:rFonts w:ascii="Courier New" w:hAnsi="Courier New" w:cs="Courier New"/>
          <w:sz w:val="20"/>
          <w:szCs w:val="18"/>
        </w:rPr>
        <w:t>run_computation</w:t>
      </w:r>
      <w:r w:rsidR="00853A31">
        <w:rPr>
          <w:rFonts w:ascii="Arial" w:hAnsi="Arial" w:cs="Arial"/>
          <w:sz w:val="20"/>
          <w:szCs w:val="18"/>
        </w:rPr>
        <w:t xml:space="preserve"> call results directly</w:t>
      </w:r>
      <w:r w:rsidRPr="00A05618">
        <w:rPr>
          <w:rFonts w:ascii="Arial" w:hAnsi="Arial" w:cs="Arial"/>
          <w:sz w:val="20"/>
          <w:szCs w:val="18"/>
        </w:rPr>
        <w:t xml:space="preserve">. </w:t>
      </w:r>
      <w:r w:rsidR="00853A31">
        <w:rPr>
          <w:rFonts w:ascii="Arial" w:hAnsi="Arial" w:cs="Arial"/>
          <w:sz w:val="20"/>
          <w:szCs w:val="18"/>
        </w:rPr>
        <w:t xml:space="preserve">The update will require </w:t>
      </w:r>
      <w:r w:rsidR="00853A31" w:rsidRPr="00A05618">
        <w:rPr>
          <w:rFonts w:ascii="Courier New" w:hAnsi="Courier New" w:cs="Courier New"/>
          <w:sz w:val="20"/>
          <w:szCs w:val="18"/>
        </w:rPr>
        <w:t>run_computation</w:t>
      </w:r>
      <w:r w:rsidR="00853A31">
        <w:rPr>
          <w:rFonts w:ascii="Arial" w:hAnsi="Arial" w:cs="Arial"/>
          <w:sz w:val="20"/>
          <w:szCs w:val="18"/>
        </w:rPr>
        <w:t xml:space="preserve"> to return times and </w:t>
      </w:r>
      <w:r w:rsidRPr="00A05618">
        <w:rPr>
          <w:rFonts w:ascii="Arial" w:hAnsi="Arial" w:cs="Arial"/>
          <w:sz w:val="20"/>
          <w:szCs w:val="18"/>
        </w:rPr>
        <w:t xml:space="preserve">and concentrations of </w:t>
      </w:r>
      <w:r w:rsidR="00853A31">
        <w:rPr>
          <w:rFonts w:ascii="Arial" w:hAnsi="Arial" w:cs="Arial"/>
          <w:sz w:val="20"/>
          <w:szCs w:val="18"/>
        </w:rPr>
        <w:t>the “end points” of the range of datapoints utilized for the computation of the terminal elimination phase constant regression.</w:t>
      </w:r>
    </w:p>
    <w:p w:rsidR="004700E2" w:rsidRPr="00A05618" w:rsidRDefault="00853A31" w:rsidP="00111284">
      <w:pPr>
        <w:pStyle w:val="ListParagraph"/>
        <w:ind w:left="1440"/>
        <w:contextualSpacing w:val="0"/>
        <w:rPr>
          <w:rFonts w:ascii="Arial" w:hAnsi="Arial" w:cs="Arial"/>
          <w:sz w:val="20"/>
          <w:szCs w:val="18"/>
        </w:rPr>
      </w:pPr>
      <w:proofErr w:type="gramStart"/>
      <w:r>
        <w:rPr>
          <w:rFonts w:ascii="Arial" w:hAnsi="Arial" w:cs="Arial"/>
          <w:sz w:val="20"/>
          <w:szCs w:val="18"/>
        </w:rPr>
        <w:t xml:space="preserve">Called by </w:t>
      </w:r>
      <w:r>
        <w:rPr>
          <w:rFonts w:ascii="Courier New" w:hAnsi="Courier New" w:cs="Courier New"/>
          <w:sz w:val="20"/>
          <w:szCs w:val="18"/>
        </w:rPr>
        <w:t>virtual-c</w:t>
      </w:r>
      <w:r w:rsidRPr="00A05618">
        <w:rPr>
          <w:rFonts w:ascii="Courier New" w:hAnsi="Courier New" w:cs="Courier New"/>
          <w:sz w:val="20"/>
          <w:szCs w:val="18"/>
        </w:rPr>
        <w:t>ompute-call2.sh</w:t>
      </w:r>
      <w:r>
        <w:rPr>
          <w:rFonts w:ascii="Arial" w:hAnsi="Arial" w:cs="Arial"/>
          <w:sz w:val="20"/>
          <w:szCs w:val="18"/>
        </w:rPr>
        <w:t>.</w:t>
      </w:r>
      <w:proofErr w:type="gramEnd"/>
      <w:r>
        <w:rPr>
          <w:rFonts w:ascii="Arial" w:hAnsi="Arial" w:cs="Arial"/>
          <w:sz w:val="20"/>
          <w:szCs w:val="18"/>
        </w:rPr>
        <w:t xml:space="preserve"> Note that the MCT/MAP and FLAGS parameters are passed in JSON format and transformed to a dataframe in preparation for the call to </w:t>
      </w:r>
      <w:r w:rsidRPr="00A05618">
        <w:rPr>
          <w:rFonts w:ascii="Courier New" w:hAnsi="Courier New" w:cs="Courier New"/>
          <w:sz w:val="20"/>
          <w:szCs w:val="18"/>
        </w:rPr>
        <w:t>run_computation</w:t>
      </w:r>
      <w:r>
        <w:rPr>
          <w:rFonts w:ascii="Courier New" w:hAnsi="Courier New" w:cs="Courier New"/>
          <w:sz w:val="20"/>
          <w:szCs w:val="18"/>
        </w:rPr>
        <w:t>.</w:t>
      </w:r>
    </w:p>
    <w:p w:rsidR="0080609F" w:rsidRPr="00111284" w:rsidRDefault="0080609F" w:rsidP="0080609F">
      <w:pPr>
        <w:rPr>
          <w:rFonts w:cs="Arial"/>
          <w:szCs w:val="18"/>
        </w:rPr>
      </w:pPr>
    </w:p>
    <w:p w:rsidR="004700E2" w:rsidRDefault="004700E2" w:rsidP="0080609F">
      <w:pPr>
        <w:rPr>
          <w:rFonts w:cs="Arial"/>
          <w:szCs w:val="18"/>
        </w:rPr>
      </w:pPr>
      <w:r>
        <w:rPr>
          <w:rFonts w:cs="Arial"/>
          <w:szCs w:val="18"/>
        </w:rPr>
        <w:t>Current format</w:t>
      </w:r>
      <w:r w:rsidR="00853A31">
        <w:rPr>
          <w:rFonts w:cs="Arial"/>
          <w:szCs w:val="18"/>
        </w:rPr>
        <w:t xml:space="preserve"> for calling </w:t>
      </w:r>
      <w:r w:rsidR="00853A31" w:rsidRPr="00111284">
        <w:rPr>
          <w:rFonts w:ascii="Courier New" w:hAnsi="Courier New" w:cs="Courier New"/>
          <w:szCs w:val="18"/>
        </w:rPr>
        <w:t>run_computation</w:t>
      </w:r>
      <w:r w:rsidR="00853A31">
        <w:rPr>
          <w:rFonts w:cs="Arial"/>
          <w:szCs w:val="18"/>
        </w:rPr>
        <w:t xml:space="preserve"> function/entry point</w:t>
      </w:r>
      <w:r>
        <w:rPr>
          <w:rFonts w:cs="Arial"/>
          <w:szCs w:val="18"/>
        </w:rPr>
        <w:t>:</w:t>
      </w:r>
    </w:p>
    <w:p w:rsidR="004B231C" w:rsidRPr="00111284" w:rsidRDefault="004B231C" w:rsidP="0080609F">
      <w:pPr>
        <w:rPr>
          <w:rFonts w:ascii="Courier New" w:hAnsi="Courier New" w:cs="Courier New"/>
          <w:szCs w:val="18"/>
        </w:rPr>
      </w:pPr>
      <w:r w:rsidRPr="00111284">
        <w:rPr>
          <w:rFonts w:ascii="Courier New" w:hAnsi="Courier New" w:cs="Courier New"/>
          <w:szCs w:val="18"/>
        </w:rPr>
        <w:t>run_</w:t>
      </w:r>
      <w:proofErr w:type="gramStart"/>
      <w:r w:rsidRPr="00111284">
        <w:rPr>
          <w:rFonts w:ascii="Courier New" w:hAnsi="Courier New" w:cs="Courier New"/>
          <w:szCs w:val="18"/>
        </w:rPr>
        <w:t>computation(</w:t>
      </w:r>
      <w:proofErr w:type="gramEnd"/>
      <w:r w:rsidRPr="00111284">
        <w:rPr>
          <w:rFonts w:ascii="Courier New" w:hAnsi="Courier New" w:cs="Courier New"/>
          <w:szCs w:val="18"/>
        </w:rPr>
        <w:t>data=d, map=mct, flag=flags)</w:t>
      </w:r>
    </w:p>
    <w:p w:rsidR="004B231C" w:rsidRDefault="004B231C" w:rsidP="0080609F">
      <w:pPr>
        <w:rPr>
          <w:rFonts w:cs="Arial"/>
          <w:color w:val="1F497D"/>
          <w:szCs w:val="18"/>
        </w:rPr>
      </w:pPr>
    </w:p>
    <w:p w:rsidR="004700E2" w:rsidRPr="00111284" w:rsidRDefault="004700E2" w:rsidP="0080609F">
      <w:pPr>
        <w:rPr>
          <w:rFonts w:cs="Arial"/>
          <w:szCs w:val="18"/>
        </w:rPr>
      </w:pPr>
      <w:r w:rsidRPr="00111284">
        <w:rPr>
          <w:rFonts w:cs="Arial"/>
          <w:szCs w:val="18"/>
        </w:rPr>
        <w:t xml:space="preserve">Final </w:t>
      </w:r>
      <w:r w:rsidR="00853A31">
        <w:rPr>
          <w:rFonts w:cs="Arial"/>
          <w:szCs w:val="18"/>
        </w:rPr>
        <w:t>call f</w:t>
      </w:r>
      <w:r w:rsidRPr="00111284">
        <w:rPr>
          <w:rFonts w:cs="Arial"/>
          <w:szCs w:val="18"/>
        </w:rPr>
        <w:t>ormat anticipated:</w:t>
      </w:r>
    </w:p>
    <w:p w:rsidR="004700E2" w:rsidRPr="00A05618" w:rsidRDefault="004700E2" w:rsidP="004700E2">
      <w:pPr>
        <w:rPr>
          <w:rFonts w:ascii="Courier New" w:hAnsi="Courier New" w:cs="Courier New"/>
          <w:szCs w:val="18"/>
        </w:rPr>
      </w:pPr>
      <w:r w:rsidRPr="00A05618">
        <w:rPr>
          <w:rFonts w:ascii="Courier New" w:hAnsi="Courier New" w:cs="Courier New"/>
          <w:szCs w:val="18"/>
        </w:rPr>
        <w:t>run_</w:t>
      </w:r>
      <w:proofErr w:type="gramStart"/>
      <w:r w:rsidRPr="00A05618">
        <w:rPr>
          <w:rFonts w:ascii="Courier New" w:hAnsi="Courier New" w:cs="Courier New"/>
          <w:szCs w:val="18"/>
        </w:rPr>
        <w:t>computation(</w:t>
      </w:r>
      <w:proofErr w:type="gramEnd"/>
      <w:r w:rsidRPr="00A05618">
        <w:rPr>
          <w:rFonts w:ascii="Courier New" w:hAnsi="Courier New" w:cs="Courier New"/>
          <w:szCs w:val="18"/>
        </w:rPr>
        <w:t>data=d, map=mct, flag=flags</w:t>
      </w:r>
      <w:r>
        <w:rPr>
          <w:rFonts w:ascii="Courier New" w:hAnsi="Courier New" w:cs="Courier New"/>
          <w:szCs w:val="18"/>
        </w:rPr>
        <w:t>, optimizekel=0, include.interpolation=0, include.extrapolation=0</w:t>
      </w:r>
      <w:r w:rsidRPr="00A05618">
        <w:rPr>
          <w:rFonts w:ascii="Courier New" w:hAnsi="Courier New" w:cs="Courier New"/>
          <w:szCs w:val="18"/>
        </w:rPr>
        <w:t>)</w:t>
      </w:r>
    </w:p>
    <w:p w:rsidR="004700E2" w:rsidRPr="009368A2" w:rsidRDefault="004700E2" w:rsidP="0080609F">
      <w:pPr>
        <w:rPr>
          <w:rFonts w:cs="Arial"/>
          <w:color w:val="1F497D"/>
          <w:szCs w:val="18"/>
        </w:rPr>
      </w:pPr>
    </w:p>
    <w:p w:rsidR="009D7C24" w:rsidRDefault="009D7C24" w:rsidP="00866A7F">
      <w:r>
        <w:t>Arguments to</w:t>
      </w:r>
      <w:r w:rsidR="00671168">
        <w:t xml:space="preserve"> </w:t>
      </w:r>
      <w:r w:rsidR="00671168" w:rsidRPr="00111284">
        <w:rPr>
          <w:rFonts w:ascii="Courier New" w:hAnsi="Courier New" w:cs="Courier New"/>
        </w:rPr>
        <w:t xml:space="preserve">run_computation </w:t>
      </w:r>
      <w:r w:rsidR="00671168">
        <w:t>routine</w:t>
      </w:r>
    </w:p>
    <w:p w:rsidR="004B231C" w:rsidRDefault="004B231C" w:rsidP="00866A7F"/>
    <w:p w:rsidR="004B231C" w:rsidRDefault="004B231C" w:rsidP="00111284">
      <w:pPr>
        <w:pStyle w:val="ListParagraph"/>
        <w:numPr>
          <w:ilvl w:val="0"/>
          <w:numId w:val="64"/>
        </w:numPr>
      </w:pPr>
      <w:r w:rsidRPr="00111284">
        <w:rPr>
          <w:rFonts w:ascii="Courier New" w:hAnsi="Courier New" w:cs="Courier New"/>
          <w:sz w:val="20"/>
        </w:rPr>
        <w:t>data</w:t>
      </w:r>
      <w:r>
        <w:t xml:space="preserve"> – dataframe incorporating the concentration time dataset</w:t>
      </w:r>
    </w:p>
    <w:p w:rsidR="004B231C" w:rsidRDefault="004B231C" w:rsidP="00111284">
      <w:pPr>
        <w:pStyle w:val="ListParagraph"/>
        <w:numPr>
          <w:ilvl w:val="1"/>
          <w:numId w:val="64"/>
        </w:numPr>
      </w:pPr>
      <w:r>
        <w:t>Required elements (TBD)</w:t>
      </w:r>
    </w:p>
    <w:p w:rsidR="004B231C" w:rsidRDefault="004B231C" w:rsidP="00111284">
      <w:pPr>
        <w:pStyle w:val="ListParagraph"/>
        <w:numPr>
          <w:ilvl w:val="0"/>
          <w:numId w:val="64"/>
        </w:numPr>
      </w:pPr>
      <w:r w:rsidRPr="00111284">
        <w:rPr>
          <w:rFonts w:ascii="Courier New" w:hAnsi="Courier New" w:cs="Courier New"/>
          <w:sz w:val="20"/>
        </w:rPr>
        <w:t>map</w:t>
      </w:r>
      <w:r>
        <w:t xml:space="preserve"> – dataframe incorporating the MCT dataset</w:t>
      </w:r>
    </w:p>
    <w:p w:rsidR="004B231C" w:rsidRPr="00111284" w:rsidRDefault="00A176B1" w:rsidP="00111284">
      <w:pPr>
        <w:pStyle w:val="ListParagraph"/>
        <w:numPr>
          <w:ilvl w:val="0"/>
          <w:numId w:val="64"/>
        </w:numPr>
      </w:pPr>
      <w:r w:rsidRPr="00111284">
        <w:rPr>
          <w:rFonts w:ascii="Courier New" w:hAnsi="Courier New" w:cs="Courier New"/>
          <w:sz w:val="20"/>
        </w:rPr>
        <w:t>flag</w:t>
      </w:r>
      <w:r>
        <w:t xml:space="preserve"> – data frame incor</w:t>
      </w:r>
      <w:r w:rsidR="00FF679D">
        <w:t>por</w:t>
      </w:r>
      <w:r>
        <w:t>ating the FLAGS dataset</w:t>
      </w:r>
    </w:p>
    <w:p w:rsidR="009D7C24" w:rsidRPr="00A4308E" w:rsidRDefault="009D7C24" w:rsidP="00866A7F"/>
    <w:sectPr w:rsidR="009D7C24" w:rsidRPr="00A4308E" w:rsidSect="00D76815">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7" w:author="Tensfeldt, Thomas G" w:date="2019-10-28T22:37:00Z" w:initials="TTG">
    <w:p w:rsidR="00B77B5D" w:rsidRDefault="00B77B5D">
      <w:pPr>
        <w:pStyle w:val="CommentText"/>
      </w:pPr>
      <w:r>
        <w:rPr>
          <w:rStyle w:val="CommentReference"/>
        </w:rPr>
        <w:annotationRef/>
      </w:r>
      <w:r>
        <w:t>RemoveSAMPLEVOLUME – calculation of AE/AET has to depend on only AMOUNT or SAMPLEVOLUME should not specify both. Decision has been made to convert to AMOUNT/AMOUNTU and change all of the Computaiton Engine Code to reflect this.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7B5D" w:rsidRDefault="00B77B5D">
      <w:r>
        <w:separator/>
      </w:r>
    </w:p>
  </w:endnote>
  <w:endnote w:type="continuationSeparator" w:id="0">
    <w:p w:rsidR="00B77B5D" w:rsidRDefault="00B77B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Arial Bold">
    <w:panose1 w:val="020B0704020202020204"/>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NewRoman">
    <w:altName w:val="Times New Roman"/>
    <w:panose1 w:val="00000000000000000000"/>
    <w:charset w:val="00"/>
    <w:family w:val="roman"/>
    <w:notTrueType/>
    <w:pitch w:val="default"/>
    <w:sig w:usb0="00000003" w:usb1="080F0000" w:usb2="00000010" w:usb3="00000000" w:csb0="00060001"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7B5D" w:rsidRDefault="00B77B5D" w:rsidP="0090264D">
    <w:pPr>
      <w:pStyle w:val="Footer"/>
      <w:tabs>
        <w:tab w:val="left" w:pos="360"/>
        <w:tab w:val="left" w:pos="7560"/>
      </w:tabs>
      <w:jc w:val="center"/>
      <w:rPr>
        <w:sz w:val="18"/>
        <w:szCs w:val="18"/>
      </w:rPr>
    </w:pPr>
    <w:r>
      <w:rPr>
        <w:sz w:val="18"/>
        <w:szCs w:val="18"/>
      </w:rPr>
      <w:tab/>
    </w:r>
    <w:r>
      <w:rPr>
        <w:sz w:val="18"/>
        <w:szCs w:val="18"/>
      </w:rPr>
      <w:tab/>
      <w:t xml:space="preserve">Page </w:t>
    </w:r>
    <w:r>
      <w:rPr>
        <w:sz w:val="18"/>
        <w:szCs w:val="18"/>
      </w:rPr>
      <w:fldChar w:fldCharType="begin"/>
    </w:r>
    <w:r>
      <w:rPr>
        <w:sz w:val="18"/>
        <w:szCs w:val="18"/>
      </w:rPr>
      <w:instrText xml:space="preserve"> PAGE </w:instrText>
    </w:r>
    <w:r>
      <w:rPr>
        <w:sz w:val="18"/>
        <w:szCs w:val="18"/>
      </w:rPr>
      <w:fldChar w:fldCharType="separate"/>
    </w:r>
    <w:r w:rsidR="006D0FA9">
      <w:rPr>
        <w:noProof/>
        <w:sz w:val="18"/>
        <w:szCs w:val="18"/>
      </w:rPr>
      <w:t>58</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sidR="006D0FA9">
      <w:rPr>
        <w:noProof/>
        <w:sz w:val="18"/>
        <w:szCs w:val="18"/>
      </w:rPr>
      <w:t>156</w:t>
    </w:r>
    <w:r>
      <w:rPr>
        <w:sz w:val="18"/>
        <w:szCs w:val="18"/>
      </w:rPr>
      <w:fldChar w:fldCharType="end"/>
    </w:r>
    <w:r>
      <w:rPr>
        <w:sz w:val="18"/>
        <w:szCs w:val="18"/>
      </w:rPr>
      <w:tab/>
    </w:r>
    <w:r w:rsidR="0085097D">
      <w:rPr>
        <w:sz w:val="18"/>
        <w:szCs w:val="18"/>
      </w:rPr>
      <w:t>15</w:t>
    </w:r>
    <w:r>
      <w:rPr>
        <w:sz w:val="18"/>
        <w:szCs w:val="18"/>
      </w:rPr>
      <w:t xml:space="preserve"> </w:t>
    </w:r>
    <w:r w:rsidR="0085097D">
      <w:rPr>
        <w:sz w:val="18"/>
        <w:szCs w:val="18"/>
      </w:rPr>
      <w:t>Jan</w:t>
    </w:r>
    <w:r w:rsidR="0085097D">
      <w:rPr>
        <w:sz w:val="18"/>
        <w:szCs w:val="18"/>
      </w:rPr>
      <w:t xml:space="preserve"> </w:t>
    </w:r>
    <w:r>
      <w:rPr>
        <w:sz w:val="18"/>
        <w:szCs w:val="18"/>
      </w:rPr>
      <w:t>20</w:t>
    </w:r>
    <w:r w:rsidR="0085097D">
      <w:rPr>
        <w:sz w:val="18"/>
        <w:szCs w:val="18"/>
      </w:rPr>
      <w:t>20</w:t>
    </w:r>
  </w:p>
  <w:p w:rsidR="00B77B5D" w:rsidRDefault="00B77B5D" w:rsidP="009D4F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7B5D" w:rsidRDefault="00B77B5D">
      <w:r>
        <w:separator/>
      </w:r>
    </w:p>
  </w:footnote>
  <w:footnote w:type="continuationSeparator" w:id="0">
    <w:p w:rsidR="00B77B5D" w:rsidRDefault="00B77B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A4AE1"/>
    <w:multiLevelType w:val="hybridMultilevel"/>
    <w:tmpl w:val="C47E99C2"/>
    <w:lvl w:ilvl="0" w:tplc="04090001">
      <w:start w:val="1"/>
      <w:numFmt w:val="bullet"/>
      <w:lvlText w:val=""/>
      <w:lvlJc w:val="left"/>
      <w:pPr>
        <w:ind w:left="1443" w:hanging="360"/>
      </w:pPr>
      <w:rPr>
        <w:rFonts w:ascii="Symbol" w:hAnsi="Symbol" w:hint="default"/>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1">
    <w:nsid w:val="020815C8"/>
    <w:multiLevelType w:val="hybridMultilevel"/>
    <w:tmpl w:val="9BD261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5CF009E"/>
    <w:multiLevelType w:val="hybridMultilevel"/>
    <w:tmpl w:val="D2F47E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7625861"/>
    <w:multiLevelType w:val="hybridMultilevel"/>
    <w:tmpl w:val="2C2AA8AE"/>
    <w:lvl w:ilvl="0" w:tplc="BB86957C">
      <w:numFmt w:val="bullet"/>
      <w:lvlText w:val="-"/>
      <w:lvlJc w:val="left"/>
      <w:pPr>
        <w:tabs>
          <w:tab w:val="num" w:pos="720"/>
        </w:tabs>
        <w:ind w:left="720" w:hanging="360"/>
      </w:pPr>
      <w:rPr>
        <w:rFonts w:ascii="Arial" w:eastAsia="MS Mincho"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9CF6999"/>
    <w:multiLevelType w:val="hybridMultilevel"/>
    <w:tmpl w:val="A3E4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D43652"/>
    <w:multiLevelType w:val="hybridMultilevel"/>
    <w:tmpl w:val="67D4C0EA"/>
    <w:lvl w:ilvl="0" w:tplc="FFFFFFF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0D9C4E25"/>
    <w:multiLevelType w:val="hybridMultilevel"/>
    <w:tmpl w:val="42B21A4E"/>
    <w:lvl w:ilvl="0" w:tplc="BB86957C">
      <w:numFmt w:val="bullet"/>
      <w:lvlText w:val="-"/>
      <w:lvlJc w:val="left"/>
      <w:pPr>
        <w:tabs>
          <w:tab w:val="num" w:pos="720"/>
        </w:tabs>
        <w:ind w:left="720" w:hanging="360"/>
      </w:pPr>
      <w:rPr>
        <w:rFonts w:ascii="Arial" w:eastAsia="MS Mincho"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3386FD4"/>
    <w:multiLevelType w:val="hybridMultilevel"/>
    <w:tmpl w:val="86C0123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C551510"/>
    <w:multiLevelType w:val="hybridMultilevel"/>
    <w:tmpl w:val="5FEC517E"/>
    <w:lvl w:ilvl="0" w:tplc="E90C0106">
      <w:start w:val="1"/>
      <w:numFmt w:val="decimal"/>
      <w:lvlText w:val="%1."/>
      <w:lvlJc w:val="left"/>
      <w:pPr>
        <w:tabs>
          <w:tab w:val="num" w:pos="720"/>
        </w:tabs>
        <w:ind w:left="720" w:hanging="360"/>
      </w:pPr>
      <w:rPr>
        <w:rFonts w:hint="default"/>
      </w:rPr>
    </w:lvl>
    <w:lvl w:ilvl="1" w:tplc="9F7AA68C" w:tentative="1">
      <w:start w:val="1"/>
      <w:numFmt w:val="lowerLetter"/>
      <w:lvlText w:val="%2."/>
      <w:lvlJc w:val="left"/>
      <w:pPr>
        <w:tabs>
          <w:tab w:val="num" w:pos="1440"/>
        </w:tabs>
        <w:ind w:left="1440" w:hanging="360"/>
      </w:pPr>
    </w:lvl>
    <w:lvl w:ilvl="2" w:tplc="EDF42CA4" w:tentative="1">
      <w:start w:val="1"/>
      <w:numFmt w:val="lowerRoman"/>
      <w:lvlText w:val="%3."/>
      <w:lvlJc w:val="right"/>
      <w:pPr>
        <w:tabs>
          <w:tab w:val="num" w:pos="2160"/>
        </w:tabs>
        <w:ind w:left="2160" w:hanging="180"/>
      </w:pPr>
    </w:lvl>
    <w:lvl w:ilvl="3" w:tplc="027A6096" w:tentative="1">
      <w:start w:val="1"/>
      <w:numFmt w:val="decimal"/>
      <w:lvlText w:val="%4."/>
      <w:lvlJc w:val="left"/>
      <w:pPr>
        <w:tabs>
          <w:tab w:val="num" w:pos="2880"/>
        </w:tabs>
        <w:ind w:left="2880" w:hanging="360"/>
      </w:pPr>
    </w:lvl>
    <w:lvl w:ilvl="4" w:tplc="CB2E3FB0" w:tentative="1">
      <w:start w:val="1"/>
      <w:numFmt w:val="lowerLetter"/>
      <w:lvlText w:val="%5."/>
      <w:lvlJc w:val="left"/>
      <w:pPr>
        <w:tabs>
          <w:tab w:val="num" w:pos="3600"/>
        </w:tabs>
        <w:ind w:left="3600" w:hanging="360"/>
      </w:pPr>
    </w:lvl>
    <w:lvl w:ilvl="5" w:tplc="A92698C6" w:tentative="1">
      <w:start w:val="1"/>
      <w:numFmt w:val="lowerRoman"/>
      <w:lvlText w:val="%6."/>
      <w:lvlJc w:val="right"/>
      <w:pPr>
        <w:tabs>
          <w:tab w:val="num" w:pos="4320"/>
        </w:tabs>
        <w:ind w:left="4320" w:hanging="180"/>
      </w:pPr>
    </w:lvl>
    <w:lvl w:ilvl="6" w:tplc="6E9238EA" w:tentative="1">
      <w:start w:val="1"/>
      <w:numFmt w:val="decimal"/>
      <w:lvlText w:val="%7."/>
      <w:lvlJc w:val="left"/>
      <w:pPr>
        <w:tabs>
          <w:tab w:val="num" w:pos="5040"/>
        </w:tabs>
        <w:ind w:left="5040" w:hanging="360"/>
      </w:pPr>
    </w:lvl>
    <w:lvl w:ilvl="7" w:tplc="B2E217AC" w:tentative="1">
      <w:start w:val="1"/>
      <w:numFmt w:val="lowerLetter"/>
      <w:lvlText w:val="%8."/>
      <w:lvlJc w:val="left"/>
      <w:pPr>
        <w:tabs>
          <w:tab w:val="num" w:pos="5760"/>
        </w:tabs>
        <w:ind w:left="5760" w:hanging="360"/>
      </w:pPr>
    </w:lvl>
    <w:lvl w:ilvl="8" w:tplc="7C7C3202" w:tentative="1">
      <w:start w:val="1"/>
      <w:numFmt w:val="lowerRoman"/>
      <w:lvlText w:val="%9."/>
      <w:lvlJc w:val="right"/>
      <w:pPr>
        <w:tabs>
          <w:tab w:val="num" w:pos="6480"/>
        </w:tabs>
        <w:ind w:left="6480" w:hanging="180"/>
      </w:pPr>
    </w:lvl>
  </w:abstractNum>
  <w:abstractNum w:abstractNumId="9">
    <w:nsid w:val="1E8936DA"/>
    <w:multiLevelType w:val="hybridMultilevel"/>
    <w:tmpl w:val="E86A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D43D41"/>
    <w:multiLevelType w:val="hybridMultilevel"/>
    <w:tmpl w:val="7CE4A5A2"/>
    <w:lvl w:ilvl="0" w:tplc="1714D200">
      <w:start w:val="1"/>
      <w:numFmt w:val="decimal"/>
      <w:lvlText w:val="%1)"/>
      <w:lvlJc w:val="left"/>
      <w:pPr>
        <w:tabs>
          <w:tab w:val="num" w:pos="1080"/>
        </w:tabs>
        <w:ind w:left="1080" w:hanging="360"/>
      </w:pPr>
      <w:rPr>
        <w:rFonts w:hint="default"/>
      </w:rPr>
    </w:lvl>
    <w:lvl w:ilvl="1" w:tplc="E47ABD4C" w:tentative="1">
      <w:start w:val="1"/>
      <w:numFmt w:val="lowerLetter"/>
      <w:lvlText w:val="%2."/>
      <w:lvlJc w:val="left"/>
      <w:pPr>
        <w:tabs>
          <w:tab w:val="num" w:pos="1800"/>
        </w:tabs>
        <w:ind w:left="1800" w:hanging="360"/>
      </w:pPr>
    </w:lvl>
    <w:lvl w:ilvl="2" w:tplc="85826B5E" w:tentative="1">
      <w:start w:val="1"/>
      <w:numFmt w:val="lowerRoman"/>
      <w:lvlText w:val="%3."/>
      <w:lvlJc w:val="right"/>
      <w:pPr>
        <w:tabs>
          <w:tab w:val="num" w:pos="2520"/>
        </w:tabs>
        <w:ind w:left="2520" w:hanging="180"/>
      </w:pPr>
    </w:lvl>
    <w:lvl w:ilvl="3" w:tplc="77321756" w:tentative="1">
      <w:start w:val="1"/>
      <w:numFmt w:val="decimal"/>
      <w:lvlText w:val="%4."/>
      <w:lvlJc w:val="left"/>
      <w:pPr>
        <w:tabs>
          <w:tab w:val="num" w:pos="3240"/>
        </w:tabs>
        <w:ind w:left="3240" w:hanging="360"/>
      </w:pPr>
    </w:lvl>
    <w:lvl w:ilvl="4" w:tplc="C5BA1BD2" w:tentative="1">
      <w:start w:val="1"/>
      <w:numFmt w:val="lowerLetter"/>
      <w:lvlText w:val="%5."/>
      <w:lvlJc w:val="left"/>
      <w:pPr>
        <w:tabs>
          <w:tab w:val="num" w:pos="3960"/>
        </w:tabs>
        <w:ind w:left="3960" w:hanging="360"/>
      </w:pPr>
    </w:lvl>
    <w:lvl w:ilvl="5" w:tplc="B98E05E6" w:tentative="1">
      <w:start w:val="1"/>
      <w:numFmt w:val="lowerRoman"/>
      <w:lvlText w:val="%6."/>
      <w:lvlJc w:val="right"/>
      <w:pPr>
        <w:tabs>
          <w:tab w:val="num" w:pos="4680"/>
        </w:tabs>
        <w:ind w:left="4680" w:hanging="180"/>
      </w:pPr>
    </w:lvl>
    <w:lvl w:ilvl="6" w:tplc="8668B272" w:tentative="1">
      <w:start w:val="1"/>
      <w:numFmt w:val="decimal"/>
      <w:lvlText w:val="%7."/>
      <w:lvlJc w:val="left"/>
      <w:pPr>
        <w:tabs>
          <w:tab w:val="num" w:pos="5400"/>
        </w:tabs>
        <w:ind w:left="5400" w:hanging="360"/>
      </w:pPr>
    </w:lvl>
    <w:lvl w:ilvl="7" w:tplc="4DF8B004" w:tentative="1">
      <w:start w:val="1"/>
      <w:numFmt w:val="lowerLetter"/>
      <w:lvlText w:val="%8."/>
      <w:lvlJc w:val="left"/>
      <w:pPr>
        <w:tabs>
          <w:tab w:val="num" w:pos="6120"/>
        </w:tabs>
        <w:ind w:left="6120" w:hanging="360"/>
      </w:pPr>
    </w:lvl>
    <w:lvl w:ilvl="8" w:tplc="247E6D8E" w:tentative="1">
      <w:start w:val="1"/>
      <w:numFmt w:val="lowerRoman"/>
      <w:lvlText w:val="%9."/>
      <w:lvlJc w:val="right"/>
      <w:pPr>
        <w:tabs>
          <w:tab w:val="num" w:pos="6840"/>
        </w:tabs>
        <w:ind w:left="6840" w:hanging="180"/>
      </w:pPr>
    </w:lvl>
  </w:abstractNum>
  <w:abstractNum w:abstractNumId="11">
    <w:nsid w:val="24BD2902"/>
    <w:multiLevelType w:val="hybridMultilevel"/>
    <w:tmpl w:val="78026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2A6F81"/>
    <w:multiLevelType w:val="hybridMultilevel"/>
    <w:tmpl w:val="EC84229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8A8729E"/>
    <w:multiLevelType w:val="hybridMultilevel"/>
    <w:tmpl w:val="BDB45282"/>
    <w:lvl w:ilvl="0" w:tplc="EF0AF4C6">
      <w:start w:val="1"/>
      <w:numFmt w:val="decimal"/>
      <w:lvlText w:val="%1."/>
      <w:lvlJc w:val="left"/>
      <w:pPr>
        <w:tabs>
          <w:tab w:val="num" w:pos="720"/>
        </w:tabs>
        <w:ind w:left="720" w:hanging="360"/>
      </w:pPr>
    </w:lvl>
    <w:lvl w:ilvl="1" w:tplc="190A0590" w:tentative="1">
      <w:start w:val="1"/>
      <w:numFmt w:val="lowerLetter"/>
      <w:lvlText w:val="%2."/>
      <w:lvlJc w:val="left"/>
      <w:pPr>
        <w:tabs>
          <w:tab w:val="num" w:pos="1440"/>
        </w:tabs>
        <w:ind w:left="1440" w:hanging="360"/>
      </w:pPr>
    </w:lvl>
    <w:lvl w:ilvl="2" w:tplc="E70A0D6E" w:tentative="1">
      <w:start w:val="1"/>
      <w:numFmt w:val="lowerRoman"/>
      <w:lvlText w:val="%3."/>
      <w:lvlJc w:val="right"/>
      <w:pPr>
        <w:tabs>
          <w:tab w:val="num" w:pos="2160"/>
        </w:tabs>
        <w:ind w:left="2160" w:hanging="180"/>
      </w:pPr>
    </w:lvl>
    <w:lvl w:ilvl="3" w:tplc="8A5C7F8E" w:tentative="1">
      <w:start w:val="1"/>
      <w:numFmt w:val="decimal"/>
      <w:lvlText w:val="%4."/>
      <w:lvlJc w:val="left"/>
      <w:pPr>
        <w:tabs>
          <w:tab w:val="num" w:pos="2880"/>
        </w:tabs>
        <w:ind w:left="2880" w:hanging="360"/>
      </w:pPr>
    </w:lvl>
    <w:lvl w:ilvl="4" w:tplc="0CE06E3A" w:tentative="1">
      <w:start w:val="1"/>
      <w:numFmt w:val="lowerLetter"/>
      <w:lvlText w:val="%5."/>
      <w:lvlJc w:val="left"/>
      <w:pPr>
        <w:tabs>
          <w:tab w:val="num" w:pos="3600"/>
        </w:tabs>
        <w:ind w:left="3600" w:hanging="360"/>
      </w:pPr>
    </w:lvl>
    <w:lvl w:ilvl="5" w:tplc="4498DE6E" w:tentative="1">
      <w:start w:val="1"/>
      <w:numFmt w:val="lowerRoman"/>
      <w:lvlText w:val="%6."/>
      <w:lvlJc w:val="right"/>
      <w:pPr>
        <w:tabs>
          <w:tab w:val="num" w:pos="4320"/>
        </w:tabs>
        <w:ind w:left="4320" w:hanging="180"/>
      </w:pPr>
    </w:lvl>
    <w:lvl w:ilvl="6" w:tplc="D47E7EF8" w:tentative="1">
      <w:start w:val="1"/>
      <w:numFmt w:val="decimal"/>
      <w:lvlText w:val="%7."/>
      <w:lvlJc w:val="left"/>
      <w:pPr>
        <w:tabs>
          <w:tab w:val="num" w:pos="5040"/>
        </w:tabs>
        <w:ind w:left="5040" w:hanging="360"/>
      </w:pPr>
    </w:lvl>
    <w:lvl w:ilvl="7" w:tplc="6F94D86C" w:tentative="1">
      <w:start w:val="1"/>
      <w:numFmt w:val="lowerLetter"/>
      <w:lvlText w:val="%8."/>
      <w:lvlJc w:val="left"/>
      <w:pPr>
        <w:tabs>
          <w:tab w:val="num" w:pos="5760"/>
        </w:tabs>
        <w:ind w:left="5760" w:hanging="360"/>
      </w:pPr>
    </w:lvl>
    <w:lvl w:ilvl="8" w:tplc="3A149DCC" w:tentative="1">
      <w:start w:val="1"/>
      <w:numFmt w:val="lowerRoman"/>
      <w:lvlText w:val="%9."/>
      <w:lvlJc w:val="right"/>
      <w:pPr>
        <w:tabs>
          <w:tab w:val="num" w:pos="6480"/>
        </w:tabs>
        <w:ind w:left="6480" w:hanging="180"/>
      </w:pPr>
    </w:lvl>
  </w:abstractNum>
  <w:abstractNum w:abstractNumId="14">
    <w:nsid w:val="2B1927C7"/>
    <w:multiLevelType w:val="multilevel"/>
    <w:tmpl w:val="5DB0B818"/>
    <w:lvl w:ilvl="0">
      <w:start w:val="1"/>
      <w:numFmt w:val="decimal"/>
      <w:pStyle w:val="Heading1"/>
      <w:suff w:val="space"/>
      <w:lvlText w:val="%1."/>
      <w:lvlJc w:val="left"/>
      <w:pPr>
        <w:ind w:left="720" w:hanging="72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2160" w:hanging="720"/>
      </w:pPr>
      <w:rPr>
        <w:rFonts w:hint="default"/>
      </w:rPr>
    </w:lvl>
    <w:lvl w:ilvl="3">
      <w:start w:val="1"/>
      <w:numFmt w:val="decimal"/>
      <w:pStyle w:val="Heading4"/>
      <w:suff w:val="nothing"/>
      <w:lvlText w:val="%1.%2.%3.%4."/>
      <w:lvlJc w:val="left"/>
      <w:pPr>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2E7F0778"/>
    <w:multiLevelType w:val="hybridMultilevel"/>
    <w:tmpl w:val="20E8D282"/>
    <w:lvl w:ilvl="0" w:tplc="232A4AD2">
      <w:start w:val="1"/>
      <w:numFmt w:val="decimal"/>
      <w:lvlText w:val="%1."/>
      <w:lvlJc w:val="left"/>
      <w:pPr>
        <w:tabs>
          <w:tab w:val="num" w:pos="720"/>
        </w:tabs>
        <w:ind w:left="720" w:hanging="360"/>
      </w:pPr>
      <w:rPr>
        <w:rFonts w:hint="default"/>
      </w:rPr>
    </w:lvl>
    <w:lvl w:ilvl="1" w:tplc="E5A0E138" w:tentative="1">
      <w:start w:val="1"/>
      <w:numFmt w:val="lowerLetter"/>
      <w:lvlText w:val="%2."/>
      <w:lvlJc w:val="left"/>
      <w:pPr>
        <w:tabs>
          <w:tab w:val="num" w:pos="1440"/>
        </w:tabs>
        <w:ind w:left="1440" w:hanging="360"/>
      </w:pPr>
    </w:lvl>
    <w:lvl w:ilvl="2" w:tplc="B750E5CC" w:tentative="1">
      <w:start w:val="1"/>
      <w:numFmt w:val="lowerRoman"/>
      <w:lvlText w:val="%3."/>
      <w:lvlJc w:val="right"/>
      <w:pPr>
        <w:tabs>
          <w:tab w:val="num" w:pos="2160"/>
        </w:tabs>
        <w:ind w:left="2160" w:hanging="180"/>
      </w:pPr>
    </w:lvl>
    <w:lvl w:ilvl="3" w:tplc="6662214C" w:tentative="1">
      <w:start w:val="1"/>
      <w:numFmt w:val="decimal"/>
      <w:lvlText w:val="%4."/>
      <w:lvlJc w:val="left"/>
      <w:pPr>
        <w:tabs>
          <w:tab w:val="num" w:pos="2880"/>
        </w:tabs>
        <w:ind w:left="2880" w:hanging="360"/>
      </w:pPr>
    </w:lvl>
    <w:lvl w:ilvl="4" w:tplc="B5AC0AE4" w:tentative="1">
      <w:start w:val="1"/>
      <w:numFmt w:val="lowerLetter"/>
      <w:lvlText w:val="%5."/>
      <w:lvlJc w:val="left"/>
      <w:pPr>
        <w:tabs>
          <w:tab w:val="num" w:pos="3600"/>
        </w:tabs>
        <w:ind w:left="3600" w:hanging="360"/>
      </w:pPr>
    </w:lvl>
    <w:lvl w:ilvl="5" w:tplc="20085488" w:tentative="1">
      <w:start w:val="1"/>
      <w:numFmt w:val="lowerRoman"/>
      <w:lvlText w:val="%6."/>
      <w:lvlJc w:val="right"/>
      <w:pPr>
        <w:tabs>
          <w:tab w:val="num" w:pos="4320"/>
        </w:tabs>
        <w:ind w:left="4320" w:hanging="180"/>
      </w:pPr>
    </w:lvl>
    <w:lvl w:ilvl="6" w:tplc="64DE2FDC" w:tentative="1">
      <w:start w:val="1"/>
      <w:numFmt w:val="decimal"/>
      <w:lvlText w:val="%7."/>
      <w:lvlJc w:val="left"/>
      <w:pPr>
        <w:tabs>
          <w:tab w:val="num" w:pos="5040"/>
        </w:tabs>
        <w:ind w:left="5040" w:hanging="360"/>
      </w:pPr>
    </w:lvl>
    <w:lvl w:ilvl="7" w:tplc="641AB892" w:tentative="1">
      <w:start w:val="1"/>
      <w:numFmt w:val="lowerLetter"/>
      <w:lvlText w:val="%8."/>
      <w:lvlJc w:val="left"/>
      <w:pPr>
        <w:tabs>
          <w:tab w:val="num" w:pos="5760"/>
        </w:tabs>
        <w:ind w:left="5760" w:hanging="360"/>
      </w:pPr>
    </w:lvl>
    <w:lvl w:ilvl="8" w:tplc="4588E532" w:tentative="1">
      <w:start w:val="1"/>
      <w:numFmt w:val="lowerRoman"/>
      <w:lvlText w:val="%9."/>
      <w:lvlJc w:val="right"/>
      <w:pPr>
        <w:tabs>
          <w:tab w:val="num" w:pos="6480"/>
        </w:tabs>
        <w:ind w:left="6480" w:hanging="180"/>
      </w:pPr>
    </w:lvl>
  </w:abstractNum>
  <w:abstractNum w:abstractNumId="16">
    <w:nsid w:val="33994308"/>
    <w:multiLevelType w:val="hybridMultilevel"/>
    <w:tmpl w:val="B1A4875A"/>
    <w:lvl w:ilvl="0" w:tplc="1CF06520">
      <w:start w:val="1"/>
      <w:numFmt w:val="decimal"/>
      <w:lvlText w:val="%1."/>
      <w:lvlJc w:val="left"/>
      <w:pPr>
        <w:tabs>
          <w:tab w:val="num" w:pos="1080"/>
        </w:tabs>
        <w:ind w:left="1080" w:hanging="720"/>
      </w:pPr>
      <w:rPr>
        <w:rFonts w:hint="default"/>
      </w:rPr>
    </w:lvl>
    <w:lvl w:ilvl="1" w:tplc="25FA7186">
      <w:start w:val="1"/>
      <w:numFmt w:val="lowerLetter"/>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346C4A0C"/>
    <w:multiLevelType w:val="hybridMultilevel"/>
    <w:tmpl w:val="DD36F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AE0DF8"/>
    <w:multiLevelType w:val="hybridMultilevel"/>
    <w:tmpl w:val="0D62CA2C"/>
    <w:lvl w:ilvl="0" w:tplc="A53C5DDC">
      <w:start w:val="1"/>
      <w:numFmt w:val="decimal"/>
      <w:lvlText w:val="%1."/>
      <w:lvlJc w:val="left"/>
      <w:pPr>
        <w:tabs>
          <w:tab w:val="num" w:pos="720"/>
        </w:tabs>
        <w:ind w:left="720" w:hanging="360"/>
      </w:pPr>
    </w:lvl>
    <w:lvl w:ilvl="1" w:tplc="5502C500" w:tentative="1">
      <w:start w:val="1"/>
      <w:numFmt w:val="lowerLetter"/>
      <w:lvlText w:val="%2."/>
      <w:lvlJc w:val="left"/>
      <w:pPr>
        <w:tabs>
          <w:tab w:val="num" w:pos="1440"/>
        </w:tabs>
        <w:ind w:left="1440" w:hanging="360"/>
      </w:pPr>
    </w:lvl>
    <w:lvl w:ilvl="2" w:tplc="2CFE99E6" w:tentative="1">
      <w:start w:val="1"/>
      <w:numFmt w:val="lowerRoman"/>
      <w:lvlText w:val="%3."/>
      <w:lvlJc w:val="right"/>
      <w:pPr>
        <w:tabs>
          <w:tab w:val="num" w:pos="2160"/>
        </w:tabs>
        <w:ind w:left="2160" w:hanging="180"/>
      </w:pPr>
    </w:lvl>
    <w:lvl w:ilvl="3" w:tplc="BC7A1ABC" w:tentative="1">
      <w:start w:val="1"/>
      <w:numFmt w:val="decimal"/>
      <w:lvlText w:val="%4."/>
      <w:lvlJc w:val="left"/>
      <w:pPr>
        <w:tabs>
          <w:tab w:val="num" w:pos="2880"/>
        </w:tabs>
        <w:ind w:left="2880" w:hanging="360"/>
      </w:pPr>
    </w:lvl>
    <w:lvl w:ilvl="4" w:tplc="F9B09484" w:tentative="1">
      <w:start w:val="1"/>
      <w:numFmt w:val="lowerLetter"/>
      <w:lvlText w:val="%5."/>
      <w:lvlJc w:val="left"/>
      <w:pPr>
        <w:tabs>
          <w:tab w:val="num" w:pos="3600"/>
        </w:tabs>
        <w:ind w:left="3600" w:hanging="360"/>
      </w:pPr>
    </w:lvl>
    <w:lvl w:ilvl="5" w:tplc="1F9E3374" w:tentative="1">
      <w:start w:val="1"/>
      <w:numFmt w:val="lowerRoman"/>
      <w:lvlText w:val="%6."/>
      <w:lvlJc w:val="right"/>
      <w:pPr>
        <w:tabs>
          <w:tab w:val="num" w:pos="4320"/>
        </w:tabs>
        <w:ind w:left="4320" w:hanging="180"/>
      </w:pPr>
    </w:lvl>
    <w:lvl w:ilvl="6" w:tplc="36605EA6" w:tentative="1">
      <w:start w:val="1"/>
      <w:numFmt w:val="decimal"/>
      <w:lvlText w:val="%7."/>
      <w:lvlJc w:val="left"/>
      <w:pPr>
        <w:tabs>
          <w:tab w:val="num" w:pos="5040"/>
        </w:tabs>
        <w:ind w:left="5040" w:hanging="360"/>
      </w:pPr>
    </w:lvl>
    <w:lvl w:ilvl="7" w:tplc="A0008770" w:tentative="1">
      <w:start w:val="1"/>
      <w:numFmt w:val="lowerLetter"/>
      <w:lvlText w:val="%8."/>
      <w:lvlJc w:val="left"/>
      <w:pPr>
        <w:tabs>
          <w:tab w:val="num" w:pos="5760"/>
        </w:tabs>
        <w:ind w:left="5760" w:hanging="360"/>
      </w:pPr>
    </w:lvl>
    <w:lvl w:ilvl="8" w:tplc="7DFCAC90" w:tentative="1">
      <w:start w:val="1"/>
      <w:numFmt w:val="lowerRoman"/>
      <w:lvlText w:val="%9."/>
      <w:lvlJc w:val="right"/>
      <w:pPr>
        <w:tabs>
          <w:tab w:val="num" w:pos="6480"/>
        </w:tabs>
        <w:ind w:left="6480" w:hanging="180"/>
      </w:pPr>
    </w:lvl>
  </w:abstractNum>
  <w:abstractNum w:abstractNumId="19">
    <w:nsid w:val="45231E35"/>
    <w:multiLevelType w:val="hybridMultilevel"/>
    <w:tmpl w:val="3A22B182"/>
    <w:lvl w:ilvl="0" w:tplc="BA1C612E">
      <w:start w:val="1"/>
      <w:numFmt w:val="decimal"/>
      <w:lvlText w:val="%1."/>
      <w:lvlJc w:val="left"/>
      <w:pPr>
        <w:tabs>
          <w:tab w:val="num" w:pos="720"/>
        </w:tabs>
        <w:ind w:left="720" w:hanging="360"/>
      </w:pPr>
    </w:lvl>
    <w:lvl w:ilvl="1" w:tplc="771021AC" w:tentative="1">
      <w:start w:val="1"/>
      <w:numFmt w:val="lowerLetter"/>
      <w:lvlText w:val="%2."/>
      <w:lvlJc w:val="left"/>
      <w:pPr>
        <w:tabs>
          <w:tab w:val="num" w:pos="1440"/>
        </w:tabs>
        <w:ind w:left="1440" w:hanging="360"/>
      </w:pPr>
    </w:lvl>
    <w:lvl w:ilvl="2" w:tplc="4274BC64" w:tentative="1">
      <w:start w:val="1"/>
      <w:numFmt w:val="lowerRoman"/>
      <w:lvlText w:val="%3."/>
      <w:lvlJc w:val="right"/>
      <w:pPr>
        <w:tabs>
          <w:tab w:val="num" w:pos="2160"/>
        </w:tabs>
        <w:ind w:left="2160" w:hanging="180"/>
      </w:pPr>
    </w:lvl>
    <w:lvl w:ilvl="3" w:tplc="CF7684EC" w:tentative="1">
      <w:start w:val="1"/>
      <w:numFmt w:val="decimal"/>
      <w:lvlText w:val="%4."/>
      <w:lvlJc w:val="left"/>
      <w:pPr>
        <w:tabs>
          <w:tab w:val="num" w:pos="2880"/>
        </w:tabs>
        <w:ind w:left="2880" w:hanging="360"/>
      </w:pPr>
    </w:lvl>
    <w:lvl w:ilvl="4" w:tplc="B8D07F1E" w:tentative="1">
      <w:start w:val="1"/>
      <w:numFmt w:val="lowerLetter"/>
      <w:lvlText w:val="%5."/>
      <w:lvlJc w:val="left"/>
      <w:pPr>
        <w:tabs>
          <w:tab w:val="num" w:pos="3600"/>
        </w:tabs>
        <w:ind w:left="3600" w:hanging="360"/>
      </w:pPr>
    </w:lvl>
    <w:lvl w:ilvl="5" w:tplc="27763E26" w:tentative="1">
      <w:start w:val="1"/>
      <w:numFmt w:val="lowerRoman"/>
      <w:lvlText w:val="%6."/>
      <w:lvlJc w:val="right"/>
      <w:pPr>
        <w:tabs>
          <w:tab w:val="num" w:pos="4320"/>
        </w:tabs>
        <w:ind w:left="4320" w:hanging="180"/>
      </w:pPr>
    </w:lvl>
    <w:lvl w:ilvl="6" w:tplc="92648DA6" w:tentative="1">
      <w:start w:val="1"/>
      <w:numFmt w:val="decimal"/>
      <w:lvlText w:val="%7."/>
      <w:lvlJc w:val="left"/>
      <w:pPr>
        <w:tabs>
          <w:tab w:val="num" w:pos="5040"/>
        </w:tabs>
        <w:ind w:left="5040" w:hanging="360"/>
      </w:pPr>
    </w:lvl>
    <w:lvl w:ilvl="7" w:tplc="A6ACC398" w:tentative="1">
      <w:start w:val="1"/>
      <w:numFmt w:val="lowerLetter"/>
      <w:lvlText w:val="%8."/>
      <w:lvlJc w:val="left"/>
      <w:pPr>
        <w:tabs>
          <w:tab w:val="num" w:pos="5760"/>
        </w:tabs>
        <w:ind w:left="5760" w:hanging="360"/>
      </w:pPr>
    </w:lvl>
    <w:lvl w:ilvl="8" w:tplc="22CC714E" w:tentative="1">
      <w:start w:val="1"/>
      <w:numFmt w:val="lowerRoman"/>
      <w:lvlText w:val="%9."/>
      <w:lvlJc w:val="right"/>
      <w:pPr>
        <w:tabs>
          <w:tab w:val="num" w:pos="6480"/>
        </w:tabs>
        <w:ind w:left="6480" w:hanging="180"/>
      </w:pPr>
    </w:lvl>
  </w:abstractNum>
  <w:abstractNum w:abstractNumId="20">
    <w:nsid w:val="4D091FDB"/>
    <w:multiLevelType w:val="hybridMultilevel"/>
    <w:tmpl w:val="B65EA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851FA5"/>
    <w:multiLevelType w:val="hybridMultilevel"/>
    <w:tmpl w:val="6D0A9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E4F672C"/>
    <w:multiLevelType w:val="hybridMultilevel"/>
    <w:tmpl w:val="92C88DC0"/>
    <w:lvl w:ilvl="0" w:tplc="B002F1A6">
      <w:start w:val="1"/>
      <w:numFmt w:val="decimal"/>
      <w:lvlText w:val="%1."/>
      <w:lvlJc w:val="left"/>
      <w:pPr>
        <w:tabs>
          <w:tab w:val="num" w:pos="720"/>
        </w:tabs>
        <w:ind w:left="720" w:hanging="360"/>
      </w:pPr>
      <w:rPr>
        <w:rFonts w:hint="default"/>
      </w:rPr>
    </w:lvl>
    <w:lvl w:ilvl="1" w:tplc="2EA4A7DA" w:tentative="1">
      <w:start w:val="1"/>
      <w:numFmt w:val="lowerLetter"/>
      <w:lvlText w:val="%2."/>
      <w:lvlJc w:val="left"/>
      <w:pPr>
        <w:tabs>
          <w:tab w:val="num" w:pos="1440"/>
        </w:tabs>
        <w:ind w:left="1440" w:hanging="360"/>
      </w:pPr>
    </w:lvl>
    <w:lvl w:ilvl="2" w:tplc="EDCAE900" w:tentative="1">
      <w:start w:val="1"/>
      <w:numFmt w:val="lowerRoman"/>
      <w:lvlText w:val="%3."/>
      <w:lvlJc w:val="right"/>
      <w:pPr>
        <w:tabs>
          <w:tab w:val="num" w:pos="2160"/>
        </w:tabs>
        <w:ind w:left="2160" w:hanging="180"/>
      </w:pPr>
    </w:lvl>
    <w:lvl w:ilvl="3" w:tplc="45D0B756" w:tentative="1">
      <w:start w:val="1"/>
      <w:numFmt w:val="decimal"/>
      <w:lvlText w:val="%4."/>
      <w:lvlJc w:val="left"/>
      <w:pPr>
        <w:tabs>
          <w:tab w:val="num" w:pos="2880"/>
        </w:tabs>
        <w:ind w:left="2880" w:hanging="360"/>
      </w:pPr>
    </w:lvl>
    <w:lvl w:ilvl="4" w:tplc="16A062A4" w:tentative="1">
      <w:start w:val="1"/>
      <w:numFmt w:val="lowerLetter"/>
      <w:lvlText w:val="%5."/>
      <w:lvlJc w:val="left"/>
      <w:pPr>
        <w:tabs>
          <w:tab w:val="num" w:pos="3600"/>
        </w:tabs>
        <w:ind w:left="3600" w:hanging="360"/>
      </w:pPr>
    </w:lvl>
    <w:lvl w:ilvl="5" w:tplc="A5B8EDB2" w:tentative="1">
      <w:start w:val="1"/>
      <w:numFmt w:val="lowerRoman"/>
      <w:lvlText w:val="%6."/>
      <w:lvlJc w:val="right"/>
      <w:pPr>
        <w:tabs>
          <w:tab w:val="num" w:pos="4320"/>
        </w:tabs>
        <w:ind w:left="4320" w:hanging="180"/>
      </w:pPr>
    </w:lvl>
    <w:lvl w:ilvl="6" w:tplc="6DB41990" w:tentative="1">
      <w:start w:val="1"/>
      <w:numFmt w:val="decimal"/>
      <w:lvlText w:val="%7."/>
      <w:lvlJc w:val="left"/>
      <w:pPr>
        <w:tabs>
          <w:tab w:val="num" w:pos="5040"/>
        </w:tabs>
        <w:ind w:left="5040" w:hanging="360"/>
      </w:pPr>
    </w:lvl>
    <w:lvl w:ilvl="7" w:tplc="05B2E1A8" w:tentative="1">
      <w:start w:val="1"/>
      <w:numFmt w:val="lowerLetter"/>
      <w:lvlText w:val="%8."/>
      <w:lvlJc w:val="left"/>
      <w:pPr>
        <w:tabs>
          <w:tab w:val="num" w:pos="5760"/>
        </w:tabs>
        <w:ind w:left="5760" w:hanging="360"/>
      </w:pPr>
    </w:lvl>
    <w:lvl w:ilvl="8" w:tplc="860AB61E" w:tentative="1">
      <w:start w:val="1"/>
      <w:numFmt w:val="lowerRoman"/>
      <w:lvlText w:val="%9."/>
      <w:lvlJc w:val="right"/>
      <w:pPr>
        <w:tabs>
          <w:tab w:val="num" w:pos="6480"/>
        </w:tabs>
        <w:ind w:left="6480" w:hanging="180"/>
      </w:pPr>
    </w:lvl>
  </w:abstractNum>
  <w:abstractNum w:abstractNumId="23">
    <w:nsid w:val="52F83F1A"/>
    <w:multiLevelType w:val="hybridMultilevel"/>
    <w:tmpl w:val="F6D055D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4">
    <w:nsid w:val="583A7007"/>
    <w:multiLevelType w:val="hybridMultilevel"/>
    <w:tmpl w:val="FAE252E4"/>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91244DF"/>
    <w:multiLevelType w:val="hybridMultilevel"/>
    <w:tmpl w:val="A59CF44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5E8431AF"/>
    <w:multiLevelType w:val="hybridMultilevel"/>
    <w:tmpl w:val="78026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EB47555"/>
    <w:multiLevelType w:val="hybridMultilevel"/>
    <w:tmpl w:val="B6042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EC14EB2"/>
    <w:multiLevelType w:val="hybridMultilevel"/>
    <w:tmpl w:val="79E8206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60322FBC"/>
    <w:multiLevelType w:val="hybridMultilevel"/>
    <w:tmpl w:val="CBAE75C2"/>
    <w:lvl w:ilvl="0" w:tplc="849A6AB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1A66090"/>
    <w:multiLevelType w:val="multilevel"/>
    <w:tmpl w:val="95684F24"/>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1008"/>
        </w:tabs>
        <w:ind w:left="720" w:hanging="72"/>
      </w:pPr>
      <w:rPr>
        <w:rFonts w:hint="default"/>
      </w:rPr>
    </w:lvl>
    <w:lvl w:ilvl="2">
      <w:start w:val="1"/>
      <w:numFmt w:val="decimal"/>
      <w:lvlText w:val="%1.%2.%3"/>
      <w:lvlJc w:val="left"/>
      <w:pPr>
        <w:tabs>
          <w:tab w:val="num" w:pos="1944"/>
        </w:tabs>
        <w:ind w:left="360" w:firstLine="864"/>
      </w:pPr>
      <w:rPr>
        <w:rFonts w:hint="default"/>
      </w:rPr>
    </w:lvl>
    <w:lvl w:ilvl="3">
      <w:start w:val="1"/>
      <w:numFmt w:val="decimal"/>
      <w:lvlText w:val="%1.%2.%3.%4"/>
      <w:lvlJc w:val="left"/>
      <w:pPr>
        <w:tabs>
          <w:tab w:val="num" w:pos="504"/>
        </w:tabs>
        <w:ind w:left="504" w:hanging="864"/>
      </w:pPr>
      <w:rPr>
        <w:rFonts w:hint="default"/>
      </w:rPr>
    </w:lvl>
    <w:lvl w:ilvl="4">
      <w:start w:val="1"/>
      <w:numFmt w:val="decimal"/>
      <w:lvlText w:val="%1.%2.%3.%4.%5"/>
      <w:lvlJc w:val="left"/>
      <w:pPr>
        <w:tabs>
          <w:tab w:val="num" w:pos="648"/>
        </w:tabs>
        <w:ind w:left="648" w:hanging="1008"/>
      </w:pPr>
      <w:rPr>
        <w:rFonts w:hint="default"/>
      </w:rPr>
    </w:lvl>
    <w:lvl w:ilvl="5">
      <w:start w:val="1"/>
      <w:numFmt w:val="decimal"/>
      <w:lvlText w:val="%1.%2.%3.%4.%5.%6"/>
      <w:lvlJc w:val="left"/>
      <w:pPr>
        <w:tabs>
          <w:tab w:val="num" w:pos="792"/>
        </w:tabs>
        <w:ind w:left="792" w:hanging="1152"/>
      </w:pPr>
      <w:rPr>
        <w:rFonts w:hint="default"/>
      </w:rPr>
    </w:lvl>
    <w:lvl w:ilvl="6">
      <w:start w:val="1"/>
      <w:numFmt w:val="decimal"/>
      <w:lvlText w:val="%1.%2.%3.%4.%5.%6.%7"/>
      <w:lvlJc w:val="left"/>
      <w:pPr>
        <w:tabs>
          <w:tab w:val="num" w:pos="936"/>
        </w:tabs>
        <w:ind w:left="936" w:hanging="1296"/>
      </w:pPr>
      <w:rPr>
        <w:rFonts w:hint="default"/>
      </w:rPr>
    </w:lvl>
    <w:lvl w:ilvl="7">
      <w:start w:val="1"/>
      <w:numFmt w:val="decimal"/>
      <w:pStyle w:val="Heading8"/>
      <w:lvlText w:val="%1.%2.%3.%4.%5.%6.%7.%8"/>
      <w:lvlJc w:val="left"/>
      <w:pPr>
        <w:tabs>
          <w:tab w:val="num" w:pos="1080"/>
        </w:tabs>
        <w:ind w:left="1080" w:hanging="1440"/>
      </w:pPr>
      <w:rPr>
        <w:rFonts w:hint="default"/>
      </w:rPr>
    </w:lvl>
    <w:lvl w:ilvl="8">
      <w:start w:val="1"/>
      <w:numFmt w:val="decimal"/>
      <w:pStyle w:val="Heading9"/>
      <w:lvlText w:val="%1.%2.%3.%4.%5.%6.%7.%8.%9"/>
      <w:lvlJc w:val="left"/>
      <w:pPr>
        <w:tabs>
          <w:tab w:val="num" w:pos="1224"/>
        </w:tabs>
        <w:ind w:left="1224" w:hanging="1584"/>
      </w:pPr>
      <w:rPr>
        <w:rFonts w:hint="default"/>
      </w:rPr>
    </w:lvl>
  </w:abstractNum>
  <w:abstractNum w:abstractNumId="31">
    <w:nsid w:val="622F0139"/>
    <w:multiLevelType w:val="hybridMultilevel"/>
    <w:tmpl w:val="365CB914"/>
    <w:lvl w:ilvl="0" w:tplc="05E0DD26">
      <w:start w:val="1"/>
      <w:numFmt w:val="decimal"/>
      <w:lvlText w:val="%1."/>
      <w:lvlJc w:val="left"/>
      <w:pPr>
        <w:tabs>
          <w:tab w:val="num" w:pos="720"/>
        </w:tabs>
        <w:ind w:left="720" w:hanging="360"/>
      </w:pPr>
      <w:rPr>
        <w:rFonts w:hint="default"/>
      </w:rPr>
    </w:lvl>
    <w:lvl w:ilvl="1" w:tplc="AF0264A2">
      <w:start w:val="1"/>
      <w:numFmt w:val="lowerLetter"/>
      <w:lvlText w:val="%2)"/>
      <w:lvlJc w:val="left"/>
      <w:pPr>
        <w:tabs>
          <w:tab w:val="num" w:pos="1440"/>
        </w:tabs>
        <w:ind w:left="1440" w:hanging="360"/>
      </w:pPr>
      <w:rPr>
        <w:rFonts w:hint="default"/>
      </w:rPr>
    </w:lvl>
    <w:lvl w:ilvl="2" w:tplc="1ECE343A" w:tentative="1">
      <w:start w:val="1"/>
      <w:numFmt w:val="lowerRoman"/>
      <w:lvlText w:val="%3."/>
      <w:lvlJc w:val="right"/>
      <w:pPr>
        <w:tabs>
          <w:tab w:val="num" w:pos="2160"/>
        </w:tabs>
        <w:ind w:left="2160" w:hanging="180"/>
      </w:pPr>
    </w:lvl>
    <w:lvl w:ilvl="3" w:tplc="EA4CE3BE" w:tentative="1">
      <w:start w:val="1"/>
      <w:numFmt w:val="decimal"/>
      <w:lvlText w:val="%4."/>
      <w:lvlJc w:val="left"/>
      <w:pPr>
        <w:tabs>
          <w:tab w:val="num" w:pos="2880"/>
        </w:tabs>
        <w:ind w:left="2880" w:hanging="360"/>
      </w:pPr>
    </w:lvl>
    <w:lvl w:ilvl="4" w:tplc="73003356" w:tentative="1">
      <w:start w:val="1"/>
      <w:numFmt w:val="lowerLetter"/>
      <w:lvlText w:val="%5."/>
      <w:lvlJc w:val="left"/>
      <w:pPr>
        <w:tabs>
          <w:tab w:val="num" w:pos="3600"/>
        </w:tabs>
        <w:ind w:left="3600" w:hanging="360"/>
      </w:pPr>
    </w:lvl>
    <w:lvl w:ilvl="5" w:tplc="CE4E19FC" w:tentative="1">
      <w:start w:val="1"/>
      <w:numFmt w:val="lowerRoman"/>
      <w:lvlText w:val="%6."/>
      <w:lvlJc w:val="right"/>
      <w:pPr>
        <w:tabs>
          <w:tab w:val="num" w:pos="4320"/>
        </w:tabs>
        <w:ind w:left="4320" w:hanging="180"/>
      </w:pPr>
    </w:lvl>
    <w:lvl w:ilvl="6" w:tplc="3CE80040" w:tentative="1">
      <w:start w:val="1"/>
      <w:numFmt w:val="decimal"/>
      <w:lvlText w:val="%7."/>
      <w:lvlJc w:val="left"/>
      <w:pPr>
        <w:tabs>
          <w:tab w:val="num" w:pos="5040"/>
        </w:tabs>
        <w:ind w:left="5040" w:hanging="360"/>
      </w:pPr>
    </w:lvl>
    <w:lvl w:ilvl="7" w:tplc="F8E86D58" w:tentative="1">
      <w:start w:val="1"/>
      <w:numFmt w:val="lowerLetter"/>
      <w:lvlText w:val="%8."/>
      <w:lvlJc w:val="left"/>
      <w:pPr>
        <w:tabs>
          <w:tab w:val="num" w:pos="5760"/>
        </w:tabs>
        <w:ind w:left="5760" w:hanging="360"/>
      </w:pPr>
    </w:lvl>
    <w:lvl w:ilvl="8" w:tplc="39F82E94" w:tentative="1">
      <w:start w:val="1"/>
      <w:numFmt w:val="lowerRoman"/>
      <w:lvlText w:val="%9."/>
      <w:lvlJc w:val="right"/>
      <w:pPr>
        <w:tabs>
          <w:tab w:val="num" w:pos="6480"/>
        </w:tabs>
        <w:ind w:left="6480" w:hanging="180"/>
      </w:pPr>
    </w:lvl>
  </w:abstractNum>
  <w:abstractNum w:abstractNumId="32">
    <w:nsid w:val="62E53A20"/>
    <w:multiLevelType w:val="hybridMultilevel"/>
    <w:tmpl w:val="3BFED336"/>
    <w:lvl w:ilvl="0" w:tplc="C936B07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3BB58D9"/>
    <w:multiLevelType w:val="hybridMultilevel"/>
    <w:tmpl w:val="9CA0216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64A60327"/>
    <w:multiLevelType w:val="hybridMultilevel"/>
    <w:tmpl w:val="D804998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674353B6"/>
    <w:multiLevelType w:val="hybridMultilevel"/>
    <w:tmpl w:val="4DCC0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7C07209"/>
    <w:multiLevelType w:val="hybridMultilevel"/>
    <w:tmpl w:val="11C88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81C5701"/>
    <w:multiLevelType w:val="hybridMultilevel"/>
    <w:tmpl w:val="F6D055D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8">
    <w:nsid w:val="695A69F5"/>
    <w:multiLevelType w:val="hybridMultilevel"/>
    <w:tmpl w:val="4CC466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69873B3F"/>
    <w:multiLevelType w:val="hybridMultilevel"/>
    <w:tmpl w:val="31C0F8AE"/>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0">
    <w:nsid w:val="6AF751D0"/>
    <w:multiLevelType w:val="hybridMultilevel"/>
    <w:tmpl w:val="97784894"/>
    <w:lvl w:ilvl="0" w:tplc="04090001">
      <w:start w:val="1"/>
      <w:numFmt w:val="decimal"/>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1">
    <w:nsid w:val="6D2734D6"/>
    <w:multiLevelType w:val="hybridMultilevel"/>
    <w:tmpl w:val="66261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D8F4F12"/>
    <w:multiLevelType w:val="hybridMultilevel"/>
    <w:tmpl w:val="A59CF44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6EE76315"/>
    <w:multiLevelType w:val="hybridMultilevel"/>
    <w:tmpl w:val="4CA253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4">
    <w:nsid w:val="6FF96BDE"/>
    <w:multiLevelType w:val="hybridMultilevel"/>
    <w:tmpl w:val="FF66A31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73747B29"/>
    <w:multiLevelType w:val="hybridMultilevel"/>
    <w:tmpl w:val="AB427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4FA65DC"/>
    <w:multiLevelType w:val="hybridMultilevel"/>
    <w:tmpl w:val="014E88E2"/>
    <w:lvl w:ilvl="0" w:tplc="04090017">
      <w:start w:val="1"/>
      <w:numFmt w:val="lowerLetter"/>
      <w:lvlText w:val="%1)"/>
      <w:lvlJc w:val="left"/>
      <w:pPr>
        <w:tabs>
          <w:tab w:val="num" w:pos="360"/>
        </w:tabs>
        <w:ind w:left="360" w:hanging="360"/>
      </w:pPr>
      <w:rPr>
        <w:rFonts w:hint="default"/>
      </w:rPr>
    </w:lvl>
    <w:lvl w:ilvl="1" w:tplc="AF0264A2">
      <w:start w:val="1"/>
      <w:numFmt w:val="lowerLetter"/>
      <w:lvlText w:val="%2)"/>
      <w:lvlJc w:val="left"/>
      <w:pPr>
        <w:tabs>
          <w:tab w:val="num" w:pos="1080"/>
        </w:tabs>
        <w:ind w:left="1080" w:hanging="360"/>
      </w:pPr>
      <w:rPr>
        <w:rFonts w:hint="default"/>
      </w:rPr>
    </w:lvl>
    <w:lvl w:ilvl="2" w:tplc="1ECE343A" w:tentative="1">
      <w:start w:val="1"/>
      <w:numFmt w:val="lowerRoman"/>
      <w:lvlText w:val="%3."/>
      <w:lvlJc w:val="right"/>
      <w:pPr>
        <w:tabs>
          <w:tab w:val="num" w:pos="1800"/>
        </w:tabs>
        <w:ind w:left="1800" w:hanging="180"/>
      </w:pPr>
    </w:lvl>
    <w:lvl w:ilvl="3" w:tplc="EA4CE3BE" w:tentative="1">
      <w:start w:val="1"/>
      <w:numFmt w:val="decimal"/>
      <w:lvlText w:val="%4."/>
      <w:lvlJc w:val="left"/>
      <w:pPr>
        <w:tabs>
          <w:tab w:val="num" w:pos="2520"/>
        </w:tabs>
        <w:ind w:left="2520" w:hanging="360"/>
      </w:pPr>
    </w:lvl>
    <w:lvl w:ilvl="4" w:tplc="73003356" w:tentative="1">
      <w:start w:val="1"/>
      <w:numFmt w:val="lowerLetter"/>
      <w:lvlText w:val="%5."/>
      <w:lvlJc w:val="left"/>
      <w:pPr>
        <w:tabs>
          <w:tab w:val="num" w:pos="3240"/>
        </w:tabs>
        <w:ind w:left="3240" w:hanging="360"/>
      </w:pPr>
    </w:lvl>
    <w:lvl w:ilvl="5" w:tplc="CE4E19FC" w:tentative="1">
      <w:start w:val="1"/>
      <w:numFmt w:val="lowerRoman"/>
      <w:lvlText w:val="%6."/>
      <w:lvlJc w:val="right"/>
      <w:pPr>
        <w:tabs>
          <w:tab w:val="num" w:pos="3960"/>
        </w:tabs>
        <w:ind w:left="3960" w:hanging="180"/>
      </w:pPr>
    </w:lvl>
    <w:lvl w:ilvl="6" w:tplc="3CE80040" w:tentative="1">
      <w:start w:val="1"/>
      <w:numFmt w:val="decimal"/>
      <w:lvlText w:val="%7."/>
      <w:lvlJc w:val="left"/>
      <w:pPr>
        <w:tabs>
          <w:tab w:val="num" w:pos="4680"/>
        </w:tabs>
        <w:ind w:left="4680" w:hanging="360"/>
      </w:pPr>
    </w:lvl>
    <w:lvl w:ilvl="7" w:tplc="F8E86D58" w:tentative="1">
      <w:start w:val="1"/>
      <w:numFmt w:val="lowerLetter"/>
      <w:lvlText w:val="%8."/>
      <w:lvlJc w:val="left"/>
      <w:pPr>
        <w:tabs>
          <w:tab w:val="num" w:pos="5400"/>
        </w:tabs>
        <w:ind w:left="5400" w:hanging="360"/>
      </w:pPr>
    </w:lvl>
    <w:lvl w:ilvl="8" w:tplc="39F82E94" w:tentative="1">
      <w:start w:val="1"/>
      <w:numFmt w:val="lowerRoman"/>
      <w:lvlText w:val="%9."/>
      <w:lvlJc w:val="right"/>
      <w:pPr>
        <w:tabs>
          <w:tab w:val="num" w:pos="6120"/>
        </w:tabs>
        <w:ind w:left="6120" w:hanging="180"/>
      </w:pPr>
    </w:lvl>
  </w:abstractNum>
  <w:abstractNum w:abstractNumId="47">
    <w:nsid w:val="76B37F96"/>
    <w:multiLevelType w:val="hybridMultilevel"/>
    <w:tmpl w:val="D3341FA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78F06232"/>
    <w:multiLevelType w:val="hybridMultilevel"/>
    <w:tmpl w:val="D88ABF14"/>
    <w:lvl w:ilvl="0" w:tplc="7AAEFCC8">
      <w:start w:val="1"/>
      <w:numFmt w:val="decimal"/>
      <w:lvlText w:val="%1."/>
      <w:lvlJc w:val="left"/>
      <w:pPr>
        <w:tabs>
          <w:tab w:val="num" w:pos="720"/>
        </w:tabs>
        <w:ind w:left="720" w:hanging="360"/>
      </w:pPr>
    </w:lvl>
    <w:lvl w:ilvl="1" w:tplc="092A0FBC" w:tentative="1">
      <w:start w:val="1"/>
      <w:numFmt w:val="lowerLetter"/>
      <w:lvlText w:val="%2."/>
      <w:lvlJc w:val="left"/>
      <w:pPr>
        <w:tabs>
          <w:tab w:val="num" w:pos="1440"/>
        </w:tabs>
        <w:ind w:left="1440" w:hanging="360"/>
      </w:pPr>
    </w:lvl>
    <w:lvl w:ilvl="2" w:tplc="053C1736" w:tentative="1">
      <w:start w:val="1"/>
      <w:numFmt w:val="lowerRoman"/>
      <w:lvlText w:val="%3."/>
      <w:lvlJc w:val="right"/>
      <w:pPr>
        <w:tabs>
          <w:tab w:val="num" w:pos="2160"/>
        </w:tabs>
        <w:ind w:left="2160" w:hanging="180"/>
      </w:pPr>
    </w:lvl>
    <w:lvl w:ilvl="3" w:tplc="E696B0BE" w:tentative="1">
      <w:start w:val="1"/>
      <w:numFmt w:val="decimal"/>
      <w:lvlText w:val="%4."/>
      <w:lvlJc w:val="left"/>
      <w:pPr>
        <w:tabs>
          <w:tab w:val="num" w:pos="2880"/>
        </w:tabs>
        <w:ind w:left="2880" w:hanging="360"/>
      </w:pPr>
    </w:lvl>
    <w:lvl w:ilvl="4" w:tplc="1A185B4C" w:tentative="1">
      <w:start w:val="1"/>
      <w:numFmt w:val="lowerLetter"/>
      <w:lvlText w:val="%5."/>
      <w:lvlJc w:val="left"/>
      <w:pPr>
        <w:tabs>
          <w:tab w:val="num" w:pos="3600"/>
        </w:tabs>
        <w:ind w:left="3600" w:hanging="360"/>
      </w:pPr>
    </w:lvl>
    <w:lvl w:ilvl="5" w:tplc="D6CE4A0E" w:tentative="1">
      <w:start w:val="1"/>
      <w:numFmt w:val="lowerRoman"/>
      <w:lvlText w:val="%6."/>
      <w:lvlJc w:val="right"/>
      <w:pPr>
        <w:tabs>
          <w:tab w:val="num" w:pos="4320"/>
        </w:tabs>
        <w:ind w:left="4320" w:hanging="180"/>
      </w:pPr>
    </w:lvl>
    <w:lvl w:ilvl="6" w:tplc="8292838C" w:tentative="1">
      <w:start w:val="1"/>
      <w:numFmt w:val="decimal"/>
      <w:lvlText w:val="%7."/>
      <w:lvlJc w:val="left"/>
      <w:pPr>
        <w:tabs>
          <w:tab w:val="num" w:pos="5040"/>
        </w:tabs>
        <w:ind w:left="5040" w:hanging="360"/>
      </w:pPr>
    </w:lvl>
    <w:lvl w:ilvl="7" w:tplc="043CE236" w:tentative="1">
      <w:start w:val="1"/>
      <w:numFmt w:val="lowerLetter"/>
      <w:lvlText w:val="%8."/>
      <w:lvlJc w:val="left"/>
      <w:pPr>
        <w:tabs>
          <w:tab w:val="num" w:pos="5760"/>
        </w:tabs>
        <w:ind w:left="5760" w:hanging="360"/>
      </w:pPr>
    </w:lvl>
    <w:lvl w:ilvl="8" w:tplc="B436200A" w:tentative="1">
      <w:start w:val="1"/>
      <w:numFmt w:val="lowerRoman"/>
      <w:lvlText w:val="%9."/>
      <w:lvlJc w:val="right"/>
      <w:pPr>
        <w:tabs>
          <w:tab w:val="num" w:pos="6480"/>
        </w:tabs>
        <w:ind w:left="6480" w:hanging="180"/>
      </w:pPr>
    </w:lvl>
  </w:abstractNum>
  <w:abstractNum w:abstractNumId="49">
    <w:nsid w:val="79E05136"/>
    <w:multiLevelType w:val="hybridMultilevel"/>
    <w:tmpl w:val="A13608E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A097B30"/>
    <w:multiLevelType w:val="hybridMultilevel"/>
    <w:tmpl w:val="5C827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BBA578F"/>
    <w:multiLevelType w:val="hybridMultilevel"/>
    <w:tmpl w:val="A5B80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DCE2BCB"/>
    <w:multiLevelType w:val="hybridMultilevel"/>
    <w:tmpl w:val="AEC08A8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4"/>
  </w:num>
  <w:num w:numId="2">
    <w:abstractNumId w:val="30"/>
  </w:num>
  <w:num w:numId="3">
    <w:abstractNumId w:val="39"/>
  </w:num>
  <w:num w:numId="4">
    <w:abstractNumId w:val="15"/>
  </w:num>
  <w:num w:numId="5">
    <w:abstractNumId w:val="37"/>
  </w:num>
  <w:num w:numId="6">
    <w:abstractNumId w:val="18"/>
  </w:num>
  <w:num w:numId="7">
    <w:abstractNumId w:val="8"/>
  </w:num>
  <w:num w:numId="8">
    <w:abstractNumId w:val="13"/>
  </w:num>
  <w:num w:numId="9">
    <w:abstractNumId w:val="19"/>
  </w:num>
  <w:num w:numId="10">
    <w:abstractNumId w:val="1"/>
  </w:num>
  <w:num w:numId="11">
    <w:abstractNumId w:val="25"/>
  </w:num>
  <w:num w:numId="12">
    <w:abstractNumId w:val="40"/>
  </w:num>
  <w:num w:numId="13">
    <w:abstractNumId w:val="33"/>
  </w:num>
  <w:num w:numId="14">
    <w:abstractNumId w:val="48"/>
  </w:num>
  <w:num w:numId="15">
    <w:abstractNumId w:val="22"/>
  </w:num>
  <w:num w:numId="16">
    <w:abstractNumId w:val="7"/>
  </w:num>
  <w:num w:numId="17">
    <w:abstractNumId w:val="31"/>
  </w:num>
  <w:num w:numId="18">
    <w:abstractNumId w:val="3"/>
  </w:num>
  <w:num w:numId="19">
    <w:abstractNumId w:val="6"/>
  </w:num>
  <w:num w:numId="20">
    <w:abstractNumId w:val="10"/>
  </w:num>
  <w:num w:numId="21">
    <w:abstractNumId w:val="29"/>
  </w:num>
  <w:num w:numId="22">
    <w:abstractNumId w:val="34"/>
  </w:num>
  <w:num w:numId="23">
    <w:abstractNumId w:val="2"/>
  </w:num>
  <w:num w:numId="24">
    <w:abstractNumId w:val="49"/>
  </w:num>
  <w:num w:numId="25">
    <w:abstractNumId w:val="38"/>
  </w:num>
  <w:num w:numId="26">
    <w:abstractNumId w:val="28"/>
  </w:num>
  <w:num w:numId="27">
    <w:abstractNumId w:val="12"/>
  </w:num>
  <w:num w:numId="28">
    <w:abstractNumId w:val="24"/>
  </w:num>
  <w:num w:numId="29">
    <w:abstractNumId w:val="44"/>
  </w:num>
  <w:num w:numId="30">
    <w:abstractNumId w:val="16"/>
  </w:num>
  <w:num w:numId="31">
    <w:abstractNumId w:val="5"/>
  </w:num>
  <w:num w:numId="32">
    <w:abstractNumId w:val="21"/>
  </w:num>
  <w:num w:numId="33">
    <w:abstractNumId w:val="35"/>
  </w:num>
  <w:num w:numId="34">
    <w:abstractNumId w:val="26"/>
  </w:num>
  <w:num w:numId="35">
    <w:abstractNumId w:val="43"/>
  </w:num>
  <w:num w:numId="36">
    <w:abstractNumId w:val="20"/>
  </w:num>
  <w:num w:numId="37">
    <w:abstractNumId w:val="41"/>
  </w:num>
  <w:num w:numId="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num>
  <w:num w:numId="40">
    <w:abstractNumId w:val="14"/>
  </w:num>
  <w:num w:numId="41">
    <w:abstractNumId w:val="14"/>
  </w:num>
  <w:num w:numId="42">
    <w:abstractNumId w:val="14"/>
  </w:num>
  <w:num w:numId="43">
    <w:abstractNumId w:val="14"/>
  </w:num>
  <w:num w:numId="44">
    <w:abstractNumId w:val="27"/>
  </w:num>
  <w:num w:numId="45">
    <w:abstractNumId w:val="11"/>
  </w:num>
  <w:num w:numId="46">
    <w:abstractNumId w:val="46"/>
  </w:num>
  <w:num w:numId="47">
    <w:abstractNumId w:val="52"/>
  </w:num>
  <w:num w:numId="4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2"/>
  </w:num>
  <w:num w:numId="5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4"/>
  </w:num>
  <w:num w:numId="5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45"/>
  </w:num>
  <w:num w:numId="56">
    <w:abstractNumId w:val="32"/>
  </w:num>
  <w:num w:numId="5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47"/>
  </w:num>
  <w:num w:numId="60">
    <w:abstractNumId w:val="14"/>
  </w:num>
  <w:num w:numId="6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1"/>
  </w:num>
  <w:num w:numId="63">
    <w:abstractNumId w:val="9"/>
  </w:num>
  <w:num w:numId="64">
    <w:abstractNumId w:val="50"/>
  </w:num>
  <w:num w:numId="6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36"/>
  </w:num>
  <w:num w:numId="67">
    <w:abstractNumId w:val="17"/>
  </w:num>
  <w:num w:numId="68">
    <w:abstractNumId w:val="0"/>
  </w:num>
  <w:num w:numId="69">
    <w:abstractNumId w:val="4"/>
  </w:num>
  <w:num w:numId="70">
    <w:abstractNumId w:val="23"/>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9"/>
  <w:doNotDisplayPageBoundaries/>
  <w:displayBackgroundShape/>
  <w:embedSystemFonts/>
  <w:hideSpellingErrors/>
  <w:activeWritingStyle w:appName="MSWord" w:lang="en-US"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GB" w:vendorID="64" w:dllVersion="131077" w:nlCheck="1" w:checkStyle="1"/>
  <w:activeWritingStyle w:appName="MSWord" w:lang="fr-FR"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hdrShapeDefaults>
    <o:shapedefaults v:ext="edit" spidmax="21708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1F7D"/>
    <w:rsid w:val="0000126F"/>
    <w:rsid w:val="00002A73"/>
    <w:rsid w:val="000031FF"/>
    <w:rsid w:val="00003421"/>
    <w:rsid w:val="00007562"/>
    <w:rsid w:val="00011BED"/>
    <w:rsid w:val="0001257C"/>
    <w:rsid w:val="0001380E"/>
    <w:rsid w:val="00013D89"/>
    <w:rsid w:val="00014EC9"/>
    <w:rsid w:val="000173F4"/>
    <w:rsid w:val="00020138"/>
    <w:rsid w:val="0002097A"/>
    <w:rsid w:val="0002193F"/>
    <w:rsid w:val="000219EC"/>
    <w:rsid w:val="000221CA"/>
    <w:rsid w:val="000221D3"/>
    <w:rsid w:val="00022990"/>
    <w:rsid w:val="00023CC1"/>
    <w:rsid w:val="000254CE"/>
    <w:rsid w:val="000258DE"/>
    <w:rsid w:val="0002670C"/>
    <w:rsid w:val="00027BD2"/>
    <w:rsid w:val="000322C5"/>
    <w:rsid w:val="00032D97"/>
    <w:rsid w:val="000348CA"/>
    <w:rsid w:val="00034C12"/>
    <w:rsid w:val="00035077"/>
    <w:rsid w:val="0003643A"/>
    <w:rsid w:val="00036EB5"/>
    <w:rsid w:val="00037167"/>
    <w:rsid w:val="000405E2"/>
    <w:rsid w:val="000411F1"/>
    <w:rsid w:val="00042A52"/>
    <w:rsid w:val="00042F0D"/>
    <w:rsid w:val="00046654"/>
    <w:rsid w:val="00046DF7"/>
    <w:rsid w:val="00046FCB"/>
    <w:rsid w:val="00047A63"/>
    <w:rsid w:val="00047E59"/>
    <w:rsid w:val="000513F3"/>
    <w:rsid w:val="00051D91"/>
    <w:rsid w:val="000550F6"/>
    <w:rsid w:val="00055C1F"/>
    <w:rsid w:val="00056180"/>
    <w:rsid w:val="000570A8"/>
    <w:rsid w:val="00057DA4"/>
    <w:rsid w:val="00061D91"/>
    <w:rsid w:val="0006242F"/>
    <w:rsid w:val="0006348A"/>
    <w:rsid w:val="0006372B"/>
    <w:rsid w:val="000672C7"/>
    <w:rsid w:val="00070450"/>
    <w:rsid w:val="00070FF3"/>
    <w:rsid w:val="00072EFC"/>
    <w:rsid w:val="00072F1D"/>
    <w:rsid w:val="00072FC2"/>
    <w:rsid w:val="00074020"/>
    <w:rsid w:val="00074E70"/>
    <w:rsid w:val="000751D0"/>
    <w:rsid w:val="000753D7"/>
    <w:rsid w:val="000760F8"/>
    <w:rsid w:val="000768B6"/>
    <w:rsid w:val="000777DD"/>
    <w:rsid w:val="00077D4F"/>
    <w:rsid w:val="00080AC8"/>
    <w:rsid w:val="000846CC"/>
    <w:rsid w:val="0008685F"/>
    <w:rsid w:val="00086E9A"/>
    <w:rsid w:val="00086EE9"/>
    <w:rsid w:val="000877C3"/>
    <w:rsid w:val="00087AD5"/>
    <w:rsid w:val="00090E06"/>
    <w:rsid w:val="0009158F"/>
    <w:rsid w:val="00091723"/>
    <w:rsid w:val="000920DA"/>
    <w:rsid w:val="000927CD"/>
    <w:rsid w:val="000930D5"/>
    <w:rsid w:val="000931BB"/>
    <w:rsid w:val="00094A5A"/>
    <w:rsid w:val="00095F15"/>
    <w:rsid w:val="000970D7"/>
    <w:rsid w:val="00097678"/>
    <w:rsid w:val="000977D2"/>
    <w:rsid w:val="00097E09"/>
    <w:rsid w:val="00097EC1"/>
    <w:rsid w:val="000A01B1"/>
    <w:rsid w:val="000A1106"/>
    <w:rsid w:val="000A1BCC"/>
    <w:rsid w:val="000A2623"/>
    <w:rsid w:val="000A376A"/>
    <w:rsid w:val="000A5C02"/>
    <w:rsid w:val="000A5FA3"/>
    <w:rsid w:val="000B1B65"/>
    <w:rsid w:val="000B1F7D"/>
    <w:rsid w:val="000B21E3"/>
    <w:rsid w:val="000B25F6"/>
    <w:rsid w:val="000B3395"/>
    <w:rsid w:val="000B33D6"/>
    <w:rsid w:val="000B41B5"/>
    <w:rsid w:val="000B51BD"/>
    <w:rsid w:val="000B5933"/>
    <w:rsid w:val="000B59D5"/>
    <w:rsid w:val="000B5CFA"/>
    <w:rsid w:val="000B6F84"/>
    <w:rsid w:val="000B7100"/>
    <w:rsid w:val="000B7B82"/>
    <w:rsid w:val="000C1ADC"/>
    <w:rsid w:val="000C26CA"/>
    <w:rsid w:val="000C5A6C"/>
    <w:rsid w:val="000C5BC1"/>
    <w:rsid w:val="000C5CEE"/>
    <w:rsid w:val="000C6B57"/>
    <w:rsid w:val="000C711A"/>
    <w:rsid w:val="000C7ECE"/>
    <w:rsid w:val="000D05FF"/>
    <w:rsid w:val="000D0FAC"/>
    <w:rsid w:val="000D1EFF"/>
    <w:rsid w:val="000D21DE"/>
    <w:rsid w:val="000D30EC"/>
    <w:rsid w:val="000D35CC"/>
    <w:rsid w:val="000D527D"/>
    <w:rsid w:val="000D5E93"/>
    <w:rsid w:val="000D5F78"/>
    <w:rsid w:val="000D61D6"/>
    <w:rsid w:val="000E0F5F"/>
    <w:rsid w:val="000E1284"/>
    <w:rsid w:val="000E1CA8"/>
    <w:rsid w:val="000E22F4"/>
    <w:rsid w:val="000E247C"/>
    <w:rsid w:val="000E2879"/>
    <w:rsid w:val="000E334E"/>
    <w:rsid w:val="000E4AFB"/>
    <w:rsid w:val="000E548B"/>
    <w:rsid w:val="000E6973"/>
    <w:rsid w:val="000F0253"/>
    <w:rsid w:val="000F0BEB"/>
    <w:rsid w:val="000F1B88"/>
    <w:rsid w:val="000F59BA"/>
    <w:rsid w:val="000F5F29"/>
    <w:rsid w:val="000F6356"/>
    <w:rsid w:val="001014AE"/>
    <w:rsid w:val="00101BA3"/>
    <w:rsid w:val="00103241"/>
    <w:rsid w:val="00103391"/>
    <w:rsid w:val="00106CA6"/>
    <w:rsid w:val="00111284"/>
    <w:rsid w:val="001117DE"/>
    <w:rsid w:val="00111C05"/>
    <w:rsid w:val="00114176"/>
    <w:rsid w:val="00114D81"/>
    <w:rsid w:val="00114EE4"/>
    <w:rsid w:val="001154E8"/>
    <w:rsid w:val="001155D9"/>
    <w:rsid w:val="00115A85"/>
    <w:rsid w:val="00117A45"/>
    <w:rsid w:val="00120876"/>
    <w:rsid w:val="00121702"/>
    <w:rsid w:val="0012452B"/>
    <w:rsid w:val="0012542A"/>
    <w:rsid w:val="0012723D"/>
    <w:rsid w:val="00127A5F"/>
    <w:rsid w:val="00131161"/>
    <w:rsid w:val="00131430"/>
    <w:rsid w:val="001326B1"/>
    <w:rsid w:val="00133225"/>
    <w:rsid w:val="00133D8B"/>
    <w:rsid w:val="00137D2E"/>
    <w:rsid w:val="00140F62"/>
    <w:rsid w:val="00141027"/>
    <w:rsid w:val="00143846"/>
    <w:rsid w:val="0014390B"/>
    <w:rsid w:val="001440B3"/>
    <w:rsid w:val="0014524A"/>
    <w:rsid w:val="001465AD"/>
    <w:rsid w:val="00147318"/>
    <w:rsid w:val="00150E35"/>
    <w:rsid w:val="001520AB"/>
    <w:rsid w:val="00152219"/>
    <w:rsid w:val="00152CEB"/>
    <w:rsid w:val="001530EC"/>
    <w:rsid w:val="001550FC"/>
    <w:rsid w:val="0015523F"/>
    <w:rsid w:val="00156052"/>
    <w:rsid w:val="0016304A"/>
    <w:rsid w:val="00165BCD"/>
    <w:rsid w:val="00167887"/>
    <w:rsid w:val="001702AA"/>
    <w:rsid w:val="00171ABB"/>
    <w:rsid w:val="00172F99"/>
    <w:rsid w:val="001740E8"/>
    <w:rsid w:val="00174819"/>
    <w:rsid w:val="001748CC"/>
    <w:rsid w:val="00175978"/>
    <w:rsid w:val="00175D13"/>
    <w:rsid w:val="0017718D"/>
    <w:rsid w:val="00177DB2"/>
    <w:rsid w:val="001808A2"/>
    <w:rsid w:val="0018101A"/>
    <w:rsid w:val="0018255E"/>
    <w:rsid w:val="001831E1"/>
    <w:rsid w:val="0018385C"/>
    <w:rsid w:val="00185548"/>
    <w:rsid w:val="001874A9"/>
    <w:rsid w:val="00190B1F"/>
    <w:rsid w:val="00191229"/>
    <w:rsid w:val="00191490"/>
    <w:rsid w:val="00191FC1"/>
    <w:rsid w:val="00192572"/>
    <w:rsid w:val="00193CF3"/>
    <w:rsid w:val="00194844"/>
    <w:rsid w:val="00194DEB"/>
    <w:rsid w:val="0019564A"/>
    <w:rsid w:val="001958AB"/>
    <w:rsid w:val="001A29AF"/>
    <w:rsid w:val="001A3038"/>
    <w:rsid w:val="001A4007"/>
    <w:rsid w:val="001A47D3"/>
    <w:rsid w:val="001A4BA6"/>
    <w:rsid w:val="001A55A9"/>
    <w:rsid w:val="001A7399"/>
    <w:rsid w:val="001A7860"/>
    <w:rsid w:val="001A7ADC"/>
    <w:rsid w:val="001B0F15"/>
    <w:rsid w:val="001B3A1F"/>
    <w:rsid w:val="001B43D6"/>
    <w:rsid w:val="001B5738"/>
    <w:rsid w:val="001B5C3C"/>
    <w:rsid w:val="001B71D8"/>
    <w:rsid w:val="001B75B0"/>
    <w:rsid w:val="001C11EC"/>
    <w:rsid w:val="001C1B73"/>
    <w:rsid w:val="001C3B5C"/>
    <w:rsid w:val="001C51DD"/>
    <w:rsid w:val="001D1F13"/>
    <w:rsid w:val="001D276E"/>
    <w:rsid w:val="001D5906"/>
    <w:rsid w:val="001D682A"/>
    <w:rsid w:val="001D7594"/>
    <w:rsid w:val="001E00EE"/>
    <w:rsid w:val="001E029E"/>
    <w:rsid w:val="001E2755"/>
    <w:rsid w:val="001E30B7"/>
    <w:rsid w:val="001E3A0F"/>
    <w:rsid w:val="001E4208"/>
    <w:rsid w:val="001E600B"/>
    <w:rsid w:val="001E7255"/>
    <w:rsid w:val="001F1836"/>
    <w:rsid w:val="001F23CD"/>
    <w:rsid w:val="001F253D"/>
    <w:rsid w:val="001F2F37"/>
    <w:rsid w:val="001F3DCC"/>
    <w:rsid w:val="001F4318"/>
    <w:rsid w:val="001F5127"/>
    <w:rsid w:val="001F643E"/>
    <w:rsid w:val="001F683B"/>
    <w:rsid w:val="001F6D29"/>
    <w:rsid w:val="001F6E3A"/>
    <w:rsid w:val="001F6FE7"/>
    <w:rsid w:val="001F7C8B"/>
    <w:rsid w:val="002002DB"/>
    <w:rsid w:val="00201979"/>
    <w:rsid w:val="00201FF3"/>
    <w:rsid w:val="00202077"/>
    <w:rsid w:val="002049F1"/>
    <w:rsid w:val="00205932"/>
    <w:rsid w:val="002059DF"/>
    <w:rsid w:val="00206406"/>
    <w:rsid w:val="00206992"/>
    <w:rsid w:val="00206BC4"/>
    <w:rsid w:val="00207A64"/>
    <w:rsid w:val="002101B3"/>
    <w:rsid w:val="0021155D"/>
    <w:rsid w:val="00212055"/>
    <w:rsid w:val="00214ABA"/>
    <w:rsid w:val="00220163"/>
    <w:rsid w:val="002212A9"/>
    <w:rsid w:val="00221403"/>
    <w:rsid w:val="00221ED2"/>
    <w:rsid w:val="00224F9D"/>
    <w:rsid w:val="002275AD"/>
    <w:rsid w:val="002275DA"/>
    <w:rsid w:val="0022781C"/>
    <w:rsid w:val="00227AE5"/>
    <w:rsid w:val="00230B05"/>
    <w:rsid w:val="002320FF"/>
    <w:rsid w:val="00232ABC"/>
    <w:rsid w:val="00233F3B"/>
    <w:rsid w:val="00234D37"/>
    <w:rsid w:val="0023570D"/>
    <w:rsid w:val="00235E7A"/>
    <w:rsid w:val="002421C6"/>
    <w:rsid w:val="0024346D"/>
    <w:rsid w:val="00243C34"/>
    <w:rsid w:val="00244CF7"/>
    <w:rsid w:val="00245530"/>
    <w:rsid w:val="00247EF4"/>
    <w:rsid w:val="002502A0"/>
    <w:rsid w:val="0025051D"/>
    <w:rsid w:val="00252546"/>
    <w:rsid w:val="002525AB"/>
    <w:rsid w:val="00252B00"/>
    <w:rsid w:val="00253268"/>
    <w:rsid w:val="0025438C"/>
    <w:rsid w:val="00254B7E"/>
    <w:rsid w:val="00256011"/>
    <w:rsid w:val="00256B37"/>
    <w:rsid w:val="002602E7"/>
    <w:rsid w:val="00262AF9"/>
    <w:rsid w:val="0026395D"/>
    <w:rsid w:val="0026452F"/>
    <w:rsid w:val="00264845"/>
    <w:rsid w:val="00267FDF"/>
    <w:rsid w:val="00271361"/>
    <w:rsid w:val="0027271D"/>
    <w:rsid w:val="002732ED"/>
    <w:rsid w:val="00273AD9"/>
    <w:rsid w:val="00273C6F"/>
    <w:rsid w:val="00273F55"/>
    <w:rsid w:val="002741A4"/>
    <w:rsid w:val="002744DA"/>
    <w:rsid w:val="00274B5C"/>
    <w:rsid w:val="0027597E"/>
    <w:rsid w:val="00275E2F"/>
    <w:rsid w:val="0027633E"/>
    <w:rsid w:val="00276737"/>
    <w:rsid w:val="00277B3C"/>
    <w:rsid w:val="00280177"/>
    <w:rsid w:val="002818BB"/>
    <w:rsid w:val="00283897"/>
    <w:rsid w:val="00284696"/>
    <w:rsid w:val="00285EA5"/>
    <w:rsid w:val="00287B7F"/>
    <w:rsid w:val="00290115"/>
    <w:rsid w:val="00291D3B"/>
    <w:rsid w:val="00292DD4"/>
    <w:rsid w:val="00293AA5"/>
    <w:rsid w:val="00294C6D"/>
    <w:rsid w:val="00294D38"/>
    <w:rsid w:val="00295A4D"/>
    <w:rsid w:val="00296564"/>
    <w:rsid w:val="0029691B"/>
    <w:rsid w:val="00297355"/>
    <w:rsid w:val="002A0B0A"/>
    <w:rsid w:val="002A0C0C"/>
    <w:rsid w:val="002A18A9"/>
    <w:rsid w:val="002A195D"/>
    <w:rsid w:val="002A34F5"/>
    <w:rsid w:val="002A47BE"/>
    <w:rsid w:val="002A4BD1"/>
    <w:rsid w:val="002A5E8C"/>
    <w:rsid w:val="002A6B18"/>
    <w:rsid w:val="002A745D"/>
    <w:rsid w:val="002B13AD"/>
    <w:rsid w:val="002B2C5D"/>
    <w:rsid w:val="002B2EDD"/>
    <w:rsid w:val="002B3A30"/>
    <w:rsid w:val="002B3AB7"/>
    <w:rsid w:val="002B6022"/>
    <w:rsid w:val="002B675A"/>
    <w:rsid w:val="002B67C5"/>
    <w:rsid w:val="002B7629"/>
    <w:rsid w:val="002C01F6"/>
    <w:rsid w:val="002C0FFB"/>
    <w:rsid w:val="002C17B2"/>
    <w:rsid w:val="002C3303"/>
    <w:rsid w:val="002C515B"/>
    <w:rsid w:val="002C7ABD"/>
    <w:rsid w:val="002C7DA0"/>
    <w:rsid w:val="002D0314"/>
    <w:rsid w:val="002D05F5"/>
    <w:rsid w:val="002D141E"/>
    <w:rsid w:val="002D3375"/>
    <w:rsid w:val="002D4524"/>
    <w:rsid w:val="002D5F92"/>
    <w:rsid w:val="002D6B78"/>
    <w:rsid w:val="002E19DD"/>
    <w:rsid w:val="002E1EAB"/>
    <w:rsid w:val="002E2EE0"/>
    <w:rsid w:val="002E35E0"/>
    <w:rsid w:val="002E3CD1"/>
    <w:rsid w:val="002E3EA7"/>
    <w:rsid w:val="002E67B7"/>
    <w:rsid w:val="002E72B7"/>
    <w:rsid w:val="002E7594"/>
    <w:rsid w:val="002F1077"/>
    <w:rsid w:val="002F3C3C"/>
    <w:rsid w:val="002F66BC"/>
    <w:rsid w:val="002F7D86"/>
    <w:rsid w:val="002F7F9A"/>
    <w:rsid w:val="0030485F"/>
    <w:rsid w:val="0030534B"/>
    <w:rsid w:val="0030716C"/>
    <w:rsid w:val="0031039C"/>
    <w:rsid w:val="003105D3"/>
    <w:rsid w:val="0031078C"/>
    <w:rsid w:val="00310C95"/>
    <w:rsid w:val="00310DBB"/>
    <w:rsid w:val="00312EC1"/>
    <w:rsid w:val="00312ED8"/>
    <w:rsid w:val="00313B76"/>
    <w:rsid w:val="00313F66"/>
    <w:rsid w:val="0031403D"/>
    <w:rsid w:val="00317262"/>
    <w:rsid w:val="003218DA"/>
    <w:rsid w:val="003234FB"/>
    <w:rsid w:val="00323B28"/>
    <w:rsid w:val="00323C5D"/>
    <w:rsid w:val="00325459"/>
    <w:rsid w:val="003317E1"/>
    <w:rsid w:val="00332117"/>
    <w:rsid w:val="00333E88"/>
    <w:rsid w:val="003340E7"/>
    <w:rsid w:val="003341D2"/>
    <w:rsid w:val="00334256"/>
    <w:rsid w:val="0033565B"/>
    <w:rsid w:val="00335A6D"/>
    <w:rsid w:val="00336BD8"/>
    <w:rsid w:val="00337CD3"/>
    <w:rsid w:val="00340589"/>
    <w:rsid w:val="00341421"/>
    <w:rsid w:val="003414DB"/>
    <w:rsid w:val="00341975"/>
    <w:rsid w:val="00341AFF"/>
    <w:rsid w:val="00344F9F"/>
    <w:rsid w:val="00345981"/>
    <w:rsid w:val="0034619D"/>
    <w:rsid w:val="003465F3"/>
    <w:rsid w:val="003469E8"/>
    <w:rsid w:val="00347A0C"/>
    <w:rsid w:val="00347A8A"/>
    <w:rsid w:val="00347D45"/>
    <w:rsid w:val="00352485"/>
    <w:rsid w:val="003550B4"/>
    <w:rsid w:val="00355121"/>
    <w:rsid w:val="00355133"/>
    <w:rsid w:val="00357373"/>
    <w:rsid w:val="0035737F"/>
    <w:rsid w:val="00357386"/>
    <w:rsid w:val="00357BDC"/>
    <w:rsid w:val="0036036E"/>
    <w:rsid w:val="00360A9F"/>
    <w:rsid w:val="00360BBD"/>
    <w:rsid w:val="0036168E"/>
    <w:rsid w:val="003627AA"/>
    <w:rsid w:val="00362959"/>
    <w:rsid w:val="00362DA5"/>
    <w:rsid w:val="00363DF6"/>
    <w:rsid w:val="00365366"/>
    <w:rsid w:val="00365D40"/>
    <w:rsid w:val="003679F8"/>
    <w:rsid w:val="00370050"/>
    <w:rsid w:val="003705AB"/>
    <w:rsid w:val="0037092E"/>
    <w:rsid w:val="003711DC"/>
    <w:rsid w:val="00372203"/>
    <w:rsid w:val="0037415D"/>
    <w:rsid w:val="00374A46"/>
    <w:rsid w:val="003750CC"/>
    <w:rsid w:val="00377460"/>
    <w:rsid w:val="00382245"/>
    <w:rsid w:val="003827EA"/>
    <w:rsid w:val="00382D9D"/>
    <w:rsid w:val="0038382D"/>
    <w:rsid w:val="00385505"/>
    <w:rsid w:val="00385919"/>
    <w:rsid w:val="00385A7C"/>
    <w:rsid w:val="0038733C"/>
    <w:rsid w:val="00387D66"/>
    <w:rsid w:val="003908C8"/>
    <w:rsid w:val="00391D31"/>
    <w:rsid w:val="003925C1"/>
    <w:rsid w:val="003933EC"/>
    <w:rsid w:val="0039545D"/>
    <w:rsid w:val="00396528"/>
    <w:rsid w:val="00396780"/>
    <w:rsid w:val="00396B8B"/>
    <w:rsid w:val="003A02E6"/>
    <w:rsid w:val="003A06B8"/>
    <w:rsid w:val="003A2A34"/>
    <w:rsid w:val="003A369E"/>
    <w:rsid w:val="003A3797"/>
    <w:rsid w:val="003A38CA"/>
    <w:rsid w:val="003A3B10"/>
    <w:rsid w:val="003A4302"/>
    <w:rsid w:val="003A4B25"/>
    <w:rsid w:val="003A7137"/>
    <w:rsid w:val="003A7E63"/>
    <w:rsid w:val="003B2EA2"/>
    <w:rsid w:val="003B350D"/>
    <w:rsid w:val="003B49F8"/>
    <w:rsid w:val="003B4A1D"/>
    <w:rsid w:val="003B5657"/>
    <w:rsid w:val="003B6F9C"/>
    <w:rsid w:val="003B769D"/>
    <w:rsid w:val="003C01E1"/>
    <w:rsid w:val="003C035F"/>
    <w:rsid w:val="003C07B7"/>
    <w:rsid w:val="003C08F4"/>
    <w:rsid w:val="003C0BD6"/>
    <w:rsid w:val="003C1DEB"/>
    <w:rsid w:val="003C2F7C"/>
    <w:rsid w:val="003C33CA"/>
    <w:rsid w:val="003C4C1F"/>
    <w:rsid w:val="003C4E84"/>
    <w:rsid w:val="003C5335"/>
    <w:rsid w:val="003C5AD9"/>
    <w:rsid w:val="003C6C84"/>
    <w:rsid w:val="003C7702"/>
    <w:rsid w:val="003C7F64"/>
    <w:rsid w:val="003D099F"/>
    <w:rsid w:val="003D0A97"/>
    <w:rsid w:val="003D12C5"/>
    <w:rsid w:val="003D13E4"/>
    <w:rsid w:val="003D158C"/>
    <w:rsid w:val="003D1D83"/>
    <w:rsid w:val="003D3779"/>
    <w:rsid w:val="003D4421"/>
    <w:rsid w:val="003D5330"/>
    <w:rsid w:val="003D5CA1"/>
    <w:rsid w:val="003D6ED4"/>
    <w:rsid w:val="003D7054"/>
    <w:rsid w:val="003D7849"/>
    <w:rsid w:val="003D7E7E"/>
    <w:rsid w:val="003E073D"/>
    <w:rsid w:val="003E07CA"/>
    <w:rsid w:val="003E0B19"/>
    <w:rsid w:val="003E24E3"/>
    <w:rsid w:val="003E399B"/>
    <w:rsid w:val="003E52B3"/>
    <w:rsid w:val="003E530B"/>
    <w:rsid w:val="003E55DF"/>
    <w:rsid w:val="003E721A"/>
    <w:rsid w:val="003E74CE"/>
    <w:rsid w:val="003E75FD"/>
    <w:rsid w:val="003E78FD"/>
    <w:rsid w:val="003E7CE7"/>
    <w:rsid w:val="003E7DB0"/>
    <w:rsid w:val="003F17FC"/>
    <w:rsid w:val="003F3DAC"/>
    <w:rsid w:val="003F4695"/>
    <w:rsid w:val="003F49DC"/>
    <w:rsid w:val="003F4D10"/>
    <w:rsid w:val="003F526D"/>
    <w:rsid w:val="003F630F"/>
    <w:rsid w:val="003F63E2"/>
    <w:rsid w:val="0040016B"/>
    <w:rsid w:val="00402989"/>
    <w:rsid w:val="00404BE3"/>
    <w:rsid w:val="0040650F"/>
    <w:rsid w:val="00410BD7"/>
    <w:rsid w:val="00411B42"/>
    <w:rsid w:val="00411DF5"/>
    <w:rsid w:val="00412435"/>
    <w:rsid w:val="00412694"/>
    <w:rsid w:val="004128A2"/>
    <w:rsid w:val="004137B1"/>
    <w:rsid w:val="0041513C"/>
    <w:rsid w:val="0041542A"/>
    <w:rsid w:val="00415F6D"/>
    <w:rsid w:val="004208E4"/>
    <w:rsid w:val="004232D7"/>
    <w:rsid w:val="0042383F"/>
    <w:rsid w:val="004255B0"/>
    <w:rsid w:val="00425847"/>
    <w:rsid w:val="00426BBC"/>
    <w:rsid w:val="00430793"/>
    <w:rsid w:val="004310CC"/>
    <w:rsid w:val="0043172A"/>
    <w:rsid w:val="0043204D"/>
    <w:rsid w:val="004324B8"/>
    <w:rsid w:val="0043311F"/>
    <w:rsid w:val="004339C0"/>
    <w:rsid w:val="00433F2C"/>
    <w:rsid w:val="00434AF6"/>
    <w:rsid w:val="004401B7"/>
    <w:rsid w:val="004401C7"/>
    <w:rsid w:val="0044444A"/>
    <w:rsid w:val="004456E2"/>
    <w:rsid w:val="00445CA2"/>
    <w:rsid w:val="00445D7B"/>
    <w:rsid w:val="00445D8A"/>
    <w:rsid w:val="0044706B"/>
    <w:rsid w:val="00447358"/>
    <w:rsid w:val="0045059B"/>
    <w:rsid w:val="004505E4"/>
    <w:rsid w:val="0045081D"/>
    <w:rsid w:val="004522E7"/>
    <w:rsid w:val="004553EC"/>
    <w:rsid w:val="00456B09"/>
    <w:rsid w:val="004576DD"/>
    <w:rsid w:val="00457853"/>
    <w:rsid w:val="00457B0E"/>
    <w:rsid w:val="0046020B"/>
    <w:rsid w:val="00462845"/>
    <w:rsid w:val="00462A9D"/>
    <w:rsid w:val="00463918"/>
    <w:rsid w:val="00464F9E"/>
    <w:rsid w:val="00465367"/>
    <w:rsid w:val="00465936"/>
    <w:rsid w:val="00465AA8"/>
    <w:rsid w:val="00465BD4"/>
    <w:rsid w:val="00466D6D"/>
    <w:rsid w:val="004700E2"/>
    <w:rsid w:val="00470720"/>
    <w:rsid w:val="004723D7"/>
    <w:rsid w:val="004736DC"/>
    <w:rsid w:val="00473E32"/>
    <w:rsid w:val="0047510F"/>
    <w:rsid w:val="00475804"/>
    <w:rsid w:val="00475C3B"/>
    <w:rsid w:val="00476FD8"/>
    <w:rsid w:val="00481616"/>
    <w:rsid w:val="00482228"/>
    <w:rsid w:val="004828E6"/>
    <w:rsid w:val="00482FBA"/>
    <w:rsid w:val="00483843"/>
    <w:rsid w:val="00483CE7"/>
    <w:rsid w:val="00484448"/>
    <w:rsid w:val="00484D33"/>
    <w:rsid w:val="00485662"/>
    <w:rsid w:val="00486749"/>
    <w:rsid w:val="00486CC5"/>
    <w:rsid w:val="00486E32"/>
    <w:rsid w:val="00487462"/>
    <w:rsid w:val="004877BD"/>
    <w:rsid w:val="004878F6"/>
    <w:rsid w:val="004905C8"/>
    <w:rsid w:val="004913E9"/>
    <w:rsid w:val="00492699"/>
    <w:rsid w:val="004929BA"/>
    <w:rsid w:val="00492A02"/>
    <w:rsid w:val="00492ABB"/>
    <w:rsid w:val="00494EEA"/>
    <w:rsid w:val="004957A4"/>
    <w:rsid w:val="00497122"/>
    <w:rsid w:val="004A0E9E"/>
    <w:rsid w:val="004A11CD"/>
    <w:rsid w:val="004A2988"/>
    <w:rsid w:val="004A3B48"/>
    <w:rsid w:val="004A4146"/>
    <w:rsid w:val="004A4674"/>
    <w:rsid w:val="004A5FD6"/>
    <w:rsid w:val="004A7EDA"/>
    <w:rsid w:val="004B0AC2"/>
    <w:rsid w:val="004B0AEB"/>
    <w:rsid w:val="004B1EFC"/>
    <w:rsid w:val="004B231C"/>
    <w:rsid w:val="004B4F6D"/>
    <w:rsid w:val="004B5194"/>
    <w:rsid w:val="004B5D19"/>
    <w:rsid w:val="004B6956"/>
    <w:rsid w:val="004B772B"/>
    <w:rsid w:val="004B7749"/>
    <w:rsid w:val="004C071F"/>
    <w:rsid w:val="004C07B3"/>
    <w:rsid w:val="004C11DB"/>
    <w:rsid w:val="004C136E"/>
    <w:rsid w:val="004C15AF"/>
    <w:rsid w:val="004C31A9"/>
    <w:rsid w:val="004C3288"/>
    <w:rsid w:val="004C4FFF"/>
    <w:rsid w:val="004C651A"/>
    <w:rsid w:val="004C732B"/>
    <w:rsid w:val="004C7803"/>
    <w:rsid w:val="004D0185"/>
    <w:rsid w:val="004D1495"/>
    <w:rsid w:val="004D4096"/>
    <w:rsid w:val="004D4382"/>
    <w:rsid w:val="004D50D8"/>
    <w:rsid w:val="004D5A47"/>
    <w:rsid w:val="004D5E85"/>
    <w:rsid w:val="004D6522"/>
    <w:rsid w:val="004D6584"/>
    <w:rsid w:val="004D71FD"/>
    <w:rsid w:val="004E06E8"/>
    <w:rsid w:val="004E084D"/>
    <w:rsid w:val="004E29FC"/>
    <w:rsid w:val="004E4ADB"/>
    <w:rsid w:val="004E682B"/>
    <w:rsid w:val="004E705E"/>
    <w:rsid w:val="004E7CDC"/>
    <w:rsid w:val="004E7E1E"/>
    <w:rsid w:val="004F019E"/>
    <w:rsid w:val="004F1267"/>
    <w:rsid w:val="004F12B9"/>
    <w:rsid w:val="004F17FE"/>
    <w:rsid w:val="004F1E66"/>
    <w:rsid w:val="004F2B35"/>
    <w:rsid w:val="004F3015"/>
    <w:rsid w:val="004F6AFD"/>
    <w:rsid w:val="004F76E6"/>
    <w:rsid w:val="005004A1"/>
    <w:rsid w:val="0050066E"/>
    <w:rsid w:val="00500737"/>
    <w:rsid w:val="00503048"/>
    <w:rsid w:val="0050395C"/>
    <w:rsid w:val="0050438F"/>
    <w:rsid w:val="00504F64"/>
    <w:rsid w:val="0050517C"/>
    <w:rsid w:val="00510278"/>
    <w:rsid w:val="005105CA"/>
    <w:rsid w:val="0051229E"/>
    <w:rsid w:val="00512E47"/>
    <w:rsid w:val="00515CB0"/>
    <w:rsid w:val="00515F91"/>
    <w:rsid w:val="00516352"/>
    <w:rsid w:val="00517D70"/>
    <w:rsid w:val="00521A2B"/>
    <w:rsid w:val="00523114"/>
    <w:rsid w:val="005246FB"/>
    <w:rsid w:val="005253A6"/>
    <w:rsid w:val="005262A0"/>
    <w:rsid w:val="00526E9C"/>
    <w:rsid w:val="005273BF"/>
    <w:rsid w:val="00530D4E"/>
    <w:rsid w:val="00530D7B"/>
    <w:rsid w:val="005317CA"/>
    <w:rsid w:val="005323B8"/>
    <w:rsid w:val="0053252F"/>
    <w:rsid w:val="00533A06"/>
    <w:rsid w:val="00533CDD"/>
    <w:rsid w:val="00535408"/>
    <w:rsid w:val="00535648"/>
    <w:rsid w:val="00536FE7"/>
    <w:rsid w:val="005415E5"/>
    <w:rsid w:val="00542C53"/>
    <w:rsid w:val="00542C5D"/>
    <w:rsid w:val="00543320"/>
    <w:rsid w:val="00544695"/>
    <w:rsid w:val="00545535"/>
    <w:rsid w:val="00551FE1"/>
    <w:rsid w:val="00555703"/>
    <w:rsid w:val="00556804"/>
    <w:rsid w:val="0055730E"/>
    <w:rsid w:val="00557715"/>
    <w:rsid w:val="005606D5"/>
    <w:rsid w:val="0056310E"/>
    <w:rsid w:val="005634A4"/>
    <w:rsid w:val="0056417A"/>
    <w:rsid w:val="00564531"/>
    <w:rsid w:val="00564B5E"/>
    <w:rsid w:val="005666C4"/>
    <w:rsid w:val="00566C20"/>
    <w:rsid w:val="005703F1"/>
    <w:rsid w:val="005722A9"/>
    <w:rsid w:val="005733CA"/>
    <w:rsid w:val="00574CBD"/>
    <w:rsid w:val="00576725"/>
    <w:rsid w:val="005770D5"/>
    <w:rsid w:val="005800F3"/>
    <w:rsid w:val="00580541"/>
    <w:rsid w:val="00580F60"/>
    <w:rsid w:val="00581686"/>
    <w:rsid w:val="005816B2"/>
    <w:rsid w:val="00581CE6"/>
    <w:rsid w:val="00584321"/>
    <w:rsid w:val="0058459A"/>
    <w:rsid w:val="005849C0"/>
    <w:rsid w:val="0058778B"/>
    <w:rsid w:val="005901BD"/>
    <w:rsid w:val="005903C4"/>
    <w:rsid w:val="005906D4"/>
    <w:rsid w:val="00591970"/>
    <w:rsid w:val="00591C41"/>
    <w:rsid w:val="00591C84"/>
    <w:rsid w:val="00592A02"/>
    <w:rsid w:val="00595DE8"/>
    <w:rsid w:val="00596D42"/>
    <w:rsid w:val="005A0EFF"/>
    <w:rsid w:val="005A192A"/>
    <w:rsid w:val="005A1A3E"/>
    <w:rsid w:val="005A3A3C"/>
    <w:rsid w:val="005A5045"/>
    <w:rsid w:val="005A568A"/>
    <w:rsid w:val="005A7C0D"/>
    <w:rsid w:val="005B0655"/>
    <w:rsid w:val="005B0D2B"/>
    <w:rsid w:val="005B1E02"/>
    <w:rsid w:val="005B2122"/>
    <w:rsid w:val="005B380F"/>
    <w:rsid w:val="005B57EF"/>
    <w:rsid w:val="005B6C60"/>
    <w:rsid w:val="005B715D"/>
    <w:rsid w:val="005B73C7"/>
    <w:rsid w:val="005B7409"/>
    <w:rsid w:val="005C0175"/>
    <w:rsid w:val="005C09AA"/>
    <w:rsid w:val="005C0EA5"/>
    <w:rsid w:val="005C3514"/>
    <w:rsid w:val="005C4352"/>
    <w:rsid w:val="005C5E18"/>
    <w:rsid w:val="005C6B36"/>
    <w:rsid w:val="005C7865"/>
    <w:rsid w:val="005D11BC"/>
    <w:rsid w:val="005D1332"/>
    <w:rsid w:val="005D243A"/>
    <w:rsid w:val="005D32E8"/>
    <w:rsid w:val="005D6CFA"/>
    <w:rsid w:val="005D7BD9"/>
    <w:rsid w:val="005D7E8E"/>
    <w:rsid w:val="005E027C"/>
    <w:rsid w:val="005E0D13"/>
    <w:rsid w:val="005E3E54"/>
    <w:rsid w:val="005E4112"/>
    <w:rsid w:val="005E7687"/>
    <w:rsid w:val="005E7EB1"/>
    <w:rsid w:val="005F0070"/>
    <w:rsid w:val="005F0476"/>
    <w:rsid w:val="005F089B"/>
    <w:rsid w:val="005F1DA1"/>
    <w:rsid w:val="005F3534"/>
    <w:rsid w:val="005F4606"/>
    <w:rsid w:val="006001AE"/>
    <w:rsid w:val="00600533"/>
    <w:rsid w:val="00602D09"/>
    <w:rsid w:val="00603B60"/>
    <w:rsid w:val="00605228"/>
    <w:rsid w:val="0060536D"/>
    <w:rsid w:val="006125BC"/>
    <w:rsid w:val="006136CC"/>
    <w:rsid w:val="00613D28"/>
    <w:rsid w:val="006140AB"/>
    <w:rsid w:val="006140B0"/>
    <w:rsid w:val="00614C28"/>
    <w:rsid w:val="00615048"/>
    <w:rsid w:val="00615115"/>
    <w:rsid w:val="006165A0"/>
    <w:rsid w:val="0062058E"/>
    <w:rsid w:val="006215F6"/>
    <w:rsid w:val="006220E5"/>
    <w:rsid w:val="0062254A"/>
    <w:rsid w:val="00622C68"/>
    <w:rsid w:val="00623E5A"/>
    <w:rsid w:val="00625158"/>
    <w:rsid w:val="00630D93"/>
    <w:rsid w:val="00633726"/>
    <w:rsid w:val="0063469C"/>
    <w:rsid w:val="00636CBD"/>
    <w:rsid w:val="00636E31"/>
    <w:rsid w:val="0063745C"/>
    <w:rsid w:val="006375D1"/>
    <w:rsid w:val="00637B93"/>
    <w:rsid w:val="006405D9"/>
    <w:rsid w:val="00641638"/>
    <w:rsid w:val="00641A91"/>
    <w:rsid w:val="00642A7C"/>
    <w:rsid w:val="006471E2"/>
    <w:rsid w:val="006506E5"/>
    <w:rsid w:val="00650D50"/>
    <w:rsid w:val="0065161C"/>
    <w:rsid w:val="00651E1B"/>
    <w:rsid w:val="006524D7"/>
    <w:rsid w:val="00652D85"/>
    <w:rsid w:val="00652DBA"/>
    <w:rsid w:val="00654A9C"/>
    <w:rsid w:val="00655956"/>
    <w:rsid w:val="00656495"/>
    <w:rsid w:val="0065713F"/>
    <w:rsid w:val="00660788"/>
    <w:rsid w:val="00660863"/>
    <w:rsid w:val="00662138"/>
    <w:rsid w:val="00662C5C"/>
    <w:rsid w:val="0066306E"/>
    <w:rsid w:val="006636DD"/>
    <w:rsid w:val="00663CD9"/>
    <w:rsid w:val="00665D64"/>
    <w:rsid w:val="006709C0"/>
    <w:rsid w:val="00671168"/>
    <w:rsid w:val="0067161F"/>
    <w:rsid w:val="00671F53"/>
    <w:rsid w:val="0067278F"/>
    <w:rsid w:val="006728D2"/>
    <w:rsid w:val="00673D8B"/>
    <w:rsid w:val="006741E9"/>
    <w:rsid w:val="00674C9A"/>
    <w:rsid w:val="00675386"/>
    <w:rsid w:val="0068042D"/>
    <w:rsid w:val="006820B5"/>
    <w:rsid w:val="006836EB"/>
    <w:rsid w:val="00683C30"/>
    <w:rsid w:val="00683D2D"/>
    <w:rsid w:val="00685E1B"/>
    <w:rsid w:val="00686871"/>
    <w:rsid w:val="00686F67"/>
    <w:rsid w:val="006870E1"/>
    <w:rsid w:val="006914A1"/>
    <w:rsid w:val="0069164B"/>
    <w:rsid w:val="00692736"/>
    <w:rsid w:val="006927D7"/>
    <w:rsid w:val="00692B3D"/>
    <w:rsid w:val="00696D0F"/>
    <w:rsid w:val="006970CC"/>
    <w:rsid w:val="00697948"/>
    <w:rsid w:val="00697C5C"/>
    <w:rsid w:val="006A29E3"/>
    <w:rsid w:val="006A3EC1"/>
    <w:rsid w:val="006A40B6"/>
    <w:rsid w:val="006A4F02"/>
    <w:rsid w:val="006A55B5"/>
    <w:rsid w:val="006A560A"/>
    <w:rsid w:val="006A5A05"/>
    <w:rsid w:val="006A5CE9"/>
    <w:rsid w:val="006A5D96"/>
    <w:rsid w:val="006B0543"/>
    <w:rsid w:val="006B0DDB"/>
    <w:rsid w:val="006B1EF8"/>
    <w:rsid w:val="006B2B14"/>
    <w:rsid w:val="006B2BB3"/>
    <w:rsid w:val="006B3423"/>
    <w:rsid w:val="006B46AF"/>
    <w:rsid w:val="006B5A61"/>
    <w:rsid w:val="006B74FD"/>
    <w:rsid w:val="006B769D"/>
    <w:rsid w:val="006C005D"/>
    <w:rsid w:val="006C0BB5"/>
    <w:rsid w:val="006C226E"/>
    <w:rsid w:val="006C240E"/>
    <w:rsid w:val="006C2907"/>
    <w:rsid w:val="006C2AE1"/>
    <w:rsid w:val="006C308F"/>
    <w:rsid w:val="006C4087"/>
    <w:rsid w:val="006C48E0"/>
    <w:rsid w:val="006C5A1D"/>
    <w:rsid w:val="006C5E9E"/>
    <w:rsid w:val="006C6456"/>
    <w:rsid w:val="006C7364"/>
    <w:rsid w:val="006D0001"/>
    <w:rsid w:val="006D0FA9"/>
    <w:rsid w:val="006D37ED"/>
    <w:rsid w:val="006D7C35"/>
    <w:rsid w:val="006E08A0"/>
    <w:rsid w:val="006E14AA"/>
    <w:rsid w:val="006E29F7"/>
    <w:rsid w:val="006E2A28"/>
    <w:rsid w:val="006E2E2B"/>
    <w:rsid w:val="006E3297"/>
    <w:rsid w:val="006E388E"/>
    <w:rsid w:val="006E5696"/>
    <w:rsid w:val="006E6071"/>
    <w:rsid w:val="006E67AF"/>
    <w:rsid w:val="006F0465"/>
    <w:rsid w:val="006F0CAD"/>
    <w:rsid w:val="006F160C"/>
    <w:rsid w:val="006F18DA"/>
    <w:rsid w:val="006F1FDA"/>
    <w:rsid w:val="006F20EC"/>
    <w:rsid w:val="006F214C"/>
    <w:rsid w:val="006F32C3"/>
    <w:rsid w:val="006F4FB4"/>
    <w:rsid w:val="006F51DA"/>
    <w:rsid w:val="006F5C92"/>
    <w:rsid w:val="006F69F6"/>
    <w:rsid w:val="006F6F61"/>
    <w:rsid w:val="006F70E3"/>
    <w:rsid w:val="006F710E"/>
    <w:rsid w:val="006F7D13"/>
    <w:rsid w:val="007002B8"/>
    <w:rsid w:val="007011EF"/>
    <w:rsid w:val="00702B90"/>
    <w:rsid w:val="00703B01"/>
    <w:rsid w:val="007043DA"/>
    <w:rsid w:val="0070518F"/>
    <w:rsid w:val="00705926"/>
    <w:rsid w:val="007064C8"/>
    <w:rsid w:val="00707156"/>
    <w:rsid w:val="007074B7"/>
    <w:rsid w:val="00707F0C"/>
    <w:rsid w:val="00710820"/>
    <w:rsid w:val="007110D2"/>
    <w:rsid w:val="00714592"/>
    <w:rsid w:val="00716583"/>
    <w:rsid w:val="00716C23"/>
    <w:rsid w:val="007172B3"/>
    <w:rsid w:val="00717A46"/>
    <w:rsid w:val="00717DEE"/>
    <w:rsid w:val="007201A2"/>
    <w:rsid w:val="0072120D"/>
    <w:rsid w:val="00724256"/>
    <w:rsid w:val="00724481"/>
    <w:rsid w:val="0072452F"/>
    <w:rsid w:val="007249EB"/>
    <w:rsid w:val="00731F40"/>
    <w:rsid w:val="00732CEE"/>
    <w:rsid w:val="0073625C"/>
    <w:rsid w:val="00737F5F"/>
    <w:rsid w:val="007405DF"/>
    <w:rsid w:val="00740EA1"/>
    <w:rsid w:val="007413E2"/>
    <w:rsid w:val="007429DD"/>
    <w:rsid w:val="007433AB"/>
    <w:rsid w:val="00743B9C"/>
    <w:rsid w:val="007441FB"/>
    <w:rsid w:val="00744BDB"/>
    <w:rsid w:val="00746A98"/>
    <w:rsid w:val="00750DD2"/>
    <w:rsid w:val="00750E6E"/>
    <w:rsid w:val="00752921"/>
    <w:rsid w:val="00752C1E"/>
    <w:rsid w:val="00752D2D"/>
    <w:rsid w:val="00753BEE"/>
    <w:rsid w:val="00755282"/>
    <w:rsid w:val="00755D16"/>
    <w:rsid w:val="00755D36"/>
    <w:rsid w:val="007566EA"/>
    <w:rsid w:val="007573B7"/>
    <w:rsid w:val="00757CF0"/>
    <w:rsid w:val="0076043E"/>
    <w:rsid w:val="00760477"/>
    <w:rsid w:val="00760BB9"/>
    <w:rsid w:val="00763499"/>
    <w:rsid w:val="00763AA4"/>
    <w:rsid w:val="00764918"/>
    <w:rsid w:val="00764E8A"/>
    <w:rsid w:val="007658EE"/>
    <w:rsid w:val="00765AFC"/>
    <w:rsid w:val="00765C0F"/>
    <w:rsid w:val="007663AD"/>
    <w:rsid w:val="00766DAD"/>
    <w:rsid w:val="00767D6F"/>
    <w:rsid w:val="00771C0A"/>
    <w:rsid w:val="00771CEC"/>
    <w:rsid w:val="00772186"/>
    <w:rsid w:val="007737F3"/>
    <w:rsid w:val="00773D41"/>
    <w:rsid w:val="00774665"/>
    <w:rsid w:val="007747BE"/>
    <w:rsid w:val="007766E7"/>
    <w:rsid w:val="00776A97"/>
    <w:rsid w:val="00777C5A"/>
    <w:rsid w:val="007800EC"/>
    <w:rsid w:val="007804FD"/>
    <w:rsid w:val="00781E96"/>
    <w:rsid w:val="007829D9"/>
    <w:rsid w:val="00784295"/>
    <w:rsid w:val="007844E8"/>
    <w:rsid w:val="00785623"/>
    <w:rsid w:val="0078594F"/>
    <w:rsid w:val="00787BCB"/>
    <w:rsid w:val="00795B0B"/>
    <w:rsid w:val="00795FBF"/>
    <w:rsid w:val="007970A3"/>
    <w:rsid w:val="00797864"/>
    <w:rsid w:val="007A0E72"/>
    <w:rsid w:val="007A175D"/>
    <w:rsid w:val="007A2494"/>
    <w:rsid w:val="007A2772"/>
    <w:rsid w:val="007A2E0D"/>
    <w:rsid w:val="007A3467"/>
    <w:rsid w:val="007A404E"/>
    <w:rsid w:val="007A4140"/>
    <w:rsid w:val="007A4910"/>
    <w:rsid w:val="007A5AE9"/>
    <w:rsid w:val="007A5EBD"/>
    <w:rsid w:val="007A7416"/>
    <w:rsid w:val="007A771D"/>
    <w:rsid w:val="007B013D"/>
    <w:rsid w:val="007B1EC9"/>
    <w:rsid w:val="007B459D"/>
    <w:rsid w:val="007B4AAB"/>
    <w:rsid w:val="007B589D"/>
    <w:rsid w:val="007B595C"/>
    <w:rsid w:val="007B687D"/>
    <w:rsid w:val="007B6A27"/>
    <w:rsid w:val="007B6FFD"/>
    <w:rsid w:val="007B79EA"/>
    <w:rsid w:val="007C002F"/>
    <w:rsid w:val="007C12F1"/>
    <w:rsid w:val="007C29EF"/>
    <w:rsid w:val="007C3AA8"/>
    <w:rsid w:val="007C495A"/>
    <w:rsid w:val="007C5623"/>
    <w:rsid w:val="007C726E"/>
    <w:rsid w:val="007C7789"/>
    <w:rsid w:val="007D09C5"/>
    <w:rsid w:val="007D1590"/>
    <w:rsid w:val="007D2251"/>
    <w:rsid w:val="007D48A0"/>
    <w:rsid w:val="007D6443"/>
    <w:rsid w:val="007E36AB"/>
    <w:rsid w:val="007E38EC"/>
    <w:rsid w:val="007E517B"/>
    <w:rsid w:val="007E5C44"/>
    <w:rsid w:val="007E6D44"/>
    <w:rsid w:val="007F05F8"/>
    <w:rsid w:val="007F1274"/>
    <w:rsid w:val="007F2254"/>
    <w:rsid w:val="007F3DD3"/>
    <w:rsid w:val="007F51D9"/>
    <w:rsid w:val="007F723C"/>
    <w:rsid w:val="00800616"/>
    <w:rsid w:val="008028B9"/>
    <w:rsid w:val="00802C75"/>
    <w:rsid w:val="00803255"/>
    <w:rsid w:val="0080349B"/>
    <w:rsid w:val="00803869"/>
    <w:rsid w:val="008038AF"/>
    <w:rsid w:val="00803ED7"/>
    <w:rsid w:val="008041CA"/>
    <w:rsid w:val="00804324"/>
    <w:rsid w:val="0080609F"/>
    <w:rsid w:val="00807F09"/>
    <w:rsid w:val="008113C2"/>
    <w:rsid w:val="00811809"/>
    <w:rsid w:val="008129D9"/>
    <w:rsid w:val="00812B2A"/>
    <w:rsid w:val="00814F55"/>
    <w:rsid w:val="008155A3"/>
    <w:rsid w:val="0081564E"/>
    <w:rsid w:val="00815919"/>
    <w:rsid w:val="00815C8B"/>
    <w:rsid w:val="008217FC"/>
    <w:rsid w:val="008221AC"/>
    <w:rsid w:val="00822E55"/>
    <w:rsid w:val="00823C1E"/>
    <w:rsid w:val="00824173"/>
    <w:rsid w:val="00824512"/>
    <w:rsid w:val="0082556B"/>
    <w:rsid w:val="00827357"/>
    <w:rsid w:val="00827A9E"/>
    <w:rsid w:val="008300AA"/>
    <w:rsid w:val="00830920"/>
    <w:rsid w:val="00830B46"/>
    <w:rsid w:val="00830D0B"/>
    <w:rsid w:val="00830DAD"/>
    <w:rsid w:val="00831416"/>
    <w:rsid w:val="008318DB"/>
    <w:rsid w:val="008329AC"/>
    <w:rsid w:val="00832D85"/>
    <w:rsid w:val="00832F82"/>
    <w:rsid w:val="00833027"/>
    <w:rsid w:val="00834799"/>
    <w:rsid w:val="00835B87"/>
    <w:rsid w:val="00835D3B"/>
    <w:rsid w:val="00837B5C"/>
    <w:rsid w:val="00841664"/>
    <w:rsid w:val="00842B82"/>
    <w:rsid w:val="00843A68"/>
    <w:rsid w:val="008442DB"/>
    <w:rsid w:val="0084439A"/>
    <w:rsid w:val="008447C7"/>
    <w:rsid w:val="00844BA4"/>
    <w:rsid w:val="00846DB7"/>
    <w:rsid w:val="0084761C"/>
    <w:rsid w:val="008500CC"/>
    <w:rsid w:val="008505D5"/>
    <w:rsid w:val="0085097D"/>
    <w:rsid w:val="00853988"/>
    <w:rsid w:val="00853A31"/>
    <w:rsid w:val="00855A1C"/>
    <w:rsid w:val="00857B3F"/>
    <w:rsid w:val="0086047D"/>
    <w:rsid w:val="00860A3C"/>
    <w:rsid w:val="008626DC"/>
    <w:rsid w:val="00863A43"/>
    <w:rsid w:val="00863D1B"/>
    <w:rsid w:val="0086477E"/>
    <w:rsid w:val="00866A7F"/>
    <w:rsid w:val="00872275"/>
    <w:rsid w:val="00873259"/>
    <w:rsid w:val="008737F1"/>
    <w:rsid w:val="0087403A"/>
    <w:rsid w:val="008745D5"/>
    <w:rsid w:val="00874917"/>
    <w:rsid w:val="008749C5"/>
    <w:rsid w:val="00874DDD"/>
    <w:rsid w:val="00875F18"/>
    <w:rsid w:val="0087611D"/>
    <w:rsid w:val="008761E9"/>
    <w:rsid w:val="0087668D"/>
    <w:rsid w:val="00877BF4"/>
    <w:rsid w:val="0088102B"/>
    <w:rsid w:val="0088132E"/>
    <w:rsid w:val="008835DD"/>
    <w:rsid w:val="00884248"/>
    <w:rsid w:val="0088546F"/>
    <w:rsid w:val="00885476"/>
    <w:rsid w:val="00885761"/>
    <w:rsid w:val="008859C1"/>
    <w:rsid w:val="00885CBF"/>
    <w:rsid w:val="00885D06"/>
    <w:rsid w:val="00887F6A"/>
    <w:rsid w:val="00894BFE"/>
    <w:rsid w:val="008965EA"/>
    <w:rsid w:val="008967E3"/>
    <w:rsid w:val="00896F6C"/>
    <w:rsid w:val="008971B6"/>
    <w:rsid w:val="008A26F5"/>
    <w:rsid w:val="008A27C5"/>
    <w:rsid w:val="008A3EDF"/>
    <w:rsid w:val="008A401A"/>
    <w:rsid w:val="008A4057"/>
    <w:rsid w:val="008A45BB"/>
    <w:rsid w:val="008A67D9"/>
    <w:rsid w:val="008B043A"/>
    <w:rsid w:val="008B1C44"/>
    <w:rsid w:val="008B2157"/>
    <w:rsid w:val="008B38EA"/>
    <w:rsid w:val="008B5BB4"/>
    <w:rsid w:val="008B64BA"/>
    <w:rsid w:val="008B7DB5"/>
    <w:rsid w:val="008C0B24"/>
    <w:rsid w:val="008C1372"/>
    <w:rsid w:val="008C219E"/>
    <w:rsid w:val="008C2B25"/>
    <w:rsid w:val="008C4C9D"/>
    <w:rsid w:val="008C4FA1"/>
    <w:rsid w:val="008C540A"/>
    <w:rsid w:val="008D02D4"/>
    <w:rsid w:val="008D06DD"/>
    <w:rsid w:val="008D078D"/>
    <w:rsid w:val="008D0CCF"/>
    <w:rsid w:val="008D2EA0"/>
    <w:rsid w:val="008D657B"/>
    <w:rsid w:val="008D7901"/>
    <w:rsid w:val="008D7A27"/>
    <w:rsid w:val="008E0AAD"/>
    <w:rsid w:val="008E0C46"/>
    <w:rsid w:val="008E3369"/>
    <w:rsid w:val="008E3A07"/>
    <w:rsid w:val="008E5488"/>
    <w:rsid w:val="008E782E"/>
    <w:rsid w:val="008E7CCF"/>
    <w:rsid w:val="008F0B1F"/>
    <w:rsid w:val="008F1845"/>
    <w:rsid w:val="008F1E11"/>
    <w:rsid w:val="008F39FF"/>
    <w:rsid w:val="008F5FAC"/>
    <w:rsid w:val="0090264D"/>
    <w:rsid w:val="0090266A"/>
    <w:rsid w:val="0090327A"/>
    <w:rsid w:val="00903441"/>
    <w:rsid w:val="00903A54"/>
    <w:rsid w:val="00904961"/>
    <w:rsid w:val="00904E94"/>
    <w:rsid w:val="009057E1"/>
    <w:rsid w:val="009077C7"/>
    <w:rsid w:val="0091029F"/>
    <w:rsid w:val="009107E9"/>
    <w:rsid w:val="0091258B"/>
    <w:rsid w:val="00914C29"/>
    <w:rsid w:val="00914FB7"/>
    <w:rsid w:val="00915CEF"/>
    <w:rsid w:val="00916D8A"/>
    <w:rsid w:val="009202EF"/>
    <w:rsid w:val="00922A7F"/>
    <w:rsid w:val="00922CAD"/>
    <w:rsid w:val="00923DA0"/>
    <w:rsid w:val="009259A6"/>
    <w:rsid w:val="009263D6"/>
    <w:rsid w:val="00931DBB"/>
    <w:rsid w:val="0093224E"/>
    <w:rsid w:val="00932565"/>
    <w:rsid w:val="0093461A"/>
    <w:rsid w:val="00934BA8"/>
    <w:rsid w:val="009361C1"/>
    <w:rsid w:val="00936820"/>
    <w:rsid w:val="009368A2"/>
    <w:rsid w:val="00937BAD"/>
    <w:rsid w:val="00937D0A"/>
    <w:rsid w:val="00940DE6"/>
    <w:rsid w:val="009415D1"/>
    <w:rsid w:val="00941A33"/>
    <w:rsid w:val="0094276B"/>
    <w:rsid w:val="00942D6D"/>
    <w:rsid w:val="00942FBC"/>
    <w:rsid w:val="00943E7F"/>
    <w:rsid w:val="00945097"/>
    <w:rsid w:val="00945678"/>
    <w:rsid w:val="0094738D"/>
    <w:rsid w:val="009500F4"/>
    <w:rsid w:val="00950395"/>
    <w:rsid w:val="009504BF"/>
    <w:rsid w:val="0095115B"/>
    <w:rsid w:val="009518E8"/>
    <w:rsid w:val="00952343"/>
    <w:rsid w:val="00952D4E"/>
    <w:rsid w:val="009535EB"/>
    <w:rsid w:val="0095369E"/>
    <w:rsid w:val="00953E83"/>
    <w:rsid w:val="009541A9"/>
    <w:rsid w:val="00954297"/>
    <w:rsid w:val="00955112"/>
    <w:rsid w:val="00955187"/>
    <w:rsid w:val="00957C4E"/>
    <w:rsid w:val="00957F46"/>
    <w:rsid w:val="009621B8"/>
    <w:rsid w:val="00962F20"/>
    <w:rsid w:val="00963783"/>
    <w:rsid w:val="00964047"/>
    <w:rsid w:val="009640B7"/>
    <w:rsid w:val="00964967"/>
    <w:rsid w:val="0096651C"/>
    <w:rsid w:val="0096700A"/>
    <w:rsid w:val="0096718B"/>
    <w:rsid w:val="009671C4"/>
    <w:rsid w:val="00967E14"/>
    <w:rsid w:val="00970BF2"/>
    <w:rsid w:val="009718E7"/>
    <w:rsid w:val="00972DA5"/>
    <w:rsid w:val="00972F25"/>
    <w:rsid w:val="009731A8"/>
    <w:rsid w:val="0097326A"/>
    <w:rsid w:val="00975479"/>
    <w:rsid w:val="00975948"/>
    <w:rsid w:val="00975AF1"/>
    <w:rsid w:val="0097746A"/>
    <w:rsid w:val="00977730"/>
    <w:rsid w:val="00982C9A"/>
    <w:rsid w:val="00983BBC"/>
    <w:rsid w:val="00983E5A"/>
    <w:rsid w:val="009841DE"/>
    <w:rsid w:val="00986C8C"/>
    <w:rsid w:val="0098711C"/>
    <w:rsid w:val="00990321"/>
    <w:rsid w:val="00990DC9"/>
    <w:rsid w:val="00991246"/>
    <w:rsid w:val="009919AB"/>
    <w:rsid w:val="009923E8"/>
    <w:rsid w:val="0099283F"/>
    <w:rsid w:val="00994A0F"/>
    <w:rsid w:val="009951BE"/>
    <w:rsid w:val="00995489"/>
    <w:rsid w:val="00995B04"/>
    <w:rsid w:val="00996563"/>
    <w:rsid w:val="009A2633"/>
    <w:rsid w:val="009A271E"/>
    <w:rsid w:val="009A42A9"/>
    <w:rsid w:val="009A5901"/>
    <w:rsid w:val="009A5B21"/>
    <w:rsid w:val="009A5FC1"/>
    <w:rsid w:val="009A696D"/>
    <w:rsid w:val="009A793E"/>
    <w:rsid w:val="009B0365"/>
    <w:rsid w:val="009B0C2E"/>
    <w:rsid w:val="009B1454"/>
    <w:rsid w:val="009B2536"/>
    <w:rsid w:val="009B3AD0"/>
    <w:rsid w:val="009B5633"/>
    <w:rsid w:val="009B5D42"/>
    <w:rsid w:val="009B5F93"/>
    <w:rsid w:val="009B6324"/>
    <w:rsid w:val="009B6705"/>
    <w:rsid w:val="009B799F"/>
    <w:rsid w:val="009C058E"/>
    <w:rsid w:val="009C0D27"/>
    <w:rsid w:val="009C1808"/>
    <w:rsid w:val="009C36B8"/>
    <w:rsid w:val="009C378B"/>
    <w:rsid w:val="009C3A91"/>
    <w:rsid w:val="009C60FC"/>
    <w:rsid w:val="009C7019"/>
    <w:rsid w:val="009C7172"/>
    <w:rsid w:val="009C7C7B"/>
    <w:rsid w:val="009D0F36"/>
    <w:rsid w:val="009D179A"/>
    <w:rsid w:val="009D474B"/>
    <w:rsid w:val="009D4F63"/>
    <w:rsid w:val="009D6A78"/>
    <w:rsid w:val="009D7809"/>
    <w:rsid w:val="009D7C24"/>
    <w:rsid w:val="009E1364"/>
    <w:rsid w:val="009E165B"/>
    <w:rsid w:val="009E2837"/>
    <w:rsid w:val="009E31AA"/>
    <w:rsid w:val="009E495E"/>
    <w:rsid w:val="009E5888"/>
    <w:rsid w:val="009E5A0C"/>
    <w:rsid w:val="009E6560"/>
    <w:rsid w:val="009F0CC8"/>
    <w:rsid w:val="009F0D51"/>
    <w:rsid w:val="009F2234"/>
    <w:rsid w:val="009F27CD"/>
    <w:rsid w:val="009F4B55"/>
    <w:rsid w:val="009F4CE9"/>
    <w:rsid w:val="009F52B5"/>
    <w:rsid w:val="009F5A3B"/>
    <w:rsid w:val="009F73FC"/>
    <w:rsid w:val="009F747E"/>
    <w:rsid w:val="00A00297"/>
    <w:rsid w:val="00A01121"/>
    <w:rsid w:val="00A01A73"/>
    <w:rsid w:val="00A020D2"/>
    <w:rsid w:val="00A023A3"/>
    <w:rsid w:val="00A026FA"/>
    <w:rsid w:val="00A027E6"/>
    <w:rsid w:val="00A030EA"/>
    <w:rsid w:val="00A041E8"/>
    <w:rsid w:val="00A04C19"/>
    <w:rsid w:val="00A05DB8"/>
    <w:rsid w:val="00A06AF4"/>
    <w:rsid w:val="00A10478"/>
    <w:rsid w:val="00A1221B"/>
    <w:rsid w:val="00A13262"/>
    <w:rsid w:val="00A1377C"/>
    <w:rsid w:val="00A13A5E"/>
    <w:rsid w:val="00A14EF7"/>
    <w:rsid w:val="00A167FA"/>
    <w:rsid w:val="00A176B1"/>
    <w:rsid w:val="00A17DB3"/>
    <w:rsid w:val="00A201C4"/>
    <w:rsid w:val="00A21640"/>
    <w:rsid w:val="00A23FE2"/>
    <w:rsid w:val="00A25863"/>
    <w:rsid w:val="00A26FC3"/>
    <w:rsid w:val="00A27D56"/>
    <w:rsid w:val="00A27DE6"/>
    <w:rsid w:val="00A32B43"/>
    <w:rsid w:val="00A334B9"/>
    <w:rsid w:val="00A33EA9"/>
    <w:rsid w:val="00A33EF4"/>
    <w:rsid w:val="00A34CAD"/>
    <w:rsid w:val="00A35D83"/>
    <w:rsid w:val="00A36E90"/>
    <w:rsid w:val="00A41A75"/>
    <w:rsid w:val="00A41DDA"/>
    <w:rsid w:val="00A4274F"/>
    <w:rsid w:val="00A42C9E"/>
    <w:rsid w:val="00A42D1D"/>
    <w:rsid w:val="00A4308E"/>
    <w:rsid w:val="00A43462"/>
    <w:rsid w:val="00A43918"/>
    <w:rsid w:val="00A44987"/>
    <w:rsid w:val="00A44CA3"/>
    <w:rsid w:val="00A44D08"/>
    <w:rsid w:val="00A44F7D"/>
    <w:rsid w:val="00A45ADE"/>
    <w:rsid w:val="00A46626"/>
    <w:rsid w:val="00A46976"/>
    <w:rsid w:val="00A46990"/>
    <w:rsid w:val="00A476AD"/>
    <w:rsid w:val="00A50384"/>
    <w:rsid w:val="00A51B72"/>
    <w:rsid w:val="00A51C46"/>
    <w:rsid w:val="00A544D0"/>
    <w:rsid w:val="00A54D63"/>
    <w:rsid w:val="00A565BE"/>
    <w:rsid w:val="00A56B1C"/>
    <w:rsid w:val="00A57C85"/>
    <w:rsid w:val="00A60BD5"/>
    <w:rsid w:val="00A614E2"/>
    <w:rsid w:val="00A624D5"/>
    <w:rsid w:val="00A6289B"/>
    <w:rsid w:val="00A64234"/>
    <w:rsid w:val="00A64BFC"/>
    <w:rsid w:val="00A64F80"/>
    <w:rsid w:val="00A651DF"/>
    <w:rsid w:val="00A65A3D"/>
    <w:rsid w:val="00A66546"/>
    <w:rsid w:val="00A70686"/>
    <w:rsid w:val="00A70FFC"/>
    <w:rsid w:val="00A710FC"/>
    <w:rsid w:val="00A71C1B"/>
    <w:rsid w:val="00A72FE3"/>
    <w:rsid w:val="00A755CB"/>
    <w:rsid w:val="00A77592"/>
    <w:rsid w:val="00A816CD"/>
    <w:rsid w:val="00A823A8"/>
    <w:rsid w:val="00A82867"/>
    <w:rsid w:val="00A82A51"/>
    <w:rsid w:val="00A855BA"/>
    <w:rsid w:val="00A8670B"/>
    <w:rsid w:val="00A8723C"/>
    <w:rsid w:val="00A9069A"/>
    <w:rsid w:val="00A9087F"/>
    <w:rsid w:val="00A90CF6"/>
    <w:rsid w:val="00A93929"/>
    <w:rsid w:val="00A93DC3"/>
    <w:rsid w:val="00A941B2"/>
    <w:rsid w:val="00A943AD"/>
    <w:rsid w:val="00A94C9B"/>
    <w:rsid w:val="00A97AD6"/>
    <w:rsid w:val="00AA057E"/>
    <w:rsid w:val="00AA0C23"/>
    <w:rsid w:val="00AA2D6A"/>
    <w:rsid w:val="00AA2EF6"/>
    <w:rsid w:val="00AA3057"/>
    <w:rsid w:val="00AA4114"/>
    <w:rsid w:val="00AA417F"/>
    <w:rsid w:val="00AA4FC0"/>
    <w:rsid w:val="00AA51E5"/>
    <w:rsid w:val="00AA52B1"/>
    <w:rsid w:val="00AA5453"/>
    <w:rsid w:val="00AA63BB"/>
    <w:rsid w:val="00AA6DAC"/>
    <w:rsid w:val="00AA6F15"/>
    <w:rsid w:val="00AA735A"/>
    <w:rsid w:val="00AA75CB"/>
    <w:rsid w:val="00AB0960"/>
    <w:rsid w:val="00AB0AD8"/>
    <w:rsid w:val="00AB2684"/>
    <w:rsid w:val="00AB382F"/>
    <w:rsid w:val="00AB4B19"/>
    <w:rsid w:val="00AB6178"/>
    <w:rsid w:val="00AC05DB"/>
    <w:rsid w:val="00AC1C47"/>
    <w:rsid w:val="00AC2762"/>
    <w:rsid w:val="00AC2789"/>
    <w:rsid w:val="00AC3933"/>
    <w:rsid w:val="00AC59BC"/>
    <w:rsid w:val="00AC64FB"/>
    <w:rsid w:val="00AD00CD"/>
    <w:rsid w:val="00AD1F3C"/>
    <w:rsid w:val="00AD27A7"/>
    <w:rsid w:val="00AD31C9"/>
    <w:rsid w:val="00AD3F0B"/>
    <w:rsid w:val="00AD5439"/>
    <w:rsid w:val="00AD71FD"/>
    <w:rsid w:val="00AE023B"/>
    <w:rsid w:val="00AE0ECB"/>
    <w:rsid w:val="00AE2269"/>
    <w:rsid w:val="00AE2A1B"/>
    <w:rsid w:val="00AE3737"/>
    <w:rsid w:val="00AE39CA"/>
    <w:rsid w:val="00AE3D8E"/>
    <w:rsid w:val="00AE41DD"/>
    <w:rsid w:val="00AE4B4D"/>
    <w:rsid w:val="00AE4E4D"/>
    <w:rsid w:val="00AE5A91"/>
    <w:rsid w:val="00AE63E0"/>
    <w:rsid w:val="00AE72FA"/>
    <w:rsid w:val="00AE73AB"/>
    <w:rsid w:val="00AF1A29"/>
    <w:rsid w:val="00AF1A5F"/>
    <w:rsid w:val="00AF1D29"/>
    <w:rsid w:val="00AF3369"/>
    <w:rsid w:val="00AF5948"/>
    <w:rsid w:val="00B0047A"/>
    <w:rsid w:val="00B0093C"/>
    <w:rsid w:val="00B0351F"/>
    <w:rsid w:val="00B0643B"/>
    <w:rsid w:val="00B0666C"/>
    <w:rsid w:val="00B06706"/>
    <w:rsid w:val="00B11C36"/>
    <w:rsid w:val="00B133CC"/>
    <w:rsid w:val="00B1352C"/>
    <w:rsid w:val="00B15506"/>
    <w:rsid w:val="00B16FE8"/>
    <w:rsid w:val="00B20061"/>
    <w:rsid w:val="00B2176A"/>
    <w:rsid w:val="00B248A0"/>
    <w:rsid w:val="00B27FE9"/>
    <w:rsid w:val="00B30906"/>
    <w:rsid w:val="00B31691"/>
    <w:rsid w:val="00B3171F"/>
    <w:rsid w:val="00B32176"/>
    <w:rsid w:val="00B328BD"/>
    <w:rsid w:val="00B32E28"/>
    <w:rsid w:val="00B364FC"/>
    <w:rsid w:val="00B3796A"/>
    <w:rsid w:val="00B37E8C"/>
    <w:rsid w:val="00B37E96"/>
    <w:rsid w:val="00B40113"/>
    <w:rsid w:val="00B4041D"/>
    <w:rsid w:val="00B40455"/>
    <w:rsid w:val="00B40987"/>
    <w:rsid w:val="00B42A44"/>
    <w:rsid w:val="00B436B8"/>
    <w:rsid w:val="00B439B0"/>
    <w:rsid w:val="00B464EB"/>
    <w:rsid w:val="00B466CA"/>
    <w:rsid w:val="00B467B4"/>
    <w:rsid w:val="00B47883"/>
    <w:rsid w:val="00B47F46"/>
    <w:rsid w:val="00B508F8"/>
    <w:rsid w:val="00B5155B"/>
    <w:rsid w:val="00B520E1"/>
    <w:rsid w:val="00B5530A"/>
    <w:rsid w:val="00B56957"/>
    <w:rsid w:val="00B569E6"/>
    <w:rsid w:val="00B56AAB"/>
    <w:rsid w:val="00B57139"/>
    <w:rsid w:val="00B61B22"/>
    <w:rsid w:val="00B62CB3"/>
    <w:rsid w:val="00B65A6A"/>
    <w:rsid w:val="00B65DD0"/>
    <w:rsid w:val="00B65DEA"/>
    <w:rsid w:val="00B676F9"/>
    <w:rsid w:val="00B70CD2"/>
    <w:rsid w:val="00B742E9"/>
    <w:rsid w:val="00B7637D"/>
    <w:rsid w:val="00B76E46"/>
    <w:rsid w:val="00B77B5D"/>
    <w:rsid w:val="00B82320"/>
    <w:rsid w:val="00B82D8F"/>
    <w:rsid w:val="00B82DD0"/>
    <w:rsid w:val="00B865F5"/>
    <w:rsid w:val="00B903C3"/>
    <w:rsid w:val="00B912C9"/>
    <w:rsid w:val="00B9193F"/>
    <w:rsid w:val="00B921A4"/>
    <w:rsid w:val="00B922E8"/>
    <w:rsid w:val="00B92AF1"/>
    <w:rsid w:val="00B92DEE"/>
    <w:rsid w:val="00B930CA"/>
    <w:rsid w:val="00B976DB"/>
    <w:rsid w:val="00BA01F5"/>
    <w:rsid w:val="00BA25A0"/>
    <w:rsid w:val="00BA361A"/>
    <w:rsid w:val="00BA4D0E"/>
    <w:rsid w:val="00BA6590"/>
    <w:rsid w:val="00BB022A"/>
    <w:rsid w:val="00BB07F9"/>
    <w:rsid w:val="00BB0876"/>
    <w:rsid w:val="00BB0C0A"/>
    <w:rsid w:val="00BB39EA"/>
    <w:rsid w:val="00BB4218"/>
    <w:rsid w:val="00BB42ED"/>
    <w:rsid w:val="00BB5F2E"/>
    <w:rsid w:val="00BB6C1B"/>
    <w:rsid w:val="00BB6D35"/>
    <w:rsid w:val="00BB7558"/>
    <w:rsid w:val="00BC1711"/>
    <w:rsid w:val="00BC1FA0"/>
    <w:rsid w:val="00BC296D"/>
    <w:rsid w:val="00BC38E5"/>
    <w:rsid w:val="00BC3E51"/>
    <w:rsid w:val="00BC4558"/>
    <w:rsid w:val="00BC561A"/>
    <w:rsid w:val="00BC62A9"/>
    <w:rsid w:val="00BC7FBE"/>
    <w:rsid w:val="00BD0C89"/>
    <w:rsid w:val="00BD12D8"/>
    <w:rsid w:val="00BD13D2"/>
    <w:rsid w:val="00BD309D"/>
    <w:rsid w:val="00BD4506"/>
    <w:rsid w:val="00BD518F"/>
    <w:rsid w:val="00BD5DDB"/>
    <w:rsid w:val="00BD675F"/>
    <w:rsid w:val="00BD7662"/>
    <w:rsid w:val="00BE1E2D"/>
    <w:rsid w:val="00BE2059"/>
    <w:rsid w:val="00BE37A2"/>
    <w:rsid w:val="00BE4922"/>
    <w:rsid w:val="00BE5D1C"/>
    <w:rsid w:val="00BE631E"/>
    <w:rsid w:val="00BE688C"/>
    <w:rsid w:val="00BE6AFB"/>
    <w:rsid w:val="00BE74BB"/>
    <w:rsid w:val="00BE7821"/>
    <w:rsid w:val="00BF4004"/>
    <w:rsid w:val="00BF59A7"/>
    <w:rsid w:val="00BF5BEF"/>
    <w:rsid w:val="00BF723B"/>
    <w:rsid w:val="00BF7E92"/>
    <w:rsid w:val="00C004CF"/>
    <w:rsid w:val="00C00C2D"/>
    <w:rsid w:val="00C01183"/>
    <w:rsid w:val="00C01FF0"/>
    <w:rsid w:val="00C02B49"/>
    <w:rsid w:val="00C02CC1"/>
    <w:rsid w:val="00C0538F"/>
    <w:rsid w:val="00C05CD5"/>
    <w:rsid w:val="00C06A66"/>
    <w:rsid w:val="00C06DEB"/>
    <w:rsid w:val="00C07271"/>
    <w:rsid w:val="00C07D78"/>
    <w:rsid w:val="00C10835"/>
    <w:rsid w:val="00C137EA"/>
    <w:rsid w:val="00C1481F"/>
    <w:rsid w:val="00C151AA"/>
    <w:rsid w:val="00C15C37"/>
    <w:rsid w:val="00C16496"/>
    <w:rsid w:val="00C16AD3"/>
    <w:rsid w:val="00C178C5"/>
    <w:rsid w:val="00C179B6"/>
    <w:rsid w:val="00C207C3"/>
    <w:rsid w:val="00C20A1C"/>
    <w:rsid w:val="00C20FE6"/>
    <w:rsid w:val="00C2195C"/>
    <w:rsid w:val="00C22EAA"/>
    <w:rsid w:val="00C24470"/>
    <w:rsid w:val="00C25526"/>
    <w:rsid w:val="00C25E94"/>
    <w:rsid w:val="00C2755A"/>
    <w:rsid w:val="00C27AA4"/>
    <w:rsid w:val="00C323A5"/>
    <w:rsid w:val="00C329DD"/>
    <w:rsid w:val="00C332CF"/>
    <w:rsid w:val="00C34208"/>
    <w:rsid w:val="00C35F70"/>
    <w:rsid w:val="00C36D1A"/>
    <w:rsid w:val="00C37399"/>
    <w:rsid w:val="00C41FB3"/>
    <w:rsid w:val="00C441EA"/>
    <w:rsid w:val="00C4575E"/>
    <w:rsid w:val="00C45DC7"/>
    <w:rsid w:val="00C4643B"/>
    <w:rsid w:val="00C466A3"/>
    <w:rsid w:val="00C46E3E"/>
    <w:rsid w:val="00C50C80"/>
    <w:rsid w:val="00C52C03"/>
    <w:rsid w:val="00C539BC"/>
    <w:rsid w:val="00C552E1"/>
    <w:rsid w:val="00C55DD0"/>
    <w:rsid w:val="00C575AC"/>
    <w:rsid w:val="00C60157"/>
    <w:rsid w:val="00C610BF"/>
    <w:rsid w:val="00C62611"/>
    <w:rsid w:val="00C6296E"/>
    <w:rsid w:val="00C6448A"/>
    <w:rsid w:val="00C645CB"/>
    <w:rsid w:val="00C6493F"/>
    <w:rsid w:val="00C663F1"/>
    <w:rsid w:val="00C667C5"/>
    <w:rsid w:val="00C66C71"/>
    <w:rsid w:val="00C70CEB"/>
    <w:rsid w:val="00C744AF"/>
    <w:rsid w:val="00C759E4"/>
    <w:rsid w:val="00C816BD"/>
    <w:rsid w:val="00C819DC"/>
    <w:rsid w:val="00C82887"/>
    <w:rsid w:val="00C84A7D"/>
    <w:rsid w:val="00C84DC4"/>
    <w:rsid w:val="00C85D5B"/>
    <w:rsid w:val="00C86340"/>
    <w:rsid w:val="00C86A12"/>
    <w:rsid w:val="00C86B29"/>
    <w:rsid w:val="00C87ED1"/>
    <w:rsid w:val="00C90203"/>
    <w:rsid w:val="00C9134A"/>
    <w:rsid w:val="00C914D1"/>
    <w:rsid w:val="00C91583"/>
    <w:rsid w:val="00C922D2"/>
    <w:rsid w:val="00C94664"/>
    <w:rsid w:val="00C94926"/>
    <w:rsid w:val="00C94EB7"/>
    <w:rsid w:val="00C96297"/>
    <w:rsid w:val="00C97647"/>
    <w:rsid w:val="00C97F2B"/>
    <w:rsid w:val="00CA170C"/>
    <w:rsid w:val="00CA5175"/>
    <w:rsid w:val="00CA5688"/>
    <w:rsid w:val="00CA6067"/>
    <w:rsid w:val="00CA64C9"/>
    <w:rsid w:val="00CA773B"/>
    <w:rsid w:val="00CB04E5"/>
    <w:rsid w:val="00CB14C3"/>
    <w:rsid w:val="00CB28DD"/>
    <w:rsid w:val="00CB2D0A"/>
    <w:rsid w:val="00CB491C"/>
    <w:rsid w:val="00CB7291"/>
    <w:rsid w:val="00CC3253"/>
    <w:rsid w:val="00CC4A0E"/>
    <w:rsid w:val="00CC5119"/>
    <w:rsid w:val="00CC5441"/>
    <w:rsid w:val="00CC5B06"/>
    <w:rsid w:val="00CC749B"/>
    <w:rsid w:val="00CD09EF"/>
    <w:rsid w:val="00CD0CC5"/>
    <w:rsid w:val="00CD1B77"/>
    <w:rsid w:val="00CD1D17"/>
    <w:rsid w:val="00CD1F9F"/>
    <w:rsid w:val="00CD36C6"/>
    <w:rsid w:val="00CD384F"/>
    <w:rsid w:val="00CD5103"/>
    <w:rsid w:val="00CD6494"/>
    <w:rsid w:val="00CD7257"/>
    <w:rsid w:val="00CD744C"/>
    <w:rsid w:val="00CD7B6F"/>
    <w:rsid w:val="00CE1EDE"/>
    <w:rsid w:val="00CE22A7"/>
    <w:rsid w:val="00CE2358"/>
    <w:rsid w:val="00CE24B7"/>
    <w:rsid w:val="00CE24B9"/>
    <w:rsid w:val="00CE2DDA"/>
    <w:rsid w:val="00CE374F"/>
    <w:rsid w:val="00CE4777"/>
    <w:rsid w:val="00CE48C7"/>
    <w:rsid w:val="00CE7080"/>
    <w:rsid w:val="00CE7942"/>
    <w:rsid w:val="00CF0561"/>
    <w:rsid w:val="00CF0607"/>
    <w:rsid w:val="00CF0E3B"/>
    <w:rsid w:val="00CF1C42"/>
    <w:rsid w:val="00CF1DBA"/>
    <w:rsid w:val="00CF2762"/>
    <w:rsid w:val="00CF3DA3"/>
    <w:rsid w:val="00CF4A10"/>
    <w:rsid w:val="00CF56C0"/>
    <w:rsid w:val="00CF6A23"/>
    <w:rsid w:val="00D00A42"/>
    <w:rsid w:val="00D019FF"/>
    <w:rsid w:val="00D021BC"/>
    <w:rsid w:val="00D02E74"/>
    <w:rsid w:val="00D04928"/>
    <w:rsid w:val="00D053E4"/>
    <w:rsid w:val="00D0657B"/>
    <w:rsid w:val="00D06C6F"/>
    <w:rsid w:val="00D07DBD"/>
    <w:rsid w:val="00D10417"/>
    <w:rsid w:val="00D11535"/>
    <w:rsid w:val="00D121F7"/>
    <w:rsid w:val="00D13A4F"/>
    <w:rsid w:val="00D142CC"/>
    <w:rsid w:val="00D14AF9"/>
    <w:rsid w:val="00D155D0"/>
    <w:rsid w:val="00D157E6"/>
    <w:rsid w:val="00D2119E"/>
    <w:rsid w:val="00D218B6"/>
    <w:rsid w:val="00D21E08"/>
    <w:rsid w:val="00D26BE3"/>
    <w:rsid w:val="00D27060"/>
    <w:rsid w:val="00D272A5"/>
    <w:rsid w:val="00D274AD"/>
    <w:rsid w:val="00D301E2"/>
    <w:rsid w:val="00D307FC"/>
    <w:rsid w:val="00D3240D"/>
    <w:rsid w:val="00D3329B"/>
    <w:rsid w:val="00D34070"/>
    <w:rsid w:val="00D3587F"/>
    <w:rsid w:val="00D3622F"/>
    <w:rsid w:val="00D36CB8"/>
    <w:rsid w:val="00D37E36"/>
    <w:rsid w:val="00D40304"/>
    <w:rsid w:val="00D40650"/>
    <w:rsid w:val="00D41AD8"/>
    <w:rsid w:val="00D41BDB"/>
    <w:rsid w:val="00D423EF"/>
    <w:rsid w:val="00D426D0"/>
    <w:rsid w:val="00D42EA2"/>
    <w:rsid w:val="00D4323B"/>
    <w:rsid w:val="00D44009"/>
    <w:rsid w:val="00D44B0D"/>
    <w:rsid w:val="00D46107"/>
    <w:rsid w:val="00D4615A"/>
    <w:rsid w:val="00D468FE"/>
    <w:rsid w:val="00D46C94"/>
    <w:rsid w:val="00D47163"/>
    <w:rsid w:val="00D50977"/>
    <w:rsid w:val="00D5100A"/>
    <w:rsid w:val="00D52D9C"/>
    <w:rsid w:val="00D531AE"/>
    <w:rsid w:val="00D5449D"/>
    <w:rsid w:val="00D545F3"/>
    <w:rsid w:val="00D54FE7"/>
    <w:rsid w:val="00D556BC"/>
    <w:rsid w:val="00D5577C"/>
    <w:rsid w:val="00D56744"/>
    <w:rsid w:val="00D57D91"/>
    <w:rsid w:val="00D61539"/>
    <w:rsid w:val="00D62965"/>
    <w:rsid w:val="00D62BAC"/>
    <w:rsid w:val="00D630A2"/>
    <w:rsid w:val="00D6685A"/>
    <w:rsid w:val="00D66D88"/>
    <w:rsid w:val="00D67339"/>
    <w:rsid w:val="00D674E7"/>
    <w:rsid w:val="00D70CD7"/>
    <w:rsid w:val="00D73950"/>
    <w:rsid w:val="00D73A30"/>
    <w:rsid w:val="00D73A79"/>
    <w:rsid w:val="00D74380"/>
    <w:rsid w:val="00D7547A"/>
    <w:rsid w:val="00D75608"/>
    <w:rsid w:val="00D76815"/>
    <w:rsid w:val="00D76977"/>
    <w:rsid w:val="00D7773E"/>
    <w:rsid w:val="00D778E9"/>
    <w:rsid w:val="00D809F3"/>
    <w:rsid w:val="00D81010"/>
    <w:rsid w:val="00D81334"/>
    <w:rsid w:val="00D8363B"/>
    <w:rsid w:val="00D83CB5"/>
    <w:rsid w:val="00D84378"/>
    <w:rsid w:val="00D84BF3"/>
    <w:rsid w:val="00D85268"/>
    <w:rsid w:val="00D90A43"/>
    <w:rsid w:val="00D91765"/>
    <w:rsid w:val="00D92722"/>
    <w:rsid w:val="00D9399E"/>
    <w:rsid w:val="00D93F94"/>
    <w:rsid w:val="00D9582E"/>
    <w:rsid w:val="00D977AE"/>
    <w:rsid w:val="00D97F84"/>
    <w:rsid w:val="00DA029D"/>
    <w:rsid w:val="00DA0832"/>
    <w:rsid w:val="00DA2206"/>
    <w:rsid w:val="00DA32DA"/>
    <w:rsid w:val="00DA4676"/>
    <w:rsid w:val="00DA5DCD"/>
    <w:rsid w:val="00DA69D2"/>
    <w:rsid w:val="00DA72FF"/>
    <w:rsid w:val="00DA7E4F"/>
    <w:rsid w:val="00DB0240"/>
    <w:rsid w:val="00DB05CC"/>
    <w:rsid w:val="00DB0AB0"/>
    <w:rsid w:val="00DB16FC"/>
    <w:rsid w:val="00DB2C17"/>
    <w:rsid w:val="00DB2DE3"/>
    <w:rsid w:val="00DB3107"/>
    <w:rsid w:val="00DB3E7E"/>
    <w:rsid w:val="00DB5E1F"/>
    <w:rsid w:val="00DB6942"/>
    <w:rsid w:val="00DB76D0"/>
    <w:rsid w:val="00DC095B"/>
    <w:rsid w:val="00DC0CF8"/>
    <w:rsid w:val="00DC1617"/>
    <w:rsid w:val="00DC1E1E"/>
    <w:rsid w:val="00DC244C"/>
    <w:rsid w:val="00DC3E3D"/>
    <w:rsid w:val="00DC48F1"/>
    <w:rsid w:val="00DC57C4"/>
    <w:rsid w:val="00DC6169"/>
    <w:rsid w:val="00DC667B"/>
    <w:rsid w:val="00DC758A"/>
    <w:rsid w:val="00DC7764"/>
    <w:rsid w:val="00DC79B9"/>
    <w:rsid w:val="00DC7EA4"/>
    <w:rsid w:val="00DD024A"/>
    <w:rsid w:val="00DD05A1"/>
    <w:rsid w:val="00DD0757"/>
    <w:rsid w:val="00DD08EA"/>
    <w:rsid w:val="00DD196E"/>
    <w:rsid w:val="00DD23B0"/>
    <w:rsid w:val="00DD25E3"/>
    <w:rsid w:val="00DD5A18"/>
    <w:rsid w:val="00DD5E24"/>
    <w:rsid w:val="00DD7937"/>
    <w:rsid w:val="00DE2079"/>
    <w:rsid w:val="00DE313F"/>
    <w:rsid w:val="00DE3DD0"/>
    <w:rsid w:val="00DE511E"/>
    <w:rsid w:val="00DE67C3"/>
    <w:rsid w:val="00DE6CE3"/>
    <w:rsid w:val="00DE7D6D"/>
    <w:rsid w:val="00DF0FA1"/>
    <w:rsid w:val="00DF4373"/>
    <w:rsid w:val="00DF4F2F"/>
    <w:rsid w:val="00DF65AF"/>
    <w:rsid w:val="00DF6C66"/>
    <w:rsid w:val="00DF7AAA"/>
    <w:rsid w:val="00DF7BA2"/>
    <w:rsid w:val="00E0043C"/>
    <w:rsid w:val="00E01892"/>
    <w:rsid w:val="00E0212E"/>
    <w:rsid w:val="00E02355"/>
    <w:rsid w:val="00E033B9"/>
    <w:rsid w:val="00E05927"/>
    <w:rsid w:val="00E05C00"/>
    <w:rsid w:val="00E06071"/>
    <w:rsid w:val="00E06CFE"/>
    <w:rsid w:val="00E07DE6"/>
    <w:rsid w:val="00E134A4"/>
    <w:rsid w:val="00E1365A"/>
    <w:rsid w:val="00E13DCE"/>
    <w:rsid w:val="00E14632"/>
    <w:rsid w:val="00E14E75"/>
    <w:rsid w:val="00E159B1"/>
    <w:rsid w:val="00E16979"/>
    <w:rsid w:val="00E1752D"/>
    <w:rsid w:val="00E17600"/>
    <w:rsid w:val="00E202A9"/>
    <w:rsid w:val="00E23436"/>
    <w:rsid w:val="00E23473"/>
    <w:rsid w:val="00E26B4D"/>
    <w:rsid w:val="00E27196"/>
    <w:rsid w:val="00E274FC"/>
    <w:rsid w:val="00E3098D"/>
    <w:rsid w:val="00E309C0"/>
    <w:rsid w:val="00E30D5C"/>
    <w:rsid w:val="00E30E02"/>
    <w:rsid w:val="00E32F90"/>
    <w:rsid w:val="00E32FCA"/>
    <w:rsid w:val="00E33245"/>
    <w:rsid w:val="00E33C67"/>
    <w:rsid w:val="00E34531"/>
    <w:rsid w:val="00E40754"/>
    <w:rsid w:val="00E41059"/>
    <w:rsid w:val="00E41BC4"/>
    <w:rsid w:val="00E420EE"/>
    <w:rsid w:val="00E437CD"/>
    <w:rsid w:val="00E43CB5"/>
    <w:rsid w:val="00E44569"/>
    <w:rsid w:val="00E4551C"/>
    <w:rsid w:val="00E46652"/>
    <w:rsid w:val="00E47C33"/>
    <w:rsid w:val="00E51DC0"/>
    <w:rsid w:val="00E5352A"/>
    <w:rsid w:val="00E53826"/>
    <w:rsid w:val="00E54966"/>
    <w:rsid w:val="00E563A9"/>
    <w:rsid w:val="00E56D34"/>
    <w:rsid w:val="00E63656"/>
    <w:rsid w:val="00E665BB"/>
    <w:rsid w:val="00E665E2"/>
    <w:rsid w:val="00E666BD"/>
    <w:rsid w:val="00E66D0C"/>
    <w:rsid w:val="00E6704E"/>
    <w:rsid w:val="00E6776E"/>
    <w:rsid w:val="00E71F55"/>
    <w:rsid w:val="00E7347A"/>
    <w:rsid w:val="00E748A5"/>
    <w:rsid w:val="00E76D77"/>
    <w:rsid w:val="00E77573"/>
    <w:rsid w:val="00E80BEB"/>
    <w:rsid w:val="00E81D8B"/>
    <w:rsid w:val="00E821B5"/>
    <w:rsid w:val="00E8268C"/>
    <w:rsid w:val="00E8558A"/>
    <w:rsid w:val="00E86C3B"/>
    <w:rsid w:val="00E86E22"/>
    <w:rsid w:val="00E92270"/>
    <w:rsid w:val="00E92B7C"/>
    <w:rsid w:val="00E92C2F"/>
    <w:rsid w:val="00E93A8E"/>
    <w:rsid w:val="00E94D58"/>
    <w:rsid w:val="00E95A59"/>
    <w:rsid w:val="00E961FC"/>
    <w:rsid w:val="00EA1E1E"/>
    <w:rsid w:val="00EA261A"/>
    <w:rsid w:val="00EA3836"/>
    <w:rsid w:val="00EA4C98"/>
    <w:rsid w:val="00EB144D"/>
    <w:rsid w:val="00EB15DD"/>
    <w:rsid w:val="00EB17CF"/>
    <w:rsid w:val="00EB17E9"/>
    <w:rsid w:val="00EB2A2F"/>
    <w:rsid w:val="00EB3111"/>
    <w:rsid w:val="00EB3BD9"/>
    <w:rsid w:val="00EB5A7C"/>
    <w:rsid w:val="00EB5F88"/>
    <w:rsid w:val="00EB6621"/>
    <w:rsid w:val="00EB739D"/>
    <w:rsid w:val="00EB7ADE"/>
    <w:rsid w:val="00EB7F0C"/>
    <w:rsid w:val="00EC04A1"/>
    <w:rsid w:val="00EC082D"/>
    <w:rsid w:val="00EC2DD2"/>
    <w:rsid w:val="00EC3650"/>
    <w:rsid w:val="00EC3875"/>
    <w:rsid w:val="00EC39E4"/>
    <w:rsid w:val="00EC64BA"/>
    <w:rsid w:val="00EC7E51"/>
    <w:rsid w:val="00ED03BB"/>
    <w:rsid w:val="00ED0BFC"/>
    <w:rsid w:val="00ED2192"/>
    <w:rsid w:val="00ED2FEA"/>
    <w:rsid w:val="00ED35F6"/>
    <w:rsid w:val="00ED3A51"/>
    <w:rsid w:val="00ED7C61"/>
    <w:rsid w:val="00EE05B4"/>
    <w:rsid w:val="00EE13DF"/>
    <w:rsid w:val="00EE2758"/>
    <w:rsid w:val="00EE3172"/>
    <w:rsid w:val="00EE44D4"/>
    <w:rsid w:val="00EE6CB8"/>
    <w:rsid w:val="00EE6F51"/>
    <w:rsid w:val="00EE71CA"/>
    <w:rsid w:val="00EF1E61"/>
    <w:rsid w:val="00EF2D99"/>
    <w:rsid w:val="00EF3C60"/>
    <w:rsid w:val="00EF42DD"/>
    <w:rsid w:val="00EF4608"/>
    <w:rsid w:val="00EF4DCB"/>
    <w:rsid w:val="00EF5A8B"/>
    <w:rsid w:val="00EF6433"/>
    <w:rsid w:val="00EF7205"/>
    <w:rsid w:val="00EF79B0"/>
    <w:rsid w:val="00EF7A70"/>
    <w:rsid w:val="00EF7B06"/>
    <w:rsid w:val="00F002A2"/>
    <w:rsid w:val="00F00406"/>
    <w:rsid w:val="00F008A6"/>
    <w:rsid w:val="00F00D56"/>
    <w:rsid w:val="00F00DE3"/>
    <w:rsid w:val="00F01DCB"/>
    <w:rsid w:val="00F043C9"/>
    <w:rsid w:val="00F0652E"/>
    <w:rsid w:val="00F06755"/>
    <w:rsid w:val="00F07974"/>
    <w:rsid w:val="00F07C18"/>
    <w:rsid w:val="00F102C6"/>
    <w:rsid w:val="00F111D3"/>
    <w:rsid w:val="00F131EB"/>
    <w:rsid w:val="00F1320E"/>
    <w:rsid w:val="00F13B2D"/>
    <w:rsid w:val="00F14AC4"/>
    <w:rsid w:val="00F15929"/>
    <w:rsid w:val="00F1654E"/>
    <w:rsid w:val="00F17045"/>
    <w:rsid w:val="00F17AFC"/>
    <w:rsid w:val="00F17C3E"/>
    <w:rsid w:val="00F20583"/>
    <w:rsid w:val="00F20C77"/>
    <w:rsid w:val="00F214ED"/>
    <w:rsid w:val="00F25C81"/>
    <w:rsid w:val="00F26D5F"/>
    <w:rsid w:val="00F26FBF"/>
    <w:rsid w:val="00F272DD"/>
    <w:rsid w:val="00F27336"/>
    <w:rsid w:val="00F274E9"/>
    <w:rsid w:val="00F27739"/>
    <w:rsid w:val="00F278F9"/>
    <w:rsid w:val="00F27F94"/>
    <w:rsid w:val="00F3034A"/>
    <w:rsid w:val="00F303F2"/>
    <w:rsid w:val="00F30655"/>
    <w:rsid w:val="00F30753"/>
    <w:rsid w:val="00F30CB6"/>
    <w:rsid w:val="00F34E19"/>
    <w:rsid w:val="00F3604D"/>
    <w:rsid w:val="00F36554"/>
    <w:rsid w:val="00F36B23"/>
    <w:rsid w:val="00F36EA6"/>
    <w:rsid w:val="00F40542"/>
    <w:rsid w:val="00F406F7"/>
    <w:rsid w:val="00F41E81"/>
    <w:rsid w:val="00F4388E"/>
    <w:rsid w:val="00F4518F"/>
    <w:rsid w:val="00F508D6"/>
    <w:rsid w:val="00F51434"/>
    <w:rsid w:val="00F5426E"/>
    <w:rsid w:val="00F55AF0"/>
    <w:rsid w:val="00F56532"/>
    <w:rsid w:val="00F60CAA"/>
    <w:rsid w:val="00F6365C"/>
    <w:rsid w:val="00F63807"/>
    <w:rsid w:val="00F64CF3"/>
    <w:rsid w:val="00F64D49"/>
    <w:rsid w:val="00F65370"/>
    <w:rsid w:val="00F66365"/>
    <w:rsid w:val="00F7096A"/>
    <w:rsid w:val="00F71A6D"/>
    <w:rsid w:val="00F73BA8"/>
    <w:rsid w:val="00F743C8"/>
    <w:rsid w:val="00F760E8"/>
    <w:rsid w:val="00F76B60"/>
    <w:rsid w:val="00F77239"/>
    <w:rsid w:val="00F772C0"/>
    <w:rsid w:val="00F80269"/>
    <w:rsid w:val="00F822A2"/>
    <w:rsid w:val="00F834FF"/>
    <w:rsid w:val="00F8399D"/>
    <w:rsid w:val="00F85217"/>
    <w:rsid w:val="00F856C0"/>
    <w:rsid w:val="00F85DDF"/>
    <w:rsid w:val="00F860E5"/>
    <w:rsid w:val="00F868E5"/>
    <w:rsid w:val="00F91039"/>
    <w:rsid w:val="00F91BBD"/>
    <w:rsid w:val="00F92C7A"/>
    <w:rsid w:val="00F957CF"/>
    <w:rsid w:val="00F96653"/>
    <w:rsid w:val="00F976DA"/>
    <w:rsid w:val="00FA13F7"/>
    <w:rsid w:val="00FA3A4B"/>
    <w:rsid w:val="00FA4485"/>
    <w:rsid w:val="00FA46CB"/>
    <w:rsid w:val="00FA5060"/>
    <w:rsid w:val="00FA6051"/>
    <w:rsid w:val="00FB0143"/>
    <w:rsid w:val="00FB0367"/>
    <w:rsid w:val="00FB204F"/>
    <w:rsid w:val="00FB4E56"/>
    <w:rsid w:val="00FC0CD4"/>
    <w:rsid w:val="00FC313D"/>
    <w:rsid w:val="00FC34D1"/>
    <w:rsid w:val="00FC3FC6"/>
    <w:rsid w:val="00FC457E"/>
    <w:rsid w:val="00FC53A9"/>
    <w:rsid w:val="00FC6244"/>
    <w:rsid w:val="00FC697D"/>
    <w:rsid w:val="00FD0A5E"/>
    <w:rsid w:val="00FD103A"/>
    <w:rsid w:val="00FD294C"/>
    <w:rsid w:val="00FD3AB2"/>
    <w:rsid w:val="00FD4710"/>
    <w:rsid w:val="00FE023E"/>
    <w:rsid w:val="00FE0A76"/>
    <w:rsid w:val="00FE127B"/>
    <w:rsid w:val="00FE1568"/>
    <w:rsid w:val="00FE25BD"/>
    <w:rsid w:val="00FE38BB"/>
    <w:rsid w:val="00FE4367"/>
    <w:rsid w:val="00FE45DC"/>
    <w:rsid w:val="00FE48DE"/>
    <w:rsid w:val="00FE5316"/>
    <w:rsid w:val="00FE5745"/>
    <w:rsid w:val="00FF0235"/>
    <w:rsid w:val="00FF2A4F"/>
    <w:rsid w:val="00FF30B4"/>
    <w:rsid w:val="00FF4B37"/>
    <w:rsid w:val="00FF53C1"/>
    <w:rsid w:val="00FF54DD"/>
    <w:rsid w:val="00FF57D2"/>
    <w:rsid w:val="00FF66F8"/>
    <w:rsid w:val="00FF679D"/>
    <w:rsid w:val="00FF7255"/>
    <w:rsid w:val="00FF73C3"/>
    <w:rsid w:val="00FF7E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708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Strong" w:qFormat="1"/>
    <w:lsdException w:name="Emphasis" w:qFormat="1"/>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Cs w:val="24"/>
      <w:lang w:eastAsia="ja-JP"/>
    </w:rPr>
  </w:style>
  <w:style w:type="paragraph" w:styleId="Heading1">
    <w:name w:val="heading 1"/>
    <w:basedOn w:val="Normal"/>
    <w:next w:val="Normal"/>
    <w:qFormat/>
    <w:pPr>
      <w:keepNext/>
      <w:numPr>
        <w:numId w:val="1"/>
      </w:numPr>
      <w:spacing w:before="240" w:after="60"/>
      <w:outlineLvl w:val="0"/>
    </w:pPr>
    <w:rPr>
      <w:rFonts w:cs="Arial"/>
      <w:b/>
      <w:bCs/>
      <w:kern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cs="Arial"/>
      <w:b/>
      <w:bCs/>
      <w:iCs/>
      <w:szCs w:val="28"/>
    </w:rPr>
  </w:style>
  <w:style w:type="paragraph" w:styleId="Heading3">
    <w:name w:val="heading 3"/>
    <w:basedOn w:val="Normal"/>
    <w:qFormat/>
    <w:rsid w:val="00FF66F8"/>
    <w:pPr>
      <w:numPr>
        <w:ilvl w:val="2"/>
        <w:numId w:val="1"/>
      </w:numPr>
      <w:spacing w:beforeLines="100" w:before="240" w:afterLines="100" w:after="240"/>
      <w:outlineLvl w:val="2"/>
    </w:pPr>
    <w:rPr>
      <w:b/>
      <w:bCs/>
      <w:szCs w:val="20"/>
    </w:rPr>
  </w:style>
  <w:style w:type="paragraph" w:styleId="Heading4">
    <w:name w:val="heading 4"/>
    <w:basedOn w:val="Normal"/>
    <w:qFormat/>
    <w:rsid w:val="00FF66F8"/>
    <w:pPr>
      <w:numPr>
        <w:ilvl w:val="3"/>
        <w:numId w:val="1"/>
      </w:numPr>
      <w:spacing w:before="100" w:beforeAutospacing="1" w:after="100" w:afterAutospacing="1"/>
      <w:ind w:left="1530" w:hanging="810"/>
      <w:outlineLvl w:val="3"/>
    </w:pPr>
    <w:rPr>
      <w:b/>
      <w:bCs/>
    </w:rPr>
  </w:style>
  <w:style w:type="paragraph" w:styleId="Heading5">
    <w:name w:val="heading 5"/>
    <w:basedOn w:val="Normal"/>
    <w:qFormat/>
    <w:pPr>
      <w:spacing w:before="100" w:beforeAutospacing="1" w:after="100" w:afterAutospacing="1"/>
      <w:outlineLvl w:val="4"/>
    </w:pPr>
    <w:rPr>
      <w:b/>
      <w:bCs/>
      <w:szCs w:val="20"/>
    </w:rPr>
  </w:style>
  <w:style w:type="paragraph" w:styleId="Heading6">
    <w:name w:val="heading 6"/>
    <w:basedOn w:val="Heading1"/>
    <w:next w:val="Normal"/>
    <w:qFormat/>
    <w:rsid w:val="00692B3D"/>
    <w:pPr>
      <w:numPr>
        <w:numId w:val="0"/>
      </w:numPr>
      <w:tabs>
        <w:tab w:val="num" w:pos="1152"/>
      </w:tabs>
      <w:spacing w:after="120"/>
      <w:ind w:left="1152" w:hanging="1152"/>
      <w:outlineLvl w:val="5"/>
    </w:pPr>
    <w:rPr>
      <w:rFonts w:ascii="Arial Bold" w:eastAsia="Times New Roman" w:hAnsi="Arial Bold"/>
      <w:bCs w:val="0"/>
      <w:sz w:val="22"/>
      <w:szCs w:val="22"/>
      <w:lang w:eastAsia="en-US"/>
    </w:rPr>
  </w:style>
  <w:style w:type="paragraph" w:styleId="Heading7">
    <w:name w:val="heading 7"/>
    <w:basedOn w:val="Heading1"/>
    <w:next w:val="Normal"/>
    <w:qFormat/>
    <w:rsid w:val="00692B3D"/>
    <w:pPr>
      <w:numPr>
        <w:numId w:val="0"/>
      </w:numPr>
      <w:tabs>
        <w:tab w:val="num" w:pos="1296"/>
      </w:tabs>
      <w:spacing w:after="120"/>
      <w:ind w:left="1296" w:hanging="1296"/>
      <w:outlineLvl w:val="6"/>
    </w:pPr>
    <w:rPr>
      <w:rFonts w:ascii="Arial Bold" w:eastAsia="Times New Roman" w:hAnsi="Arial Bold"/>
      <w:sz w:val="22"/>
      <w:lang w:eastAsia="en-US"/>
    </w:rPr>
  </w:style>
  <w:style w:type="paragraph" w:styleId="Heading8">
    <w:name w:val="heading 8"/>
    <w:basedOn w:val="Normal"/>
    <w:next w:val="Normal"/>
    <w:qFormat/>
    <w:pPr>
      <w:numPr>
        <w:ilvl w:val="7"/>
        <w:numId w:val="2"/>
      </w:numPr>
      <w:tabs>
        <w:tab w:val="clear" w:pos="1080"/>
        <w:tab w:val="num" w:pos="5760"/>
      </w:tabs>
      <w:spacing w:before="240" w:after="60"/>
      <w:ind w:left="5760"/>
      <w:outlineLvl w:val="7"/>
    </w:pPr>
    <w:rPr>
      <w:rFonts w:eastAsia="Times New Roman" w:cs="Arial"/>
      <w:b/>
      <w:bCs/>
      <w:lang w:eastAsia="en-US"/>
    </w:rPr>
  </w:style>
  <w:style w:type="paragraph" w:styleId="Heading9">
    <w:name w:val="heading 9"/>
    <w:basedOn w:val="Normal"/>
    <w:next w:val="Normal"/>
    <w:qFormat/>
    <w:pPr>
      <w:numPr>
        <w:ilvl w:val="8"/>
        <w:numId w:val="2"/>
      </w:numPr>
      <w:tabs>
        <w:tab w:val="clear" w:pos="1224"/>
        <w:tab w:val="num" w:pos="6480"/>
      </w:tabs>
      <w:spacing w:before="240" w:after="60"/>
      <w:ind w:left="6480" w:hanging="1800"/>
      <w:outlineLvl w:val="8"/>
    </w:pPr>
    <w:rPr>
      <w:rFonts w:eastAsia="Times New Roman" w:cs="Arial"/>
      <w:b/>
      <w:bCs/>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1">
    <w:name w:val="Appendix 1"/>
    <w:basedOn w:val="Heading1"/>
    <w:next w:val="Normal"/>
    <w:autoRedefine/>
    <w:pPr>
      <w:numPr>
        <w:numId w:val="0"/>
      </w:numPr>
      <w:spacing w:beforeLines="50" w:before="120" w:afterLines="50" w:after="120"/>
      <w:jc w:val="center"/>
    </w:pPr>
    <w:rPr>
      <w:b w:val="0"/>
    </w:rPr>
  </w:style>
  <w:style w:type="paragraph" w:customStyle="1" w:styleId="Appendix2">
    <w:name w:val="Appendix 2"/>
    <w:basedOn w:val="Appendix1"/>
    <w:next w:val="Normal"/>
    <w:autoRedefine/>
    <w:rsid w:val="0037415D"/>
    <w:pPr>
      <w:jc w:val="left"/>
    </w:pPr>
  </w:style>
  <w:style w:type="paragraph" w:customStyle="1" w:styleId="body">
    <w:name w:val="body"/>
    <w:basedOn w:val="Normal"/>
    <w:pPr>
      <w:spacing w:before="100" w:beforeAutospacing="1" w:after="100" w:afterAutospacing="1"/>
    </w:pPr>
  </w:style>
  <w:style w:type="paragraph" w:customStyle="1" w:styleId="equation">
    <w:name w:val="equation"/>
    <w:basedOn w:val="Normal"/>
    <w:pPr>
      <w:spacing w:before="100" w:beforeAutospacing="1" w:after="100" w:afterAutospacing="1"/>
    </w:pPr>
  </w:style>
  <w:style w:type="character" w:styleId="Hyperlink">
    <w:name w:val="Hyperlink"/>
    <w:uiPriority w:val="99"/>
    <w:rPr>
      <w:rFonts w:ascii="Arial" w:hAnsi="Arial"/>
      <w:color w:val="0000FF"/>
      <w:sz w:val="18"/>
      <w:u w:val="single"/>
    </w:rPr>
  </w:style>
  <w:style w:type="paragraph" w:customStyle="1" w:styleId="noteheader">
    <w:name w:val="noteheader"/>
    <w:basedOn w:val="Normal"/>
    <w:pPr>
      <w:spacing w:before="100" w:beforeAutospacing="1" w:after="100" w:afterAutospacing="1"/>
    </w:pPr>
  </w:style>
  <w:style w:type="paragraph" w:customStyle="1" w:styleId="note">
    <w:name w:val="note"/>
    <w:basedOn w:val="Normal"/>
    <w:pPr>
      <w:spacing w:before="100" w:beforeAutospacing="1" w:after="100" w:afterAutospacing="1"/>
    </w:pPr>
  </w:style>
  <w:style w:type="paragraph" w:styleId="TOC1">
    <w:name w:val="toc 1"/>
    <w:basedOn w:val="Normal"/>
    <w:next w:val="Normal"/>
    <w:autoRedefine/>
    <w:uiPriority w:val="39"/>
    <w:rsid w:val="00697948"/>
    <w:pPr>
      <w:tabs>
        <w:tab w:val="right" w:leader="dot" w:pos="8630"/>
      </w:tabs>
      <w:jc w:val="center"/>
    </w:pPr>
    <w:rPr>
      <w:szCs w:val="20"/>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itle">
    <w:name w:val="Title"/>
    <w:basedOn w:val="Normal"/>
    <w:qFormat/>
    <w:pPr>
      <w:spacing w:before="60" w:after="60"/>
      <w:jc w:val="center"/>
      <w:outlineLvl w:val="0"/>
    </w:pPr>
    <w:rPr>
      <w:rFonts w:eastAsia="Times New Roman" w:cs="Arial"/>
      <w:b/>
      <w:bCs/>
      <w:kern w:val="28"/>
      <w:sz w:val="36"/>
      <w:szCs w:val="32"/>
      <w:lang w:eastAsia="en-US"/>
    </w:rPr>
  </w:style>
  <w:style w:type="paragraph" w:styleId="Subtitle">
    <w:name w:val="Subtitle"/>
    <w:basedOn w:val="Normal"/>
    <w:qFormat/>
    <w:pPr>
      <w:spacing w:before="60" w:after="60"/>
      <w:jc w:val="center"/>
    </w:pPr>
    <w:rPr>
      <w:rFonts w:eastAsia="Times New Roman"/>
      <w:b/>
      <w:bCs/>
      <w:szCs w:val="20"/>
      <w:lang w:eastAsia="en-US"/>
    </w:rPr>
  </w:style>
  <w:style w:type="paragraph" w:customStyle="1" w:styleId="TitleSubtext">
    <w:name w:val="Title Subtext"/>
    <w:pPr>
      <w:spacing w:after="240"/>
      <w:jc w:val="center"/>
    </w:pPr>
    <w:rPr>
      <w:rFonts w:ascii="Arial" w:eastAsia="Times New Roman" w:hAnsi="Arial"/>
    </w:rPr>
  </w:style>
  <w:style w:type="paragraph" w:customStyle="1" w:styleId="TableHeader">
    <w:name w:val="Table Header"/>
    <w:basedOn w:val="Normal"/>
    <w:pPr>
      <w:spacing w:before="60" w:after="60"/>
      <w:jc w:val="center"/>
    </w:pPr>
    <w:rPr>
      <w:rFonts w:eastAsia="Times New Roman"/>
      <w:b/>
      <w:bCs/>
      <w:szCs w:val="20"/>
      <w:lang w:eastAsia="en-US"/>
    </w:rPr>
  </w:style>
  <w:style w:type="paragraph" w:customStyle="1" w:styleId="TableText">
    <w:name w:val="Table Text"/>
    <w:pPr>
      <w:spacing w:before="40" w:after="40"/>
    </w:pPr>
    <w:rPr>
      <w:rFonts w:ascii="Arial" w:eastAsia="Times New Roman" w:hAnsi="Arial"/>
    </w:rPr>
  </w:style>
  <w:style w:type="paragraph" w:customStyle="1" w:styleId="TableContent">
    <w:name w:val="Table Content"/>
    <w:basedOn w:val="Normal"/>
    <w:pPr>
      <w:spacing w:before="60" w:after="60"/>
    </w:pPr>
    <w:rPr>
      <w:rFonts w:eastAsia="Times New Roman"/>
      <w:bCs/>
      <w:szCs w:val="20"/>
      <w:lang w:eastAsia="en-US"/>
    </w:rPr>
  </w:style>
  <w:style w:type="paragraph" w:styleId="NormalWeb">
    <w:name w:val="Normal (Web)"/>
    <w:basedOn w:val="Normal"/>
    <w:pPr>
      <w:spacing w:before="100" w:beforeAutospacing="1" w:after="100" w:afterAutospacing="1"/>
    </w:pPr>
    <w:rPr>
      <w:rFonts w:ascii="Arial Unicode MS" w:eastAsia="Arial Unicode MS" w:hAnsi="Arial Unicode MS" w:cs="Arial Unicode MS"/>
      <w:sz w:val="24"/>
      <w:lang w:eastAsia="en-US"/>
    </w:rPr>
  </w:style>
  <w:style w:type="paragraph" w:styleId="BalloonText">
    <w:name w:val="Balloon Text"/>
    <w:basedOn w:val="Normal"/>
    <w:semiHidden/>
    <w:rPr>
      <w:rFonts w:ascii="Tahoma" w:hAnsi="Tahoma" w:cs="Tahoma"/>
      <w:sz w:val="16"/>
      <w:szCs w:val="16"/>
    </w:rPr>
  </w:style>
  <w:style w:type="paragraph" w:customStyle="1" w:styleId="StyleHeading3Before1lineAfter1line">
    <w:name w:val="Style Heading 3 + Before:  1 line After:  1 line"/>
    <w:basedOn w:val="Heading3"/>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Cs w:val="20"/>
    </w:rPr>
  </w:style>
  <w:style w:type="paragraph" w:styleId="CommentSubject">
    <w:name w:val="annotation subject"/>
    <w:basedOn w:val="CommentText"/>
    <w:next w:val="CommentText"/>
    <w:semiHidden/>
    <w:rPr>
      <w:b/>
      <w:bCs/>
    </w:rPr>
  </w:style>
  <w:style w:type="paragraph" w:customStyle="1" w:styleId="StyleHeading3Before1lineAfter1line1">
    <w:name w:val="Style Heading 3 + Before:  1 line After:  1 line1"/>
    <w:basedOn w:val="Heading3"/>
  </w:style>
  <w:style w:type="paragraph" w:customStyle="1" w:styleId="StyleHeading3Before1lineAfter1line2">
    <w:name w:val="Style Heading 3 + Before:  1 line After:  1 line2"/>
    <w:basedOn w:val="Heading3"/>
  </w:style>
  <w:style w:type="paragraph" w:styleId="BodyTextIndent2">
    <w:name w:val="Body Text Indent 2"/>
    <w:basedOn w:val="Normal"/>
    <w:pPr>
      <w:ind w:left="360"/>
    </w:pPr>
    <w:rPr>
      <w:rFonts w:ascii="Times New Roman" w:eastAsia="Times New Roman" w:hAnsi="Times New Roman"/>
      <w:sz w:val="24"/>
    </w:rPr>
  </w:style>
  <w:style w:type="paragraph" w:styleId="Caption">
    <w:name w:val="caption"/>
    <w:basedOn w:val="Normal"/>
    <w:next w:val="Normal"/>
    <w:qFormat/>
    <w:pPr>
      <w:spacing w:before="120" w:after="120"/>
    </w:pPr>
    <w:rPr>
      <w:rFonts w:ascii="Times New Roman" w:eastAsia="Times New Roman" w:hAnsi="Times New Roman"/>
      <w:b/>
      <w:bCs/>
      <w:szCs w:val="20"/>
      <w:lang w:eastAsia="en-US"/>
    </w:rPr>
  </w:style>
  <w:style w:type="character" w:styleId="FollowedHyperlink">
    <w:name w:val="FollowedHyperlink"/>
    <w:rPr>
      <w:color w:val="800080"/>
      <w:u w:val="single"/>
    </w:rPr>
  </w:style>
  <w:style w:type="paragraph" w:styleId="BodyTextIndent">
    <w:name w:val="Body Text Indent"/>
    <w:basedOn w:val="Normal"/>
    <w:pPr>
      <w:keepNext/>
      <w:ind w:left="1200" w:hanging="1200"/>
    </w:pPr>
    <w:rPr>
      <w:rFonts w:ascii="Times New Roman" w:eastAsia="Times New Roman" w:hAnsi="Times New Roman"/>
      <w:b/>
      <w:bCs/>
      <w:sz w:val="24"/>
      <w:lang w:eastAsia="en-US"/>
    </w:rPr>
  </w:style>
  <w:style w:type="paragraph" w:styleId="BodyTextIndent3">
    <w:name w:val="Body Text Indent 3"/>
    <w:basedOn w:val="Normal"/>
    <w:pPr>
      <w:ind w:firstLine="720"/>
    </w:pPr>
  </w:style>
  <w:style w:type="paragraph" w:styleId="BodyText">
    <w:name w:val="Body Text"/>
    <w:basedOn w:val="Normal"/>
  </w:style>
  <w:style w:type="paragraph" w:styleId="FootnoteText">
    <w:name w:val="footnote text"/>
    <w:basedOn w:val="Normal"/>
    <w:semiHidden/>
    <w:rPr>
      <w:szCs w:val="20"/>
    </w:rPr>
  </w:style>
  <w:style w:type="character" w:styleId="FootnoteReference">
    <w:name w:val="footnote reference"/>
    <w:semiHidden/>
    <w:rPr>
      <w:vertAlign w:val="superscript"/>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table" w:styleId="TableGrid">
    <w:name w:val="Table Grid"/>
    <w:basedOn w:val="TableNormal"/>
    <w:uiPriority w:val="59"/>
    <w:rsid w:val="00011B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vinJMcConnell">
    <w:name w:val="Kevin J McConnell"/>
    <w:semiHidden/>
    <w:rsid w:val="000F1B88"/>
    <w:rPr>
      <w:rFonts w:ascii="Arial" w:hAnsi="Arial" w:cs="Arial" w:hint="default"/>
      <w:color w:val="auto"/>
      <w:sz w:val="20"/>
    </w:rPr>
  </w:style>
  <w:style w:type="paragraph" w:customStyle="1" w:styleId="StyleHeading3Before1lineAfter1line3">
    <w:name w:val="Style Heading 3 + Before:  1 line After:  1 line3"/>
    <w:basedOn w:val="Heading3"/>
    <w:rsid w:val="00F5426E"/>
    <w:rPr>
      <w:rFonts w:eastAsia="Times New Roman"/>
    </w:rPr>
  </w:style>
  <w:style w:type="paragraph" w:customStyle="1" w:styleId="StyleHeading3Before1lineAfter1line4">
    <w:name w:val="Style Heading 3 + Before:  1 line After:  1 line4"/>
    <w:basedOn w:val="Heading3"/>
    <w:rsid w:val="00F96653"/>
    <w:rPr>
      <w:rFonts w:eastAsia="Times New Roman"/>
    </w:rPr>
  </w:style>
  <w:style w:type="paragraph" w:customStyle="1" w:styleId="StyleHeading3Before1lineAfter1line5">
    <w:name w:val="Style Heading 3 + Before:  1 line After:  1 line5"/>
    <w:basedOn w:val="Heading3"/>
    <w:rsid w:val="004324B8"/>
    <w:rPr>
      <w:rFonts w:eastAsia="Times New Roman"/>
    </w:rPr>
  </w:style>
  <w:style w:type="paragraph" w:customStyle="1" w:styleId="StyleHeading3Before1lineAfter1line6">
    <w:name w:val="Style Heading 3 + Before:  1 line After:  1 line6"/>
    <w:basedOn w:val="Heading3"/>
    <w:rsid w:val="00D7547A"/>
    <w:rPr>
      <w:rFonts w:eastAsia="Times New Roman"/>
    </w:rPr>
  </w:style>
  <w:style w:type="paragraph" w:customStyle="1" w:styleId="StyleHeading3Before1lineAfter1line7">
    <w:name w:val="Style Heading 3 + Before:  1 line After:  1 line7"/>
    <w:basedOn w:val="Heading3"/>
    <w:rsid w:val="009202EF"/>
    <w:rPr>
      <w:rFonts w:eastAsia="Times New Roman"/>
    </w:rPr>
  </w:style>
  <w:style w:type="paragraph" w:customStyle="1" w:styleId="StyleHeading3Before1lineAfter1line8">
    <w:name w:val="Style Heading 3 + Before:  1 line After:  1 line8"/>
    <w:basedOn w:val="Heading3"/>
    <w:rsid w:val="002320FF"/>
    <w:rPr>
      <w:rFonts w:eastAsia="Times New Roman"/>
    </w:rPr>
  </w:style>
  <w:style w:type="paragraph" w:customStyle="1" w:styleId="StyleHeading3Before1lineAfter1line9">
    <w:name w:val="Style Heading 3 + Before:  1 line After:  1 line9"/>
    <w:basedOn w:val="Heading3"/>
    <w:rsid w:val="002320FF"/>
    <w:rPr>
      <w:rFonts w:eastAsia="Times New Roman"/>
    </w:rPr>
  </w:style>
  <w:style w:type="character" w:customStyle="1" w:styleId="sandus">
    <w:name w:val="sandus"/>
    <w:semiHidden/>
    <w:rsid w:val="00AA51E5"/>
    <w:rPr>
      <w:rFonts w:ascii="Arial" w:hAnsi="Arial" w:cs="Arial"/>
      <w:color w:val="auto"/>
      <w:sz w:val="20"/>
      <w:szCs w:val="20"/>
    </w:rPr>
  </w:style>
  <w:style w:type="paragraph" w:styleId="ListParagraph">
    <w:name w:val="List Paragraph"/>
    <w:basedOn w:val="Normal"/>
    <w:uiPriority w:val="34"/>
    <w:qFormat/>
    <w:rsid w:val="00EB7ADE"/>
    <w:pPr>
      <w:ind w:left="720"/>
      <w:contextualSpacing/>
    </w:pPr>
    <w:rPr>
      <w:rFonts w:ascii="Times New Roman" w:eastAsia="Calibri" w:hAnsi="Times New Roman"/>
      <w:sz w:val="24"/>
      <w:lang w:eastAsia="en-US"/>
    </w:rPr>
  </w:style>
  <w:style w:type="character" w:customStyle="1" w:styleId="Heading2Char">
    <w:name w:val="Heading 2 Char"/>
    <w:link w:val="Heading2"/>
    <w:rsid w:val="00803255"/>
    <w:rPr>
      <w:rFonts w:ascii="Arial" w:hAnsi="Arial" w:cs="Arial"/>
      <w:b/>
      <w:bCs/>
      <w:iCs/>
      <w:szCs w:val="28"/>
      <w:lang w:eastAsia="ja-JP"/>
    </w:rPr>
  </w:style>
  <w:style w:type="character" w:customStyle="1" w:styleId="CommentTextChar">
    <w:name w:val="Comment Text Char"/>
    <w:link w:val="CommentText"/>
    <w:uiPriority w:val="99"/>
    <w:semiHidden/>
    <w:rsid w:val="00752C1E"/>
    <w:rPr>
      <w:rFonts w:ascii="Arial" w:hAnsi="Arial"/>
      <w:lang w:eastAsia="ja-JP"/>
    </w:rPr>
  </w:style>
  <w:style w:type="paragraph" w:styleId="Revision">
    <w:name w:val="Revision"/>
    <w:hidden/>
    <w:uiPriority w:val="99"/>
    <w:semiHidden/>
    <w:rsid w:val="00DF0FA1"/>
    <w:rPr>
      <w:rFonts w:ascii="Arial" w:hAnsi="Arial"/>
      <w:szCs w:val="24"/>
      <w:lang w:eastAsia="ja-JP"/>
    </w:rPr>
  </w:style>
  <w:style w:type="paragraph" w:styleId="HTMLPreformatted">
    <w:name w:val="HTML Preformatted"/>
    <w:basedOn w:val="Normal"/>
    <w:link w:val="HTMLPreformattedChar"/>
    <w:uiPriority w:val="99"/>
    <w:unhideWhenUsed/>
    <w:rsid w:val="006F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US"/>
    </w:rPr>
  </w:style>
  <w:style w:type="character" w:customStyle="1" w:styleId="HTMLPreformattedChar">
    <w:name w:val="HTML Preformatted Char"/>
    <w:basedOn w:val="DefaultParagraphFont"/>
    <w:link w:val="HTMLPreformatted"/>
    <w:uiPriority w:val="99"/>
    <w:rsid w:val="006F5C92"/>
    <w:rPr>
      <w:rFonts w:ascii="Courier New" w:eastAsia="Times New Roman" w:hAnsi="Courier New" w:cs="Courier New"/>
    </w:rPr>
  </w:style>
  <w:style w:type="character" w:customStyle="1" w:styleId="scripttext1">
    <w:name w:val="scripttext1"/>
    <w:basedOn w:val="DefaultParagraphFont"/>
    <w:rsid w:val="006F5C92"/>
    <w:rPr>
      <w:rFonts w:ascii="Verdana" w:hAnsi="Verdana" w:hint="default"/>
      <w:sz w:val="18"/>
      <w:szCs w:val="18"/>
    </w:rPr>
  </w:style>
  <w:style w:type="character" w:styleId="PlaceholderText">
    <w:name w:val="Placeholder Text"/>
    <w:basedOn w:val="DefaultParagraphFont"/>
    <w:uiPriority w:val="99"/>
    <w:semiHidden/>
    <w:rsid w:val="0012723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Strong" w:qFormat="1"/>
    <w:lsdException w:name="Emphasis" w:qFormat="1"/>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Cs w:val="24"/>
      <w:lang w:eastAsia="ja-JP"/>
    </w:rPr>
  </w:style>
  <w:style w:type="paragraph" w:styleId="Heading1">
    <w:name w:val="heading 1"/>
    <w:basedOn w:val="Normal"/>
    <w:next w:val="Normal"/>
    <w:qFormat/>
    <w:pPr>
      <w:keepNext/>
      <w:numPr>
        <w:numId w:val="1"/>
      </w:numPr>
      <w:spacing w:before="240" w:after="60"/>
      <w:outlineLvl w:val="0"/>
    </w:pPr>
    <w:rPr>
      <w:rFonts w:cs="Arial"/>
      <w:b/>
      <w:bCs/>
      <w:kern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cs="Arial"/>
      <w:b/>
      <w:bCs/>
      <w:iCs/>
      <w:szCs w:val="28"/>
    </w:rPr>
  </w:style>
  <w:style w:type="paragraph" w:styleId="Heading3">
    <w:name w:val="heading 3"/>
    <w:basedOn w:val="Normal"/>
    <w:qFormat/>
    <w:rsid w:val="00FF66F8"/>
    <w:pPr>
      <w:numPr>
        <w:ilvl w:val="2"/>
        <w:numId w:val="1"/>
      </w:numPr>
      <w:spacing w:beforeLines="100" w:before="240" w:afterLines="100" w:after="240"/>
      <w:outlineLvl w:val="2"/>
    </w:pPr>
    <w:rPr>
      <w:b/>
      <w:bCs/>
      <w:szCs w:val="20"/>
    </w:rPr>
  </w:style>
  <w:style w:type="paragraph" w:styleId="Heading4">
    <w:name w:val="heading 4"/>
    <w:basedOn w:val="Normal"/>
    <w:qFormat/>
    <w:rsid w:val="00FF66F8"/>
    <w:pPr>
      <w:numPr>
        <w:ilvl w:val="3"/>
        <w:numId w:val="1"/>
      </w:numPr>
      <w:spacing w:before="100" w:beforeAutospacing="1" w:after="100" w:afterAutospacing="1"/>
      <w:ind w:left="1530" w:hanging="810"/>
      <w:outlineLvl w:val="3"/>
    </w:pPr>
    <w:rPr>
      <w:b/>
      <w:bCs/>
    </w:rPr>
  </w:style>
  <w:style w:type="paragraph" w:styleId="Heading5">
    <w:name w:val="heading 5"/>
    <w:basedOn w:val="Normal"/>
    <w:qFormat/>
    <w:pPr>
      <w:spacing w:before="100" w:beforeAutospacing="1" w:after="100" w:afterAutospacing="1"/>
      <w:outlineLvl w:val="4"/>
    </w:pPr>
    <w:rPr>
      <w:b/>
      <w:bCs/>
      <w:szCs w:val="20"/>
    </w:rPr>
  </w:style>
  <w:style w:type="paragraph" w:styleId="Heading6">
    <w:name w:val="heading 6"/>
    <w:basedOn w:val="Heading1"/>
    <w:next w:val="Normal"/>
    <w:qFormat/>
    <w:rsid w:val="00692B3D"/>
    <w:pPr>
      <w:numPr>
        <w:numId w:val="0"/>
      </w:numPr>
      <w:tabs>
        <w:tab w:val="num" w:pos="1152"/>
      </w:tabs>
      <w:spacing w:after="120"/>
      <w:ind w:left="1152" w:hanging="1152"/>
      <w:outlineLvl w:val="5"/>
    </w:pPr>
    <w:rPr>
      <w:rFonts w:ascii="Arial Bold" w:eastAsia="Times New Roman" w:hAnsi="Arial Bold"/>
      <w:bCs w:val="0"/>
      <w:sz w:val="22"/>
      <w:szCs w:val="22"/>
      <w:lang w:eastAsia="en-US"/>
    </w:rPr>
  </w:style>
  <w:style w:type="paragraph" w:styleId="Heading7">
    <w:name w:val="heading 7"/>
    <w:basedOn w:val="Heading1"/>
    <w:next w:val="Normal"/>
    <w:qFormat/>
    <w:rsid w:val="00692B3D"/>
    <w:pPr>
      <w:numPr>
        <w:numId w:val="0"/>
      </w:numPr>
      <w:tabs>
        <w:tab w:val="num" w:pos="1296"/>
      </w:tabs>
      <w:spacing w:after="120"/>
      <w:ind w:left="1296" w:hanging="1296"/>
      <w:outlineLvl w:val="6"/>
    </w:pPr>
    <w:rPr>
      <w:rFonts w:ascii="Arial Bold" w:eastAsia="Times New Roman" w:hAnsi="Arial Bold"/>
      <w:sz w:val="22"/>
      <w:lang w:eastAsia="en-US"/>
    </w:rPr>
  </w:style>
  <w:style w:type="paragraph" w:styleId="Heading8">
    <w:name w:val="heading 8"/>
    <w:basedOn w:val="Normal"/>
    <w:next w:val="Normal"/>
    <w:qFormat/>
    <w:pPr>
      <w:numPr>
        <w:ilvl w:val="7"/>
        <w:numId w:val="2"/>
      </w:numPr>
      <w:tabs>
        <w:tab w:val="clear" w:pos="1080"/>
        <w:tab w:val="num" w:pos="5760"/>
      </w:tabs>
      <w:spacing w:before="240" w:after="60"/>
      <w:ind w:left="5760"/>
      <w:outlineLvl w:val="7"/>
    </w:pPr>
    <w:rPr>
      <w:rFonts w:eastAsia="Times New Roman" w:cs="Arial"/>
      <w:b/>
      <w:bCs/>
      <w:lang w:eastAsia="en-US"/>
    </w:rPr>
  </w:style>
  <w:style w:type="paragraph" w:styleId="Heading9">
    <w:name w:val="heading 9"/>
    <w:basedOn w:val="Normal"/>
    <w:next w:val="Normal"/>
    <w:qFormat/>
    <w:pPr>
      <w:numPr>
        <w:ilvl w:val="8"/>
        <w:numId w:val="2"/>
      </w:numPr>
      <w:tabs>
        <w:tab w:val="clear" w:pos="1224"/>
        <w:tab w:val="num" w:pos="6480"/>
      </w:tabs>
      <w:spacing w:before="240" w:after="60"/>
      <w:ind w:left="6480" w:hanging="1800"/>
      <w:outlineLvl w:val="8"/>
    </w:pPr>
    <w:rPr>
      <w:rFonts w:eastAsia="Times New Roman" w:cs="Arial"/>
      <w:b/>
      <w:bCs/>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1">
    <w:name w:val="Appendix 1"/>
    <w:basedOn w:val="Heading1"/>
    <w:next w:val="Normal"/>
    <w:autoRedefine/>
    <w:pPr>
      <w:numPr>
        <w:numId w:val="0"/>
      </w:numPr>
      <w:spacing w:beforeLines="50" w:before="120" w:afterLines="50" w:after="120"/>
      <w:jc w:val="center"/>
    </w:pPr>
    <w:rPr>
      <w:b w:val="0"/>
    </w:rPr>
  </w:style>
  <w:style w:type="paragraph" w:customStyle="1" w:styleId="Appendix2">
    <w:name w:val="Appendix 2"/>
    <w:basedOn w:val="Appendix1"/>
    <w:next w:val="Normal"/>
    <w:autoRedefine/>
    <w:rsid w:val="0037415D"/>
    <w:pPr>
      <w:jc w:val="left"/>
    </w:pPr>
  </w:style>
  <w:style w:type="paragraph" w:customStyle="1" w:styleId="body">
    <w:name w:val="body"/>
    <w:basedOn w:val="Normal"/>
    <w:pPr>
      <w:spacing w:before="100" w:beforeAutospacing="1" w:after="100" w:afterAutospacing="1"/>
    </w:pPr>
  </w:style>
  <w:style w:type="paragraph" w:customStyle="1" w:styleId="equation">
    <w:name w:val="equation"/>
    <w:basedOn w:val="Normal"/>
    <w:pPr>
      <w:spacing w:before="100" w:beforeAutospacing="1" w:after="100" w:afterAutospacing="1"/>
    </w:pPr>
  </w:style>
  <w:style w:type="character" w:styleId="Hyperlink">
    <w:name w:val="Hyperlink"/>
    <w:uiPriority w:val="99"/>
    <w:rPr>
      <w:rFonts w:ascii="Arial" w:hAnsi="Arial"/>
      <w:color w:val="0000FF"/>
      <w:sz w:val="18"/>
      <w:u w:val="single"/>
    </w:rPr>
  </w:style>
  <w:style w:type="paragraph" w:customStyle="1" w:styleId="noteheader">
    <w:name w:val="noteheader"/>
    <w:basedOn w:val="Normal"/>
    <w:pPr>
      <w:spacing w:before="100" w:beforeAutospacing="1" w:after="100" w:afterAutospacing="1"/>
    </w:pPr>
  </w:style>
  <w:style w:type="paragraph" w:customStyle="1" w:styleId="note">
    <w:name w:val="note"/>
    <w:basedOn w:val="Normal"/>
    <w:pPr>
      <w:spacing w:before="100" w:beforeAutospacing="1" w:after="100" w:afterAutospacing="1"/>
    </w:pPr>
  </w:style>
  <w:style w:type="paragraph" w:styleId="TOC1">
    <w:name w:val="toc 1"/>
    <w:basedOn w:val="Normal"/>
    <w:next w:val="Normal"/>
    <w:autoRedefine/>
    <w:uiPriority w:val="39"/>
    <w:rsid w:val="00697948"/>
    <w:pPr>
      <w:tabs>
        <w:tab w:val="right" w:leader="dot" w:pos="8630"/>
      </w:tabs>
      <w:jc w:val="center"/>
    </w:pPr>
    <w:rPr>
      <w:szCs w:val="20"/>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itle">
    <w:name w:val="Title"/>
    <w:basedOn w:val="Normal"/>
    <w:qFormat/>
    <w:pPr>
      <w:spacing w:before="60" w:after="60"/>
      <w:jc w:val="center"/>
      <w:outlineLvl w:val="0"/>
    </w:pPr>
    <w:rPr>
      <w:rFonts w:eastAsia="Times New Roman" w:cs="Arial"/>
      <w:b/>
      <w:bCs/>
      <w:kern w:val="28"/>
      <w:sz w:val="36"/>
      <w:szCs w:val="32"/>
      <w:lang w:eastAsia="en-US"/>
    </w:rPr>
  </w:style>
  <w:style w:type="paragraph" w:styleId="Subtitle">
    <w:name w:val="Subtitle"/>
    <w:basedOn w:val="Normal"/>
    <w:qFormat/>
    <w:pPr>
      <w:spacing w:before="60" w:after="60"/>
      <w:jc w:val="center"/>
    </w:pPr>
    <w:rPr>
      <w:rFonts w:eastAsia="Times New Roman"/>
      <w:b/>
      <w:bCs/>
      <w:szCs w:val="20"/>
      <w:lang w:eastAsia="en-US"/>
    </w:rPr>
  </w:style>
  <w:style w:type="paragraph" w:customStyle="1" w:styleId="TitleSubtext">
    <w:name w:val="Title Subtext"/>
    <w:pPr>
      <w:spacing w:after="240"/>
      <w:jc w:val="center"/>
    </w:pPr>
    <w:rPr>
      <w:rFonts w:ascii="Arial" w:eastAsia="Times New Roman" w:hAnsi="Arial"/>
    </w:rPr>
  </w:style>
  <w:style w:type="paragraph" w:customStyle="1" w:styleId="TableHeader">
    <w:name w:val="Table Header"/>
    <w:basedOn w:val="Normal"/>
    <w:pPr>
      <w:spacing w:before="60" w:after="60"/>
      <w:jc w:val="center"/>
    </w:pPr>
    <w:rPr>
      <w:rFonts w:eastAsia="Times New Roman"/>
      <w:b/>
      <w:bCs/>
      <w:szCs w:val="20"/>
      <w:lang w:eastAsia="en-US"/>
    </w:rPr>
  </w:style>
  <w:style w:type="paragraph" w:customStyle="1" w:styleId="TableText">
    <w:name w:val="Table Text"/>
    <w:pPr>
      <w:spacing w:before="40" w:after="40"/>
    </w:pPr>
    <w:rPr>
      <w:rFonts w:ascii="Arial" w:eastAsia="Times New Roman" w:hAnsi="Arial"/>
    </w:rPr>
  </w:style>
  <w:style w:type="paragraph" w:customStyle="1" w:styleId="TableContent">
    <w:name w:val="Table Content"/>
    <w:basedOn w:val="Normal"/>
    <w:pPr>
      <w:spacing w:before="60" w:after="60"/>
    </w:pPr>
    <w:rPr>
      <w:rFonts w:eastAsia="Times New Roman"/>
      <w:bCs/>
      <w:szCs w:val="20"/>
      <w:lang w:eastAsia="en-US"/>
    </w:rPr>
  </w:style>
  <w:style w:type="paragraph" w:styleId="NormalWeb">
    <w:name w:val="Normal (Web)"/>
    <w:basedOn w:val="Normal"/>
    <w:pPr>
      <w:spacing w:before="100" w:beforeAutospacing="1" w:after="100" w:afterAutospacing="1"/>
    </w:pPr>
    <w:rPr>
      <w:rFonts w:ascii="Arial Unicode MS" w:eastAsia="Arial Unicode MS" w:hAnsi="Arial Unicode MS" w:cs="Arial Unicode MS"/>
      <w:sz w:val="24"/>
      <w:lang w:eastAsia="en-US"/>
    </w:rPr>
  </w:style>
  <w:style w:type="paragraph" w:styleId="BalloonText">
    <w:name w:val="Balloon Text"/>
    <w:basedOn w:val="Normal"/>
    <w:semiHidden/>
    <w:rPr>
      <w:rFonts w:ascii="Tahoma" w:hAnsi="Tahoma" w:cs="Tahoma"/>
      <w:sz w:val="16"/>
      <w:szCs w:val="16"/>
    </w:rPr>
  </w:style>
  <w:style w:type="paragraph" w:customStyle="1" w:styleId="StyleHeading3Before1lineAfter1line">
    <w:name w:val="Style Heading 3 + Before:  1 line After:  1 line"/>
    <w:basedOn w:val="Heading3"/>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Cs w:val="20"/>
    </w:rPr>
  </w:style>
  <w:style w:type="paragraph" w:styleId="CommentSubject">
    <w:name w:val="annotation subject"/>
    <w:basedOn w:val="CommentText"/>
    <w:next w:val="CommentText"/>
    <w:semiHidden/>
    <w:rPr>
      <w:b/>
      <w:bCs/>
    </w:rPr>
  </w:style>
  <w:style w:type="paragraph" w:customStyle="1" w:styleId="StyleHeading3Before1lineAfter1line1">
    <w:name w:val="Style Heading 3 + Before:  1 line After:  1 line1"/>
    <w:basedOn w:val="Heading3"/>
  </w:style>
  <w:style w:type="paragraph" w:customStyle="1" w:styleId="StyleHeading3Before1lineAfter1line2">
    <w:name w:val="Style Heading 3 + Before:  1 line After:  1 line2"/>
    <w:basedOn w:val="Heading3"/>
  </w:style>
  <w:style w:type="paragraph" w:styleId="BodyTextIndent2">
    <w:name w:val="Body Text Indent 2"/>
    <w:basedOn w:val="Normal"/>
    <w:pPr>
      <w:ind w:left="360"/>
    </w:pPr>
    <w:rPr>
      <w:rFonts w:ascii="Times New Roman" w:eastAsia="Times New Roman" w:hAnsi="Times New Roman"/>
      <w:sz w:val="24"/>
    </w:rPr>
  </w:style>
  <w:style w:type="paragraph" w:styleId="Caption">
    <w:name w:val="caption"/>
    <w:basedOn w:val="Normal"/>
    <w:next w:val="Normal"/>
    <w:qFormat/>
    <w:pPr>
      <w:spacing w:before="120" w:after="120"/>
    </w:pPr>
    <w:rPr>
      <w:rFonts w:ascii="Times New Roman" w:eastAsia="Times New Roman" w:hAnsi="Times New Roman"/>
      <w:b/>
      <w:bCs/>
      <w:szCs w:val="20"/>
      <w:lang w:eastAsia="en-US"/>
    </w:rPr>
  </w:style>
  <w:style w:type="character" w:styleId="FollowedHyperlink">
    <w:name w:val="FollowedHyperlink"/>
    <w:rPr>
      <w:color w:val="800080"/>
      <w:u w:val="single"/>
    </w:rPr>
  </w:style>
  <w:style w:type="paragraph" w:styleId="BodyTextIndent">
    <w:name w:val="Body Text Indent"/>
    <w:basedOn w:val="Normal"/>
    <w:pPr>
      <w:keepNext/>
      <w:ind w:left="1200" w:hanging="1200"/>
    </w:pPr>
    <w:rPr>
      <w:rFonts w:ascii="Times New Roman" w:eastAsia="Times New Roman" w:hAnsi="Times New Roman"/>
      <w:b/>
      <w:bCs/>
      <w:sz w:val="24"/>
      <w:lang w:eastAsia="en-US"/>
    </w:rPr>
  </w:style>
  <w:style w:type="paragraph" w:styleId="BodyTextIndent3">
    <w:name w:val="Body Text Indent 3"/>
    <w:basedOn w:val="Normal"/>
    <w:pPr>
      <w:ind w:firstLine="720"/>
    </w:pPr>
  </w:style>
  <w:style w:type="paragraph" w:styleId="BodyText">
    <w:name w:val="Body Text"/>
    <w:basedOn w:val="Normal"/>
  </w:style>
  <w:style w:type="paragraph" w:styleId="FootnoteText">
    <w:name w:val="footnote text"/>
    <w:basedOn w:val="Normal"/>
    <w:semiHidden/>
    <w:rPr>
      <w:szCs w:val="20"/>
    </w:rPr>
  </w:style>
  <w:style w:type="character" w:styleId="FootnoteReference">
    <w:name w:val="footnote reference"/>
    <w:semiHidden/>
    <w:rPr>
      <w:vertAlign w:val="superscript"/>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table" w:styleId="TableGrid">
    <w:name w:val="Table Grid"/>
    <w:basedOn w:val="TableNormal"/>
    <w:uiPriority w:val="59"/>
    <w:rsid w:val="00011B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vinJMcConnell">
    <w:name w:val="Kevin J McConnell"/>
    <w:semiHidden/>
    <w:rsid w:val="000F1B88"/>
    <w:rPr>
      <w:rFonts w:ascii="Arial" w:hAnsi="Arial" w:cs="Arial" w:hint="default"/>
      <w:color w:val="auto"/>
      <w:sz w:val="20"/>
    </w:rPr>
  </w:style>
  <w:style w:type="paragraph" w:customStyle="1" w:styleId="StyleHeading3Before1lineAfter1line3">
    <w:name w:val="Style Heading 3 + Before:  1 line After:  1 line3"/>
    <w:basedOn w:val="Heading3"/>
    <w:rsid w:val="00F5426E"/>
    <w:rPr>
      <w:rFonts w:eastAsia="Times New Roman"/>
    </w:rPr>
  </w:style>
  <w:style w:type="paragraph" w:customStyle="1" w:styleId="StyleHeading3Before1lineAfter1line4">
    <w:name w:val="Style Heading 3 + Before:  1 line After:  1 line4"/>
    <w:basedOn w:val="Heading3"/>
    <w:rsid w:val="00F96653"/>
    <w:rPr>
      <w:rFonts w:eastAsia="Times New Roman"/>
    </w:rPr>
  </w:style>
  <w:style w:type="paragraph" w:customStyle="1" w:styleId="StyleHeading3Before1lineAfter1line5">
    <w:name w:val="Style Heading 3 + Before:  1 line After:  1 line5"/>
    <w:basedOn w:val="Heading3"/>
    <w:rsid w:val="004324B8"/>
    <w:rPr>
      <w:rFonts w:eastAsia="Times New Roman"/>
    </w:rPr>
  </w:style>
  <w:style w:type="paragraph" w:customStyle="1" w:styleId="StyleHeading3Before1lineAfter1line6">
    <w:name w:val="Style Heading 3 + Before:  1 line After:  1 line6"/>
    <w:basedOn w:val="Heading3"/>
    <w:rsid w:val="00D7547A"/>
    <w:rPr>
      <w:rFonts w:eastAsia="Times New Roman"/>
    </w:rPr>
  </w:style>
  <w:style w:type="paragraph" w:customStyle="1" w:styleId="StyleHeading3Before1lineAfter1line7">
    <w:name w:val="Style Heading 3 + Before:  1 line After:  1 line7"/>
    <w:basedOn w:val="Heading3"/>
    <w:rsid w:val="009202EF"/>
    <w:rPr>
      <w:rFonts w:eastAsia="Times New Roman"/>
    </w:rPr>
  </w:style>
  <w:style w:type="paragraph" w:customStyle="1" w:styleId="StyleHeading3Before1lineAfter1line8">
    <w:name w:val="Style Heading 3 + Before:  1 line After:  1 line8"/>
    <w:basedOn w:val="Heading3"/>
    <w:rsid w:val="002320FF"/>
    <w:rPr>
      <w:rFonts w:eastAsia="Times New Roman"/>
    </w:rPr>
  </w:style>
  <w:style w:type="paragraph" w:customStyle="1" w:styleId="StyleHeading3Before1lineAfter1line9">
    <w:name w:val="Style Heading 3 + Before:  1 line After:  1 line9"/>
    <w:basedOn w:val="Heading3"/>
    <w:rsid w:val="002320FF"/>
    <w:rPr>
      <w:rFonts w:eastAsia="Times New Roman"/>
    </w:rPr>
  </w:style>
  <w:style w:type="character" w:customStyle="1" w:styleId="sandus">
    <w:name w:val="sandus"/>
    <w:semiHidden/>
    <w:rsid w:val="00AA51E5"/>
    <w:rPr>
      <w:rFonts w:ascii="Arial" w:hAnsi="Arial" w:cs="Arial"/>
      <w:color w:val="auto"/>
      <w:sz w:val="20"/>
      <w:szCs w:val="20"/>
    </w:rPr>
  </w:style>
  <w:style w:type="paragraph" w:styleId="ListParagraph">
    <w:name w:val="List Paragraph"/>
    <w:basedOn w:val="Normal"/>
    <w:uiPriority w:val="34"/>
    <w:qFormat/>
    <w:rsid w:val="00EB7ADE"/>
    <w:pPr>
      <w:ind w:left="720"/>
      <w:contextualSpacing/>
    </w:pPr>
    <w:rPr>
      <w:rFonts w:ascii="Times New Roman" w:eastAsia="Calibri" w:hAnsi="Times New Roman"/>
      <w:sz w:val="24"/>
      <w:lang w:eastAsia="en-US"/>
    </w:rPr>
  </w:style>
  <w:style w:type="character" w:customStyle="1" w:styleId="Heading2Char">
    <w:name w:val="Heading 2 Char"/>
    <w:link w:val="Heading2"/>
    <w:rsid w:val="00803255"/>
    <w:rPr>
      <w:rFonts w:ascii="Arial" w:hAnsi="Arial" w:cs="Arial"/>
      <w:b/>
      <w:bCs/>
      <w:iCs/>
      <w:szCs w:val="28"/>
      <w:lang w:eastAsia="ja-JP"/>
    </w:rPr>
  </w:style>
  <w:style w:type="character" w:customStyle="1" w:styleId="CommentTextChar">
    <w:name w:val="Comment Text Char"/>
    <w:link w:val="CommentText"/>
    <w:uiPriority w:val="99"/>
    <w:semiHidden/>
    <w:rsid w:val="00752C1E"/>
    <w:rPr>
      <w:rFonts w:ascii="Arial" w:hAnsi="Arial"/>
      <w:lang w:eastAsia="ja-JP"/>
    </w:rPr>
  </w:style>
  <w:style w:type="paragraph" w:styleId="Revision">
    <w:name w:val="Revision"/>
    <w:hidden/>
    <w:uiPriority w:val="99"/>
    <w:semiHidden/>
    <w:rsid w:val="00DF0FA1"/>
    <w:rPr>
      <w:rFonts w:ascii="Arial" w:hAnsi="Arial"/>
      <w:szCs w:val="24"/>
      <w:lang w:eastAsia="ja-JP"/>
    </w:rPr>
  </w:style>
  <w:style w:type="paragraph" w:styleId="HTMLPreformatted">
    <w:name w:val="HTML Preformatted"/>
    <w:basedOn w:val="Normal"/>
    <w:link w:val="HTMLPreformattedChar"/>
    <w:uiPriority w:val="99"/>
    <w:unhideWhenUsed/>
    <w:rsid w:val="006F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US"/>
    </w:rPr>
  </w:style>
  <w:style w:type="character" w:customStyle="1" w:styleId="HTMLPreformattedChar">
    <w:name w:val="HTML Preformatted Char"/>
    <w:basedOn w:val="DefaultParagraphFont"/>
    <w:link w:val="HTMLPreformatted"/>
    <w:uiPriority w:val="99"/>
    <w:rsid w:val="006F5C92"/>
    <w:rPr>
      <w:rFonts w:ascii="Courier New" w:eastAsia="Times New Roman" w:hAnsi="Courier New" w:cs="Courier New"/>
    </w:rPr>
  </w:style>
  <w:style w:type="character" w:customStyle="1" w:styleId="scripttext1">
    <w:name w:val="scripttext1"/>
    <w:basedOn w:val="DefaultParagraphFont"/>
    <w:rsid w:val="006F5C92"/>
    <w:rPr>
      <w:rFonts w:ascii="Verdana" w:hAnsi="Verdana" w:hint="default"/>
      <w:sz w:val="18"/>
      <w:szCs w:val="18"/>
    </w:rPr>
  </w:style>
  <w:style w:type="character" w:styleId="PlaceholderText">
    <w:name w:val="Placeholder Text"/>
    <w:basedOn w:val="DefaultParagraphFont"/>
    <w:uiPriority w:val="99"/>
    <w:semiHidden/>
    <w:rsid w:val="0012723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177930">
      <w:bodyDiv w:val="1"/>
      <w:marLeft w:val="0"/>
      <w:marRight w:val="0"/>
      <w:marTop w:val="0"/>
      <w:marBottom w:val="0"/>
      <w:divBdr>
        <w:top w:val="none" w:sz="0" w:space="0" w:color="auto"/>
        <w:left w:val="none" w:sz="0" w:space="0" w:color="auto"/>
        <w:bottom w:val="none" w:sz="0" w:space="0" w:color="auto"/>
        <w:right w:val="none" w:sz="0" w:space="0" w:color="auto"/>
      </w:divBdr>
    </w:div>
    <w:div w:id="113406428">
      <w:bodyDiv w:val="1"/>
      <w:marLeft w:val="0"/>
      <w:marRight w:val="0"/>
      <w:marTop w:val="0"/>
      <w:marBottom w:val="0"/>
      <w:divBdr>
        <w:top w:val="none" w:sz="0" w:space="0" w:color="auto"/>
        <w:left w:val="none" w:sz="0" w:space="0" w:color="auto"/>
        <w:bottom w:val="none" w:sz="0" w:space="0" w:color="auto"/>
        <w:right w:val="none" w:sz="0" w:space="0" w:color="auto"/>
      </w:divBdr>
    </w:div>
    <w:div w:id="116068036">
      <w:bodyDiv w:val="1"/>
      <w:marLeft w:val="0"/>
      <w:marRight w:val="0"/>
      <w:marTop w:val="0"/>
      <w:marBottom w:val="0"/>
      <w:divBdr>
        <w:top w:val="none" w:sz="0" w:space="0" w:color="auto"/>
        <w:left w:val="none" w:sz="0" w:space="0" w:color="auto"/>
        <w:bottom w:val="none" w:sz="0" w:space="0" w:color="auto"/>
        <w:right w:val="none" w:sz="0" w:space="0" w:color="auto"/>
      </w:divBdr>
    </w:div>
    <w:div w:id="126557678">
      <w:bodyDiv w:val="1"/>
      <w:marLeft w:val="0"/>
      <w:marRight w:val="0"/>
      <w:marTop w:val="0"/>
      <w:marBottom w:val="0"/>
      <w:divBdr>
        <w:top w:val="none" w:sz="0" w:space="0" w:color="auto"/>
        <w:left w:val="none" w:sz="0" w:space="0" w:color="auto"/>
        <w:bottom w:val="none" w:sz="0" w:space="0" w:color="auto"/>
        <w:right w:val="none" w:sz="0" w:space="0" w:color="auto"/>
      </w:divBdr>
    </w:div>
    <w:div w:id="156314065">
      <w:bodyDiv w:val="1"/>
      <w:marLeft w:val="0"/>
      <w:marRight w:val="0"/>
      <w:marTop w:val="0"/>
      <w:marBottom w:val="0"/>
      <w:divBdr>
        <w:top w:val="none" w:sz="0" w:space="0" w:color="auto"/>
        <w:left w:val="none" w:sz="0" w:space="0" w:color="auto"/>
        <w:bottom w:val="none" w:sz="0" w:space="0" w:color="auto"/>
        <w:right w:val="none" w:sz="0" w:space="0" w:color="auto"/>
      </w:divBdr>
    </w:div>
    <w:div w:id="267012595">
      <w:bodyDiv w:val="1"/>
      <w:marLeft w:val="0"/>
      <w:marRight w:val="0"/>
      <w:marTop w:val="0"/>
      <w:marBottom w:val="0"/>
      <w:divBdr>
        <w:top w:val="none" w:sz="0" w:space="0" w:color="auto"/>
        <w:left w:val="none" w:sz="0" w:space="0" w:color="auto"/>
        <w:bottom w:val="none" w:sz="0" w:space="0" w:color="auto"/>
        <w:right w:val="none" w:sz="0" w:space="0" w:color="auto"/>
      </w:divBdr>
    </w:div>
    <w:div w:id="337464874">
      <w:bodyDiv w:val="1"/>
      <w:marLeft w:val="0"/>
      <w:marRight w:val="0"/>
      <w:marTop w:val="0"/>
      <w:marBottom w:val="0"/>
      <w:divBdr>
        <w:top w:val="none" w:sz="0" w:space="0" w:color="auto"/>
        <w:left w:val="none" w:sz="0" w:space="0" w:color="auto"/>
        <w:bottom w:val="none" w:sz="0" w:space="0" w:color="auto"/>
        <w:right w:val="none" w:sz="0" w:space="0" w:color="auto"/>
      </w:divBdr>
    </w:div>
    <w:div w:id="338242170">
      <w:bodyDiv w:val="1"/>
      <w:marLeft w:val="0"/>
      <w:marRight w:val="0"/>
      <w:marTop w:val="0"/>
      <w:marBottom w:val="0"/>
      <w:divBdr>
        <w:top w:val="none" w:sz="0" w:space="0" w:color="auto"/>
        <w:left w:val="none" w:sz="0" w:space="0" w:color="auto"/>
        <w:bottom w:val="none" w:sz="0" w:space="0" w:color="auto"/>
        <w:right w:val="none" w:sz="0" w:space="0" w:color="auto"/>
      </w:divBdr>
    </w:div>
    <w:div w:id="347484050">
      <w:bodyDiv w:val="1"/>
      <w:marLeft w:val="0"/>
      <w:marRight w:val="0"/>
      <w:marTop w:val="0"/>
      <w:marBottom w:val="0"/>
      <w:divBdr>
        <w:top w:val="none" w:sz="0" w:space="0" w:color="auto"/>
        <w:left w:val="none" w:sz="0" w:space="0" w:color="auto"/>
        <w:bottom w:val="none" w:sz="0" w:space="0" w:color="auto"/>
        <w:right w:val="none" w:sz="0" w:space="0" w:color="auto"/>
      </w:divBdr>
    </w:div>
    <w:div w:id="353969796">
      <w:bodyDiv w:val="1"/>
      <w:marLeft w:val="0"/>
      <w:marRight w:val="0"/>
      <w:marTop w:val="0"/>
      <w:marBottom w:val="0"/>
      <w:divBdr>
        <w:top w:val="none" w:sz="0" w:space="0" w:color="auto"/>
        <w:left w:val="none" w:sz="0" w:space="0" w:color="auto"/>
        <w:bottom w:val="none" w:sz="0" w:space="0" w:color="auto"/>
        <w:right w:val="none" w:sz="0" w:space="0" w:color="auto"/>
      </w:divBdr>
    </w:div>
    <w:div w:id="360060462">
      <w:bodyDiv w:val="1"/>
      <w:marLeft w:val="0"/>
      <w:marRight w:val="0"/>
      <w:marTop w:val="0"/>
      <w:marBottom w:val="0"/>
      <w:divBdr>
        <w:top w:val="none" w:sz="0" w:space="0" w:color="auto"/>
        <w:left w:val="none" w:sz="0" w:space="0" w:color="auto"/>
        <w:bottom w:val="none" w:sz="0" w:space="0" w:color="auto"/>
        <w:right w:val="none" w:sz="0" w:space="0" w:color="auto"/>
      </w:divBdr>
    </w:div>
    <w:div w:id="454835054">
      <w:bodyDiv w:val="1"/>
      <w:marLeft w:val="0"/>
      <w:marRight w:val="0"/>
      <w:marTop w:val="0"/>
      <w:marBottom w:val="0"/>
      <w:divBdr>
        <w:top w:val="none" w:sz="0" w:space="0" w:color="auto"/>
        <w:left w:val="none" w:sz="0" w:space="0" w:color="auto"/>
        <w:bottom w:val="none" w:sz="0" w:space="0" w:color="auto"/>
        <w:right w:val="none" w:sz="0" w:space="0" w:color="auto"/>
      </w:divBdr>
    </w:div>
    <w:div w:id="464354771">
      <w:bodyDiv w:val="1"/>
      <w:marLeft w:val="0"/>
      <w:marRight w:val="0"/>
      <w:marTop w:val="0"/>
      <w:marBottom w:val="0"/>
      <w:divBdr>
        <w:top w:val="none" w:sz="0" w:space="0" w:color="auto"/>
        <w:left w:val="none" w:sz="0" w:space="0" w:color="auto"/>
        <w:bottom w:val="none" w:sz="0" w:space="0" w:color="auto"/>
        <w:right w:val="none" w:sz="0" w:space="0" w:color="auto"/>
      </w:divBdr>
    </w:div>
    <w:div w:id="474108835">
      <w:bodyDiv w:val="1"/>
      <w:marLeft w:val="0"/>
      <w:marRight w:val="0"/>
      <w:marTop w:val="0"/>
      <w:marBottom w:val="0"/>
      <w:divBdr>
        <w:top w:val="none" w:sz="0" w:space="0" w:color="auto"/>
        <w:left w:val="none" w:sz="0" w:space="0" w:color="auto"/>
        <w:bottom w:val="none" w:sz="0" w:space="0" w:color="auto"/>
        <w:right w:val="none" w:sz="0" w:space="0" w:color="auto"/>
      </w:divBdr>
    </w:div>
    <w:div w:id="533687628">
      <w:bodyDiv w:val="1"/>
      <w:marLeft w:val="0"/>
      <w:marRight w:val="0"/>
      <w:marTop w:val="0"/>
      <w:marBottom w:val="0"/>
      <w:divBdr>
        <w:top w:val="none" w:sz="0" w:space="0" w:color="auto"/>
        <w:left w:val="none" w:sz="0" w:space="0" w:color="auto"/>
        <w:bottom w:val="none" w:sz="0" w:space="0" w:color="auto"/>
        <w:right w:val="none" w:sz="0" w:space="0" w:color="auto"/>
      </w:divBdr>
    </w:div>
    <w:div w:id="534850158">
      <w:bodyDiv w:val="1"/>
      <w:marLeft w:val="0"/>
      <w:marRight w:val="0"/>
      <w:marTop w:val="0"/>
      <w:marBottom w:val="0"/>
      <w:divBdr>
        <w:top w:val="none" w:sz="0" w:space="0" w:color="auto"/>
        <w:left w:val="none" w:sz="0" w:space="0" w:color="auto"/>
        <w:bottom w:val="none" w:sz="0" w:space="0" w:color="auto"/>
        <w:right w:val="none" w:sz="0" w:space="0" w:color="auto"/>
      </w:divBdr>
    </w:div>
    <w:div w:id="537547358">
      <w:bodyDiv w:val="1"/>
      <w:marLeft w:val="0"/>
      <w:marRight w:val="0"/>
      <w:marTop w:val="0"/>
      <w:marBottom w:val="0"/>
      <w:divBdr>
        <w:top w:val="none" w:sz="0" w:space="0" w:color="auto"/>
        <w:left w:val="none" w:sz="0" w:space="0" w:color="auto"/>
        <w:bottom w:val="none" w:sz="0" w:space="0" w:color="auto"/>
        <w:right w:val="none" w:sz="0" w:space="0" w:color="auto"/>
      </w:divBdr>
    </w:div>
    <w:div w:id="546377369">
      <w:bodyDiv w:val="1"/>
      <w:marLeft w:val="0"/>
      <w:marRight w:val="0"/>
      <w:marTop w:val="0"/>
      <w:marBottom w:val="0"/>
      <w:divBdr>
        <w:top w:val="none" w:sz="0" w:space="0" w:color="auto"/>
        <w:left w:val="none" w:sz="0" w:space="0" w:color="auto"/>
        <w:bottom w:val="none" w:sz="0" w:space="0" w:color="auto"/>
        <w:right w:val="none" w:sz="0" w:space="0" w:color="auto"/>
      </w:divBdr>
    </w:div>
    <w:div w:id="549659235">
      <w:bodyDiv w:val="1"/>
      <w:marLeft w:val="0"/>
      <w:marRight w:val="0"/>
      <w:marTop w:val="0"/>
      <w:marBottom w:val="0"/>
      <w:divBdr>
        <w:top w:val="none" w:sz="0" w:space="0" w:color="auto"/>
        <w:left w:val="none" w:sz="0" w:space="0" w:color="auto"/>
        <w:bottom w:val="none" w:sz="0" w:space="0" w:color="auto"/>
        <w:right w:val="none" w:sz="0" w:space="0" w:color="auto"/>
      </w:divBdr>
    </w:div>
    <w:div w:id="564490752">
      <w:bodyDiv w:val="1"/>
      <w:marLeft w:val="0"/>
      <w:marRight w:val="0"/>
      <w:marTop w:val="0"/>
      <w:marBottom w:val="0"/>
      <w:divBdr>
        <w:top w:val="none" w:sz="0" w:space="0" w:color="auto"/>
        <w:left w:val="none" w:sz="0" w:space="0" w:color="auto"/>
        <w:bottom w:val="none" w:sz="0" w:space="0" w:color="auto"/>
        <w:right w:val="none" w:sz="0" w:space="0" w:color="auto"/>
      </w:divBdr>
    </w:div>
    <w:div w:id="570431615">
      <w:bodyDiv w:val="1"/>
      <w:marLeft w:val="0"/>
      <w:marRight w:val="0"/>
      <w:marTop w:val="0"/>
      <w:marBottom w:val="0"/>
      <w:divBdr>
        <w:top w:val="none" w:sz="0" w:space="0" w:color="auto"/>
        <w:left w:val="none" w:sz="0" w:space="0" w:color="auto"/>
        <w:bottom w:val="none" w:sz="0" w:space="0" w:color="auto"/>
        <w:right w:val="none" w:sz="0" w:space="0" w:color="auto"/>
      </w:divBdr>
    </w:div>
    <w:div w:id="581985020">
      <w:bodyDiv w:val="1"/>
      <w:marLeft w:val="0"/>
      <w:marRight w:val="0"/>
      <w:marTop w:val="0"/>
      <w:marBottom w:val="0"/>
      <w:divBdr>
        <w:top w:val="none" w:sz="0" w:space="0" w:color="auto"/>
        <w:left w:val="none" w:sz="0" w:space="0" w:color="auto"/>
        <w:bottom w:val="none" w:sz="0" w:space="0" w:color="auto"/>
        <w:right w:val="none" w:sz="0" w:space="0" w:color="auto"/>
      </w:divBdr>
    </w:div>
    <w:div w:id="584269729">
      <w:bodyDiv w:val="1"/>
      <w:marLeft w:val="0"/>
      <w:marRight w:val="0"/>
      <w:marTop w:val="0"/>
      <w:marBottom w:val="0"/>
      <w:divBdr>
        <w:top w:val="none" w:sz="0" w:space="0" w:color="auto"/>
        <w:left w:val="none" w:sz="0" w:space="0" w:color="auto"/>
        <w:bottom w:val="none" w:sz="0" w:space="0" w:color="auto"/>
        <w:right w:val="none" w:sz="0" w:space="0" w:color="auto"/>
      </w:divBdr>
    </w:div>
    <w:div w:id="597101568">
      <w:bodyDiv w:val="1"/>
      <w:marLeft w:val="0"/>
      <w:marRight w:val="0"/>
      <w:marTop w:val="0"/>
      <w:marBottom w:val="0"/>
      <w:divBdr>
        <w:top w:val="none" w:sz="0" w:space="0" w:color="auto"/>
        <w:left w:val="none" w:sz="0" w:space="0" w:color="auto"/>
        <w:bottom w:val="none" w:sz="0" w:space="0" w:color="auto"/>
        <w:right w:val="none" w:sz="0" w:space="0" w:color="auto"/>
      </w:divBdr>
    </w:div>
    <w:div w:id="601766655">
      <w:bodyDiv w:val="1"/>
      <w:marLeft w:val="0"/>
      <w:marRight w:val="0"/>
      <w:marTop w:val="0"/>
      <w:marBottom w:val="0"/>
      <w:divBdr>
        <w:top w:val="none" w:sz="0" w:space="0" w:color="auto"/>
        <w:left w:val="none" w:sz="0" w:space="0" w:color="auto"/>
        <w:bottom w:val="none" w:sz="0" w:space="0" w:color="auto"/>
        <w:right w:val="none" w:sz="0" w:space="0" w:color="auto"/>
      </w:divBdr>
    </w:div>
    <w:div w:id="630332370">
      <w:bodyDiv w:val="1"/>
      <w:marLeft w:val="0"/>
      <w:marRight w:val="0"/>
      <w:marTop w:val="0"/>
      <w:marBottom w:val="0"/>
      <w:divBdr>
        <w:top w:val="none" w:sz="0" w:space="0" w:color="auto"/>
        <w:left w:val="none" w:sz="0" w:space="0" w:color="auto"/>
        <w:bottom w:val="none" w:sz="0" w:space="0" w:color="auto"/>
        <w:right w:val="none" w:sz="0" w:space="0" w:color="auto"/>
      </w:divBdr>
    </w:div>
    <w:div w:id="649559937">
      <w:bodyDiv w:val="1"/>
      <w:marLeft w:val="0"/>
      <w:marRight w:val="0"/>
      <w:marTop w:val="0"/>
      <w:marBottom w:val="0"/>
      <w:divBdr>
        <w:top w:val="none" w:sz="0" w:space="0" w:color="auto"/>
        <w:left w:val="none" w:sz="0" w:space="0" w:color="auto"/>
        <w:bottom w:val="none" w:sz="0" w:space="0" w:color="auto"/>
        <w:right w:val="none" w:sz="0" w:space="0" w:color="auto"/>
      </w:divBdr>
    </w:div>
    <w:div w:id="710302195">
      <w:bodyDiv w:val="1"/>
      <w:marLeft w:val="0"/>
      <w:marRight w:val="0"/>
      <w:marTop w:val="0"/>
      <w:marBottom w:val="0"/>
      <w:divBdr>
        <w:top w:val="none" w:sz="0" w:space="0" w:color="auto"/>
        <w:left w:val="none" w:sz="0" w:space="0" w:color="auto"/>
        <w:bottom w:val="none" w:sz="0" w:space="0" w:color="auto"/>
        <w:right w:val="none" w:sz="0" w:space="0" w:color="auto"/>
      </w:divBdr>
    </w:div>
    <w:div w:id="832184282">
      <w:bodyDiv w:val="1"/>
      <w:marLeft w:val="0"/>
      <w:marRight w:val="0"/>
      <w:marTop w:val="0"/>
      <w:marBottom w:val="0"/>
      <w:divBdr>
        <w:top w:val="none" w:sz="0" w:space="0" w:color="auto"/>
        <w:left w:val="none" w:sz="0" w:space="0" w:color="auto"/>
        <w:bottom w:val="none" w:sz="0" w:space="0" w:color="auto"/>
        <w:right w:val="none" w:sz="0" w:space="0" w:color="auto"/>
      </w:divBdr>
    </w:div>
    <w:div w:id="859975649">
      <w:bodyDiv w:val="1"/>
      <w:marLeft w:val="0"/>
      <w:marRight w:val="0"/>
      <w:marTop w:val="0"/>
      <w:marBottom w:val="0"/>
      <w:divBdr>
        <w:top w:val="none" w:sz="0" w:space="0" w:color="auto"/>
        <w:left w:val="none" w:sz="0" w:space="0" w:color="auto"/>
        <w:bottom w:val="none" w:sz="0" w:space="0" w:color="auto"/>
        <w:right w:val="none" w:sz="0" w:space="0" w:color="auto"/>
      </w:divBdr>
    </w:div>
    <w:div w:id="893585214">
      <w:bodyDiv w:val="1"/>
      <w:marLeft w:val="0"/>
      <w:marRight w:val="0"/>
      <w:marTop w:val="0"/>
      <w:marBottom w:val="0"/>
      <w:divBdr>
        <w:top w:val="none" w:sz="0" w:space="0" w:color="auto"/>
        <w:left w:val="none" w:sz="0" w:space="0" w:color="auto"/>
        <w:bottom w:val="none" w:sz="0" w:space="0" w:color="auto"/>
        <w:right w:val="none" w:sz="0" w:space="0" w:color="auto"/>
      </w:divBdr>
    </w:div>
    <w:div w:id="961351494">
      <w:bodyDiv w:val="1"/>
      <w:marLeft w:val="0"/>
      <w:marRight w:val="0"/>
      <w:marTop w:val="0"/>
      <w:marBottom w:val="0"/>
      <w:divBdr>
        <w:top w:val="none" w:sz="0" w:space="0" w:color="auto"/>
        <w:left w:val="none" w:sz="0" w:space="0" w:color="auto"/>
        <w:bottom w:val="none" w:sz="0" w:space="0" w:color="auto"/>
        <w:right w:val="none" w:sz="0" w:space="0" w:color="auto"/>
      </w:divBdr>
    </w:div>
    <w:div w:id="990712996">
      <w:bodyDiv w:val="1"/>
      <w:marLeft w:val="0"/>
      <w:marRight w:val="0"/>
      <w:marTop w:val="0"/>
      <w:marBottom w:val="0"/>
      <w:divBdr>
        <w:top w:val="none" w:sz="0" w:space="0" w:color="auto"/>
        <w:left w:val="none" w:sz="0" w:space="0" w:color="auto"/>
        <w:bottom w:val="none" w:sz="0" w:space="0" w:color="auto"/>
        <w:right w:val="none" w:sz="0" w:space="0" w:color="auto"/>
      </w:divBdr>
    </w:div>
    <w:div w:id="998077412">
      <w:bodyDiv w:val="1"/>
      <w:marLeft w:val="0"/>
      <w:marRight w:val="0"/>
      <w:marTop w:val="0"/>
      <w:marBottom w:val="0"/>
      <w:divBdr>
        <w:top w:val="none" w:sz="0" w:space="0" w:color="auto"/>
        <w:left w:val="none" w:sz="0" w:space="0" w:color="auto"/>
        <w:bottom w:val="none" w:sz="0" w:space="0" w:color="auto"/>
        <w:right w:val="none" w:sz="0" w:space="0" w:color="auto"/>
      </w:divBdr>
    </w:div>
    <w:div w:id="1015231257">
      <w:bodyDiv w:val="1"/>
      <w:marLeft w:val="0"/>
      <w:marRight w:val="0"/>
      <w:marTop w:val="0"/>
      <w:marBottom w:val="0"/>
      <w:divBdr>
        <w:top w:val="none" w:sz="0" w:space="0" w:color="auto"/>
        <w:left w:val="none" w:sz="0" w:space="0" w:color="auto"/>
        <w:bottom w:val="none" w:sz="0" w:space="0" w:color="auto"/>
        <w:right w:val="none" w:sz="0" w:space="0" w:color="auto"/>
      </w:divBdr>
    </w:div>
    <w:div w:id="1034617829">
      <w:bodyDiv w:val="1"/>
      <w:marLeft w:val="0"/>
      <w:marRight w:val="0"/>
      <w:marTop w:val="0"/>
      <w:marBottom w:val="0"/>
      <w:divBdr>
        <w:top w:val="none" w:sz="0" w:space="0" w:color="auto"/>
        <w:left w:val="none" w:sz="0" w:space="0" w:color="auto"/>
        <w:bottom w:val="none" w:sz="0" w:space="0" w:color="auto"/>
        <w:right w:val="none" w:sz="0" w:space="0" w:color="auto"/>
      </w:divBdr>
    </w:div>
    <w:div w:id="1080759024">
      <w:bodyDiv w:val="1"/>
      <w:marLeft w:val="0"/>
      <w:marRight w:val="0"/>
      <w:marTop w:val="0"/>
      <w:marBottom w:val="0"/>
      <w:divBdr>
        <w:top w:val="none" w:sz="0" w:space="0" w:color="auto"/>
        <w:left w:val="none" w:sz="0" w:space="0" w:color="auto"/>
        <w:bottom w:val="none" w:sz="0" w:space="0" w:color="auto"/>
        <w:right w:val="none" w:sz="0" w:space="0" w:color="auto"/>
      </w:divBdr>
    </w:div>
    <w:div w:id="1084837612">
      <w:bodyDiv w:val="1"/>
      <w:marLeft w:val="0"/>
      <w:marRight w:val="0"/>
      <w:marTop w:val="0"/>
      <w:marBottom w:val="0"/>
      <w:divBdr>
        <w:top w:val="none" w:sz="0" w:space="0" w:color="auto"/>
        <w:left w:val="none" w:sz="0" w:space="0" w:color="auto"/>
        <w:bottom w:val="none" w:sz="0" w:space="0" w:color="auto"/>
        <w:right w:val="none" w:sz="0" w:space="0" w:color="auto"/>
      </w:divBdr>
      <w:divsChild>
        <w:div w:id="358603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3669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62391">
      <w:bodyDiv w:val="1"/>
      <w:marLeft w:val="0"/>
      <w:marRight w:val="0"/>
      <w:marTop w:val="0"/>
      <w:marBottom w:val="0"/>
      <w:divBdr>
        <w:top w:val="none" w:sz="0" w:space="0" w:color="auto"/>
        <w:left w:val="none" w:sz="0" w:space="0" w:color="auto"/>
        <w:bottom w:val="none" w:sz="0" w:space="0" w:color="auto"/>
        <w:right w:val="none" w:sz="0" w:space="0" w:color="auto"/>
      </w:divBdr>
    </w:div>
    <w:div w:id="1181549203">
      <w:bodyDiv w:val="1"/>
      <w:marLeft w:val="0"/>
      <w:marRight w:val="0"/>
      <w:marTop w:val="0"/>
      <w:marBottom w:val="0"/>
      <w:divBdr>
        <w:top w:val="none" w:sz="0" w:space="0" w:color="auto"/>
        <w:left w:val="none" w:sz="0" w:space="0" w:color="auto"/>
        <w:bottom w:val="none" w:sz="0" w:space="0" w:color="auto"/>
        <w:right w:val="none" w:sz="0" w:space="0" w:color="auto"/>
      </w:divBdr>
    </w:div>
    <w:div w:id="1261912450">
      <w:bodyDiv w:val="1"/>
      <w:marLeft w:val="0"/>
      <w:marRight w:val="0"/>
      <w:marTop w:val="0"/>
      <w:marBottom w:val="0"/>
      <w:divBdr>
        <w:top w:val="none" w:sz="0" w:space="0" w:color="auto"/>
        <w:left w:val="none" w:sz="0" w:space="0" w:color="auto"/>
        <w:bottom w:val="none" w:sz="0" w:space="0" w:color="auto"/>
        <w:right w:val="none" w:sz="0" w:space="0" w:color="auto"/>
      </w:divBdr>
    </w:div>
    <w:div w:id="1264917389">
      <w:bodyDiv w:val="1"/>
      <w:marLeft w:val="0"/>
      <w:marRight w:val="0"/>
      <w:marTop w:val="0"/>
      <w:marBottom w:val="0"/>
      <w:divBdr>
        <w:top w:val="none" w:sz="0" w:space="0" w:color="auto"/>
        <w:left w:val="none" w:sz="0" w:space="0" w:color="auto"/>
        <w:bottom w:val="none" w:sz="0" w:space="0" w:color="auto"/>
        <w:right w:val="none" w:sz="0" w:space="0" w:color="auto"/>
      </w:divBdr>
    </w:div>
    <w:div w:id="1335959684">
      <w:bodyDiv w:val="1"/>
      <w:marLeft w:val="0"/>
      <w:marRight w:val="0"/>
      <w:marTop w:val="0"/>
      <w:marBottom w:val="0"/>
      <w:divBdr>
        <w:top w:val="none" w:sz="0" w:space="0" w:color="auto"/>
        <w:left w:val="none" w:sz="0" w:space="0" w:color="auto"/>
        <w:bottom w:val="none" w:sz="0" w:space="0" w:color="auto"/>
        <w:right w:val="none" w:sz="0" w:space="0" w:color="auto"/>
      </w:divBdr>
    </w:div>
    <w:div w:id="1336689624">
      <w:bodyDiv w:val="1"/>
      <w:marLeft w:val="0"/>
      <w:marRight w:val="0"/>
      <w:marTop w:val="0"/>
      <w:marBottom w:val="0"/>
      <w:divBdr>
        <w:top w:val="none" w:sz="0" w:space="0" w:color="auto"/>
        <w:left w:val="none" w:sz="0" w:space="0" w:color="auto"/>
        <w:bottom w:val="none" w:sz="0" w:space="0" w:color="auto"/>
        <w:right w:val="none" w:sz="0" w:space="0" w:color="auto"/>
      </w:divBdr>
    </w:div>
    <w:div w:id="1357728321">
      <w:bodyDiv w:val="1"/>
      <w:marLeft w:val="0"/>
      <w:marRight w:val="0"/>
      <w:marTop w:val="0"/>
      <w:marBottom w:val="0"/>
      <w:divBdr>
        <w:top w:val="none" w:sz="0" w:space="0" w:color="auto"/>
        <w:left w:val="none" w:sz="0" w:space="0" w:color="auto"/>
        <w:bottom w:val="none" w:sz="0" w:space="0" w:color="auto"/>
        <w:right w:val="none" w:sz="0" w:space="0" w:color="auto"/>
      </w:divBdr>
    </w:div>
    <w:div w:id="1369914918">
      <w:bodyDiv w:val="1"/>
      <w:marLeft w:val="0"/>
      <w:marRight w:val="0"/>
      <w:marTop w:val="0"/>
      <w:marBottom w:val="0"/>
      <w:divBdr>
        <w:top w:val="none" w:sz="0" w:space="0" w:color="auto"/>
        <w:left w:val="none" w:sz="0" w:space="0" w:color="auto"/>
        <w:bottom w:val="none" w:sz="0" w:space="0" w:color="auto"/>
        <w:right w:val="none" w:sz="0" w:space="0" w:color="auto"/>
      </w:divBdr>
    </w:div>
    <w:div w:id="1374232312">
      <w:bodyDiv w:val="1"/>
      <w:marLeft w:val="0"/>
      <w:marRight w:val="0"/>
      <w:marTop w:val="0"/>
      <w:marBottom w:val="0"/>
      <w:divBdr>
        <w:top w:val="none" w:sz="0" w:space="0" w:color="auto"/>
        <w:left w:val="none" w:sz="0" w:space="0" w:color="auto"/>
        <w:bottom w:val="none" w:sz="0" w:space="0" w:color="auto"/>
        <w:right w:val="none" w:sz="0" w:space="0" w:color="auto"/>
      </w:divBdr>
    </w:div>
    <w:div w:id="1387215197">
      <w:bodyDiv w:val="1"/>
      <w:marLeft w:val="0"/>
      <w:marRight w:val="0"/>
      <w:marTop w:val="0"/>
      <w:marBottom w:val="0"/>
      <w:divBdr>
        <w:top w:val="none" w:sz="0" w:space="0" w:color="auto"/>
        <w:left w:val="none" w:sz="0" w:space="0" w:color="auto"/>
        <w:bottom w:val="none" w:sz="0" w:space="0" w:color="auto"/>
        <w:right w:val="none" w:sz="0" w:space="0" w:color="auto"/>
      </w:divBdr>
    </w:div>
    <w:div w:id="1388602507">
      <w:bodyDiv w:val="1"/>
      <w:marLeft w:val="0"/>
      <w:marRight w:val="0"/>
      <w:marTop w:val="0"/>
      <w:marBottom w:val="0"/>
      <w:divBdr>
        <w:top w:val="none" w:sz="0" w:space="0" w:color="auto"/>
        <w:left w:val="none" w:sz="0" w:space="0" w:color="auto"/>
        <w:bottom w:val="none" w:sz="0" w:space="0" w:color="auto"/>
        <w:right w:val="none" w:sz="0" w:space="0" w:color="auto"/>
      </w:divBdr>
    </w:div>
    <w:div w:id="1390688410">
      <w:bodyDiv w:val="1"/>
      <w:marLeft w:val="0"/>
      <w:marRight w:val="0"/>
      <w:marTop w:val="0"/>
      <w:marBottom w:val="0"/>
      <w:divBdr>
        <w:top w:val="none" w:sz="0" w:space="0" w:color="auto"/>
        <w:left w:val="none" w:sz="0" w:space="0" w:color="auto"/>
        <w:bottom w:val="none" w:sz="0" w:space="0" w:color="auto"/>
        <w:right w:val="none" w:sz="0" w:space="0" w:color="auto"/>
      </w:divBdr>
    </w:div>
    <w:div w:id="1393457873">
      <w:bodyDiv w:val="1"/>
      <w:marLeft w:val="0"/>
      <w:marRight w:val="0"/>
      <w:marTop w:val="0"/>
      <w:marBottom w:val="0"/>
      <w:divBdr>
        <w:top w:val="none" w:sz="0" w:space="0" w:color="auto"/>
        <w:left w:val="none" w:sz="0" w:space="0" w:color="auto"/>
        <w:bottom w:val="none" w:sz="0" w:space="0" w:color="auto"/>
        <w:right w:val="none" w:sz="0" w:space="0" w:color="auto"/>
      </w:divBdr>
    </w:div>
    <w:div w:id="1445997459">
      <w:bodyDiv w:val="1"/>
      <w:marLeft w:val="0"/>
      <w:marRight w:val="0"/>
      <w:marTop w:val="0"/>
      <w:marBottom w:val="0"/>
      <w:divBdr>
        <w:top w:val="none" w:sz="0" w:space="0" w:color="auto"/>
        <w:left w:val="none" w:sz="0" w:space="0" w:color="auto"/>
        <w:bottom w:val="none" w:sz="0" w:space="0" w:color="auto"/>
        <w:right w:val="none" w:sz="0" w:space="0" w:color="auto"/>
      </w:divBdr>
    </w:div>
    <w:div w:id="1453481072">
      <w:bodyDiv w:val="1"/>
      <w:marLeft w:val="0"/>
      <w:marRight w:val="0"/>
      <w:marTop w:val="0"/>
      <w:marBottom w:val="0"/>
      <w:divBdr>
        <w:top w:val="none" w:sz="0" w:space="0" w:color="auto"/>
        <w:left w:val="none" w:sz="0" w:space="0" w:color="auto"/>
        <w:bottom w:val="none" w:sz="0" w:space="0" w:color="auto"/>
        <w:right w:val="none" w:sz="0" w:space="0" w:color="auto"/>
      </w:divBdr>
    </w:div>
    <w:div w:id="1466503625">
      <w:bodyDiv w:val="1"/>
      <w:marLeft w:val="0"/>
      <w:marRight w:val="0"/>
      <w:marTop w:val="0"/>
      <w:marBottom w:val="0"/>
      <w:divBdr>
        <w:top w:val="none" w:sz="0" w:space="0" w:color="auto"/>
        <w:left w:val="none" w:sz="0" w:space="0" w:color="auto"/>
        <w:bottom w:val="none" w:sz="0" w:space="0" w:color="auto"/>
        <w:right w:val="none" w:sz="0" w:space="0" w:color="auto"/>
      </w:divBdr>
    </w:div>
    <w:div w:id="1486968773">
      <w:bodyDiv w:val="1"/>
      <w:marLeft w:val="0"/>
      <w:marRight w:val="0"/>
      <w:marTop w:val="0"/>
      <w:marBottom w:val="0"/>
      <w:divBdr>
        <w:top w:val="none" w:sz="0" w:space="0" w:color="auto"/>
        <w:left w:val="none" w:sz="0" w:space="0" w:color="auto"/>
        <w:bottom w:val="none" w:sz="0" w:space="0" w:color="auto"/>
        <w:right w:val="none" w:sz="0" w:space="0" w:color="auto"/>
      </w:divBdr>
    </w:div>
    <w:div w:id="1516574410">
      <w:bodyDiv w:val="1"/>
      <w:marLeft w:val="0"/>
      <w:marRight w:val="0"/>
      <w:marTop w:val="0"/>
      <w:marBottom w:val="0"/>
      <w:divBdr>
        <w:top w:val="none" w:sz="0" w:space="0" w:color="auto"/>
        <w:left w:val="none" w:sz="0" w:space="0" w:color="auto"/>
        <w:bottom w:val="none" w:sz="0" w:space="0" w:color="auto"/>
        <w:right w:val="none" w:sz="0" w:space="0" w:color="auto"/>
      </w:divBdr>
    </w:div>
    <w:div w:id="1533566359">
      <w:bodyDiv w:val="1"/>
      <w:marLeft w:val="0"/>
      <w:marRight w:val="0"/>
      <w:marTop w:val="0"/>
      <w:marBottom w:val="0"/>
      <w:divBdr>
        <w:top w:val="none" w:sz="0" w:space="0" w:color="auto"/>
        <w:left w:val="none" w:sz="0" w:space="0" w:color="auto"/>
        <w:bottom w:val="none" w:sz="0" w:space="0" w:color="auto"/>
        <w:right w:val="none" w:sz="0" w:space="0" w:color="auto"/>
      </w:divBdr>
    </w:div>
    <w:div w:id="1542010205">
      <w:bodyDiv w:val="1"/>
      <w:marLeft w:val="0"/>
      <w:marRight w:val="0"/>
      <w:marTop w:val="0"/>
      <w:marBottom w:val="0"/>
      <w:divBdr>
        <w:top w:val="none" w:sz="0" w:space="0" w:color="auto"/>
        <w:left w:val="none" w:sz="0" w:space="0" w:color="auto"/>
        <w:bottom w:val="none" w:sz="0" w:space="0" w:color="auto"/>
        <w:right w:val="none" w:sz="0" w:space="0" w:color="auto"/>
      </w:divBdr>
    </w:div>
    <w:div w:id="1546795738">
      <w:bodyDiv w:val="1"/>
      <w:marLeft w:val="0"/>
      <w:marRight w:val="0"/>
      <w:marTop w:val="0"/>
      <w:marBottom w:val="0"/>
      <w:divBdr>
        <w:top w:val="none" w:sz="0" w:space="0" w:color="auto"/>
        <w:left w:val="none" w:sz="0" w:space="0" w:color="auto"/>
        <w:bottom w:val="none" w:sz="0" w:space="0" w:color="auto"/>
        <w:right w:val="none" w:sz="0" w:space="0" w:color="auto"/>
      </w:divBdr>
    </w:div>
    <w:div w:id="1551455200">
      <w:bodyDiv w:val="1"/>
      <w:marLeft w:val="0"/>
      <w:marRight w:val="0"/>
      <w:marTop w:val="0"/>
      <w:marBottom w:val="0"/>
      <w:divBdr>
        <w:top w:val="none" w:sz="0" w:space="0" w:color="auto"/>
        <w:left w:val="none" w:sz="0" w:space="0" w:color="auto"/>
        <w:bottom w:val="none" w:sz="0" w:space="0" w:color="auto"/>
        <w:right w:val="none" w:sz="0" w:space="0" w:color="auto"/>
      </w:divBdr>
    </w:div>
    <w:div w:id="1561404361">
      <w:bodyDiv w:val="1"/>
      <w:marLeft w:val="0"/>
      <w:marRight w:val="0"/>
      <w:marTop w:val="0"/>
      <w:marBottom w:val="0"/>
      <w:divBdr>
        <w:top w:val="none" w:sz="0" w:space="0" w:color="auto"/>
        <w:left w:val="none" w:sz="0" w:space="0" w:color="auto"/>
        <w:bottom w:val="none" w:sz="0" w:space="0" w:color="auto"/>
        <w:right w:val="none" w:sz="0" w:space="0" w:color="auto"/>
      </w:divBdr>
    </w:div>
    <w:div w:id="1564637665">
      <w:bodyDiv w:val="1"/>
      <w:marLeft w:val="0"/>
      <w:marRight w:val="0"/>
      <w:marTop w:val="0"/>
      <w:marBottom w:val="0"/>
      <w:divBdr>
        <w:top w:val="none" w:sz="0" w:space="0" w:color="auto"/>
        <w:left w:val="none" w:sz="0" w:space="0" w:color="auto"/>
        <w:bottom w:val="none" w:sz="0" w:space="0" w:color="auto"/>
        <w:right w:val="none" w:sz="0" w:space="0" w:color="auto"/>
      </w:divBdr>
    </w:div>
    <w:div w:id="1576089061">
      <w:bodyDiv w:val="1"/>
      <w:marLeft w:val="0"/>
      <w:marRight w:val="0"/>
      <w:marTop w:val="0"/>
      <w:marBottom w:val="0"/>
      <w:divBdr>
        <w:top w:val="none" w:sz="0" w:space="0" w:color="auto"/>
        <w:left w:val="none" w:sz="0" w:space="0" w:color="auto"/>
        <w:bottom w:val="none" w:sz="0" w:space="0" w:color="auto"/>
        <w:right w:val="none" w:sz="0" w:space="0" w:color="auto"/>
      </w:divBdr>
    </w:div>
    <w:div w:id="1587112237">
      <w:bodyDiv w:val="1"/>
      <w:marLeft w:val="0"/>
      <w:marRight w:val="0"/>
      <w:marTop w:val="0"/>
      <w:marBottom w:val="0"/>
      <w:divBdr>
        <w:top w:val="none" w:sz="0" w:space="0" w:color="auto"/>
        <w:left w:val="none" w:sz="0" w:space="0" w:color="auto"/>
        <w:bottom w:val="none" w:sz="0" w:space="0" w:color="auto"/>
        <w:right w:val="none" w:sz="0" w:space="0" w:color="auto"/>
      </w:divBdr>
    </w:div>
    <w:div w:id="1591239204">
      <w:bodyDiv w:val="1"/>
      <w:marLeft w:val="0"/>
      <w:marRight w:val="0"/>
      <w:marTop w:val="0"/>
      <w:marBottom w:val="0"/>
      <w:divBdr>
        <w:top w:val="none" w:sz="0" w:space="0" w:color="auto"/>
        <w:left w:val="none" w:sz="0" w:space="0" w:color="auto"/>
        <w:bottom w:val="none" w:sz="0" w:space="0" w:color="auto"/>
        <w:right w:val="none" w:sz="0" w:space="0" w:color="auto"/>
      </w:divBdr>
    </w:div>
    <w:div w:id="1598949653">
      <w:bodyDiv w:val="1"/>
      <w:marLeft w:val="0"/>
      <w:marRight w:val="0"/>
      <w:marTop w:val="0"/>
      <w:marBottom w:val="0"/>
      <w:divBdr>
        <w:top w:val="none" w:sz="0" w:space="0" w:color="auto"/>
        <w:left w:val="none" w:sz="0" w:space="0" w:color="auto"/>
        <w:bottom w:val="none" w:sz="0" w:space="0" w:color="auto"/>
        <w:right w:val="none" w:sz="0" w:space="0" w:color="auto"/>
      </w:divBdr>
    </w:div>
    <w:div w:id="1617054562">
      <w:bodyDiv w:val="1"/>
      <w:marLeft w:val="0"/>
      <w:marRight w:val="0"/>
      <w:marTop w:val="0"/>
      <w:marBottom w:val="0"/>
      <w:divBdr>
        <w:top w:val="none" w:sz="0" w:space="0" w:color="auto"/>
        <w:left w:val="none" w:sz="0" w:space="0" w:color="auto"/>
        <w:bottom w:val="none" w:sz="0" w:space="0" w:color="auto"/>
        <w:right w:val="none" w:sz="0" w:space="0" w:color="auto"/>
      </w:divBdr>
    </w:div>
    <w:div w:id="1635286373">
      <w:bodyDiv w:val="1"/>
      <w:marLeft w:val="0"/>
      <w:marRight w:val="0"/>
      <w:marTop w:val="0"/>
      <w:marBottom w:val="0"/>
      <w:divBdr>
        <w:top w:val="none" w:sz="0" w:space="0" w:color="auto"/>
        <w:left w:val="none" w:sz="0" w:space="0" w:color="auto"/>
        <w:bottom w:val="none" w:sz="0" w:space="0" w:color="auto"/>
        <w:right w:val="none" w:sz="0" w:space="0" w:color="auto"/>
      </w:divBdr>
    </w:div>
    <w:div w:id="1687563213">
      <w:bodyDiv w:val="1"/>
      <w:marLeft w:val="0"/>
      <w:marRight w:val="0"/>
      <w:marTop w:val="0"/>
      <w:marBottom w:val="0"/>
      <w:divBdr>
        <w:top w:val="none" w:sz="0" w:space="0" w:color="auto"/>
        <w:left w:val="none" w:sz="0" w:space="0" w:color="auto"/>
        <w:bottom w:val="none" w:sz="0" w:space="0" w:color="auto"/>
        <w:right w:val="none" w:sz="0" w:space="0" w:color="auto"/>
      </w:divBdr>
    </w:div>
    <w:div w:id="1701055163">
      <w:bodyDiv w:val="1"/>
      <w:marLeft w:val="0"/>
      <w:marRight w:val="0"/>
      <w:marTop w:val="0"/>
      <w:marBottom w:val="0"/>
      <w:divBdr>
        <w:top w:val="none" w:sz="0" w:space="0" w:color="auto"/>
        <w:left w:val="none" w:sz="0" w:space="0" w:color="auto"/>
        <w:bottom w:val="none" w:sz="0" w:space="0" w:color="auto"/>
        <w:right w:val="none" w:sz="0" w:space="0" w:color="auto"/>
      </w:divBdr>
    </w:div>
    <w:div w:id="1738086331">
      <w:bodyDiv w:val="1"/>
      <w:marLeft w:val="0"/>
      <w:marRight w:val="0"/>
      <w:marTop w:val="0"/>
      <w:marBottom w:val="0"/>
      <w:divBdr>
        <w:top w:val="none" w:sz="0" w:space="0" w:color="auto"/>
        <w:left w:val="none" w:sz="0" w:space="0" w:color="auto"/>
        <w:bottom w:val="none" w:sz="0" w:space="0" w:color="auto"/>
        <w:right w:val="none" w:sz="0" w:space="0" w:color="auto"/>
      </w:divBdr>
    </w:div>
    <w:div w:id="1751534682">
      <w:bodyDiv w:val="1"/>
      <w:marLeft w:val="0"/>
      <w:marRight w:val="0"/>
      <w:marTop w:val="0"/>
      <w:marBottom w:val="0"/>
      <w:divBdr>
        <w:top w:val="none" w:sz="0" w:space="0" w:color="auto"/>
        <w:left w:val="none" w:sz="0" w:space="0" w:color="auto"/>
        <w:bottom w:val="none" w:sz="0" w:space="0" w:color="auto"/>
        <w:right w:val="none" w:sz="0" w:space="0" w:color="auto"/>
      </w:divBdr>
    </w:div>
    <w:div w:id="1751732763">
      <w:bodyDiv w:val="1"/>
      <w:marLeft w:val="0"/>
      <w:marRight w:val="0"/>
      <w:marTop w:val="0"/>
      <w:marBottom w:val="0"/>
      <w:divBdr>
        <w:top w:val="none" w:sz="0" w:space="0" w:color="auto"/>
        <w:left w:val="none" w:sz="0" w:space="0" w:color="auto"/>
        <w:bottom w:val="none" w:sz="0" w:space="0" w:color="auto"/>
        <w:right w:val="none" w:sz="0" w:space="0" w:color="auto"/>
      </w:divBdr>
      <w:divsChild>
        <w:div w:id="24840271">
          <w:marLeft w:val="0"/>
          <w:marRight w:val="0"/>
          <w:marTop w:val="0"/>
          <w:marBottom w:val="0"/>
          <w:divBdr>
            <w:top w:val="none" w:sz="0" w:space="0" w:color="auto"/>
            <w:left w:val="none" w:sz="0" w:space="0" w:color="auto"/>
            <w:bottom w:val="none" w:sz="0" w:space="0" w:color="auto"/>
            <w:right w:val="none" w:sz="0" w:space="0" w:color="auto"/>
          </w:divBdr>
        </w:div>
        <w:div w:id="40449126">
          <w:marLeft w:val="0"/>
          <w:marRight w:val="0"/>
          <w:marTop w:val="0"/>
          <w:marBottom w:val="0"/>
          <w:divBdr>
            <w:top w:val="none" w:sz="0" w:space="0" w:color="auto"/>
            <w:left w:val="none" w:sz="0" w:space="0" w:color="auto"/>
            <w:bottom w:val="none" w:sz="0" w:space="0" w:color="auto"/>
            <w:right w:val="none" w:sz="0" w:space="0" w:color="auto"/>
          </w:divBdr>
        </w:div>
        <w:div w:id="223109316">
          <w:marLeft w:val="0"/>
          <w:marRight w:val="0"/>
          <w:marTop w:val="0"/>
          <w:marBottom w:val="0"/>
          <w:divBdr>
            <w:top w:val="none" w:sz="0" w:space="0" w:color="auto"/>
            <w:left w:val="none" w:sz="0" w:space="0" w:color="auto"/>
            <w:bottom w:val="none" w:sz="0" w:space="0" w:color="auto"/>
            <w:right w:val="none" w:sz="0" w:space="0" w:color="auto"/>
          </w:divBdr>
        </w:div>
        <w:div w:id="273753635">
          <w:marLeft w:val="0"/>
          <w:marRight w:val="0"/>
          <w:marTop w:val="0"/>
          <w:marBottom w:val="0"/>
          <w:divBdr>
            <w:top w:val="none" w:sz="0" w:space="0" w:color="auto"/>
            <w:left w:val="none" w:sz="0" w:space="0" w:color="auto"/>
            <w:bottom w:val="none" w:sz="0" w:space="0" w:color="auto"/>
            <w:right w:val="none" w:sz="0" w:space="0" w:color="auto"/>
          </w:divBdr>
        </w:div>
        <w:div w:id="282152742">
          <w:marLeft w:val="0"/>
          <w:marRight w:val="0"/>
          <w:marTop w:val="0"/>
          <w:marBottom w:val="0"/>
          <w:divBdr>
            <w:top w:val="none" w:sz="0" w:space="0" w:color="auto"/>
            <w:left w:val="none" w:sz="0" w:space="0" w:color="auto"/>
            <w:bottom w:val="none" w:sz="0" w:space="0" w:color="auto"/>
            <w:right w:val="none" w:sz="0" w:space="0" w:color="auto"/>
          </w:divBdr>
        </w:div>
        <w:div w:id="297150822">
          <w:marLeft w:val="0"/>
          <w:marRight w:val="0"/>
          <w:marTop w:val="0"/>
          <w:marBottom w:val="0"/>
          <w:divBdr>
            <w:top w:val="none" w:sz="0" w:space="0" w:color="auto"/>
            <w:left w:val="none" w:sz="0" w:space="0" w:color="auto"/>
            <w:bottom w:val="none" w:sz="0" w:space="0" w:color="auto"/>
            <w:right w:val="none" w:sz="0" w:space="0" w:color="auto"/>
          </w:divBdr>
        </w:div>
        <w:div w:id="314531610">
          <w:marLeft w:val="0"/>
          <w:marRight w:val="0"/>
          <w:marTop w:val="0"/>
          <w:marBottom w:val="0"/>
          <w:divBdr>
            <w:top w:val="none" w:sz="0" w:space="0" w:color="auto"/>
            <w:left w:val="none" w:sz="0" w:space="0" w:color="auto"/>
            <w:bottom w:val="none" w:sz="0" w:space="0" w:color="auto"/>
            <w:right w:val="none" w:sz="0" w:space="0" w:color="auto"/>
          </w:divBdr>
        </w:div>
        <w:div w:id="321547044">
          <w:marLeft w:val="0"/>
          <w:marRight w:val="0"/>
          <w:marTop w:val="0"/>
          <w:marBottom w:val="0"/>
          <w:divBdr>
            <w:top w:val="none" w:sz="0" w:space="0" w:color="auto"/>
            <w:left w:val="none" w:sz="0" w:space="0" w:color="auto"/>
            <w:bottom w:val="none" w:sz="0" w:space="0" w:color="auto"/>
            <w:right w:val="none" w:sz="0" w:space="0" w:color="auto"/>
          </w:divBdr>
        </w:div>
        <w:div w:id="386534477">
          <w:marLeft w:val="0"/>
          <w:marRight w:val="0"/>
          <w:marTop w:val="0"/>
          <w:marBottom w:val="0"/>
          <w:divBdr>
            <w:top w:val="none" w:sz="0" w:space="0" w:color="auto"/>
            <w:left w:val="none" w:sz="0" w:space="0" w:color="auto"/>
            <w:bottom w:val="none" w:sz="0" w:space="0" w:color="auto"/>
            <w:right w:val="none" w:sz="0" w:space="0" w:color="auto"/>
          </w:divBdr>
        </w:div>
        <w:div w:id="435828381">
          <w:marLeft w:val="0"/>
          <w:marRight w:val="0"/>
          <w:marTop w:val="0"/>
          <w:marBottom w:val="0"/>
          <w:divBdr>
            <w:top w:val="none" w:sz="0" w:space="0" w:color="auto"/>
            <w:left w:val="none" w:sz="0" w:space="0" w:color="auto"/>
            <w:bottom w:val="none" w:sz="0" w:space="0" w:color="auto"/>
            <w:right w:val="none" w:sz="0" w:space="0" w:color="auto"/>
          </w:divBdr>
        </w:div>
        <w:div w:id="674117933">
          <w:marLeft w:val="0"/>
          <w:marRight w:val="0"/>
          <w:marTop w:val="0"/>
          <w:marBottom w:val="0"/>
          <w:divBdr>
            <w:top w:val="none" w:sz="0" w:space="0" w:color="auto"/>
            <w:left w:val="none" w:sz="0" w:space="0" w:color="auto"/>
            <w:bottom w:val="none" w:sz="0" w:space="0" w:color="auto"/>
            <w:right w:val="none" w:sz="0" w:space="0" w:color="auto"/>
          </w:divBdr>
        </w:div>
        <w:div w:id="725690541">
          <w:marLeft w:val="0"/>
          <w:marRight w:val="0"/>
          <w:marTop w:val="0"/>
          <w:marBottom w:val="0"/>
          <w:divBdr>
            <w:top w:val="none" w:sz="0" w:space="0" w:color="auto"/>
            <w:left w:val="none" w:sz="0" w:space="0" w:color="auto"/>
            <w:bottom w:val="none" w:sz="0" w:space="0" w:color="auto"/>
            <w:right w:val="none" w:sz="0" w:space="0" w:color="auto"/>
          </w:divBdr>
        </w:div>
        <w:div w:id="757864908">
          <w:marLeft w:val="0"/>
          <w:marRight w:val="0"/>
          <w:marTop w:val="0"/>
          <w:marBottom w:val="0"/>
          <w:divBdr>
            <w:top w:val="none" w:sz="0" w:space="0" w:color="auto"/>
            <w:left w:val="none" w:sz="0" w:space="0" w:color="auto"/>
            <w:bottom w:val="none" w:sz="0" w:space="0" w:color="auto"/>
            <w:right w:val="none" w:sz="0" w:space="0" w:color="auto"/>
          </w:divBdr>
        </w:div>
        <w:div w:id="804733121">
          <w:marLeft w:val="0"/>
          <w:marRight w:val="0"/>
          <w:marTop w:val="0"/>
          <w:marBottom w:val="0"/>
          <w:divBdr>
            <w:top w:val="none" w:sz="0" w:space="0" w:color="auto"/>
            <w:left w:val="none" w:sz="0" w:space="0" w:color="auto"/>
            <w:bottom w:val="none" w:sz="0" w:space="0" w:color="auto"/>
            <w:right w:val="none" w:sz="0" w:space="0" w:color="auto"/>
          </w:divBdr>
        </w:div>
        <w:div w:id="840243694">
          <w:marLeft w:val="0"/>
          <w:marRight w:val="0"/>
          <w:marTop w:val="0"/>
          <w:marBottom w:val="0"/>
          <w:divBdr>
            <w:top w:val="none" w:sz="0" w:space="0" w:color="auto"/>
            <w:left w:val="none" w:sz="0" w:space="0" w:color="auto"/>
            <w:bottom w:val="none" w:sz="0" w:space="0" w:color="auto"/>
            <w:right w:val="none" w:sz="0" w:space="0" w:color="auto"/>
          </w:divBdr>
        </w:div>
        <w:div w:id="843908117">
          <w:marLeft w:val="0"/>
          <w:marRight w:val="0"/>
          <w:marTop w:val="0"/>
          <w:marBottom w:val="0"/>
          <w:divBdr>
            <w:top w:val="none" w:sz="0" w:space="0" w:color="auto"/>
            <w:left w:val="none" w:sz="0" w:space="0" w:color="auto"/>
            <w:bottom w:val="none" w:sz="0" w:space="0" w:color="auto"/>
            <w:right w:val="none" w:sz="0" w:space="0" w:color="auto"/>
          </w:divBdr>
        </w:div>
        <w:div w:id="929199918">
          <w:marLeft w:val="0"/>
          <w:marRight w:val="0"/>
          <w:marTop w:val="0"/>
          <w:marBottom w:val="0"/>
          <w:divBdr>
            <w:top w:val="none" w:sz="0" w:space="0" w:color="auto"/>
            <w:left w:val="none" w:sz="0" w:space="0" w:color="auto"/>
            <w:bottom w:val="none" w:sz="0" w:space="0" w:color="auto"/>
            <w:right w:val="none" w:sz="0" w:space="0" w:color="auto"/>
          </w:divBdr>
        </w:div>
        <w:div w:id="932711626">
          <w:marLeft w:val="0"/>
          <w:marRight w:val="0"/>
          <w:marTop w:val="0"/>
          <w:marBottom w:val="0"/>
          <w:divBdr>
            <w:top w:val="none" w:sz="0" w:space="0" w:color="auto"/>
            <w:left w:val="none" w:sz="0" w:space="0" w:color="auto"/>
            <w:bottom w:val="none" w:sz="0" w:space="0" w:color="auto"/>
            <w:right w:val="none" w:sz="0" w:space="0" w:color="auto"/>
          </w:divBdr>
        </w:div>
        <w:div w:id="945312048">
          <w:marLeft w:val="0"/>
          <w:marRight w:val="0"/>
          <w:marTop w:val="0"/>
          <w:marBottom w:val="0"/>
          <w:divBdr>
            <w:top w:val="none" w:sz="0" w:space="0" w:color="auto"/>
            <w:left w:val="none" w:sz="0" w:space="0" w:color="auto"/>
            <w:bottom w:val="none" w:sz="0" w:space="0" w:color="auto"/>
            <w:right w:val="none" w:sz="0" w:space="0" w:color="auto"/>
          </w:divBdr>
        </w:div>
        <w:div w:id="954291728">
          <w:marLeft w:val="0"/>
          <w:marRight w:val="0"/>
          <w:marTop w:val="0"/>
          <w:marBottom w:val="0"/>
          <w:divBdr>
            <w:top w:val="none" w:sz="0" w:space="0" w:color="auto"/>
            <w:left w:val="none" w:sz="0" w:space="0" w:color="auto"/>
            <w:bottom w:val="none" w:sz="0" w:space="0" w:color="auto"/>
            <w:right w:val="none" w:sz="0" w:space="0" w:color="auto"/>
          </w:divBdr>
        </w:div>
        <w:div w:id="1033772042">
          <w:marLeft w:val="0"/>
          <w:marRight w:val="0"/>
          <w:marTop w:val="0"/>
          <w:marBottom w:val="0"/>
          <w:divBdr>
            <w:top w:val="none" w:sz="0" w:space="0" w:color="auto"/>
            <w:left w:val="none" w:sz="0" w:space="0" w:color="auto"/>
            <w:bottom w:val="none" w:sz="0" w:space="0" w:color="auto"/>
            <w:right w:val="none" w:sz="0" w:space="0" w:color="auto"/>
          </w:divBdr>
        </w:div>
        <w:div w:id="1053314933">
          <w:marLeft w:val="0"/>
          <w:marRight w:val="0"/>
          <w:marTop w:val="0"/>
          <w:marBottom w:val="0"/>
          <w:divBdr>
            <w:top w:val="none" w:sz="0" w:space="0" w:color="auto"/>
            <w:left w:val="none" w:sz="0" w:space="0" w:color="auto"/>
            <w:bottom w:val="none" w:sz="0" w:space="0" w:color="auto"/>
            <w:right w:val="none" w:sz="0" w:space="0" w:color="auto"/>
          </w:divBdr>
        </w:div>
        <w:div w:id="1065226713">
          <w:marLeft w:val="0"/>
          <w:marRight w:val="0"/>
          <w:marTop w:val="0"/>
          <w:marBottom w:val="0"/>
          <w:divBdr>
            <w:top w:val="none" w:sz="0" w:space="0" w:color="auto"/>
            <w:left w:val="none" w:sz="0" w:space="0" w:color="auto"/>
            <w:bottom w:val="none" w:sz="0" w:space="0" w:color="auto"/>
            <w:right w:val="none" w:sz="0" w:space="0" w:color="auto"/>
          </w:divBdr>
        </w:div>
        <w:div w:id="1083530527">
          <w:marLeft w:val="0"/>
          <w:marRight w:val="0"/>
          <w:marTop w:val="0"/>
          <w:marBottom w:val="0"/>
          <w:divBdr>
            <w:top w:val="none" w:sz="0" w:space="0" w:color="auto"/>
            <w:left w:val="none" w:sz="0" w:space="0" w:color="auto"/>
            <w:bottom w:val="none" w:sz="0" w:space="0" w:color="auto"/>
            <w:right w:val="none" w:sz="0" w:space="0" w:color="auto"/>
          </w:divBdr>
        </w:div>
        <w:div w:id="1232276336">
          <w:marLeft w:val="0"/>
          <w:marRight w:val="0"/>
          <w:marTop w:val="0"/>
          <w:marBottom w:val="0"/>
          <w:divBdr>
            <w:top w:val="none" w:sz="0" w:space="0" w:color="auto"/>
            <w:left w:val="none" w:sz="0" w:space="0" w:color="auto"/>
            <w:bottom w:val="none" w:sz="0" w:space="0" w:color="auto"/>
            <w:right w:val="none" w:sz="0" w:space="0" w:color="auto"/>
          </w:divBdr>
        </w:div>
        <w:div w:id="1246912387">
          <w:marLeft w:val="0"/>
          <w:marRight w:val="0"/>
          <w:marTop w:val="0"/>
          <w:marBottom w:val="0"/>
          <w:divBdr>
            <w:top w:val="none" w:sz="0" w:space="0" w:color="auto"/>
            <w:left w:val="none" w:sz="0" w:space="0" w:color="auto"/>
            <w:bottom w:val="none" w:sz="0" w:space="0" w:color="auto"/>
            <w:right w:val="none" w:sz="0" w:space="0" w:color="auto"/>
          </w:divBdr>
        </w:div>
        <w:div w:id="1316684748">
          <w:marLeft w:val="0"/>
          <w:marRight w:val="0"/>
          <w:marTop w:val="0"/>
          <w:marBottom w:val="0"/>
          <w:divBdr>
            <w:top w:val="none" w:sz="0" w:space="0" w:color="auto"/>
            <w:left w:val="none" w:sz="0" w:space="0" w:color="auto"/>
            <w:bottom w:val="none" w:sz="0" w:space="0" w:color="auto"/>
            <w:right w:val="none" w:sz="0" w:space="0" w:color="auto"/>
          </w:divBdr>
        </w:div>
        <w:div w:id="1322655904">
          <w:marLeft w:val="0"/>
          <w:marRight w:val="0"/>
          <w:marTop w:val="0"/>
          <w:marBottom w:val="0"/>
          <w:divBdr>
            <w:top w:val="none" w:sz="0" w:space="0" w:color="auto"/>
            <w:left w:val="none" w:sz="0" w:space="0" w:color="auto"/>
            <w:bottom w:val="none" w:sz="0" w:space="0" w:color="auto"/>
            <w:right w:val="none" w:sz="0" w:space="0" w:color="auto"/>
          </w:divBdr>
        </w:div>
        <w:div w:id="1378168372">
          <w:marLeft w:val="0"/>
          <w:marRight w:val="0"/>
          <w:marTop w:val="0"/>
          <w:marBottom w:val="0"/>
          <w:divBdr>
            <w:top w:val="none" w:sz="0" w:space="0" w:color="auto"/>
            <w:left w:val="none" w:sz="0" w:space="0" w:color="auto"/>
            <w:bottom w:val="none" w:sz="0" w:space="0" w:color="auto"/>
            <w:right w:val="none" w:sz="0" w:space="0" w:color="auto"/>
          </w:divBdr>
        </w:div>
        <w:div w:id="1395930601">
          <w:marLeft w:val="0"/>
          <w:marRight w:val="0"/>
          <w:marTop w:val="0"/>
          <w:marBottom w:val="0"/>
          <w:divBdr>
            <w:top w:val="none" w:sz="0" w:space="0" w:color="auto"/>
            <w:left w:val="none" w:sz="0" w:space="0" w:color="auto"/>
            <w:bottom w:val="none" w:sz="0" w:space="0" w:color="auto"/>
            <w:right w:val="none" w:sz="0" w:space="0" w:color="auto"/>
          </w:divBdr>
        </w:div>
        <w:div w:id="1462653217">
          <w:marLeft w:val="0"/>
          <w:marRight w:val="0"/>
          <w:marTop w:val="0"/>
          <w:marBottom w:val="0"/>
          <w:divBdr>
            <w:top w:val="none" w:sz="0" w:space="0" w:color="auto"/>
            <w:left w:val="none" w:sz="0" w:space="0" w:color="auto"/>
            <w:bottom w:val="none" w:sz="0" w:space="0" w:color="auto"/>
            <w:right w:val="none" w:sz="0" w:space="0" w:color="auto"/>
          </w:divBdr>
        </w:div>
        <w:div w:id="1491404237">
          <w:marLeft w:val="0"/>
          <w:marRight w:val="0"/>
          <w:marTop w:val="0"/>
          <w:marBottom w:val="0"/>
          <w:divBdr>
            <w:top w:val="none" w:sz="0" w:space="0" w:color="auto"/>
            <w:left w:val="none" w:sz="0" w:space="0" w:color="auto"/>
            <w:bottom w:val="none" w:sz="0" w:space="0" w:color="auto"/>
            <w:right w:val="none" w:sz="0" w:space="0" w:color="auto"/>
          </w:divBdr>
        </w:div>
        <w:div w:id="1492066529">
          <w:marLeft w:val="0"/>
          <w:marRight w:val="0"/>
          <w:marTop w:val="0"/>
          <w:marBottom w:val="0"/>
          <w:divBdr>
            <w:top w:val="none" w:sz="0" w:space="0" w:color="auto"/>
            <w:left w:val="none" w:sz="0" w:space="0" w:color="auto"/>
            <w:bottom w:val="none" w:sz="0" w:space="0" w:color="auto"/>
            <w:right w:val="none" w:sz="0" w:space="0" w:color="auto"/>
          </w:divBdr>
        </w:div>
        <w:div w:id="1549149597">
          <w:marLeft w:val="0"/>
          <w:marRight w:val="0"/>
          <w:marTop w:val="0"/>
          <w:marBottom w:val="0"/>
          <w:divBdr>
            <w:top w:val="none" w:sz="0" w:space="0" w:color="auto"/>
            <w:left w:val="none" w:sz="0" w:space="0" w:color="auto"/>
            <w:bottom w:val="none" w:sz="0" w:space="0" w:color="auto"/>
            <w:right w:val="none" w:sz="0" w:space="0" w:color="auto"/>
          </w:divBdr>
        </w:div>
        <w:div w:id="1634364286">
          <w:marLeft w:val="0"/>
          <w:marRight w:val="0"/>
          <w:marTop w:val="0"/>
          <w:marBottom w:val="0"/>
          <w:divBdr>
            <w:top w:val="none" w:sz="0" w:space="0" w:color="auto"/>
            <w:left w:val="none" w:sz="0" w:space="0" w:color="auto"/>
            <w:bottom w:val="none" w:sz="0" w:space="0" w:color="auto"/>
            <w:right w:val="none" w:sz="0" w:space="0" w:color="auto"/>
          </w:divBdr>
        </w:div>
        <w:div w:id="1885168899">
          <w:marLeft w:val="0"/>
          <w:marRight w:val="0"/>
          <w:marTop w:val="0"/>
          <w:marBottom w:val="0"/>
          <w:divBdr>
            <w:top w:val="none" w:sz="0" w:space="0" w:color="auto"/>
            <w:left w:val="none" w:sz="0" w:space="0" w:color="auto"/>
            <w:bottom w:val="none" w:sz="0" w:space="0" w:color="auto"/>
            <w:right w:val="none" w:sz="0" w:space="0" w:color="auto"/>
          </w:divBdr>
        </w:div>
      </w:divsChild>
    </w:div>
    <w:div w:id="1899199524">
      <w:bodyDiv w:val="1"/>
      <w:marLeft w:val="0"/>
      <w:marRight w:val="0"/>
      <w:marTop w:val="0"/>
      <w:marBottom w:val="0"/>
      <w:divBdr>
        <w:top w:val="none" w:sz="0" w:space="0" w:color="auto"/>
        <w:left w:val="none" w:sz="0" w:space="0" w:color="auto"/>
        <w:bottom w:val="none" w:sz="0" w:space="0" w:color="auto"/>
        <w:right w:val="none" w:sz="0" w:space="0" w:color="auto"/>
      </w:divBdr>
    </w:div>
    <w:div w:id="1919174556">
      <w:bodyDiv w:val="1"/>
      <w:marLeft w:val="0"/>
      <w:marRight w:val="0"/>
      <w:marTop w:val="0"/>
      <w:marBottom w:val="0"/>
      <w:divBdr>
        <w:top w:val="none" w:sz="0" w:space="0" w:color="auto"/>
        <w:left w:val="none" w:sz="0" w:space="0" w:color="auto"/>
        <w:bottom w:val="none" w:sz="0" w:space="0" w:color="auto"/>
        <w:right w:val="none" w:sz="0" w:space="0" w:color="auto"/>
      </w:divBdr>
    </w:div>
    <w:div w:id="1949119040">
      <w:bodyDiv w:val="1"/>
      <w:marLeft w:val="0"/>
      <w:marRight w:val="0"/>
      <w:marTop w:val="0"/>
      <w:marBottom w:val="0"/>
      <w:divBdr>
        <w:top w:val="none" w:sz="0" w:space="0" w:color="auto"/>
        <w:left w:val="none" w:sz="0" w:space="0" w:color="auto"/>
        <w:bottom w:val="none" w:sz="0" w:space="0" w:color="auto"/>
        <w:right w:val="none" w:sz="0" w:space="0" w:color="auto"/>
      </w:divBdr>
    </w:div>
    <w:div w:id="1949463119">
      <w:bodyDiv w:val="1"/>
      <w:marLeft w:val="0"/>
      <w:marRight w:val="0"/>
      <w:marTop w:val="0"/>
      <w:marBottom w:val="0"/>
      <w:divBdr>
        <w:top w:val="none" w:sz="0" w:space="0" w:color="auto"/>
        <w:left w:val="none" w:sz="0" w:space="0" w:color="auto"/>
        <w:bottom w:val="none" w:sz="0" w:space="0" w:color="auto"/>
        <w:right w:val="none" w:sz="0" w:space="0" w:color="auto"/>
      </w:divBdr>
    </w:div>
    <w:div w:id="1950430046">
      <w:bodyDiv w:val="1"/>
      <w:marLeft w:val="0"/>
      <w:marRight w:val="0"/>
      <w:marTop w:val="0"/>
      <w:marBottom w:val="0"/>
      <w:divBdr>
        <w:top w:val="none" w:sz="0" w:space="0" w:color="auto"/>
        <w:left w:val="none" w:sz="0" w:space="0" w:color="auto"/>
        <w:bottom w:val="none" w:sz="0" w:space="0" w:color="auto"/>
        <w:right w:val="none" w:sz="0" w:space="0" w:color="auto"/>
      </w:divBdr>
    </w:div>
    <w:div w:id="1999311167">
      <w:bodyDiv w:val="1"/>
      <w:marLeft w:val="0"/>
      <w:marRight w:val="0"/>
      <w:marTop w:val="0"/>
      <w:marBottom w:val="0"/>
      <w:divBdr>
        <w:top w:val="none" w:sz="0" w:space="0" w:color="auto"/>
        <w:left w:val="none" w:sz="0" w:space="0" w:color="auto"/>
        <w:bottom w:val="none" w:sz="0" w:space="0" w:color="auto"/>
        <w:right w:val="none" w:sz="0" w:space="0" w:color="auto"/>
      </w:divBdr>
    </w:div>
    <w:div w:id="2072344259">
      <w:bodyDiv w:val="1"/>
      <w:marLeft w:val="0"/>
      <w:marRight w:val="0"/>
      <w:marTop w:val="0"/>
      <w:marBottom w:val="0"/>
      <w:divBdr>
        <w:top w:val="none" w:sz="0" w:space="0" w:color="auto"/>
        <w:left w:val="none" w:sz="0" w:space="0" w:color="auto"/>
        <w:bottom w:val="none" w:sz="0" w:space="0" w:color="auto"/>
        <w:right w:val="none" w:sz="0" w:space="0" w:color="auto"/>
      </w:divBdr>
      <w:divsChild>
        <w:div w:id="2089308639">
          <w:marLeft w:val="0"/>
          <w:marRight w:val="0"/>
          <w:marTop w:val="0"/>
          <w:marBottom w:val="0"/>
          <w:divBdr>
            <w:top w:val="none" w:sz="0" w:space="0" w:color="auto"/>
            <w:left w:val="none" w:sz="0" w:space="0" w:color="auto"/>
            <w:bottom w:val="none" w:sz="0" w:space="0" w:color="auto"/>
            <w:right w:val="none" w:sz="0" w:space="0" w:color="auto"/>
          </w:divBdr>
        </w:div>
      </w:divsChild>
    </w:div>
    <w:div w:id="2090270764">
      <w:bodyDiv w:val="1"/>
      <w:marLeft w:val="0"/>
      <w:marRight w:val="0"/>
      <w:marTop w:val="0"/>
      <w:marBottom w:val="0"/>
      <w:divBdr>
        <w:top w:val="none" w:sz="0" w:space="0" w:color="auto"/>
        <w:left w:val="none" w:sz="0" w:space="0" w:color="auto"/>
        <w:bottom w:val="none" w:sz="0" w:space="0" w:color="auto"/>
        <w:right w:val="none" w:sz="0" w:space="0" w:color="auto"/>
      </w:divBdr>
    </w:div>
    <w:div w:id="2104639506">
      <w:bodyDiv w:val="1"/>
      <w:marLeft w:val="0"/>
      <w:marRight w:val="0"/>
      <w:marTop w:val="0"/>
      <w:marBottom w:val="0"/>
      <w:divBdr>
        <w:top w:val="none" w:sz="0" w:space="0" w:color="auto"/>
        <w:left w:val="none" w:sz="0" w:space="0" w:color="auto"/>
        <w:bottom w:val="none" w:sz="0" w:space="0" w:color="auto"/>
        <w:right w:val="none" w:sz="0" w:space="0" w:color="auto"/>
      </w:divBdr>
      <w:divsChild>
        <w:div w:id="951327856">
          <w:marLeft w:val="0"/>
          <w:marRight w:val="0"/>
          <w:marTop w:val="0"/>
          <w:marBottom w:val="0"/>
          <w:divBdr>
            <w:top w:val="none" w:sz="0" w:space="0" w:color="auto"/>
            <w:left w:val="none" w:sz="0" w:space="0" w:color="auto"/>
            <w:bottom w:val="none" w:sz="0" w:space="0" w:color="auto"/>
            <w:right w:val="none" w:sz="0" w:space="0" w:color="auto"/>
          </w:divBdr>
          <w:divsChild>
            <w:div w:id="182983511">
              <w:marLeft w:val="0"/>
              <w:marRight w:val="0"/>
              <w:marTop w:val="0"/>
              <w:marBottom w:val="0"/>
              <w:divBdr>
                <w:top w:val="none" w:sz="0" w:space="0" w:color="auto"/>
                <w:left w:val="none" w:sz="0" w:space="0" w:color="auto"/>
                <w:bottom w:val="none" w:sz="0" w:space="0" w:color="auto"/>
                <w:right w:val="none" w:sz="0" w:space="0" w:color="auto"/>
              </w:divBdr>
            </w:div>
            <w:div w:id="284049562">
              <w:marLeft w:val="0"/>
              <w:marRight w:val="0"/>
              <w:marTop w:val="0"/>
              <w:marBottom w:val="0"/>
              <w:divBdr>
                <w:top w:val="none" w:sz="0" w:space="0" w:color="auto"/>
                <w:left w:val="none" w:sz="0" w:space="0" w:color="auto"/>
                <w:bottom w:val="none" w:sz="0" w:space="0" w:color="auto"/>
                <w:right w:val="none" w:sz="0" w:space="0" w:color="auto"/>
              </w:divBdr>
            </w:div>
            <w:div w:id="318703311">
              <w:marLeft w:val="0"/>
              <w:marRight w:val="0"/>
              <w:marTop w:val="0"/>
              <w:marBottom w:val="0"/>
              <w:divBdr>
                <w:top w:val="none" w:sz="0" w:space="0" w:color="auto"/>
                <w:left w:val="none" w:sz="0" w:space="0" w:color="auto"/>
                <w:bottom w:val="none" w:sz="0" w:space="0" w:color="auto"/>
                <w:right w:val="none" w:sz="0" w:space="0" w:color="auto"/>
              </w:divBdr>
            </w:div>
            <w:div w:id="644089130">
              <w:marLeft w:val="0"/>
              <w:marRight w:val="0"/>
              <w:marTop w:val="0"/>
              <w:marBottom w:val="0"/>
              <w:divBdr>
                <w:top w:val="none" w:sz="0" w:space="0" w:color="auto"/>
                <w:left w:val="none" w:sz="0" w:space="0" w:color="auto"/>
                <w:bottom w:val="none" w:sz="0" w:space="0" w:color="auto"/>
                <w:right w:val="none" w:sz="0" w:space="0" w:color="auto"/>
              </w:divBdr>
            </w:div>
            <w:div w:id="973756912">
              <w:marLeft w:val="0"/>
              <w:marRight w:val="0"/>
              <w:marTop w:val="0"/>
              <w:marBottom w:val="0"/>
              <w:divBdr>
                <w:top w:val="none" w:sz="0" w:space="0" w:color="auto"/>
                <w:left w:val="none" w:sz="0" w:space="0" w:color="auto"/>
                <w:bottom w:val="none" w:sz="0" w:space="0" w:color="auto"/>
                <w:right w:val="none" w:sz="0" w:space="0" w:color="auto"/>
              </w:divBdr>
            </w:div>
            <w:div w:id="1261447991">
              <w:marLeft w:val="0"/>
              <w:marRight w:val="0"/>
              <w:marTop w:val="0"/>
              <w:marBottom w:val="0"/>
              <w:divBdr>
                <w:top w:val="none" w:sz="0" w:space="0" w:color="auto"/>
                <w:left w:val="none" w:sz="0" w:space="0" w:color="auto"/>
                <w:bottom w:val="none" w:sz="0" w:space="0" w:color="auto"/>
                <w:right w:val="none" w:sz="0" w:space="0" w:color="auto"/>
              </w:divBdr>
            </w:div>
            <w:div w:id="1490944334">
              <w:marLeft w:val="0"/>
              <w:marRight w:val="0"/>
              <w:marTop w:val="0"/>
              <w:marBottom w:val="0"/>
              <w:divBdr>
                <w:top w:val="none" w:sz="0" w:space="0" w:color="auto"/>
                <w:left w:val="none" w:sz="0" w:space="0" w:color="auto"/>
                <w:bottom w:val="none" w:sz="0" w:space="0" w:color="auto"/>
                <w:right w:val="none" w:sz="0" w:space="0" w:color="auto"/>
              </w:divBdr>
            </w:div>
            <w:div w:id="1656953933">
              <w:marLeft w:val="0"/>
              <w:marRight w:val="0"/>
              <w:marTop w:val="0"/>
              <w:marBottom w:val="0"/>
              <w:divBdr>
                <w:top w:val="none" w:sz="0" w:space="0" w:color="auto"/>
                <w:left w:val="none" w:sz="0" w:space="0" w:color="auto"/>
                <w:bottom w:val="none" w:sz="0" w:space="0" w:color="auto"/>
                <w:right w:val="none" w:sz="0" w:space="0" w:color="auto"/>
              </w:divBdr>
            </w:div>
            <w:div w:id="1746369928">
              <w:marLeft w:val="0"/>
              <w:marRight w:val="0"/>
              <w:marTop w:val="0"/>
              <w:marBottom w:val="0"/>
              <w:divBdr>
                <w:top w:val="none" w:sz="0" w:space="0" w:color="auto"/>
                <w:left w:val="none" w:sz="0" w:space="0" w:color="auto"/>
                <w:bottom w:val="none" w:sz="0" w:space="0" w:color="auto"/>
                <w:right w:val="none" w:sz="0" w:space="0" w:color="auto"/>
              </w:divBdr>
            </w:div>
            <w:div w:id="1749769922">
              <w:marLeft w:val="0"/>
              <w:marRight w:val="0"/>
              <w:marTop w:val="0"/>
              <w:marBottom w:val="0"/>
              <w:divBdr>
                <w:top w:val="none" w:sz="0" w:space="0" w:color="auto"/>
                <w:left w:val="none" w:sz="0" w:space="0" w:color="auto"/>
                <w:bottom w:val="none" w:sz="0" w:space="0" w:color="auto"/>
                <w:right w:val="none" w:sz="0" w:space="0" w:color="auto"/>
              </w:divBdr>
            </w:div>
            <w:div w:id="1796219169">
              <w:marLeft w:val="0"/>
              <w:marRight w:val="0"/>
              <w:marTop w:val="0"/>
              <w:marBottom w:val="0"/>
              <w:divBdr>
                <w:top w:val="none" w:sz="0" w:space="0" w:color="auto"/>
                <w:left w:val="none" w:sz="0" w:space="0" w:color="auto"/>
                <w:bottom w:val="none" w:sz="0" w:space="0" w:color="auto"/>
                <w:right w:val="none" w:sz="0" w:space="0" w:color="auto"/>
              </w:divBdr>
            </w:div>
            <w:div w:id="1853718279">
              <w:marLeft w:val="0"/>
              <w:marRight w:val="0"/>
              <w:marTop w:val="0"/>
              <w:marBottom w:val="0"/>
              <w:divBdr>
                <w:top w:val="none" w:sz="0" w:space="0" w:color="auto"/>
                <w:left w:val="none" w:sz="0" w:space="0" w:color="auto"/>
                <w:bottom w:val="none" w:sz="0" w:space="0" w:color="auto"/>
                <w:right w:val="none" w:sz="0" w:space="0" w:color="auto"/>
              </w:divBdr>
            </w:div>
            <w:div w:id="1910505559">
              <w:marLeft w:val="0"/>
              <w:marRight w:val="0"/>
              <w:marTop w:val="0"/>
              <w:marBottom w:val="0"/>
              <w:divBdr>
                <w:top w:val="none" w:sz="0" w:space="0" w:color="auto"/>
                <w:left w:val="none" w:sz="0" w:space="0" w:color="auto"/>
                <w:bottom w:val="none" w:sz="0" w:space="0" w:color="auto"/>
                <w:right w:val="none" w:sz="0" w:space="0" w:color="auto"/>
              </w:divBdr>
            </w:div>
            <w:div w:id="2004236752">
              <w:marLeft w:val="0"/>
              <w:marRight w:val="0"/>
              <w:marTop w:val="0"/>
              <w:marBottom w:val="0"/>
              <w:divBdr>
                <w:top w:val="none" w:sz="0" w:space="0" w:color="auto"/>
                <w:left w:val="none" w:sz="0" w:space="0" w:color="auto"/>
                <w:bottom w:val="none" w:sz="0" w:space="0" w:color="auto"/>
                <w:right w:val="none" w:sz="0" w:space="0" w:color="auto"/>
              </w:divBdr>
            </w:div>
            <w:div w:id="203491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66147">
      <w:bodyDiv w:val="1"/>
      <w:marLeft w:val="0"/>
      <w:marRight w:val="0"/>
      <w:marTop w:val="0"/>
      <w:marBottom w:val="0"/>
      <w:divBdr>
        <w:top w:val="none" w:sz="0" w:space="0" w:color="auto"/>
        <w:left w:val="none" w:sz="0" w:space="0" w:color="auto"/>
        <w:bottom w:val="none" w:sz="0" w:space="0" w:color="auto"/>
        <w:right w:val="none" w:sz="0" w:space="0" w:color="auto"/>
      </w:divBdr>
      <w:divsChild>
        <w:div w:id="301523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695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6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45.wmf"/><Relationship Id="rId21" Type="http://schemas.openxmlformats.org/officeDocument/2006/relationships/oleObject" Target="embeddings/oleObject2.bin"/><Relationship Id="rId42" Type="http://schemas.openxmlformats.org/officeDocument/2006/relationships/oleObject" Target="embeddings/oleObject12.bin"/><Relationship Id="rId63" Type="http://schemas.openxmlformats.org/officeDocument/2006/relationships/oleObject" Target="embeddings/oleObject24.bin"/><Relationship Id="rId84" Type="http://schemas.openxmlformats.org/officeDocument/2006/relationships/oleObject" Target="embeddings/oleObject38.bin"/><Relationship Id="rId138" Type="http://schemas.openxmlformats.org/officeDocument/2006/relationships/image" Target="media/image55.wmf"/><Relationship Id="rId159" Type="http://schemas.openxmlformats.org/officeDocument/2006/relationships/image" Target="media/image65.wmf"/><Relationship Id="rId170" Type="http://schemas.openxmlformats.org/officeDocument/2006/relationships/oleObject" Target="embeddings/oleObject82.bin"/><Relationship Id="rId191" Type="http://schemas.openxmlformats.org/officeDocument/2006/relationships/image" Target="media/image80.wmf"/><Relationship Id="rId205" Type="http://schemas.openxmlformats.org/officeDocument/2006/relationships/image" Target="media/image87.wmf"/><Relationship Id="rId226" Type="http://schemas.openxmlformats.org/officeDocument/2006/relationships/oleObject" Target="embeddings/oleObject109.bin"/><Relationship Id="rId247" Type="http://schemas.openxmlformats.org/officeDocument/2006/relationships/image" Target="media/image114.png"/><Relationship Id="rId107" Type="http://schemas.openxmlformats.org/officeDocument/2006/relationships/image" Target="media/image40.wmf"/><Relationship Id="rId11" Type="http://schemas.openxmlformats.org/officeDocument/2006/relationships/endnotes" Target="endnotes.xml"/><Relationship Id="rId32" Type="http://schemas.openxmlformats.org/officeDocument/2006/relationships/oleObject" Target="embeddings/oleObject7.bin"/><Relationship Id="rId53" Type="http://schemas.openxmlformats.org/officeDocument/2006/relationships/oleObject" Target="embeddings/oleObject18.bin"/><Relationship Id="rId74" Type="http://schemas.openxmlformats.org/officeDocument/2006/relationships/oleObject" Target="embeddings/oleObject32.bin"/><Relationship Id="rId128" Type="http://schemas.openxmlformats.org/officeDocument/2006/relationships/oleObject" Target="embeddings/oleObject60.bin"/><Relationship Id="rId149" Type="http://schemas.openxmlformats.org/officeDocument/2006/relationships/image" Target="media/image60.wmf"/><Relationship Id="rId5" Type="http://schemas.openxmlformats.org/officeDocument/2006/relationships/numbering" Target="numbering.xml"/><Relationship Id="rId95" Type="http://schemas.openxmlformats.org/officeDocument/2006/relationships/image" Target="media/image34.wmf"/><Relationship Id="rId160" Type="http://schemas.openxmlformats.org/officeDocument/2006/relationships/oleObject" Target="embeddings/oleObject77.bin"/><Relationship Id="rId181" Type="http://schemas.openxmlformats.org/officeDocument/2006/relationships/image" Target="media/image75.wmf"/><Relationship Id="rId216" Type="http://schemas.openxmlformats.org/officeDocument/2006/relationships/oleObject" Target="embeddings/oleObject106.bin"/><Relationship Id="rId237" Type="http://schemas.openxmlformats.org/officeDocument/2006/relationships/image" Target="media/image105.emf"/><Relationship Id="rId258" Type="http://schemas.openxmlformats.org/officeDocument/2006/relationships/image" Target="media/image121.wmf"/><Relationship Id="rId22" Type="http://schemas.openxmlformats.org/officeDocument/2006/relationships/image" Target="media/image3.wmf"/><Relationship Id="rId43" Type="http://schemas.openxmlformats.org/officeDocument/2006/relationships/image" Target="media/image13.wmf"/><Relationship Id="rId64" Type="http://schemas.openxmlformats.org/officeDocument/2006/relationships/oleObject" Target="embeddings/oleObject25.bin"/><Relationship Id="rId118" Type="http://schemas.openxmlformats.org/officeDocument/2006/relationships/oleObject" Target="embeddings/oleObject55.bin"/><Relationship Id="rId139" Type="http://schemas.openxmlformats.org/officeDocument/2006/relationships/oleObject" Target="embeddings/oleObject66.bin"/><Relationship Id="rId85" Type="http://schemas.openxmlformats.org/officeDocument/2006/relationships/image" Target="media/image29.wmf"/><Relationship Id="rId150" Type="http://schemas.openxmlformats.org/officeDocument/2006/relationships/oleObject" Target="embeddings/oleObject72.bin"/><Relationship Id="rId171" Type="http://schemas.openxmlformats.org/officeDocument/2006/relationships/oleObject" Target="embeddings/oleObject83.bin"/><Relationship Id="rId192" Type="http://schemas.openxmlformats.org/officeDocument/2006/relationships/oleObject" Target="embeddings/oleObject94.bin"/><Relationship Id="rId206" Type="http://schemas.openxmlformats.org/officeDocument/2006/relationships/oleObject" Target="embeddings/oleObject101.bin"/><Relationship Id="rId227" Type="http://schemas.openxmlformats.org/officeDocument/2006/relationships/image" Target="media/image98.wmf"/><Relationship Id="rId248" Type="http://schemas.openxmlformats.org/officeDocument/2006/relationships/image" Target="media/image115.emf"/><Relationship Id="rId12" Type="http://schemas.openxmlformats.org/officeDocument/2006/relationships/hyperlink" Target="https://cran.r-project.org/" TargetMode="External"/><Relationship Id="rId33" Type="http://schemas.openxmlformats.org/officeDocument/2006/relationships/image" Target="media/image8.wmf"/><Relationship Id="rId108" Type="http://schemas.openxmlformats.org/officeDocument/2006/relationships/oleObject" Target="embeddings/oleObject50.bin"/><Relationship Id="rId129" Type="http://schemas.openxmlformats.org/officeDocument/2006/relationships/image" Target="media/image51.wmf"/><Relationship Id="rId54" Type="http://schemas.openxmlformats.org/officeDocument/2006/relationships/oleObject" Target="embeddings/oleObject19.bin"/><Relationship Id="rId75" Type="http://schemas.openxmlformats.org/officeDocument/2006/relationships/image" Target="media/image25.wmf"/><Relationship Id="rId96" Type="http://schemas.openxmlformats.org/officeDocument/2006/relationships/oleObject" Target="embeddings/oleObject44.bin"/><Relationship Id="rId140" Type="http://schemas.openxmlformats.org/officeDocument/2006/relationships/oleObject" Target="embeddings/oleObject67.bin"/><Relationship Id="rId161" Type="http://schemas.openxmlformats.org/officeDocument/2006/relationships/image" Target="media/image66.wmf"/><Relationship Id="rId182" Type="http://schemas.openxmlformats.org/officeDocument/2006/relationships/oleObject" Target="embeddings/oleObject89.bin"/><Relationship Id="rId217" Type="http://schemas.openxmlformats.org/officeDocument/2006/relationships/hyperlink" Target="http://sharepoint.pfizer.com/sites/CPAccelerator/Clin%20Pharm%20Guidance%20Documents/Ch_23_PK%20Data%20and%20NCA%20Conventions_Final_17April2012.pdf?Web=1http://insight.pfizer.com/llfetch/livelink.exe?func=pfpublic.fetch&amp;nodeid=24769075" TargetMode="External"/><Relationship Id="rId1" Type="http://schemas.openxmlformats.org/officeDocument/2006/relationships/customXml" Target="../customXml/item1.xml"/><Relationship Id="rId6" Type="http://schemas.openxmlformats.org/officeDocument/2006/relationships/styles" Target="styles.xml"/><Relationship Id="rId212" Type="http://schemas.openxmlformats.org/officeDocument/2006/relationships/oleObject" Target="embeddings/oleObject104.bin"/><Relationship Id="rId233" Type="http://schemas.openxmlformats.org/officeDocument/2006/relationships/oleObject" Target="embeddings/oleObject112.bin"/><Relationship Id="rId238" Type="http://schemas.openxmlformats.org/officeDocument/2006/relationships/image" Target="media/image106.jpeg"/><Relationship Id="rId254" Type="http://schemas.openxmlformats.org/officeDocument/2006/relationships/image" Target="media/image119.wmf"/><Relationship Id="rId259" Type="http://schemas.openxmlformats.org/officeDocument/2006/relationships/oleObject" Target="embeddings/oleObject117.bin"/><Relationship Id="rId23" Type="http://schemas.openxmlformats.org/officeDocument/2006/relationships/oleObject" Target="embeddings/oleObject3.bin"/><Relationship Id="rId28" Type="http://schemas.openxmlformats.org/officeDocument/2006/relationships/hyperlink" Target="http://mathworld.wolfram.com/LeastSquaresFitting.html" TargetMode="External"/><Relationship Id="rId49" Type="http://schemas.openxmlformats.org/officeDocument/2006/relationships/image" Target="media/image16.wmf"/><Relationship Id="rId114" Type="http://schemas.openxmlformats.org/officeDocument/2006/relationships/oleObject" Target="embeddings/oleObject53.bin"/><Relationship Id="rId119" Type="http://schemas.openxmlformats.org/officeDocument/2006/relationships/image" Target="media/image46.wmf"/><Relationship Id="rId44" Type="http://schemas.openxmlformats.org/officeDocument/2006/relationships/image" Target="media/image14.wmf"/><Relationship Id="rId60" Type="http://schemas.openxmlformats.org/officeDocument/2006/relationships/image" Target="media/image20.wmf"/><Relationship Id="rId65" Type="http://schemas.openxmlformats.org/officeDocument/2006/relationships/oleObject" Target="embeddings/oleObject26.bin"/><Relationship Id="rId81" Type="http://schemas.openxmlformats.org/officeDocument/2006/relationships/image" Target="media/image27.wmf"/><Relationship Id="rId86" Type="http://schemas.openxmlformats.org/officeDocument/2006/relationships/oleObject" Target="embeddings/oleObject39.bin"/><Relationship Id="rId130" Type="http://schemas.openxmlformats.org/officeDocument/2006/relationships/oleObject" Target="embeddings/oleObject61.bin"/><Relationship Id="rId135" Type="http://schemas.openxmlformats.org/officeDocument/2006/relationships/image" Target="media/image54.wmf"/><Relationship Id="rId151" Type="http://schemas.openxmlformats.org/officeDocument/2006/relationships/image" Target="media/image61.wmf"/><Relationship Id="rId156" Type="http://schemas.openxmlformats.org/officeDocument/2006/relationships/oleObject" Target="embeddings/oleObject75.bin"/><Relationship Id="rId177" Type="http://schemas.openxmlformats.org/officeDocument/2006/relationships/image" Target="media/image73.wmf"/><Relationship Id="rId198" Type="http://schemas.openxmlformats.org/officeDocument/2006/relationships/oleObject" Target="embeddings/oleObject97.bin"/><Relationship Id="rId172" Type="http://schemas.openxmlformats.org/officeDocument/2006/relationships/oleObject" Target="embeddings/oleObject84.bin"/><Relationship Id="rId193" Type="http://schemas.openxmlformats.org/officeDocument/2006/relationships/image" Target="media/image81.wmf"/><Relationship Id="rId202" Type="http://schemas.openxmlformats.org/officeDocument/2006/relationships/oleObject" Target="embeddings/oleObject99.bin"/><Relationship Id="rId207" Type="http://schemas.openxmlformats.org/officeDocument/2006/relationships/image" Target="media/image88.wmf"/><Relationship Id="rId223" Type="http://schemas.openxmlformats.org/officeDocument/2006/relationships/image" Target="media/image96.wmf"/><Relationship Id="rId228" Type="http://schemas.openxmlformats.org/officeDocument/2006/relationships/oleObject" Target="embeddings/oleObject110.bin"/><Relationship Id="rId244" Type="http://schemas.openxmlformats.org/officeDocument/2006/relationships/image" Target="media/image112.wmf"/><Relationship Id="rId249" Type="http://schemas.openxmlformats.org/officeDocument/2006/relationships/image" Target="media/image116.emf"/><Relationship Id="rId13" Type="http://schemas.openxmlformats.org/officeDocument/2006/relationships/hyperlink" Target="https://github.com/" TargetMode="External"/><Relationship Id="rId18" Type="http://schemas.openxmlformats.org/officeDocument/2006/relationships/image" Target="media/image1.wmf"/><Relationship Id="rId39" Type="http://schemas.openxmlformats.org/officeDocument/2006/relationships/image" Target="media/image11.wmf"/><Relationship Id="rId109" Type="http://schemas.openxmlformats.org/officeDocument/2006/relationships/image" Target="media/image41.wmf"/><Relationship Id="rId260" Type="http://schemas.openxmlformats.org/officeDocument/2006/relationships/fontTable" Target="fontTable.xml"/><Relationship Id="rId34" Type="http://schemas.openxmlformats.org/officeDocument/2006/relationships/oleObject" Target="embeddings/oleObject8.bin"/><Relationship Id="rId50" Type="http://schemas.openxmlformats.org/officeDocument/2006/relationships/oleObject" Target="embeddings/oleObject16.bin"/><Relationship Id="rId55" Type="http://schemas.openxmlformats.org/officeDocument/2006/relationships/oleObject" Target="embeddings/oleObject20.bin"/><Relationship Id="rId76" Type="http://schemas.openxmlformats.org/officeDocument/2006/relationships/oleObject" Target="embeddings/oleObject33.bin"/><Relationship Id="rId97" Type="http://schemas.openxmlformats.org/officeDocument/2006/relationships/image" Target="media/image35.wmf"/><Relationship Id="rId104" Type="http://schemas.openxmlformats.org/officeDocument/2006/relationships/oleObject" Target="embeddings/oleObject48.bin"/><Relationship Id="rId120" Type="http://schemas.openxmlformats.org/officeDocument/2006/relationships/oleObject" Target="embeddings/oleObject56.bin"/><Relationship Id="rId125" Type="http://schemas.openxmlformats.org/officeDocument/2006/relationships/image" Target="media/image49.wmf"/><Relationship Id="rId141" Type="http://schemas.openxmlformats.org/officeDocument/2006/relationships/image" Target="media/image56.wmf"/><Relationship Id="rId146" Type="http://schemas.openxmlformats.org/officeDocument/2006/relationships/oleObject" Target="embeddings/oleObject70.bin"/><Relationship Id="rId167" Type="http://schemas.openxmlformats.org/officeDocument/2006/relationships/image" Target="media/image69.wmf"/><Relationship Id="rId188" Type="http://schemas.openxmlformats.org/officeDocument/2006/relationships/oleObject" Target="embeddings/oleObject92.bin"/><Relationship Id="rId7" Type="http://schemas.microsoft.com/office/2007/relationships/stylesWithEffects" Target="stylesWithEffects.xml"/><Relationship Id="rId71" Type="http://schemas.openxmlformats.org/officeDocument/2006/relationships/oleObject" Target="embeddings/oleObject29.bin"/><Relationship Id="rId92" Type="http://schemas.openxmlformats.org/officeDocument/2006/relationships/oleObject" Target="embeddings/oleObject42.bin"/><Relationship Id="rId162" Type="http://schemas.openxmlformats.org/officeDocument/2006/relationships/oleObject" Target="embeddings/oleObject78.bin"/><Relationship Id="rId183" Type="http://schemas.openxmlformats.org/officeDocument/2006/relationships/image" Target="media/image76.wmf"/><Relationship Id="rId213" Type="http://schemas.openxmlformats.org/officeDocument/2006/relationships/image" Target="media/image91.wmf"/><Relationship Id="rId218" Type="http://schemas.openxmlformats.org/officeDocument/2006/relationships/hyperlink" Target="https://www.R-project.org/" TargetMode="External"/><Relationship Id="rId234" Type="http://schemas.openxmlformats.org/officeDocument/2006/relationships/image" Target="media/image102.emf"/><Relationship Id="rId239" Type="http://schemas.openxmlformats.org/officeDocument/2006/relationships/image" Target="media/image107.jpeg"/><Relationship Id="rId2" Type="http://schemas.openxmlformats.org/officeDocument/2006/relationships/customXml" Target="../customXml/item2.xml"/><Relationship Id="rId29" Type="http://schemas.openxmlformats.org/officeDocument/2006/relationships/image" Target="media/image6.wmf"/><Relationship Id="rId250" Type="http://schemas.openxmlformats.org/officeDocument/2006/relationships/image" Target="media/image117.wmf"/><Relationship Id="rId255" Type="http://schemas.openxmlformats.org/officeDocument/2006/relationships/oleObject" Target="embeddings/oleObject115.bin"/><Relationship Id="rId24" Type="http://schemas.openxmlformats.org/officeDocument/2006/relationships/image" Target="media/image4.wmf"/><Relationship Id="rId40" Type="http://schemas.openxmlformats.org/officeDocument/2006/relationships/oleObject" Target="embeddings/oleObject11.bin"/><Relationship Id="rId45" Type="http://schemas.openxmlformats.org/officeDocument/2006/relationships/oleObject" Target="embeddings/oleObject13.bin"/><Relationship Id="rId66" Type="http://schemas.openxmlformats.org/officeDocument/2006/relationships/image" Target="media/image22.wmf"/><Relationship Id="rId87" Type="http://schemas.openxmlformats.org/officeDocument/2006/relationships/image" Target="media/image30.wmf"/><Relationship Id="rId110" Type="http://schemas.openxmlformats.org/officeDocument/2006/relationships/oleObject" Target="embeddings/oleObject51.bin"/><Relationship Id="rId115" Type="http://schemas.openxmlformats.org/officeDocument/2006/relationships/image" Target="media/image44.wmf"/><Relationship Id="rId131" Type="http://schemas.openxmlformats.org/officeDocument/2006/relationships/image" Target="media/image52.wmf"/><Relationship Id="rId136" Type="http://schemas.openxmlformats.org/officeDocument/2006/relationships/oleObject" Target="embeddings/oleObject64.bin"/><Relationship Id="rId157" Type="http://schemas.openxmlformats.org/officeDocument/2006/relationships/image" Target="media/image64.wmf"/><Relationship Id="rId178" Type="http://schemas.openxmlformats.org/officeDocument/2006/relationships/oleObject" Target="embeddings/oleObject87.bin"/><Relationship Id="rId61" Type="http://schemas.openxmlformats.org/officeDocument/2006/relationships/oleObject" Target="embeddings/oleObject23.bin"/><Relationship Id="rId82" Type="http://schemas.openxmlformats.org/officeDocument/2006/relationships/oleObject" Target="embeddings/oleObject37.bin"/><Relationship Id="rId152" Type="http://schemas.openxmlformats.org/officeDocument/2006/relationships/oleObject" Target="embeddings/oleObject73.bin"/><Relationship Id="rId173" Type="http://schemas.openxmlformats.org/officeDocument/2006/relationships/image" Target="media/image71.wmf"/><Relationship Id="rId194" Type="http://schemas.openxmlformats.org/officeDocument/2006/relationships/oleObject" Target="embeddings/oleObject95.bin"/><Relationship Id="rId199" Type="http://schemas.openxmlformats.org/officeDocument/2006/relationships/image" Target="media/image84.wmf"/><Relationship Id="rId203" Type="http://schemas.openxmlformats.org/officeDocument/2006/relationships/image" Target="media/image86.wmf"/><Relationship Id="rId208" Type="http://schemas.openxmlformats.org/officeDocument/2006/relationships/oleObject" Target="embeddings/oleObject102.bin"/><Relationship Id="rId229" Type="http://schemas.openxmlformats.org/officeDocument/2006/relationships/image" Target="media/image99.emf"/><Relationship Id="rId19" Type="http://schemas.openxmlformats.org/officeDocument/2006/relationships/oleObject" Target="embeddings/oleObject1.bin"/><Relationship Id="rId224" Type="http://schemas.openxmlformats.org/officeDocument/2006/relationships/oleObject" Target="embeddings/oleObject108.bin"/><Relationship Id="rId240" Type="http://schemas.openxmlformats.org/officeDocument/2006/relationships/image" Target="media/image108.jpeg"/><Relationship Id="rId245" Type="http://schemas.openxmlformats.org/officeDocument/2006/relationships/chart" Target="charts/chart1.xml"/><Relationship Id="rId261" Type="http://schemas.openxmlformats.org/officeDocument/2006/relationships/theme" Target="theme/theme1.xml"/><Relationship Id="rId14" Type="http://schemas.openxmlformats.org/officeDocument/2006/relationships/hyperlink" Target="https://github.com/tensfeldt/openNCA" TargetMode="External"/><Relationship Id="rId30" Type="http://schemas.openxmlformats.org/officeDocument/2006/relationships/oleObject" Target="embeddings/oleObject6.bin"/><Relationship Id="rId35" Type="http://schemas.openxmlformats.org/officeDocument/2006/relationships/image" Target="media/image9.wmf"/><Relationship Id="rId56" Type="http://schemas.openxmlformats.org/officeDocument/2006/relationships/image" Target="media/image18.wmf"/><Relationship Id="rId77" Type="http://schemas.openxmlformats.org/officeDocument/2006/relationships/oleObject" Target="embeddings/oleObject34.bin"/><Relationship Id="rId100" Type="http://schemas.openxmlformats.org/officeDocument/2006/relationships/oleObject" Target="embeddings/oleObject46.bin"/><Relationship Id="rId105" Type="http://schemas.openxmlformats.org/officeDocument/2006/relationships/image" Target="media/image39.wmf"/><Relationship Id="rId126" Type="http://schemas.openxmlformats.org/officeDocument/2006/relationships/oleObject" Target="embeddings/oleObject59.bin"/><Relationship Id="rId147" Type="http://schemas.openxmlformats.org/officeDocument/2006/relationships/image" Target="media/image59.wmf"/><Relationship Id="rId168" Type="http://schemas.openxmlformats.org/officeDocument/2006/relationships/oleObject" Target="embeddings/oleObject81.bin"/><Relationship Id="rId8" Type="http://schemas.openxmlformats.org/officeDocument/2006/relationships/settings" Target="settings.xml"/><Relationship Id="rId51" Type="http://schemas.openxmlformats.org/officeDocument/2006/relationships/image" Target="media/image17.wmf"/><Relationship Id="rId72" Type="http://schemas.openxmlformats.org/officeDocument/2006/relationships/oleObject" Target="embeddings/oleObject30.bin"/><Relationship Id="rId93" Type="http://schemas.openxmlformats.org/officeDocument/2006/relationships/image" Target="media/image33.wmf"/><Relationship Id="rId98" Type="http://schemas.openxmlformats.org/officeDocument/2006/relationships/oleObject" Target="embeddings/oleObject45.bin"/><Relationship Id="rId121" Type="http://schemas.openxmlformats.org/officeDocument/2006/relationships/image" Target="media/image47.wmf"/><Relationship Id="rId142" Type="http://schemas.openxmlformats.org/officeDocument/2006/relationships/oleObject" Target="embeddings/oleObject68.bin"/><Relationship Id="rId163" Type="http://schemas.openxmlformats.org/officeDocument/2006/relationships/image" Target="media/image67.wmf"/><Relationship Id="rId184" Type="http://schemas.openxmlformats.org/officeDocument/2006/relationships/oleObject" Target="embeddings/oleObject90.bin"/><Relationship Id="rId189" Type="http://schemas.openxmlformats.org/officeDocument/2006/relationships/image" Target="media/image79.wmf"/><Relationship Id="rId219" Type="http://schemas.openxmlformats.org/officeDocument/2006/relationships/image" Target="media/image93.emf"/><Relationship Id="rId3" Type="http://schemas.openxmlformats.org/officeDocument/2006/relationships/customXml" Target="../customXml/item3.xml"/><Relationship Id="rId214" Type="http://schemas.openxmlformats.org/officeDocument/2006/relationships/oleObject" Target="embeddings/oleObject105.bin"/><Relationship Id="rId230" Type="http://schemas.openxmlformats.org/officeDocument/2006/relationships/image" Target="media/image100.wmf"/><Relationship Id="rId235" Type="http://schemas.openxmlformats.org/officeDocument/2006/relationships/image" Target="media/image103.emf"/><Relationship Id="rId251" Type="http://schemas.openxmlformats.org/officeDocument/2006/relationships/oleObject" Target="embeddings/oleObject113.bin"/><Relationship Id="rId256" Type="http://schemas.openxmlformats.org/officeDocument/2006/relationships/image" Target="media/image120.wmf"/><Relationship Id="rId25" Type="http://schemas.openxmlformats.org/officeDocument/2006/relationships/oleObject" Target="embeddings/oleObject4.bin"/><Relationship Id="rId46" Type="http://schemas.openxmlformats.org/officeDocument/2006/relationships/image" Target="media/image15.wmf"/><Relationship Id="rId67" Type="http://schemas.openxmlformats.org/officeDocument/2006/relationships/oleObject" Target="embeddings/oleObject27.bin"/><Relationship Id="rId116" Type="http://schemas.openxmlformats.org/officeDocument/2006/relationships/oleObject" Target="embeddings/oleObject54.bin"/><Relationship Id="rId137" Type="http://schemas.openxmlformats.org/officeDocument/2006/relationships/oleObject" Target="embeddings/oleObject65.bin"/><Relationship Id="rId158" Type="http://schemas.openxmlformats.org/officeDocument/2006/relationships/oleObject" Target="embeddings/oleObject76.bin"/><Relationship Id="rId20" Type="http://schemas.openxmlformats.org/officeDocument/2006/relationships/image" Target="media/image2.wmf"/><Relationship Id="rId41" Type="http://schemas.openxmlformats.org/officeDocument/2006/relationships/image" Target="media/image12.wmf"/><Relationship Id="rId62" Type="http://schemas.openxmlformats.org/officeDocument/2006/relationships/image" Target="media/image21.wmf"/><Relationship Id="rId83" Type="http://schemas.openxmlformats.org/officeDocument/2006/relationships/image" Target="media/image28.wmf"/><Relationship Id="rId88" Type="http://schemas.openxmlformats.org/officeDocument/2006/relationships/oleObject" Target="embeddings/oleObject40.bin"/><Relationship Id="rId111" Type="http://schemas.openxmlformats.org/officeDocument/2006/relationships/image" Target="media/image42.wmf"/><Relationship Id="rId132" Type="http://schemas.openxmlformats.org/officeDocument/2006/relationships/oleObject" Target="embeddings/oleObject62.bin"/><Relationship Id="rId153" Type="http://schemas.openxmlformats.org/officeDocument/2006/relationships/image" Target="media/image62.wmf"/><Relationship Id="rId174" Type="http://schemas.openxmlformats.org/officeDocument/2006/relationships/oleObject" Target="embeddings/oleObject85.bin"/><Relationship Id="rId179" Type="http://schemas.openxmlformats.org/officeDocument/2006/relationships/image" Target="media/image74.wmf"/><Relationship Id="rId195" Type="http://schemas.openxmlformats.org/officeDocument/2006/relationships/image" Target="media/image82.wmf"/><Relationship Id="rId209" Type="http://schemas.openxmlformats.org/officeDocument/2006/relationships/image" Target="media/image89.wmf"/><Relationship Id="rId190" Type="http://schemas.openxmlformats.org/officeDocument/2006/relationships/oleObject" Target="embeddings/oleObject93.bin"/><Relationship Id="rId204" Type="http://schemas.openxmlformats.org/officeDocument/2006/relationships/oleObject" Target="embeddings/oleObject100.bin"/><Relationship Id="rId220" Type="http://schemas.openxmlformats.org/officeDocument/2006/relationships/image" Target="media/image94.emf"/><Relationship Id="rId225" Type="http://schemas.openxmlformats.org/officeDocument/2006/relationships/image" Target="media/image97.wmf"/><Relationship Id="rId241" Type="http://schemas.openxmlformats.org/officeDocument/2006/relationships/image" Target="media/image109.emf"/><Relationship Id="rId246" Type="http://schemas.openxmlformats.org/officeDocument/2006/relationships/image" Target="media/image113.wmf"/><Relationship Id="rId15" Type="http://schemas.openxmlformats.org/officeDocument/2006/relationships/comments" Target="comments.xml"/><Relationship Id="rId36" Type="http://schemas.openxmlformats.org/officeDocument/2006/relationships/oleObject" Target="embeddings/oleObject9.bin"/><Relationship Id="rId57" Type="http://schemas.openxmlformats.org/officeDocument/2006/relationships/oleObject" Target="embeddings/oleObject21.bin"/><Relationship Id="rId106" Type="http://schemas.openxmlformats.org/officeDocument/2006/relationships/oleObject" Target="embeddings/oleObject49.bin"/><Relationship Id="rId127" Type="http://schemas.openxmlformats.org/officeDocument/2006/relationships/image" Target="media/image50.wmf"/><Relationship Id="rId10" Type="http://schemas.openxmlformats.org/officeDocument/2006/relationships/footnotes" Target="footnotes.xml"/><Relationship Id="rId31" Type="http://schemas.openxmlformats.org/officeDocument/2006/relationships/image" Target="media/image7.wmf"/><Relationship Id="rId52" Type="http://schemas.openxmlformats.org/officeDocument/2006/relationships/oleObject" Target="embeddings/oleObject17.bin"/><Relationship Id="rId73" Type="http://schemas.openxmlformats.org/officeDocument/2006/relationships/oleObject" Target="embeddings/oleObject31.bin"/><Relationship Id="rId78" Type="http://schemas.openxmlformats.org/officeDocument/2006/relationships/image" Target="media/image26.wmf"/><Relationship Id="rId94" Type="http://schemas.openxmlformats.org/officeDocument/2006/relationships/oleObject" Target="embeddings/oleObject43.bin"/><Relationship Id="rId99" Type="http://schemas.openxmlformats.org/officeDocument/2006/relationships/image" Target="media/image36.wmf"/><Relationship Id="rId101" Type="http://schemas.openxmlformats.org/officeDocument/2006/relationships/image" Target="media/image37.wmf"/><Relationship Id="rId122" Type="http://schemas.openxmlformats.org/officeDocument/2006/relationships/oleObject" Target="embeddings/oleObject57.bin"/><Relationship Id="rId143" Type="http://schemas.openxmlformats.org/officeDocument/2006/relationships/image" Target="media/image57.wmf"/><Relationship Id="rId148" Type="http://schemas.openxmlformats.org/officeDocument/2006/relationships/oleObject" Target="embeddings/oleObject71.bin"/><Relationship Id="rId164" Type="http://schemas.openxmlformats.org/officeDocument/2006/relationships/oleObject" Target="embeddings/oleObject79.bin"/><Relationship Id="rId169" Type="http://schemas.openxmlformats.org/officeDocument/2006/relationships/image" Target="media/image70.wmf"/><Relationship Id="rId185" Type="http://schemas.openxmlformats.org/officeDocument/2006/relationships/image" Target="media/image77.wmf"/><Relationship Id="rId4" Type="http://schemas.openxmlformats.org/officeDocument/2006/relationships/customXml" Target="../customXml/item4.xml"/><Relationship Id="rId9" Type="http://schemas.openxmlformats.org/officeDocument/2006/relationships/webSettings" Target="webSettings.xml"/><Relationship Id="rId180" Type="http://schemas.openxmlformats.org/officeDocument/2006/relationships/oleObject" Target="embeddings/oleObject88.bin"/><Relationship Id="rId210" Type="http://schemas.openxmlformats.org/officeDocument/2006/relationships/oleObject" Target="embeddings/oleObject103.bin"/><Relationship Id="rId215" Type="http://schemas.openxmlformats.org/officeDocument/2006/relationships/image" Target="media/image92.wmf"/><Relationship Id="rId236" Type="http://schemas.openxmlformats.org/officeDocument/2006/relationships/image" Target="media/image104.emf"/><Relationship Id="rId257" Type="http://schemas.openxmlformats.org/officeDocument/2006/relationships/oleObject" Target="embeddings/oleObject116.bin"/><Relationship Id="rId26" Type="http://schemas.openxmlformats.org/officeDocument/2006/relationships/image" Target="media/image5.wmf"/><Relationship Id="rId231" Type="http://schemas.openxmlformats.org/officeDocument/2006/relationships/oleObject" Target="embeddings/oleObject111.bin"/><Relationship Id="rId252" Type="http://schemas.openxmlformats.org/officeDocument/2006/relationships/image" Target="media/image118.wmf"/><Relationship Id="rId47" Type="http://schemas.openxmlformats.org/officeDocument/2006/relationships/oleObject" Target="embeddings/oleObject14.bin"/><Relationship Id="rId68" Type="http://schemas.openxmlformats.org/officeDocument/2006/relationships/image" Target="media/image23.wmf"/><Relationship Id="rId89" Type="http://schemas.openxmlformats.org/officeDocument/2006/relationships/image" Target="media/image31.wmf"/><Relationship Id="rId112" Type="http://schemas.openxmlformats.org/officeDocument/2006/relationships/oleObject" Target="embeddings/oleObject52.bin"/><Relationship Id="rId133" Type="http://schemas.openxmlformats.org/officeDocument/2006/relationships/image" Target="media/image53.wmf"/><Relationship Id="rId154" Type="http://schemas.openxmlformats.org/officeDocument/2006/relationships/oleObject" Target="embeddings/oleObject74.bin"/><Relationship Id="rId175" Type="http://schemas.openxmlformats.org/officeDocument/2006/relationships/image" Target="media/image72.wmf"/><Relationship Id="rId196" Type="http://schemas.openxmlformats.org/officeDocument/2006/relationships/oleObject" Target="embeddings/oleObject96.bin"/><Relationship Id="rId200" Type="http://schemas.openxmlformats.org/officeDocument/2006/relationships/oleObject" Target="embeddings/oleObject98.bin"/><Relationship Id="rId16" Type="http://schemas.openxmlformats.org/officeDocument/2006/relationships/hyperlink" Target="http://sharepoint.pfizer.com/sites/CPAccelerator/Clin%20Pharm%20Guidance%20Documents/Ch_23_PK%20Data%20and%20NCA%20Conventions_Final_17April2012.pdf?Web=1" TargetMode="External"/><Relationship Id="rId221" Type="http://schemas.openxmlformats.org/officeDocument/2006/relationships/image" Target="media/image95.wmf"/><Relationship Id="rId242" Type="http://schemas.openxmlformats.org/officeDocument/2006/relationships/image" Target="media/image110.wmf"/><Relationship Id="rId37" Type="http://schemas.openxmlformats.org/officeDocument/2006/relationships/image" Target="media/image10.wmf"/><Relationship Id="rId58" Type="http://schemas.openxmlformats.org/officeDocument/2006/relationships/image" Target="media/image19.wmf"/><Relationship Id="rId79" Type="http://schemas.openxmlformats.org/officeDocument/2006/relationships/oleObject" Target="embeddings/oleObject35.bin"/><Relationship Id="rId102" Type="http://schemas.openxmlformats.org/officeDocument/2006/relationships/oleObject" Target="embeddings/oleObject47.bin"/><Relationship Id="rId123" Type="http://schemas.openxmlformats.org/officeDocument/2006/relationships/image" Target="media/image48.wmf"/><Relationship Id="rId144" Type="http://schemas.openxmlformats.org/officeDocument/2006/relationships/oleObject" Target="embeddings/oleObject69.bin"/><Relationship Id="rId90" Type="http://schemas.openxmlformats.org/officeDocument/2006/relationships/oleObject" Target="embeddings/oleObject41.bin"/><Relationship Id="rId165" Type="http://schemas.openxmlformats.org/officeDocument/2006/relationships/image" Target="media/image68.wmf"/><Relationship Id="rId186" Type="http://schemas.openxmlformats.org/officeDocument/2006/relationships/oleObject" Target="embeddings/oleObject91.bin"/><Relationship Id="rId211" Type="http://schemas.openxmlformats.org/officeDocument/2006/relationships/image" Target="media/image90.wmf"/><Relationship Id="rId232" Type="http://schemas.openxmlformats.org/officeDocument/2006/relationships/image" Target="media/image101.wmf"/><Relationship Id="rId253" Type="http://schemas.openxmlformats.org/officeDocument/2006/relationships/oleObject" Target="embeddings/oleObject114.bin"/><Relationship Id="rId27" Type="http://schemas.openxmlformats.org/officeDocument/2006/relationships/oleObject" Target="embeddings/oleObject5.bin"/><Relationship Id="rId48" Type="http://schemas.openxmlformats.org/officeDocument/2006/relationships/oleObject" Target="embeddings/oleObject15.bin"/><Relationship Id="rId69" Type="http://schemas.openxmlformats.org/officeDocument/2006/relationships/oleObject" Target="embeddings/oleObject28.bin"/><Relationship Id="rId113" Type="http://schemas.openxmlformats.org/officeDocument/2006/relationships/image" Target="media/image43.wmf"/><Relationship Id="rId134" Type="http://schemas.openxmlformats.org/officeDocument/2006/relationships/oleObject" Target="embeddings/oleObject63.bin"/><Relationship Id="rId80" Type="http://schemas.openxmlformats.org/officeDocument/2006/relationships/oleObject" Target="embeddings/oleObject36.bin"/><Relationship Id="rId155" Type="http://schemas.openxmlformats.org/officeDocument/2006/relationships/image" Target="media/image63.wmf"/><Relationship Id="rId176" Type="http://schemas.openxmlformats.org/officeDocument/2006/relationships/oleObject" Target="embeddings/oleObject86.bin"/><Relationship Id="rId197" Type="http://schemas.openxmlformats.org/officeDocument/2006/relationships/image" Target="media/image83.wmf"/><Relationship Id="rId201" Type="http://schemas.openxmlformats.org/officeDocument/2006/relationships/image" Target="media/image85.wmf"/><Relationship Id="rId222" Type="http://schemas.openxmlformats.org/officeDocument/2006/relationships/oleObject" Target="embeddings/oleObject107.bin"/><Relationship Id="rId243" Type="http://schemas.openxmlformats.org/officeDocument/2006/relationships/image" Target="media/image111.wmf"/><Relationship Id="rId17" Type="http://schemas.openxmlformats.org/officeDocument/2006/relationships/footer" Target="footer1.xml"/><Relationship Id="rId38" Type="http://schemas.openxmlformats.org/officeDocument/2006/relationships/oleObject" Target="embeddings/oleObject10.bin"/><Relationship Id="rId59" Type="http://schemas.openxmlformats.org/officeDocument/2006/relationships/oleObject" Target="embeddings/oleObject22.bin"/><Relationship Id="rId103" Type="http://schemas.openxmlformats.org/officeDocument/2006/relationships/image" Target="media/image38.wmf"/><Relationship Id="rId124" Type="http://schemas.openxmlformats.org/officeDocument/2006/relationships/oleObject" Target="embeddings/oleObject58.bin"/><Relationship Id="rId70" Type="http://schemas.openxmlformats.org/officeDocument/2006/relationships/image" Target="media/image24.wmf"/><Relationship Id="rId91" Type="http://schemas.openxmlformats.org/officeDocument/2006/relationships/image" Target="media/image32.wmf"/><Relationship Id="rId145" Type="http://schemas.openxmlformats.org/officeDocument/2006/relationships/image" Target="media/image58.wmf"/><Relationship Id="rId166" Type="http://schemas.openxmlformats.org/officeDocument/2006/relationships/oleObject" Target="embeddings/oleObject80.bin"/><Relationship Id="rId187" Type="http://schemas.openxmlformats.org/officeDocument/2006/relationships/image" Target="media/image78.w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66666666666667"/>
          <c:y val="8.5020242914979755E-2"/>
          <c:w val="0.80800000000000005"/>
          <c:h val="0.68016194331983804"/>
        </c:manualLayout>
      </c:layout>
      <c:scatterChart>
        <c:scatterStyle val="lineMarker"/>
        <c:varyColors val="0"/>
        <c:ser>
          <c:idx val="0"/>
          <c:order val="0"/>
          <c:spPr>
            <a:ln w="12696">
              <a:solidFill>
                <a:srgbClr val="000080"/>
              </a:solidFill>
              <a:prstDash val="solid"/>
            </a:ln>
          </c:spPr>
          <c:marker>
            <c:symbol val="diamond"/>
            <c:size val="4"/>
            <c:spPr>
              <a:solidFill>
                <a:srgbClr val="000080"/>
              </a:solidFill>
              <a:ln>
                <a:solidFill>
                  <a:srgbClr val="000080"/>
                </a:solidFill>
                <a:prstDash val="solid"/>
              </a:ln>
            </c:spPr>
          </c:marker>
          <c:xVal>
            <c:numRef>
              <c:f>'Two MD Doses in One Profile'!$G$2:$G$12</c:f>
              <c:numCache>
                <c:formatCode>General</c:formatCode>
                <c:ptCount val="11"/>
                <c:pt idx="0">
                  <c:v>0</c:v>
                </c:pt>
                <c:pt idx="1">
                  <c:v>3</c:v>
                </c:pt>
                <c:pt idx="2">
                  <c:v>6</c:v>
                </c:pt>
                <c:pt idx="3">
                  <c:v>11.95</c:v>
                </c:pt>
                <c:pt idx="4">
                  <c:v>15</c:v>
                </c:pt>
                <c:pt idx="5">
                  <c:v>18</c:v>
                </c:pt>
                <c:pt idx="6">
                  <c:v>24</c:v>
                </c:pt>
                <c:pt idx="7">
                  <c:v>36</c:v>
                </c:pt>
                <c:pt idx="8">
                  <c:v>48</c:v>
                </c:pt>
                <c:pt idx="9">
                  <c:v>60</c:v>
                </c:pt>
                <c:pt idx="10">
                  <c:v>84</c:v>
                </c:pt>
              </c:numCache>
            </c:numRef>
          </c:xVal>
          <c:yVal>
            <c:numRef>
              <c:f>'Two MD Doses in One Profile'!$H$2:$H$12</c:f>
              <c:numCache>
                <c:formatCode>General</c:formatCode>
                <c:ptCount val="11"/>
                <c:pt idx="0">
                  <c:v>24.163900000000002</c:v>
                </c:pt>
                <c:pt idx="1">
                  <c:v>33.104799999999997</c:v>
                </c:pt>
                <c:pt idx="2">
                  <c:v>25.8931</c:v>
                </c:pt>
                <c:pt idx="3">
                  <c:v>23.3093</c:v>
                </c:pt>
                <c:pt idx="4">
                  <c:v>31.004300000000001</c:v>
                </c:pt>
                <c:pt idx="5">
                  <c:v>27.985199999999999</c:v>
                </c:pt>
                <c:pt idx="6">
                  <c:v>24.517600000000002</c:v>
                </c:pt>
                <c:pt idx="7">
                  <c:v>19.792200000000001</c:v>
                </c:pt>
                <c:pt idx="8">
                  <c:v>15.271800000000001</c:v>
                </c:pt>
                <c:pt idx="9">
                  <c:v>12.667199999999999</c:v>
                </c:pt>
                <c:pt idx="10">
                  <c:v>6.4718</c:v>
                </c:pt>
              </c:numCache>
            </c:numRef>
          </c:yVal>
          <c:smooth val="0"/>
        </c:ser>
        <c:dLbls>
          <c:showLegendKey val="0"/>
          <c:showVal val="0"/>
          <c:showCatName val="0"/>
          <c:showSerName val="0"/>
          <c:showPercent val="0"/>
          <c:showBubbleSize val="0"/>
        </c:dLbls>
        <c:axId val="479853568"/>
        <c:axId val="479852800"/>
      </c:scatterChart>
      <c:valAx>
        <c:axId val="479853568"/>
        <c:scaling>
          <c:orientation val="minMax"/>
          <c:max val="84"/>
        </c:scaling>
        <c:delete val="0"/>
        <c:axPos val="b"/>
        <c:title>
          <c:tx>
            <c:rich>
              <a:bodyPr/>
              <a:lstStyle/>
              <a:p>
                <a:pPr>
                  <a:defRPr sz="800" b="1" i="0" u="none" strike="noStrike" baseline="0">
                    <a:solidFill>
                      <a:srgbClr val="000000"/>
                    </a:solidFill>
                    <a:latin typeface="Arial"/>
                    <a:ea typeface="Arial"/>
                    <a:cs typeface="Arial"/>
                  </a:defRPr>
                </a:pPr>
                <a:r>
                  <a:rPr lang="en-US"/>
                  <a:t>Time</a:t>
                </a:r>
              </a:p>
            </c:rich>
          </c:tx>
          <c:layout>
            <c:manualLayout>
              <c:xMode val="edge"/>
              <c:yMode val="edge"/>
              <c:x val="0.504"/>
              <c:y val="0.87044534412955465"/>
            </c:manualLayout>
          </c:layout>
          <c:overlay val="0"/>
          <c:spPr>
            <a:noFill/>
            <a:ln w="25392">
              <a:noFill/>
            </a:ln>
          </c:spPr>
        </c:title>
        <c:numFmt formatCode="General" sourceLinked="1"/>
        <c:majorTickMark val="out"/>
        <c:minorTickMark val="none"/>
        <c:tickLblPos val="nextTo"/>
        <c:spPr>
          <a:ln w="3174">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479852800"/>
        <c:crosses val="autoZero"/>
        <c:crossBetween val="midCat"/>
        <c:majorUnit val="12"/>
      </c:valAx>
      <c:valAx>
        <c:axId val="479852800"/>
        <c:scaling>
          <c:orientation val="minMax"/>
        </c:scaling>
        <c:delete val="0"/>
        <c:axPos val="l"/>
        <c:title>
          <c:tx>
            <c:rich>
              <a:bodyPr/>
              <a:lstStyle/>
              <a:p>
                <a:pPr>
                  <a:defRPr sz="800" b="1" i="0" u="none" strike="noStrike" baseline="0">
                    <a:solidFill>
                      <a:srgbClr val="000000"/>
                    </a:solidFill>
                    <a:latin typeface="Arial"/>
                    <a:ea typeface="Arial"/>
                    <a:cs typeface="Arial"/>
                  </a:defRPr>
                </a:pPr>
                <a:r>
                  <a:rPr lang="en-US"/>
                  <a:t>Concentration</a:t>
                </a:r>
              </a:p>
            </c:rich>
          </c:tx>
          <c:layout>
            <c:manualLayout>
              <c:xMode val="edge"/>
              <c:yMode val="edge"/>
              <c:x val="2.9333333333333333E-2"/>
              <c:y val="0.25506072874493929"/>
            </c:manualLayout>
          </c:layout>
          <c:overlay val="0"/>
          <c:spPr>
            <a:noFill/>
            <a:ln w="25392">
              <a:noFill/>
            </a:ln>
          </c:spPr>
        </c:title>
        <c:numFmt formatCode="General" sourceLinked="1"/>
        <c:majorTickMark val="out"/>
        <c:minorTickMark val="none"/>
        <c:tickLblPos val="nextTo"/>
        <c:spPr>
          <a:ln w="3174">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479853568"/>
        <c:crosses val="autoZero"/>
        <c:crossBetween val="midCat"/>
      </c:valAx>
      <c:spPr>
        <a:noFill/>
        <a:ln w="12696">
          <a:solidFill>
            <a:srgbClr val="808080"/>
          </a:solidFill>
          <a:prstDash val="solid"/>
        </a:ln>
      </c:spPr>
    </c:plotArea>
    <c:plotVisOnly val="1"/>
    <c:dispBlanksAs val="gap"/>
    <c:showDLblsOverMax val="0"/>
  </c:chart>
  <c:spPr>
    <a:solidFill>
      <a:srgbClr val="FFFFFF"/>
    </a:solidFill>
    <a:ln w="3174">
      <a:solidFill>
        <a:srgbClr val="000000"/>
      </a:solidFill>
      <a:prstDash val="solid"/>
    </a:ln>
  </c:spPr>
  <c:txPr>
    <a:bodyPr/>
    <a:lstStyle/>
    <a:p>
      <a:pPr>
        <a:defRPr sz="800" b="0"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BA11C1F3D9A4E4F8F236738918E04AD" ma:contentTypeVersion="0" ma:contentTypeDescription="Create a new document." ma:contentTypeScope="" ma:versionID="7d770238bb4a2e32f50c700b5e642ac4">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1 6 " ? > < S i m c y p D a t a   x m l n s = " h t t p : / / w w w . s i m c y p . c o m / " >  
     < P r o f i l e C h a r t s / >  
     < R e s u l t s T a b l e s / >  
     < S t a t i s t i c s C h a r t s / >  
     < R e g i o n a l F r a c t i o n C h a r t s / >  
     < I n p u t T a b l e s / >  
 < / S i m c y p D a t 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F83C09-69A5-4F57-88DC-9E48AB4505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8E79F565-8DBC-4B18-BAA5-B8D968E227F1}">
  <ds:schemaRefs>
    <ds:schemaRef ds:uri="http://schemas.microsoft.com/sharepoint/v3/contenttype/forms"/>
  </ds:schemaRefs>
</ds:datastoreItem>
</file>

<file path=customXml/itemProps3.xml><?xml version="1.0" encoding="utf-8"?>
<ds:datastoreItem xmlns:ds="http://schemas.openxmlformats.org/officeDocument/2006/customXml" ds:itemID="{AF9E0A8F-2100-4B28-8109-089E745267EF}">
  <ds:schemaRefs>
    <ds:schemaRef ds:uri="http://www.simcyp.com/"/>
  </ds:schemaRefs>
</ds:datastoreItem>
</file>

<file path=customXml/itemProps4.xml><?xml version="1.0" encoding="utf-8"?>
<ds:datastoreItem xmlns:ds="http://schemas.openxmlformats.org/officeDocument/2006/customXml" ds:itemID="{3D113ABB-108B-4A77-9C65-9F8ACEF0F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8977</TotalTime>
  <Pages>156</Pages>
  <Words>35945</Words>
  <Characters>204888</Characters>
  <Application>Microsoft Office Word</Application>
  <DocSecurity>0</DocSecurity>
  <Lines>1707</Lines>
  <Paragraphs>480</Paragraphs>
  <ScaleCrop>false</ScaleCrop>
  <HeadingPairs>
    <vt:vector size="2" baseType="variant">
      <vt:variant>
        <vt:lpstr>Title</vt:lpstr>
      </vt:variant>
      <vt:variant>
        <vt:i4>1</vt:i4>
      </vt:variant>
    </vt:vector>
  </HeadingPairs>
  <TitlesOfParts>
    <vt:vector size="1" baseType="lpstr">
      <vt:lpstr>Computational rules for eNCA analysis engine</vt:lpstr>
    </vt:vector>
  </TitlesOfParts>
  <Company>Pfizer Inc</Company>
  <LinksUpToDate>false</LinksUpToDate>
  <CharactersWithSpaces>240353</CharactersWithSpaces>
  <SharedDoc>false</SharedDoc>
  <HLinks>
    <vt:vector size="450" baseType="variant">
      <vt:variant>
        <vt:i4>5636174</vt:i4>
      </vt:variant>
      <vt:variant>
        <vt:i4>747</vt:i4>
      </vt:variant>
      <vt:variant>
        <vt:i4>0</vt:i4>
      </vt:variant>
      <vt:variant>
        <vt:i4>5</vt:i4>
      </vt:variant>
      <vt:variant>
        <vt:lpwstr>http://insight.pfizer.com/livelink/llisapi.dll?func=ll&amp;objid=47229419&amp;objAction=browse&amp;sort=name</vt:lpwstr>
      </vt:variant>
      <vt:variant>
        <vt:lpwstr/>
      </vt:variant>
      <vt:variant>
        <vt:i4>5505089</vt:i4>
      </vt:variant>
      <vt:variant>
        <vt:i4>744</vt:i4>
      </vt:variant>
      <vt:variant>
        <vt:i4>0</vt:i4>
      </vt:variant>
      <vt:variant>
        <vt:i4>5</vt:i4>
      </vt:variant>
      <vt:variant>
        <vt:lpwstr>http://insight.pfizer.com/livelink/llisapi.dll?func=ll&amp;objid=45121383&amp;objAction=browse&amp;sort=name</vt:lpwstr>
      </vt:variant>
      <vt:variant>
        <vt:lpwstr/>
      </vt:variant>
      <vt:variant>
        <vt:i4>7405625</vt:i4>
      </vt:variant>
      <vt:variant>
        <vt:i4>741</vt:i4>
      </vt:variant>
      <vt:variant>
        <vt:i4>0</vt:i4>
      </vt:variant>
      <vt:variant>
        <vt:i4>5</vt:i4>
      </vt:variant>
      <vt:variant>
        <vt:lpwstr>http://insight.pfizer.com/llfetch/livelink.exe?func=pfpublic.fetch&amp;nodeid=24769075</vt:lpwstr>
      </vt:variant>
      <vt:variant>
        <vt:lpwstr/>
      </vt:variant>
      <vt:variant>
        <vt:i4>2162724</vt:i4>
      </vt:variant>
      <vt:variant>
        <vt:i4>738</vt:i4>
      </vt:variant>
      <vt:variant>
        <vt:i4>0</vt:i4>
      </vt:variant>
      <vt:variant>
        <vt:i4>5</vt:i4>
      </vt:variant>
      <vt:variant>
        <vt:lpwstr>http://wcm.pfizer.com/framework.jsp?site_name=clinicalrd&amp;url=clinicalrd/content/ClinPharm_Guidelines.jsp</vt:lpwstr>
      </vt:variant>
      <vt:variant>
        <vt:lpwstr/>
      </vt:variant>
      <vt:variant>
        <vt:i4>3211301</vt:i4>
      </vt:variant>
      <vt:variant>
        <vt:i4>735</vt:i4>
      </vt:variant>
      <vt:variant>
        <vt:i4>0</vt:i4>
      </vt:variant>
      <vt:variant>
        <vt:i4>5</vt:i4>
      </vt:variant>
      <vt:variant>
        <vt:lpwstr>http://insight.pfizer.com/livelink/llisapi.dll?func=ll&amp;objId=24680618&amp;objAction=browse&amp;sort=nameAll</vt:lpwstr>
      </vt:variant>
      <vt:variant>
        <vt:lpwstr/>
      </vt:variant>
      <vt:variant>
        <vt:i4>1507402</vt:i4>
      </vt:variant>
      <vt:variant>
        <vt:i4>732</vt:i4>
      </vt:variant>
      <vt:variant>
        <vt:i4>0</vt:i4>
      </vt:variant>
      <vt:variant>
        <vt:i4>5</vt:i4>
      </vt:variant>
      <vt:variant>
        <vt:lpwstr>http://insight.pfizer.com/livelink/llisapi.dll/eNCA_Release_2_Project_Plan.doc?func=doc.fetch&amp;nodeId=44185684&amp;viewType=1</vt:lpwstr>
      </vt:variant>
      <vt:variant>
        <vt:lpwstr/>
      </vt:variant>
      <vt:variant>
        <vt:i4>3211300</vt:i4>
      </vt:variant>
      <vt:variant>
        <vt:i4>729</vt:i4>
      </vt:variant>
      <vt:variant>
        <vt:i4>0</vt:i4>
      </vt:variant>
      <vt:variant>
        <vt:i4>5</vt:i4>
      </vt:variant>
      <vt:variant>
        <vt:lpwstr>http://insight.pfizer.com/livelink/llisapi.dll?func=ll&amp;objId=24683728&amp;objAction=browse&amp;sort=nameAll</vt:lpwstr>
      </vt:variant>
      <vt:variant>
        <vt:lpwstr/>
      </vt:variant>
      <vt:variant>
        <vt:i4>5636174</vt:i4>
      </vt:variant>
      <vt:variant>
        <vt:i4>723</vt:i4>
      </vt:variant>
      <vt:variant>
        <vt:i4>0</vt:i4>
      </vt:variant>
      <vt:variant>
        <vt:i4>5</vt:i4>
      </vt:variant>
      <vt:variant>
        <vt:lpwstr>http://insight.pfizer.com/livelink/llisapi.dll?func=ll&amp;objid=47229419&amp;objAction=browse&amp;sort=name</vt:lpwstr>
      </vt:variant>
      <vt:variant>
        <vt:lpwstr/>
      </vt:variant>
      <vt:variant>
        <vt:i4>4980755</vt:i4>
      </vt:variant>
      <vt:variant>
        <vt:i4>420</vt:i4>
      </vt:variant>
      <vt:variant>
        <vt:i4>0</vt:i4>
      </vt:variant>
      <vt:variant>
        <vt:i4>5</vt:i4>
      </vt:variant>
      <vt:variant>
        <vt:lpwstr>http://mathworld.wolfram.com/LeastSquaresFitting.html</vt:lpwstr>
      </vt:variant>
      <vt:variant>
        <vt:lpwstr/>
      </vt:variant>
      <vt:variant>
        <vt:i4>2883616</vt:i4>
      </vt:variant>
      <vt:variant>
        <vt:i4>399</vt:i4>
      </vt:variant>
      <vt:variant>
        <vt:i4>0</vt:i4>
      </vt:variant>
      <vt:variant>
        <vt:i4>5</vt:i4>
      </vt:variant>
      <vt:variant>
        <vt:lpwstr>http://sharepoint.pfizer.com/sites/CPAccelerator/Clin Pharm Guidance Documents/Ch_23_PK Data and NCA Conventions_Final_17April2012.pdf?Web=1</vt:lpwstr>
      </vt:variant>
      <vt:variant>
        <vt:lpwstr/>
      </vt:variant>
      <vt:variant>
        <vt:i4>8126567</vt:i4>
      </vt:variant>
      <vt:variant>
        <vt:i4>390</vt:i4>
      </vt:variant>
      <vt:variant>
        <vt:i4>0</vt:i4>
      </vt:variant>
      <vt:variant>
        <vt:i4>5</vt:i4>
      </vt:variant>
      <vt:variant>
        <vt:lpwstr>https://github.com/</vt:lpwstr>
      </vt:variant>
      <vt:variant>
        <vt:lpwstr/>
      </vt:variant>
      <vt:variant>
        <vt:i4>7929958</vt:i4>
      </vt:variant>
      <vt:variant>
        <vt:i4>387</vt:i4>
      </vt:variant>
      <vt:variant>
        <vt:i4>0</vt:i4>
      </vt:variant>
      <vt:variant>
        <vt:i4>5</vt:i4>
      </vt:variant>
      <vt:variant>
        <vt:lpwstr>https://cran.r-project.org/</vt:lpwstr>
      </vt:variant>
      <vt:variant>
        <vt:lpwstr/>
      </vt:variant>
      <vt:variant>
        <vt:i4>1310782</vt:i4>
      </vt:variant>
      <vt:variant>
        <vt:i4>377</vt:i4>
      </vt:variant>
      <vt:variant>
        <vt:i4>0</vt:i4>
      </vt:variant>
      <vt:variant>
        <vt:i4>5</vt:i4>
      </vt:variant>
      <vt:variant>
        <vt:lpwstr/>
      </vt:variant>
      <vt:variant>
        <vt:lpwstr>_Toc168373054</vt:lpwstr>
      </vt:variant>
      <vt:variant>
        <vt:i4>1310782</vt:i4>
      </vt:variant>
      <vt:variant>
        <vt:i4>371</vt:i4>
      </vt:variant>
      <vt:variant>
        <vt:i4>0</vt:i4>
      </vt:variant>
      <vt:variant>
        <vt:i4>5</vt:i4>
      </vt:variant>
      <vt:variant>
        <vt:lpwstr/>
      </vt:variant>
      <vt:variant>
        <vt:lpwstr>_Toc168373053</vt:lpwstr>
      </vt:variant>
      <vt:variant>
        <vt:i4>1310782</vt:i4>
      </vt:variant>
      <vt:variant>
        <vt:i4>365</vt:i4>
      </vt:variant>
      <vt:variant>
        <vt:i4>0</vt:i4>
      </vt:variant>
      <vt:variant>
        <vt:i4>5</vt:i4>
      </vt:variant>
      <vt:variant>
        <vt:lpwstr/>
      </vt:variant>
      <vt:variant>
        <vt:lpwstr>_Toc168373052</vt:lpwstr>
      </vt:variant>
      <vt:variant>
        <vt:i4>1310782</vt:i4>
      </vt:variant>
      <vt:variant>
        <vt:i4>359</vt:i4>
      </vt:variant>
      <vt:variant>
        <vt:i4>0</vt:i4>
      </vt:variant>
      <vt:variant>
        <vt:i4>5</vt:i4>
      </vt:variant>
      <vt:variant>
        <vt:lpwstr/>
      </vt:variant>
      <vt:variant>
        <vt:lpwstr>_Toc168373051</vt:lpwstr>
      </vt:variant>
      <vt:variant>
        <vt:i4>1310782</vt:i4>
      </vt:variant>
      <vt:variant>
        <vt:i4>353</vt:i4>
      </vt:variant>
      <vt:variant>
        <vt:i4>0</vt:i4>
      </vt:variant>
      <vt:variant>
        <vt:i4>5</vt:i4>
      </vt:variant>
      <vt:variant>
        <vt:lpwstr/>
      </vt:variant>
      <vt:variant>
        <vt:lpwstr>_Toc168373050</vt:lpwstr>
      </vt:variant>
      <vt:variant>
        <vt:i4>1376318</vt:i4>
      </vt:variant>
      <vt:variant>
        <vt:i4>347</vt:i4>
      </vt:variant>
      <vt:variant>
        <vt:i4>0</vt:i4>
      </vt:variant>
      <vt:variant>
        <vt:i4>5</vt:i4>
      </vt:variant>
      <vt:variant>
        <vt:lpwstr/>
      </vt:variant>
      <vt:variant>
        <vt:lpwstr>_Toc168373049</vt:lpwstr>
      </vt:variant>
      <vt:variant>
        <vt:i4>1376318</vt:i4>
      </vt:variant>
      <vt:variant>
        <vt:i4>341</vt:i4>
      </vt:variant>
      <vt:variant>
        <vt:i4>0</vt:i4>
      </vt:variant>
      <vt:variant>
        <vt:i4>5</vt:i4>
      </vt:variant>
      <vt:variant>
        <vt:lpwstr/>
      </vt:variant>
      <vt:variant>
        <vt:lpwstr>_Toc168373048</vt:lpwstr>
      </vt:variant>
      <vt:variant>
        <vt:i4>1376318</vt:i4>
      </vt:variant>
      <vt:variant>
        <vt:i4>335</vt:i4>
      </vt:variant>
      <vt:variant>
        <vt:i4>0</vt:i4>
      </vt:variant>
      <vt:variant>
        <vt:i4>5</vt:i4>
      </vt:variant>
      <vt:variant>
        <vt:lpwstr/>
      </vt:variant>
      <vt:variant>
        <vt:lpwstr>_Toc168373047</vt:lpwstr>
      </vt:variant>
      <vt:variant>
        <vt:i4>1376318</vt:i4>
      </vt:variant>
      <vt:variant>
        <vt:i4>329</vt:i4>
      </vt:variant>
      <vt:variant>
        <vt:i4>0</vt:i4>
      </vt:variant>
      <vt:variant>
        <vt:i4>5</vt:i4>
      </vt:variant>
      <vt:variant>
        <vt:lpwstr/>
      </vt:variant>
      <vt:variant>
        <vt:lpwstr>_Toc168373046</vt:lpwstr>
      </vt:variant>
      <vt:variant>
        <vt:i4>1376318</vt:i4>
      </vt:variant>
      <vt:variant>
        <vt:i4>323</vt:i4>
      </vt:variant>
      <vt:variant>
        <vt:i4>0</vt:i4>
      </vt:variant>
      <vt:variant>
        <vt:i4>5</vt:i4>
      </vt:variant>
      <vt:variant>
        <vt:lpwstr/>
      </vt:variant>
      <vt:variant>
        <vt:lpwstr>_Toc168373045</vt:lpwstr>
      </vt:variant>
      <vt:variant>
        <vt:i4>1376318</vt:i4>
      </vt:variant>
      <vt:variant>
        <vt:i4>317</vt:i4>
      </vt:variant>
      <vt:variant>
        <vt:i4>0</vt:i4>
      </vt:variant>
      <vt:variant>
        <vt:i4>5</vt:i4>
      </vt:variant>
      <vt:variant>
        <vt:lpwstr/>
      </vt:variant>
      <vt:variant>
        <vt:lpwstr>_Toc168373044</vt:lpwstr>
      </vt:variant>
      <vt:variant>
        <vt:i4>1376318</vt:i4>
      </vt:variant>
      <vt:variant>
        <vt:i4>311</vt:i4>
      </vt:variant>
      <vt:variant>
        <vt:i4>0</vt:i4>
      </vt:variant>
      <vt:variant>
        <vt:i4>5</vt:i4>
      </vt:variant>
      <vt:variant>
        <vt:lpwstr/>
      </vt:variant>
      <vt:variant>
        <vt:lpwstr>_Toc168373043</vt:lpwstr>
      </vt:variant>
      <vt:variant>
        <vt:i4>1376318</vt:i4>
      </vt:variant>
      <vt:variant>
        <vt:i4>305</vt:i4>
      </vt:variant>
      <vt:variant>
        <vt:i4>0</vt:i4>
      </vt:variant>
      <vt:variant>
        <vt:i4>5</vt:i4>
      </vt:variant>
      <vt:variant>
        <vt:lpwstr/>
      </vt:variant>
      <vt:variant>
        <vt:lpwstr>_Toc168373042</vt:lpwstr>
      </vt:variant>
      <vt:variant>
        <vt:i4>1376318</vt:i4>
      </vt:variant>
      <vt:variant>
        <vt:i4>299</vt:i4>
      </vt:variant>
      <vt:variant>
        <vt:i4>0</vt:i4>
      </vt:variant>
      <vt:variant>
        <vt:i4>5</vt:i4>
      </vt:variant>
      <vt:variant>
        <vt:lpwstr/>
      </vt:variant>
      <vt:variant>
        <vt:lpwstr>_Toc168373041</vt:lpwstr>
      </vt:variant>
      <vt:variant>
        <vt:i4>1376318</vt:i4>
      </vt:variant>
      <vt:variant>
        <vt:i4>293</vt:i4>
      </vt:variant>
      <vt:variant>
        <vt:i4>0</vt:i4>
      </vt:variant>
      <vt:variant>
        <vt:i4>5</vt:i4>
      </vt:variant>
      <vt:variant>
        <vt:lpwstr/>
      </vt:variant>
      <vt:variant>
        <vt:lpwstr>_Toc168373040</vt:lpwstr>
      </vt:variant>
      <vt:variant>
        <vt:i4>1179710</vt:i4>
      </vt:variant>
      <vt:variant>
        <vt:i4>287</vt:i4>
      </vt:variant>
      <vt:variant>
        <vt:i4>0</vt:i4>
      </vt:variant>
      <vt:variant>
        <vt:i4>5</vt:i4>
      </vt:variant>
      <vt:variant>
        <vt:lpwstr/>
      </vt:variant>
      <vt:variant>
        <vt:lpwstr>_Toc168373039</vt:lpwstr>
      </vt:variant>
      <vt:variant>
        <vt:i4>1179710</vt:i4>
      </vt:variant>
      <vt:variant>
        <vt:i4>281</vt:i4>
      </vt:variant>
      <vt:variant>
        <vt:i4>0</vt:i4>
      </vt:variant>
      <vt:variant>
        <vt:i4>5</vt:i4>
      </vt:variant>
      <vt:variant>
        <vt:lpwstr/>
      </vt:variant>
      <vt:variant>
        <vt:lpwstr>_Toc168373038</vt:lpwstr>
      </vt:variant>
      <vt:variant>
        <vt:i4>1179710</vt:i4>
      </vt:variant>
      <vt:variant>
        <vt:i4>275</vt:i4>
      </vt:variant>
      <vt:variant>
        <vt:i4>0</vt:i4>
      </vt:variant>
      <vt:variant>
        <vt:i4>5</vt:i4>
      </vt:variant>
      <vt:variant>
        <vt:lpwstr/>
      </vt:variant>
      <vt:variant>
        <vt:lpwstr>_Toc168373037</vt:lpwstr>
      </vt:variant>
      <vt:variant>
        <vt:i4>1179710</vt:i4>
      </vt:variant>
      <vt:variant>
        <vt:i4>269</vt:i4>
      </vt:variant>
      <vt:variant>
        <vt:i4>0</vt:i4>
      </vt:variant>
      <vt:variant>
        <vt:i4>5</vt:i4>
      </vt:variant>
      <vt:variant>
        <vt:lpwstr/>
      </vt:variant>
      <vt:variant>
        <vt:lpwstr>_Toc168373036</vt:lpwstr>
      </vt:variant>
      <vt:variant>
        <vt:i4>1179710</vt:i4>
      </vt:variant>
      <vt:variant>
        <vt:i4>263</vt:i4>
      </vt:variant>
      <vt:variant>
        <vt:i4>0</vt:i4>
      </vt:variant>
      <vt:variant>
        <vt:i4>5</vt:i4>
      </vt:variant>
      <vt:variant>
        <vt:lpwstr/>
      </vt:variant>
      <vt:variant>
        <vt:lpwstr>_Toc168373035</vt:lpwstr>
      </vt:variant>
      <vt:variant>
        <vt:i4>1179710</vt:i4>
      </vt:variant>
      <vt:variant>
        <vt:i4>257</vt:i4>
      </vt:variant>
      <vt:variant>
        <vt:i4>0</vt:i4>
      </vt:variant>
      <vt:variant>
        <vt:i4>5</vt:i4>
      </vt:variant>
      <vt:variant>
        <vt:lpwstr/>
      </vt:variant>
      <vt:variant>
        <vt:lpwstr>_Toc168373034</vt:lpwstr>
      </vt:variant>
      <vt:variant>
        <vt:i4>1179710</vt:i4>
      </vt:variant>
      <vt:variant>
        <vt:i4>251</vt:i4>
      </vt:variant>
      <vt:variant>
        <vt:i4>0</vt:i4>
      </vt:variant>
      <vt:variant>
        <vt:i4>5</vt:i4>
      </vt:variant>
      <vt:variant>
        <vt:lpwstr/>
      </vt:variant>
      <vt:variant>
        <vt:lpwstr>_Toc168373033</vt:lpwstr>
      </vt:variant>
      <vt:variant>
        <vt:i4>1179710</vt:i4>
      </vt:variant>
      <vt:variant>
        <vt:i4>245</vt:i4>
      </vt:variant>
      <vt:variant>
        <vt:i4>0</vt:i4>
      </vt:variant>
      <vt:variant>
        <vt:i4>5</vt:i4>
      </vt:variant>
      <vt:variant>
        <vt:lpwstr/>
      </vt:variant>
      <vt:variant>
        <vt:lpwstr>_Toc168373032</vt:lpwstr>
      </vt:variant>
      <vt:variant>
        <vt:i4>1179710</vt:i4>
      </vt:variant>
      <vt:variant>
        <vt:i4>239</vt:i4>
      </vt:variant>
      <vt:variant>
        <vt:i4>0</vt:i4>
      </vt:variant>
      <vt:variant>
        <vt:i4>5</vt:i4>
      </vt:variant>
      <vt:variant>
        <vt:lpwstr/>
      </vt:variant>
      <vt:variant>
        <vt:lpwstr>_Toc168373031</vt:lpwstr>
      </vt:variant>
      <vt:variant>
        <vt:i4>1179710</vt:i4>
      </vt:variant>
      <vt:variant>
        <vt:i4>233</vt:i4>
      </vt:variant>
      <vt:variant>
        <vt:i4>0</vt:i4>
      </vt:variant>
      <vt:variant>
        <vt:i4>5</vt:i4>
      </vt:variant>
      <vt:variant>
        <vt:lpwstr/>
      </vt:variant>
      <vt:variant>
        <vt:lpwstr>_Toc168373030</vt:lpwstr>
      </vt:variant>
      <vt:variant>
        <vt:i4>1245246</vt:i4>
      </vt:variant>
      <vt:variant>
        <vt:i4>227</vt:i4>
      </vt:variant>
      <vt:variant>
        <vt:i4>0</vt:i4>
      </vt:variant>
      <vt:variant>
        <vt:i4>5</vt:i4>
      </vt:variant>
      <vt:variant>
        <vt:lpwstr/>
      </vt:variant>
      <vt:variant>
        <vt:lpwstr>_Toc168373029</vt:lpwstr>
      </vt:variant>
      <vt:variant>
        <vt:i4>1245246</vt:i4>
      </vt:variant>
      <vt:variant>
        <vt:i4>221</vt:i4>
      </vt:variant>
      <vt:variant>
        <vt:i4>0</vt:i4>
      </vt:variant>
      <vt:variant>
        <vt:i4>5</vt:i4>
      </vt:variant>
      <vt:variant>
        <vt:lpwstr/>
      </vt:variant>
      <vt:variant>
        <vt:lpwstr>_Toc168373028</vt:lpwstr>
      </vt:variant>
      <vt:variant>
        <vt:i4>1245246</vt:i4>
      </vt:variant>
      <vt:variant>
        <vt:i4>215</vt:i4>
      </vt:variant>
      <vt:variant>
        <vt:i4>0</vt:i4>
      </vt:variant>
      <vt:variant>
        <vt:i4>5</vt:i4>
      </vt:variant>
      <vt:variant>
        <vt:lpwstr/>
      </vt:variant>
      <vt:variant>
        <vt:lpwstr>_Toc168373027</vt:lpwstr>
      </vt:variant>
      <vt:variant>
        <vt:i4>1245246</vt:i4>
      </vt:variant>
      <vt:variant>
        <vt:i4>209</vt:i4>
      </vt:variant>
      <vt:variant>
        <vt:i4>0</vt:i4>
      </vt:variant>
      <vt:variant>
        <vt:i4>5</vt:i4>
      </vt:variant>
      <vt:variant>
        <vt:lpwstr/>
      </vt:variant>
      <vt:variant>
        <vt:lpwstr>_Toc168373026</vt:lpwstr>
      </vt:variant>
      <vt:variant>
        <vt:i4>1245246</vt:i4>
      </vt:variant>
      <vt:variant>
        <vt:i4>203</vt:i4>
      </vt:variant>
      <vt:variant>
        <vt:i4>0</vt:i4>
      </vt:variant>
      <vt:variant>
        <vt:i4>5</vt:i4>
      </vt:variant>
      <vt:variant>
        <vt:lpwstr/>
      </vt:variant>
      <vt:variant>
        <vt:lpwstr>_Toc168373025</vt:lpwstr>
      </vt:variant>
      <vt:variant>
        <vt:i4>1245246</vt:i4>
      </vt:variant>
      <vt:variant>
        <vt:i4>197</vt:i4>
      </vt:variant>
      <vt:variant>
        <vt:i4>0</vt:i4>
      </vt:variant>
      <vt:variant>
        <vt:i4>5</vt:i4>
      </vt:variant>
      <vt:variant>
        <vt:lpwstr/>
      </vt:variant>
      <vt:variant>
        <vt:lpwstr>_Toc168373024</vt:lpwstr>
      </vt:variant>
      <vt:variant>
        <vt:i4>1245246</vt:i4>
      </vt:variant>
      <vt:variant>
        <vt:i4>191</vt:i4>
      </vt:variant>
      <vt:variant>
        <vt:i4>0</vt:i4>
      </vt:variant>
      <vt:variant>
        <vt:i4>5</vt:i4>
      </vt:variant>
      <vt:variant>
        <vt:lpwstr/>
      </vt:variant>
      <vt:variant>
        <vt:lpwstr>_Toc168373023</vt:lpwstr>
      </vt:variant>
      <vt:variant>
        <vt:i4>1245246</vt:i4>
      </vt:variant>
      <vt:variant>
        <vt:i4>185</vt:i4>
      </vt:variant>
      <vt:variant>
        <vt:i4>0</vt:i4>
      </vt:variant>
      <vt:variant>
        <vt:i4>5</vt:i4>
      </vt:variant>
      <vt:variant>
        <vt:lpwstr/>
      </vt:variant>
      <vt:variant>
        <vt:lpwstr>_Toc168373022</vt:lpwstr>
      </vt:variant>
      <vt:variant>
        <vt:i4>1245246</vt:i4>
      </vt:variant>
      <vt:variant>
        <vt:i4>179</vt:i4>
      </vt:variant>
      <vt:variant>
        <vt:i4>0</vt:i4>
      </vt:variant>
      <vt:variant>
        <vt:i4>5</vt:i4>
      </vt:variant>
      <vt:variant>
        <vt:lpwstr/>
      </vt:variant>
      <vt:variant>
        <vt:lpwstr>_Toc168373021</vt:lpwstr>
      </vt:variant>
      <vt:variant>
        <vt:i4>1245246</vt:i4>
      </vt:variant>
      <vt:variant>
        <vt:i4>173</vt:i4>
      </vt:variant>
      <vt:variant>
        <vt:i4>0</vt:i4>
      </vt:variant>
      <vt:variant>
        <vt:i4>5</vt:i4>
      </vt:variant>
      <vt:variant>
        <vt:lpwstr/>
      </vt:variant>
      <vt:variant>
        <vt:lpwstr>_Toc168373020</vt:lpwstr>
      </vt:variant>
      <vt:variant>
        <vt:i4>1048638</vt:i4>
      </vt:variant>
      <vt:variant>
        <vt:i4>167</vt:i4>
      </vt:variant>
      <vt:variant>
        <vt:i4>0</vt:i4>
      </vt:variant>
      <vt:variant>
        <vt:i4>5</vt:i4>
      </vt:variant>
      <vt:variant>
        <vt:lpwstr/>
      </vt:variant>
      <vt:variant>
        <vt:lpwstr>_Toc168373019</vt:lpwstr>
      </vt:variant>
      <vt:variant>
        <vt:i4>1048638</vt:i4>
      </vt:variant>
      <vt:variant>
        <vt:i4>161</vt:i4>
      </vt:variant>
      <vt:variant>
        <vt:i4>0</vt:i4>
      </vt:variant>
      <vt:variant>
        <vt:i4>5</vt:i4>
      </vt:variant>
      <vt:variant>
        <vt:lpwstr/>
      </vt:variant>
      <vt:variant>
        <vt:lpwstr>_Toc168373018</vt:lpwstr>
      </vt:variant>
      <vt:variant>
        <vt:i4>1048638</vt:i4>
      </vt:variant>
      <vt:variant>
        <vt:i4>155</vt:i4>
      </vt:variant>
      <vt:variant>
        <vt:i4>0</vt:i4>
      </vt:variant>
      <vt:variant>
        <vt:i4>5</vt:i4>
      </vt:variant>
      <vt:variant>
        <vt:lpwstr/>
      </vt:variant>
      <vt:variant>
        <vt:lpwstr>_Toc168373017</vt:lpwstr>
      </vt:variant>
      <vt:variant>
        <vt:i4>1048638</vt:i4>
      </vt:variant>
      <vt:variant>
        <vt:i4>149</vt:i4>
      </vt:variant>
      <vt:variant>
        <vt:i4>0</vt:i4>
      </vt:variant>
      <vt:variant>
        <vt:i4>5</vt:i4>
      </vt:variant>
      <vt:variant>
        <vt:lpwstr/>
      </vt:variant>
      <vt:variant>
        <vt:lpwstr>_Toc168373016</vt:lpwstr>
      </vt:variant>
      <vt:variant>
        <vt:i4>1048638</vt:i4>
      </vt:variant>
      <vt:variant>
        <vt:i4>143</vt:i4>
      </vt:variant>
      <vt:variant>
        <vt:i4>0</vt:i4>
      </vt:variant>
      <vt:variant>
        <vt:i4>5</vt:i4>
      </vt:variant>
      <vt:variant>
        <vt:lpwstr/>
      </vt:variant>
      <vt:variant>
        <vt:lpwstr>_Toc168373015</vt:lpwstr>
      </vt:variant>
      <vt:variant>
        <vt:i4>1048638</vt:i4>
      </vt:variant>
      <vt:variant>
        <vt:i4>137</vt:i4>
      </vt:variant>
      <vt:variant>
        <vt:i4>0</vt:i4>
      </vt:variant>
      <vt:variant>
        <vt:i4>5</vt:i4>
      </vt:variant>
      <vt:variant>
        <vt:lpwstr/>
      </vt:variant>
      <vt:variant>
        <vt:lpwstr>_Toc168373014</vt:lpwstr>
      </vt:variant>
      <vt:variant>
        <vt:i4>1048638</vt:i4>
      </vt:variant>
      <vt:variant>
        <vt:i4>131</vt:i4>
      </vt:variant>
      <vt:variant>
        <vt:i4>0</vt:i4>
      </vt:variant>
      <vt:variant>
        <vt:i4>5</vt:i4>
      </vt:variant>
      <vt:variant>
        <vt:lpwstr/>
      </vt:variant>
      <vt:variant>
        <vt:lpwstr>_Toc168373013</vt:lpwstr>
      </vt:variant>
      <vt:variant>
        <vt:i4>1048638</vt:i4>
      </vt:variant>
      <vt:variant>
        <vt:i4>125</vt:i4>
      </vt:variant>
      <vt:variant>
        <vt:i4>0</vt:i4>
      </vt:variant>
      <vt:variant>
        <vt:i4>5</vt:i4>
      </vt:variant>
      <vt:variant>
        <vt:lpwstr/>
      </vt:variant>
      <vt:variant>
        <vt:lpwstr>_Toc168373012</vt:lpwstr>
      </vt:variant>
      <vt:variant>
        <vt:i4>1048638</vt:i4>
      </vt:variant>
      <vt:variant>
        <vt:i4>119</vt:i4>
      </vt:variant>
      <vt:variant>
        <vt:i4>0</vt:i4>
      </vt:variant>
      <vt:variant>
        <vt:i4>5</vt:i4>
      </vt:variant>
      <vt:variant>
        <vt:lpwstr/>
      </vt:variant>
      <vt:variant>
        <vt:lpwstr>_Toc168373011</vt:lpwstr>
      </vt:variant>
      <vt:variant>
        <vt:i4>1048638</vt:i4>
      </vt:variant>
      <vt:variant>
        <vt:i4>113</vt:i4>
      </vt:variant>
      <vt:variant>
        <vt:i4>0</vt:i4>
      </vt:variant>
      <vt:variant>
        <vt:i4>5</vt:i4>
      </vt:variant>
      <vt:variant>
        <vt:lpwstr/>
      </vt:variant>
      <vt:variant>
        <vt:lpwstr>_Toc168373010</vt:lpwstr>
      </vt:variant>
      <vt:variant>
        <vt:i4>1114174</vt:i4>
      </vt:variant>
      <vt:variant>
        <vt:i4>107</vt:i4>
      </vt:variant>
      <vt:variant>
        <vt:i4>0</vt:i4>
      </vt:variant>
      <vt:variant>
        <vt:i4>5</vt:i4>
      </vt:variant>
      <vt:variant>
        <vt:lpwstr/>
      </vt:variant>
      <vt:variant>
        <vt:lpwstr>_Toc168373009</vt:lpwstr>
      </vt:variant>
      <vt:variant>
        <vt:i4>1114174</vt:i4>
      </vt:variant>
      <vt:variant>
        <vt:i4>101</vt:i4>
      </vt:variant>
      <vt:variant>
        <vt:i4>0</vt:i4>
      </vt:variant>
      <vt:variant>
        <vt:i4>5</vt:i4>
      </vt:variant>
      <vt:variant>
        <vt:lpwstr/>
      </vt:variant>
      <vt:variant>
        <vt:lpwstr>_Toc168373008</vt:lpwstr>
      </vt:variant>
      <vt:variant>
        <vt:i4>1114174</vt:i4>
      </vt:variant>
      <vt:variant>
        <vt:i4>95</vt:i4>
      </vt:variant>
      <vt:variant>
        <vt:i4>0</vt:i4>
      </vt:variant>
      <vt:variant>
        <vt:i4>5</vt:i4>
      </vt:variant>
      <vt:variant>
        <vt:lpwstr/>
      </vt:variant>
      <vt:variant>
        <vt:lpwstr>_Toc168373007</vt:lpwstr>
      </vt:variant>
      <vt:variant>
        <vt:i4>1114174</vt:i4>
      </vt:variant>
      <vt:variant>
        <vt:i4>89</vt:i4>
      </vt:variant>
      <vt:variant>
        <vt:i4>0</vt:i4>
      </vt:variant>
      <vt:variant>
        <vt:i4>5</vt:i4>
      </vt:variant>
      <vt:variant>
        <vt:lpwstr/>
      </vt:variant>
      <vt:variant>
        <vt:lpwstr>_Toc168373006</vt:lpwstr>
      </vt:variant>
      <vt:variant>
        <vt:i4>1114174</vt:i4>
      </vt:variant>
      <vt:variant>
        <vt:i4>83</vt:i4>
      </vt:variant>
      <vt:variant>
        <vt:i4>0</vt:i4>
      </vt:variant>
      <vt:variant>
        <vt:i4>5</vt:i4>
      </vt:variant>
      <vt:variant>
        <vt:lpwstr/>
      </vt:variant>
      <vt:variant>
        <vt:lpwstr>_Toc168373005</vt:lpwstr>
      </vt:variant>
      <vt:variant>
        <vt:i4>1114174</vt:i4>
      </vt:variant>
      <vt:variant>
        <vt:i4>77</vt:i4>
      </vt:variant>
      <vt:variant>
        <vt:i4>0</vt:i4>
      </vt:variant>
      <vt:variant>
        <vt:i4>5</vt:i4>
      </vt:variant>
      <vt:variant>
        <vt:lpwstr/>
      </vt:variant>
      <vt:variant>
        <vt:lpwstr>_Toc168373004</vt:lpwstr>
      </vt:variant>
      <vt:variant>
        <vt:i4>1114174</vt:i4>
      </vt:variant>
      <vt:variant>
        <vt:i4>71</vt:i4>
      </vt:variant>
      <vt:variant>
        <vt:i4>0</vt:i4>
      </vt:variant>
      <vt:variant>
        <vt:i4>5</vt:i4>
      </vt:variant>
      <vt:variant>
        <vt:lpwstr/>
      </vt:variant>
      <vt:variant>
        <vt:lpwstr>_Toc168373003</vt:lpwstr>
      </vt:variant>
      <vt:variant>
        <vt:i4>1114174</vt:i4>
      </vt:variant>
      <vt:variant>
        <vt:i4>65</vt:i4>
      </vt:variant>
      <vt:variant>
        <vt:i4>0</vt:i4>
      </vt:variant>
      <vt:variant>
        <vt:i4>5</vt:i4>
      </vt:variant>
      <vt:variant>
        <vt:lpwstr/>
      </vt:variant>
      <vt:variant>
        <vt:lpwstr>_Toc168373002</vt:lpwstr>
      </vt:variant>
      <vt:variant>
        <vt:i4>1114174</vt:i4>
      </vt:variant>
      <vt:variant>
        <vt:i4>59</vt:i4>
      </vt:variant>
      <vt:variant>
        <vt:i4>0</vt:i4>
      </vt:variant>
      <vt:variant>
        <vt:i4>5</vt:i4>
      </vt:variant>
      <vt:variant>
        <vt:lpwstr/>
      </vt:variant>
      <vt:variant>
        <vt:lpwstr>_Toc168373001</vt:lpwstr>
      </vt:variant>
      <vt:variant>
        <vt:i4>1114174</vt:i4>
      </vt:variant>
      <vt:variant>
        <vt:i4>53</vt:i4>
      </vt:variant>
      <vt:variant>
        <vt:i4>0</vt:i4>
      </vt:variant>
      <vt:variant>
        <vt:i4>5</vt:i4>
      </vt:variant>
      <vt:variant>
        <vt:lpwstr/>
      </vt:variant>
      <vt:variant>
        <vt:lpwstr>_Toc168373000</vt:lpwstr>
      </vt:variant>
      <vt:variant>
        <vt:i4>1638455</vt:i4>
      </vt:variant>
      <vt:variant>
        <vt:i4>47</vt:i4>
      </vt:variant>
      <vt:variant>
        <vt:i4>0</vt:i4>
      </vt:variant>
      <vt:variant>
        <vt:i4>5</vt:i4>
      </vt:variant>
      <vt:variant>
        <vt:lpwstr/>
      </vt:variant>
      <vt:variant>
        <vt:lpwstr>_Toc168372999</vt:lpwstr>
      </vt:variant>
      <vt:variant>
        <vt:i4>1638455</vt:i4>
      </vt:variant>
      <vt:variant>
        <vt:i4>41</vt:i4>
      </vt:variant>
      <vt:variant>
        <vt:i4>0</vt:i4>
      </vt:variant>
      <vt:variant>
        <vt:i4>5</vt:i4>
      </vt:variant>
      <vt:variant>
        <vt:lpwstr/>
      </vt:variant>
      <vt:variant>
        <vt:lpwstr>_Toc168372998</vt:lpwstr>
      </vt:variant>
      <vt:variant>
        <vt:i4>1638455</vt:i4>
      </vt:variant>
      <vt:variant>
        <vt:i4>35</vt:i4>
      </vt:variant>
      <vt:variant>
        <vt:i4>0</vt:i4>
      </vt:variant>
      <vt:variant>
        <vt:i4>5</vt:i4>
      </vt:variant>
      <vt:variant>
        <vt:lpwstr/>
      </vt:variant>
      <vt:variant>
        <vt:lpwstr>_Toc168372997</vt:lpwstr>
      </vt:variant>
      <vt:variant>
        <vt:i4>1638455</vt:i4>
      </vt:variant>
      <vt:variant>
        <vt:i4>29</vt:i4>
      </vt:variant>
      <vt:variant>
        <vt:i4>0</vt:i4>
      </vt:variant>
      <vt:variant>
        <vt:i4>5</vt:i4>
      </vt:variant>
      <vt:variant>
        <vt:lpwstr/>
      </vt:variant>
      <vt:variant>
        <vt:lpwstr>_Toc168372996</vt:lpwstr>
      </vt:variant>
      <vt:variant>
        <vt:i4>1638455</vt:i4>
      </vt:variant>
      <vt:variant>
        <vt:i4>23</vt:i4>
      </vt:variant>
      <vt:variant>
        <vt:i4>0</vt:i4>
      </vt:variant>
      <vt:variant>
        <vt:i4>5</vt:i4>
      </vt:variant>
      <vt:variant>
        <vt:lpwstr/>
      </vt:variant>
      <vt:variant>
        <vt:lpwstr>_Toc168372995</vt:lpwstr>
      </vt:variant>
      <vt:variant>
        <vt:i4>1638455</vt:i4>
      </vt:variant>
      <vt:variant>
        <vt:i4>17</vt:i4>
      </vt:variant>
      <vt:variant>
        <vt:i4>0</vt:i4>
      </vt:variant>
      <vt:variant>
        <vt:i4>5</vt:i4>
      </vt:variant>
      <vt:variant>
        <vt:lpwstr/>
      </vt:variant>
      <vt:variant>
        <vt:lpwstr>_Toc168372994</vt:lpwstr>
      </vt:variant>
      <vt:variant>
        <vt:i4>1638455</vt:i4>
      </vt:variant>
      <vt:variant>
        <vt:i4>11</vt:i4>
      </vt:variant>
      <vt:variant>
        <vt:i4>0</vt:i4>
      </vt:variant>
      <vt:variant>
        <vt:i4>5</vt:i4>
      </vt:variant>
      <vt:variant>
        <vt:lpwstr/>
      </vt:variant>
      <vt:variant>
        <vt:lpwstr>_Toc168372993</vt:lpwstr>
      </vt:variant>
      <vt:variant>
        <vt:i4>1638455</vt:i4>
      </vt:variant>
      <vt:variant>
        <vt:i4>5</vt:i4>
      </vt:variant>
      <vt:variant>
        <vt:i4>0</vt:i4>
      </vt:variant>
      <vt:variant>
        <vt:i4>5</vt:i4>
      </vt:variant>
      <vt:variant>
        <vt:lpwstr/>
      </vt:variant>
      <vt:variant>
        <vt:lpwstr>_Toc168372992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Computational rules for eNCA analysis engine</dc:title>
  <dc:creator>thomas.g.tensfeldt@pfizer.com</dc:creator>
  <cp:lastModifiedBy>Tensfeldt, Thomas G</cp:lastModifiedBy>
  <cp:revision>25</cp:revision>
  <cp:lastPrinted>2007-04-29T14:42:00Z</cp:lastPrinted>
  <dcterms:created xsi:type="dcterms:W3CDTF">2019-10-29T02:37:00Z</dcterms:created>
  <dcterms:modified xsi:type="dcterms:W3CDTF">2020-01-15T21:04:00Z</dcterms:modified>
</cp:coreProperties>
</file>