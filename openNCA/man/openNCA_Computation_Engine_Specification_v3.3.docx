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bookmarkStart w:id="0" w:name="_GoBack"/>
      <w:bookmarkEnd w:id="0"/>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r>
        <w:rPr>
          <w:b/>
          <w:bCs/>
          <w:kern w:val="36"/>
          <w:sz w:val="36"/>
          <w:szCs w:val="36"/>
        </w:rPr>
        <w:t>open</w:t>
      </w:r>
      <w:r w:rsidR="003E52B3">
        <w:rPr>
          <w:b/>
          <w:bCs/>
          <w:kern w:val="36"/>
          <w:sz w:val="36"/>
          <w:szCs w:val="36"/>
        </w:rPr>
        <w:t xml:space="preserve">NCA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515CB0">
        <w:rPr>
          <w:b/>
          <w:bCs/>
          <w:kern w:val="36"/>
          <w:sz w:val="36"/>
          <w:szCs w:val="36"/>
        </w:rPr>
        <w:t>3</w:t>
      </w:r>
      <w:r>
        <w:rPr>
          <w:b/>
          <w:bCs/>
          <w:kern w:val="36"/>
          <w:sz w:val="36"/>
          <w:szCs w:val="36"/>
        </w:rPr>
        <w:t>.</w:t>
      </w:r>
      <w:r w:rsidR="00CF3DA3">
        <w:rPr>
          <w:b/>
          <w:bCs/>
          <w:kern w:val="36"/>
          <w:sz w:val="36"/>
          <w:szCs w:val="36"/>
        </w:rPr>
        <w:t>3</w:t>
      </w:r>
    </w:p>
    <w:p w:rsidR="003E52B3" w:rsidRDefault="00CE0400">
      <w:pPr>
        <w:spacing w:after="100"/>
        <w:jc w:val="center"/>
        <w:rPr>
          <w:b/>
          <w:bCs/>
          <w:kern w:val="36"/>
          <w:sz w:val="36"/>
          <w:szCs w:val="36"/>
        </w:rPr>
      </w:pPr>
      <w:r>
        <w:rPr>
          <w:b/>
          <w:bCs/>
          <w:kern w:val="36"/>
          <w:sz w:val="36"/>
          <w:szCs w:val="36"/>
        </w:rPr>
        <w:t>2</w:t>
      </w:r>
      <w:r w:rsidR="006E0493">
        <w:rPr>
          <w:b/>
          <w:bCs/>
          <w:kern w:val="36"/>
          <w:sz w:val="36"/>
          <w:szCs w:val="36"/>
        </w:rPr>
        <w:t>7</w:t>
      </w:r>
      <w:r w:rsidR="00D674E7">
        <w:rPr>
          <w:b/>
          <w:bCs/>
          <w:kern w:val="36"/>
          <w:sz w:val="36"/>
          <w:szCs w:val="36"/>
        </w:rPr>
        <w:t xml:space="preserve"> </w:t>
      </w:r>
      <w:r w:rsidR="003021DA">
        <w:rPr>
          <w:b/>
          <w:bCs/>
          <w:kern w:val="36"/>
          <w:sz w:val="36"/>
          <w:szCs w:val="36"/>
        </w:rPr>
        <w:t xml:space="preserve">Feb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1" w:name="_Toc5186395"/>
      <w:r w:rsidRPr="00697948">
        <w:lastRenderedPageBreak/>
        <w:t>Table of Contents</w:t>
      </w:r>
      <w:bookmarkEnd w:id="1"/>
    </w:p>
    <w:p w:rsidR="00811809" w:rsidRDefault="00811809" w:rsidP="00697948">
      <w:pPr>
        <w:pStyle w:val="TOC1"/>
      </w:pPr>
    </w:p>
    <w:p w:rsidR="003D5CA1"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5186395" w:history="1">
        <w:r w:rsidR="003D5CA1" w:rsidRPr="0077217E">
          <w:rPr>
            <w:rStyle w:val="Hyperlink"/>
            <w:noProof/>
          </w:rPr>
          <w:t>Table of Contents</w:t>
        </w:r>
        <w:r w:rsidR="003D5CA1">
          <w:rPr>
            <w:noProof/>
            <w:webHidden/>
          </w:rPr>
          <w:tab/>
        </w:r>
        <w:r w:rsidR="003D5CA1">
          <w:rPr>
            <w:noProof/>
            <w:webHidden/>
          </w:rPr>
          <w:fldChar w:fldCharType="begin"/>
        </w:r>
        <w:r w:rsidR="003D5CA1">
          <w:rPr>
            <w:noProof/>
            <w:webHidden/>
          </w:rPr>
          <w:instrText xml:space="preserve"> PAGEREF _Toc5186395 \h </w:instrText>
        </w:r>
        <w:r w:rsidR="003D5CA1">
          <w:rPr>
            <w:noProof/>
            <w:webHidden/>
          </w:rPr>
        </w:r>
        <w:r w:rsidR="003D5CA1">
          <w:rPr>
            <w:noProof/>
            <w:webHidden/>
          </w:rPr>
          <w:fldChar w:fldCharType="separate"/>
        </w:r>
        <w:r w:rsidR="003D5CA1">
          <w:rPr>
            <w:noProof/>
            <w:webHidden/>
          </w:rPr>
          <w:t>3</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396" w:history="1">
        <w:r w:rsidR="003D5CA1" w:rsidRPr="0077217E">
          <w:rPr>
            <w:rStyle w:val="Hyperlink"/>
            <w:noProof/>
          </w:rPr>
          <w:t>Document History</w:t>
        </w:r>
        <w:r w:rsidR="003D5CA1">
          <w:rPr>
            <w:noProof/>
            <w:webHidden/>
          </w:rPr>
          <w:tab/>
        </w:r>
        <w:r w:rsidR="003D5CA1">
          <w:rPr>
            <w:noProof/>
            <w:webHidden/>
          </w:rPr>
          <w:fldChar w:fldCharType="begin"/>
        </w:r>
        <w:r w:rsidR="003D5CA1">
          <w:rPr>
            <w:noProof/>
            <w:webHidden/>
          </w:rPr>
          <w:instrText xml:space="preserve"> PAGEREF _Toc5186396 \h </w:instrText>
        </w:r>
        <w:r w:rsidR="003D5CA1">
          <w:rPr>
            <w:noProof/>
            <w:webHidden/>
          </w:rPr>
        </w:r>
        <w:r w:rsidR="003D5CA1">
          <w:rPr>
            <w:noProof/>
            <w:webHidden/>
          </w:rPr>
          <w:fldChar w:fldCharType="separate"/>
        </w:r>
        <w:r w:rsidR="003D5CA1">
          <w:rPr>
            <w:noProof/>
            <w:webHidden/>
          </w:rPr>
          <w:t>5</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397" w:history="1">
        <w:r w:rsidR="003D5CA1" w:rsidRPr="0077217E">
          <w:rPr>
            <w:rStyle w:val="Hyperlink"/>
            <w:noProof/>
          </w:rPr>
          <w:t>1. Overview</w:t>
        </w:r>
        <w:r w:rsidR="003D5CA1">
          <w:rPr>
            <w:noProof/>
            <w:webHidden/>
          </w:rPr>
          <w:tab/>
        </w:r>
        <w:r w:rsidR="003D5CA1">
          <w:rPr>
            <w:noProof/>
            <w:webHidden/>
          </w:rPr>
          <w:fldChar w:fldCharType="begin"/>
        </w:r>
        <w:r w:rsidR="003D5CA1">
          <w:rPr>
            <w:noProof/>
            <w:webHidden/>
          </w:rPr>
          <w:instrText xml:space="preserve"> PAGEREF _Toc5186397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398" w:history="1">
        <w:r w:rsidR="003D5CA1" w:rsidRPr="0077217E">
          <w:rPr>
            <w:rStyle w:val="Hyperlink"/>
            <w:noProof/>
          </w:rPr>
          <w:t>2. Purpose</w:t>
        </w:r>
        <w:r w:rsidR="003D5CA1">
          <w:rPr>
            <w:noProof/>
            <w:webHidden/>
          </w:rPr>
          <w:tab/>
        </w:r>
        <w:r w:rsidR="003D5CA1">
          <w:rPr>
            <w:noProof/>
            <w:webHidden/>
          </w:rPr>
          <w:fldChar w:fldCharType="begin"/>
        </w:r>
        <w:r w:rsidR="003D5CA1">
          <w:rPr>
            <w:noProof/>
            <w:webHidden/>
          </w:rPr>
          <w:instrText xml:space="preserve"> PAGEREF _Toc5186398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399" w:history="1">
        <w:r w:rsidR="003D5CA1" w:rsidRPr="0077217E">
          <w:rPr>
            <w:rStyle w:val="Hyperlink"/>
            <w:noProof/>
          </w:rPr>
          <w:t>3. Document Scope</w:t>
        </w:r>
        <w:r w:rsidR="003D5CA1">
          <w:rPr>
            <w:noProof/>
            <w:webHidden/>
          </w:rPr>
          <w:tab/>
        </w:r>
        <w:r w:rsidR="003D5CA1">
          <w:rPr>
            <w:noProof/>
            <w:webHidden/>
          </w:rPr>
          <w:fldChar w:fldCharType="begin"/>
        </w:r>
        <w:r w:rsidR="003D5CA1">
          <w:rPr>
            <w:noProof/>
            <w:webHidden/>
          </w:rPr>
          <w:instrText xml:space="preserve"> PAGEREF _Toc5186399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400" w:history="1">
        <w:r w:rsidR="003D5CA1" w:rsidRPr="0077217E">
          <w:rPr>
            <w:rStyle w:val="Hyperlink"/>
            <w:noProof/>
          </w:rPr>
          <w:t>4. Non-Compartmental Analysis Models/Parameters</w:t>
        </w:r>
        <w:r w:rsidR="003D5CA1">
          <w:rPr>
            <w:noProof/>
            <w:webHidden/>
          </w:rPr>
          <w:tab/>
        </w:r>
        <w:r w:rsidR="003D5CA1">
          <w:rPr>
            <w:noProof/>
            <w:webHidden/>
          </w:rPr>
          <w:fldChar w:fldCharType="begin"/>
        </w:r>
        <w:r w:rsidR="003D5CA1">
          <w:rPr>
            <w:noProof/>
            <w:webHidden/>
          </w:rPr>
          <w:instrText xml:space="preserve"> PAGEREF _Toc5186400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01" w:history="1">
        <w:r w:rsidR="003D5CA1" w:rsidRPr="0077217E">
          <w:rPr>
            <w:rStyle w:val="Hyperlink"/>
            <w:noProof/>
          </w:rPr>
          <w:t>4.1. Definitions</w:t>
        </w:r>
        <w:r w:rsidR="003D5CA1">
          <w:rPr>
            <w:noProof/>
            <w:webHidden/>
          </w:rPr>
          <w:tab/>
        </w:r>
        <w:r w:rsidR="003D5CA1">
          <w:rPr>
            <w:noProof/>
            <w:webHidden/>
          </w:rPr>
          <w:fldChar w:fldCharType="begin"/>
        </w:r>
        <w:r w:rsidR="003D5CA1">
          <w:rPr>
            <w:noProof/>
            <w:webHidden/>
          </w:rPr>
          <w:instrText xml:space="preserve"> PAGEREF _Toc5186401 \h </w:instrText>
        </w:r>
        <w:r w:rsidR="003D5CA1">
          <w:rPr>
            <w:noProof/>
            <w:webHidden/>
          </w:rPr>
        </w:r>
        <w:r w:rsidR="003D5CA1">
          <w:rPr>
            <w:noProof/>
            <w:webHidden/>
          </w:rPr>
          <w:fldChar w:fldCharType="separate"/>
        </w:r>
        <w:r w:rsidR="003D5CA1">
          <w:rPr>
            <w:noProof/>
            <w:webHidden/>
          </w:rPr>
          <w:t>6</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02" w:history="1">
        <w:r w:rsidR="003D5CA1" w:rsidRPr="0077217E">
          <w:rPr>
            <w:rStyle w:val="Hyperlink"/>
            <w:noProof/>
          </w:rPr>
          <w:t>4.2. Models</w:t>
        </w:r>
        <w:r w:rsidR="003D5CA1">
          <w:rPr>
            <w:noProof/>
            <w:webHidden/>
          </w:rPr>
          <w:tab/>
        </w:r>
        <w:r w:rsidR="003D5CA1">
          <w:rPr>
            <w:noProof/>
            <w:webHidden/>
          </w:rPr>
          <w:fldChar w:fldCharType="begin"/>
        </w:r>
        <w:r w:rsidR="003D5CA1">
          <w:rPr>
            <w:noProof/>
            <w:webHidden/>
          </w:rPr>
          <w:instrText xml:space="preserve"> PAGEREF _Toc5186402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03" w:history="1">
        <w:r w:rsidR="003D5CA1" w:rsidRPr="0077217E">
          <w:rPr>
            <w:rStyle w:val="Hyperlink"/>
            <w:noProof/>
          </w:rPr>
          <w:t>4.3. Model Configuration Template</w:t>
        </w:r>
        <w:r w:rsidR="003D5CA1">
          <w:rPr>
            <w:noProof/>
            <w:webHidden/>
          </w:rPr>
          <w:tab/>
        </w:r>
        <w:r w:rsidR="003D5CA1">
          <w:rPr>
            <w:noProof/>
            <w:webHidden/>
          </w:rPr>
          <w:fldChar w:fldCharType="begin"/>
        </w:r>
        <w:r w:rsidR="003D5CA1">
          <w:rPr>
            <w:noProof/>
            <w:webHidden/>
          </w:rPr>
          <w:instrText xml:space="preserve"> PAGEREF _Toc5186403 \h </w:instrText>
        </w:r>
        <w:r w:rsidR="003D5CA1">
          <w:rPr>
            <w:noProof/>
            <w:webHidden/>
          </w:rPr>
        </w:r>
        <w:r w:rsidR="003D5CA1">
          <w:rPr>
            <w:noProof/>
            <w:webHidden/>
          </w:rPr>
          <w:fldChar w:fldCharType="separate"/>
        </w:r>
        <w:r w:rsidR="003D5CA1">
          <w:rPr>
            <w:noProof/>
            <w:webHidden/>
          </w:rPr>
          <w:t>7</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04" w:history="1">
        <w:r w:rsidR="003D5CA1" w:rsidRPr="0077217E">
          <w:rPr>
            <w:rStyle w:val="Hyperlink"/>
            <w:noProof/>
          </w:rPr>
          <w:t>4.1. Secondary Configuration Template</w:t>
        </w:r>
        <w:r w:rsidR="003D5CA1">
          <w:rPr>
            <w:noProof/>
            <w:webHidden/>
          </w:rPr>
          <w:tab/>
        </w:r>
        <w:r w:rsidR="003D5CA1">
          <w:rPr>
            <w:noProof/>
            <w:webHidden/>
          </w:rPr>
          <w:fldChar w:fldCharType="begin"/>
        </w:r>
        <w:r w:rsidR="003D5CA1">
          <w:rPr>
            <w:noProof/>
            <w:webHidden/>
          </w:rPr>
          <w:instrText xml:space="preserve"> PAGEREF _Toc5186404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405" w:history="1">
        <w:r w:rsidR="003D5CA1" w:rsidRPr="0077217E">
          <w:rPr>
            <w:rStyle w:val="Hyperlink"/>
            <w:noProof/>
          </w:rPr>
          <w:t>5. Parameter Units</w:t>
        </w:r>
        <w:r w:rsidR="003D5CA1">
          <w:rPr>
            <w:noProof/>
            <w:webHidden/>
          </w:rPr>
          <w:tab/>
        </w:r>
        <w:r w:rsidR="003D5CA1">
          <w:rPr>
            <w:noProof/>
            <w:webHidden/>
          </w:rPr>
          <w:fldChar w:fldCharType="begin"/>
        </w:r>
        <w:r w:rsidR="003D5CA1">
          <w:rPr>
            <w:noProof/>
            <w:webHidden/>
          </w:rPr>
          <w:instrText xml:space="preserve"> PAGEREF _Toc5186405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06" w:history="1">
        <w:r w:rsidR="003D5CA1" w:rsidRPr="0077217E">
          <w:rPr>
            <w:rStyle w:val="Hyperlink"/>
            <w:noProof/>
          </w:rPr>
          <w:t>5.1. Parameter Unit Classes</w:t>
        </w:r>
        <w:r w:rsidR="003D5CA1">
          <w:rPr>
            <w:noProof/>
            <w:webHidden/>
          </w:rPr>
          <w:tab/>
        </w:r>
        <w:r w:rsidR="003D5CA1">
          <w:rPr>
            <w:noProof/>
            <w:webHidden/>
          </w:rPr>
          <w:fldChar w:fldCharType="begin"/>
        </w:r>
        <w:r w:rsidR="003D5CA1">
          <w:rPr>
            <w:noProof/>
            <w:webHidden/>
          </w:rPr>
          <w:instrText xml:space="preserve"> PAGEREF _Toc5186406 \h </w:instrText>
        </w:r>
        <w:r w:rsidR="003D5CA1">
          <w:rPr>
            <w:noProof/>
            <w:webHidden/>
          </w:rPr>
        </w:r>
        <w:r w:rsidR="003D5CA1">
          <w:rPr>
            <w:noProof/>
            <w:webHidden/>
          </w:rPr>
          <w:fldChar w:fldCharType="separate"/>
        </w:r>
        <w:r w:rsidR="003D5CA1">
          <w:rPr>
            <w:noProof/>
            <w:webHidden/>
          </w:rPr>
          <w:t>16</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07" w:history="1">
        <w:r w:rsidR="003D5CA1" w:rsidRPr="0077217E">
          <w:rPr>
            <w:rStyle w:val="Hyperlink"/>
            <w:noProof/>
          </w:rPr>
          <w:t>5.2. Parameter Unit Conversions</w:t>
        </w:r>
        <w:r w:rsidR="003D5CA1">
          <w:rPr>
            <w:noProof/>
            <w:webHidden/>
          </w:rPr>
          <w:tab/>
        </w:r>
        <w:r w:rsidR="003D5CA1">
          <w:rPr>
            <w:noProof/>
            <w:webHidden/>
          </w:rPr>
          <w:fldChar w:fldCharType="begin"/>
        </w:r>
        <w:r w:rsidR="003D5CA1">
          <w:rPr>
            <w:noProof/>
            <w:webHidden/>
          </w:rPr>
          <w:instrText xml:space="preserve"> PAGEREF _Toc5186407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408" w:history="1">
        <w:r w:rsidR="003D5CA1" w:rsidRPr="0077217E">
          <w:rPr>
            <w:rStyle w:val="Hyperlink"/>
            <w:noProof/>
          </w:rPr>
          <w:t>6. Parameter significant figures and decimal places</w:t>
        </w:r>
        <w:r w:rsidR="003D5CA1">
          <w:rPr>
            <w:noProof/>
            <w:webHidden/>
          </w:rPr>
          <w:tab/>
        </w:r>
        <w:r w:rsidR="003D5CA1">
          <w:rPr>
            <w:noProof/>
            <w:webHidden/>
          </w:rPr>
          <w:fldChar w:fldCharType="begin"/>
        </w:r>
        <w:r w:rsidR="003D5CA1">
          <w:rPr>
            <w:noProof/>
            <w:webHidden/>
          </w:rPr>
          <w:instrText xml:space="preserve"> PAGEREF _Toc5186408 \h </w:instrText>
        </w:r>
        <w:r w:rsidR="003D5CA1">
          <w:rPr>
            <w:noProof/>
            <w:webHidden/>
          </w:rPr>
        </w:r>
        <w:r w:rsidR="003D5CA1">
          <w:rPr>
            <w:noProof/>
            <w:webHidden/>
          </w:rPr>
          <w:fldChar w:fldCharType="separate"/>
        </w:r>
        <w:r w:rsidR="003D5CA1">
          <w:rPr>
            <w:noProof/>
            <w:webHidden/>
          </w:rPr>
          <w:t>20</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09" w:history="1">
        <w:r w:rsidR="003D5CA1" w:rsidRPr="0077217E">
          <w:rPr>
            <w:rStyle w:val="Hyperlink"/>
            <w:noProof/>
          </w:rPr>
          <w:t>6.1. Automated Reporting Presentations</w:t>
        </w:r>
        <w:r w:rsidR="003D5CA1">
          <w:rPr>
            <w:noProof/>
            <w:webHidden/>
          </w:rPr>
          <w:tab/>
        </w:r>
        <w:r w:rsidR="003D5CA1">
          <w:rPr>
            <w:noProof/>
            <w:webHidden/>
          </w:rPr>
          <w:fldChar w:fldCharType="begin"/>
        </w:r>
        <w:r w:rsidR="003D5CA1">
          <w:rPr>
            <w:noProof/>
            <w:webHidden/>
          </w:rPr>
          <w:instrText xml:space="preserve"> PAGEREF _Toc5186409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10" w:history="1">
        <w:r w:rsidR="003D5CA1" w:rsidRPr="0077217E">
          <w:rPr>
            <w:rStyle w:val="Hyperlink"/>
            <w:noProof/>
          </w:rPr>
          <w:t>6.2. Publishing Results Presentation</w:t>
        </w:r>
        <w:r w:rsidR="003D5CA1">
          <w:rPr>
            <w:noProof/>
            <w:webHidden/>
          </w:rPr>
          <w:tab/>
        </w:r>
        <w:r w:rsidR="003D5CA1">
          <w:rPr>
            <w:noProof/>
            <w:webHidden/>
          </w:rPr>
          <w:fldChar w:fldCharType="begin"/>
        </w:r>
        <w:r w:rsidR="003D5CA1">
          <w:rPr>
            <w:noProof/>
            <w:webHidden/>
          </w:rPr>
          <w:instrText xml:space="preserve"> PAGEREF _Toc5186410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411" w:history="1">
        <w:r w:rsidR="003D5CA1" w:rsidRPr="0077217E">
          <w:rPr>
            <w:rStyle w:val="Hyperlink"/>
            <w:noProof/>
          </w:rPr>
          <w:t>7. Pre Computation Checks and Dataset or Computation Flag Definitions</w:t>
        </w:r>
        <w:r w:rsidR="003D5CA1">
          <w:rPr>
            <w:noProof/>
            <w:webHidden/>
          </w:rPr>
          <w:tab/>
        </w:r>
        <w:r w:rsidR="003D5CA1">
          <w:rPr>
            <w:noProof/>
            <w:webHidden/>
          </w:rPr>
          <w:fldChar w:fldCharType="begin"/>
        </w:r>
        <w:r w:rsidR="003D5CA1">
          <w:rPr>
            <w:noProof/>
            <w:webHidden/>
          </w:rPr>
          <w:instrText xml:space="preserve"> PAGEREF _Toc5186411 \h </w:instrText>
        </w:r>
        <w:r w:rsidR="003D5CA1">
          <w:rPr>
            <w:noProof/>
            <w:webHidden/>
          </w:rPr>
        </w:r>
        <w:r w:rsidR="003D5CA1">
          <w:rPr>
            <w:noProof/>
            <w:webHidden/>
          </w:rPr>
          <w:fldChar w:fldCharType="separate"/>
        </w:r>
        <w:r w:rsidR="003D5CA1">
          <w:rPr>
            <w:noProof/>
            <w:webHidden/>
          </w:rPr>
          <w:t>21</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12" w:history="1">
        <w:r w:rsidR="003D5CA1" w:rsidRPr="0077217E">
          <w:rPr>
            <w:rStyle w:val="Hyperlink"/>
            <w:noProof/>
          </w:rPr>
          <w:t>7.1. Data Items Required – Configuration of Dataset</w:t>
        </w:r>
        <w:r w:rsidR="003D5CA1">
          <w:rPr>
            <w:noProof/>
            <w:webHidden/>
          </w:rPr>
          <w:tab/>
        </w:r>
        <w:r w:rsidR="003D5CA1">
          <w:rPr>
            <w:noProof/>
            <w:webHidden/>
          </w:rPr>
          <w:fldChar w:fldCharType="begin"/>
        </w:r>
        <w:r w:rsidR="003D5CA1">
          <w:rPr>
            <w:noProof/>
            <w:webHidden/>
          </w:rPr>
          <w:instrText xml:space="preserve"> PAGEREF _Toc5186412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13" w:history="1">
        <w:r w:rsidR="003D5CA1" w:rsidRPr="0077217E">
          <w:rPr>
            <w:rStyle w:val="Hyperlink"/>
            <w:noProof/>
          </w:rPr>
          <w:t>7.2. FLAGS Dataset</w:t>
        </w:r>
        <w:r w:rsidR="003D5CA1">
          <w:rPr>
            <w:noProof/>
            <w:webHidden/>
          </w:rPr>
          <w:tab/>
        </w:r>
        <w:r w:rsidR="003D5CA1">
          <w:rPr>
            <w:noProof/>
            <w:webHidden/>
          </w:rPr>
          <w:fldChar w:fldCharType="begin"/>
        </w:r>
        <w:r w:rsidR="003D5CA1">
          <w:rPr>
            <w:noProof/>
            <w:webHidden/>
          </w:rPr>
          <w:instrText xml:space="preserve"> PAGEREF _Toc5186413 \h </w:instrText>
        </w:r>
        <w:r w:rsidR="003D5CA1">
          <w:rPr>
            <w:noProof/>
            <w:webHidden/>
          </w:rPr>
        </w:r>
        <w:r w:rsidR="003D5CA1">
          <w:rPr>
            <w:noProof/>
            <w:webHidden/>
          </w:rPr>
          <w:fldChar w:fldCharType="separate"/>
        </w:r>
        <w:r w:rsidR="003D5CA1">
          <w:rPr>
            <w:noProof/>
            <w:webHidden/>
          </w:rPr>
          <w:t>30</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14" w:history="1">
        <w:r w:rsidR="003D5CA1" w:rsidRPr="0077217E">
          <w:rPr>
            <w:rStyle w:val="Hyperlink"/>
            <w:noProof/>
          </w:rPr>
          <w:t>7.2.1. Example FLAGS Dataset</w:t>
        </w:r>
        <w:r w:rsidR="003D5CA1">
          <w:rPr>
            <w:noProof/>
            <w:webHidden/>
          </w:rPr>
          <w:tab/>
        </w:r>
        <w:r w:rsidR="003D5CA1">
          <w:rPr>
            <w:noProof/>
            <w:webHidden/>
          </w:rPr>
          <w:fldChar w:fldCharType="begin"/>
        </w:r>
        <w:r w:rsidR="003D5CA1">
          <w:rPr>
            <w:noProof/>
            <w:webHidden/>
          </w:rPr>
          <w:instrText xml:space="preserve"> PAGEREF _Toc5186414 \h </w:instrText>
        </w:r>
        <w:r w:rsidR="003D5CA1">
          <w:rPr>
            <w:noProof/>
            <w:webHidden/>
          </w:rPr>
        </w:r>
        <w:r w:rsidR="003D5CA1">
          <w:rPr>
            <w:noProof/>
            <w:webHidden/>
          </w:rPr>
          <w:fldChar w:fldCharType="separate"/>
        </w:r>
        <w:r w:rsidR="003D5CA1">
          <w:rPr>
            <w:noProof/>
            <w:webHidden/>
          </w:rPr>
          <w:t>32</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415" w:history="1">
        <w:r w:rsidR="003D5CA1" w:rsidRPr="0077217E">
          <w:rPr>
            <w:rStyle w:val="Hyperlink"/>
            <w:noProof/>
          </w:rPr>
          <w:t>8. Primary Parameter Calculations</w:t>
        </w:r>
        <w:r w:rsidR="003D5CA1">
          <w:rPr>
            <w:noProof/>
            <w:webHidden/>
          </w:rPr>
          <w:tab/>
        </w:r>
        <w:r w:rsidR="003D5CA1">
          <w:rPr>
            <w:noProof/>
            <w:webHidden/>
          </w:rPr>
          <w:fldChar w:fldCharType="begin"/>
        </w:r>
        <w:r w:rsidR="003D5CA1">
          <w:rPr>
            <w:noProof/>
            <w:webHidden/>
          </w:rPr>
          <w:instrText xml:space="preserve"> PAGEREF _Toc5186415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16" w:history="1">
        <w:r w:rsidR="003D5CA1" w:rsidRPr="0077217E">
          <w:rPr>
            <w:rStyle w:val="Hyperlink"/>
            <w:noProof/>
          </w:rPr>
          <w:t>8.1. Matrix Independent Parameters</w:t>
        </w:r>
        <w:r w:rsidR="003D5CA1">
          <w:rPr>
            <w:noProof/>
            <w:webHidden/>
          </w:rPr>
          <w:tab/>
        </w:r>
        <w:r w:rsidR="003D5CA1">
          <w:rPr>
            <w:noProof/>
            <w:webHidden/>
          </w:rPr>
          <w:fldChar w:fldCharType="begin"/>
        </w:r>
        <w:r w:rsidR="003D5CA1">
          <w:rPr>
            <w:noProof/>
            <w:webHidden/>
          </w:rPr>
          <w:instrText xml:space="preserve"> PAGEREF _Toc5186416 \h </w:instrText>
        </w:r>
        <w:r w:rsidR="003D5CA1">
          <w:rPr>
            <w:noProof/>
            <w:webHidden/>
          </w:rPr>
        </w:r>
        <w:r w:rsidR="003D5CA1">
          <w:rPr>
            <w:noProof/>
            <w:webHidden/>
          </w:rPr>
          <w:fldChar w:fldCharType="separate"/>
        </w:r>
        <w:r w:rsidR="003D5CA1">
          <w:rPr>
            <w:noProof/>
            <w:webHidden/>
          </w:rPr>
          <w:t>33</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17" w:history="1">
        <w:r w:rsidR="003D5CA1" w:rsidRPr="0077217E">
          <w:rPr>
            <w:rStyle w:val="Hyperlink"/>
            <w:noProof/>
          </w:rPr>
          <w:t>8.2. Matrix Dependent Parameters</w:t>
        </w:r>
        <w:r w:rsidR="003D5CA1">
          <w:rPr>
            <w:noProof/>
            <w:webHidden/>
          </w:rPr>
          <w:tab/>
        </w:r>
        <w:r w:rsidR="003D5CA1">
          <w:rPr>
            <w:noProof/>
            <w:webHidden/>
          </w:rPr>
          <w:fldChar w:fldCharType="begin"/>
        </w:r>
        <w:r w:rsidR="003D5CA1">
          <w:rPr>
            <w:noProof/>
            <w:webHidden/>
          </w:rPr>
          <w:instrText xml:space="preserve"> PAGEREF _Toc5186417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18" w:history="1">
        <w:r w:rsidR="003D5CA1" w:rsidRPr="0077217E">
          <w:rPr>
            <w:rStyle w:val="Hyperlink"/>
            <w:noProof/>
          </w:rPr>
          <w:t>8.2.1. Blood/Serum/Plasma</w:t>
        </w:r>
        <w:r w:rsidR="003D5CA1">
          <w:rPr>
            <w:noProof/>
            <w:webHidden/>
          </w:rPr>
          <w:tab/>
        </w:r>
        <w:r w:rsidR="003D5CA1">
          <w:rPr>
            <w:noProof/>
            <w:webHidden/>
          </w:rPr>
          <w:fldChar w:fldCharType="begin"/>
        </w:r>
        <w:r w:rsidR="003D5CA1">
          <w:rPr>
            <w:noProof/>
            <w:webHidden/>
          </w:rPr>
          <w:instrText xml:space="preserve"> PAGEREF _Toc5186418 \h </w:instrText>
        </w:r>
        <w:r w:rsidR="003D5CA1">
          <w:rPr>
            <w:noProof/>
            <w:webHidden/>
          </w:rPr>
        </w:r>
        <w:r w:rsidR="003D5CA1">
          <w:rPr>
            <w:noProof/>
            <w:webHidden/>
          </w:rPr>
          <w:fldChar w:fldCharType="separate"/>
        </w:r>
        <w:r w:rsidR="003D5CA1">
          <w:rPr>
            <w:noProof/>
            <w:webHidden/>
          </w:rPr>
          <w:t>34</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19" w:history="1">
        <w:r w:rsidR="003D5CA1" w:rsidRPr="0077217E">
          <w:rPr>
            <w:rStyle w:val="Hyperlink"/>
            <w:noProof/>
          </w:rPr>
          <w:t>8.2.2. Urine</w:t>
        </w:r>
        <w:r w:rsidR="003D5CA1">
          <w:rPr>
            <w:noProof/>
            <w:webHidden/>
          </w:rPr>
          <w:tab/>
        </w:r>
        <w:r w:rsidR="003D5CA1">
          <w:rPr>
            <w:noProof/>
            <w:webHidden/>
          </w:rPr>
          <w:fldChar w:fldCharType="begin"/>
        </w:r>
        <w:r w:rsidR="003D5CA1">
          <w:rPr>
            <w:noProof/>
            <w:webHidden/>
          </w:rPr>
          <w:instrText xml:space="preserve"> PAGEREF _Toc5186419 \h </w:instrText>
        </w:r>
        <w:r w:rsidR="003D5CA1">
          <w:rPr>
            <w:noProof/>
            <w:webHidden/>
          </w:rPr>
        </w:r>
        <w:r w:rsidR="003D5CA1">
          <w:rPr>
            <w:noProof/>
            <w:webHidden/>
          </w:rPr>
          <w:fldChar w:fldCharType="separate"/>
        </w:r>
        <w:r w:rsidR="003D5CA1">
          <w:rPr>
            <w:noProof/>
            <w:webHidden/>
          </w:rPr>
          <w:t>78</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20" w:history="1">
        <w:r w:rsidR="003D5CA1" w:rsidRPr="0077217E">
          <w:rPr>
            <w:rStyle w:val="Hyperlink"/>
            <w:noProof/>
          </w:rPr>
          <w:t xml:space="preserve">8.2.3. Derived PK Parameters </w:t>
        </w:r>
        <w:r w:rsidR="003D5CA1" w:rsidRPr="0077217E">
          <w:rPr>
            <w:rStyle w:val="Hyperlink"/>
            <w:rFonts w:eastAsia="Times New Roman"/>
            <w:noProof/>
          </w:rPr>
          <w:t>with</w:t>
        </w:r>
        <w:r w:rsidR="003D5CA1" w:rsidRPr="0077217E">
          <w:rPr>
            <w:rStyle w:val="Hyperlink"/>
            <w:noProof/>
          </w:rPr>
          <w:t xml:space="preserve"> urine and plasma</w:t>
        </w:r>
        <w:r w:rsidR="003D5CA1">
          <w:rPr>
            <w:noProof/>
            <w:webHidden/>
          </w:rPr>
          <w:tab/>
        </w:r>
        <w:r w:rsidR="003D5CA1">
          <w:rPr>
            <w:noProof/>
            <w:webHidden/>
          </w:rPr>
          <w:fldChar w:fldCharType="begin"/>
        </w:r>
        <w:r w:rsidR="003D5CA1">
          <w:rPr>
            <w:noProof/>
            <w:webHidden/>
          </w:rPr>
          <w:instrText xml:space="preserve"> PAGEREF _Toc5186420 \h </w:instrText>
        </w:r>
        <w:r w:rsidR="003D5CA1">
          <w:rPr>
            <w:noProof/>
            <w:webHidden/>
          </w:rPr>
        </w:r>
        <w:r w:rsidR="003D5CA1">
          <w:rPr>
            <w:noProof/>
            <w:webHidden/>
          </w:rPr>
          <w:fldChar w:fldCharType="separate"/>
        </w:r>
        <w:r w:rsidR="003D5CA1">
          <w:rPr>
            <w:noProof/>
            <w:webHidden/>
          </w:rPr>
          <w:t>89</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21" w:history="1">
        <w:r w:rsidR="003D5CA1" w:rsidRPr="0077217E">
          <w:rPr>
            <w:rStyle w:val="Hyperlink"/>
            <w:noProof/>
          </w:rPr>
          <w:t>8.2.4. Derived PK Parameters for Metabolites</w:t>
        </w:r>
        <w:r w:rsidR="003D5CA1">
          <w:rPr>
            <w:noProof/>
            <w:webHidden/>
          </w:rPr>
          <w:tab/>
        </w:r>
        <w:r w:rsidR="003D5CA1">
          <w:rPr>
            <w:noProof/>
            <w:webHidden/>
          </w:rPr>
          <w:fldChar w:fldCharType="begin"/>
        </w:r>
        <w:r w:rsidR="003D5CA1">
          <w:rPr>
            <w:noProof/>
            <w:webHidden/>
          </w:rPr>
          <w:instrText xml:space="preserve"> PAGEREF _Toc5186421 \h </w:instrText>
        </w:r>
        <w:r w:rsidR="003D5CA1">
          <w:rPr>
            <w:noProof/>
            <w:webHidden/>
          </w:rPr>
        </w:r>
        <w:r w:rsidR="003D5CA1">
          <w:rPr>
            <w:noProof/>
            <w:webHidden/>
          </w:rPr>
          <w:fldChar w:fldCharType="separate"/>
        </w:r>
        <w:r w:rsidR="003D5CA1">
          <w:rPr>
            <w:noProof/>
            <w:webHidden/>
          </w:rPr>
          <w:t>90</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22" w:history="1">
        <w:r w:rsidR="003D5CA1" w:rsidRPr="0077217E">
          <w:rPr>
            <w:rStyle w:val="Hyperlink"/>
            <w:noProof/>
          </w:rPr>
          <w:t>8.2.5. Derived PK Parameters – Dose Normalization</w:t>
        </w:r>
        <w:r w:rsidR="003D5CA1">
          <w:rPr>
            <w:noProof/>
            <w:webHidden/>
          </w:rPr>
          <w:tab/>
        </w:r>
        <w:r w:rsidR="003D5CA1">
          <w:rPr>
            <w:noProof/>
            <w:webHidden/>
          </w:rPr>
          <w:fldChar w:fldCharType="begin"/>
        </w:r>
        <w:r w:rsidR="003D5CA1">
          <w:rPr>
            <w:noProof/>
            <w:webHidden/>
          </w:rPr>
          <w:instrText xml:space="preserve"> PAGEREF _Toc5186422 \h </w:instrText>
        </w:r>
        <w:r w:rsidR="003D5CA1">
          <w:rPr>
            <w:noProof/>
            <w:webHidden/>
          </w:rPr>
        </w:r>
        <w:r w:rsidR="003D5CA1">
          <w:rPr>
            <w:noProof/>
            <w:webHidden/>
          </w:rPr>
          <w:fldChar w:fldCharType="separate"/>
        </w:r>
        <w:r w:rsidR="003D5CA1">
          <w:rPr>
            <w:noProof/>
            <w:webHidden/>
          </w:rPr>
          <w:t>91</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23" w:history="1">
        <w:r w:rsidR="003D5CA1" w:rsidRPr="0077217E">
          <w:rPr>
            <w:rStyle w:val="Hyperlink"/>
            <w:noProof/>
          </w:rPr>
          <w:t>8.2.6. Derived PK Parameters - Body Size Normalization</w:t>
        </w:r>
        <w:r w:rsidR="003D5CA1">
          <w:rPr>
            <w:noProof/>
            <w:webHidden/>
          </w:rPr>
          <w:tab/>
        </w:r>
        <w:r w:rsidR="003D5CA1">
          <w:rPr>
            <w:noProof/>
            <w:webHidden/>
          </w:rPr>
          <w:fldChar w:fldCharType="begin"/>
        </w:r>
        <w:r w:rsidR="003D5CA1">
          <w:rPr>
            <w:noProof/>
            <w:webHidden/>
          </w:rPr>
          <w:instrText xml:space="preserve"> PAGEREF _Toc5186423 \h </w:instrText>
        </w:r>
        <w:r w:rsidR="003D5CA1">
          <w:rPr>
            <w:noProof/>
            <w:webHidden/>
          </w:rPr>
        </w:r>
        <w:r w:rsidR="003D5CA1">
          <w:rPr>
            <w:noProof/>
            <w:webHidden/>
          </w:rPr>
          <w:fldChar w:fldCharType="separate"/>
        </w:r>
        <w:r w:rsidR="003D5CA1">
          <w:rPr>
            <w:noProof/>
            <w:webHidden/>
          </w:rPr>
          <w:t>92</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424" w:history="1">
        <w:r w:rsidR="003D5CA1" w:rsidRPr="0077217E">
          <w:rPr>
            <w:rStyle w:val="Hyperlink"/>
            <w:noProof/>
          </w:rPr>
          <w:t>9. Derived PK Parameters for Absolute and Relative Bioavailability</w:t>
        </w:r>
        <w:r w:rsidR="003D5CA1">
          <w:rPr>
            <w:noProof/>
            <w:webHidden/>
          </w:rPr>
          <w:tab/>
        </w:r>
        <w:r w:rsidR="003D5CA1">
          <w:rPr>
            <w:noProof/>
            <w:webHidden/>
          </w:rPr>
          <w:fldChar w:fldCharType="begin"/>
        </w:r>
        <w:r w:rsidR="003D5CA1">
          <w:rPr>
            <w:noProof/>
            <w:webHidden/>
          </w:rPr>
          <w:instrText xml:space="preserve"> PAGEREF _Toc5186424 \h </w:instrText>
        </w:r>
        <w:r w:rsidR="003D5CA1">
          <w:rPr>
            <w:noProof/>
            <w:webHidden/>
          </w:rPr>
        </w:r>
        <w:r w:rsidR="003D5CA1">
          <w:rPr>
            <w:noProof/>
            <w:webHidden/>
          </w:rPr>
          <w:fldChar w:fldCharType="separate"/>
        </w:r>
        <w:r w:rsidR="003D5CA1">
          <w:rPr>
            <w:noProof/>
            <w:webHidden/>
          </w:rPr>
          <w:t>97</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425" w:history="1">
        <w:r w:rsidR="003D5CA1" w:rsidRPr="0077217E">
          <w:rPr>
            <w:rStyle w:val="Hyperlink"/>
            <w:noProof/>
          </w:rPr>
          <w:t>10. Computation Engine User Interface Considerations</w:t>
        </w:r>
        <w:r w:rsidR="003D5CA1">
          <w:rPr>
            <w:noProof/>
            <w:webHidden/>
          </w:rPr>
          <w:tab/>
        </w:r>
        <w:r w:rsidR="003D5CA1">
          <w:rPr>
            <w:noProof/>
            <w:webHidden/>
          </w:rPr>
          <w:fldChar w:fldCharType="begin"/>
        </w:r>
        <w:r w:rsidR="003D5CA1">
          <w:rPr>
            <w:noProof/>
            <w:webHidden/>
          </w:rPr>
          <w:instrText xml:space="preserve"> PAGEREF _Toc5186425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26" w:history="1">
        <w:r w:rsidR="003D5CA1" w:rsidRPr="0077217E">
          <w:rPr>
            <w:rStyle w:val="Hyperlink"/>
            <w:noProof/>
          </w:rPr>
          <w:t>10.1. User/Application Interface</w:t>
        </w:r>
        <w:r w:rsidR="003D5CA1">
          <w:rPr>
            <w:noProof/>
            <w:webHidden/>
          </w:rPr>
          <w:tab/>
        </w:r>
        <w:r w:rsidR="003D5CA1">
          <w:rPr>
            <w:noProof/>
            <w:webHidden/>
          </w:rPr>
          <w:fldChar w:fldCharType="begin"/>
        </w:r>
        <w:r w:rsidR="003D5CA1">
          <w:rPr>
            <w:noProof/>
            <w:webHidden/>
          </w:rPr>
          <w:instrText xml:space="preserve"> PAGEREF _Toc5186426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27" w:history="1">
        <w:r w:rsidR="003D5CA1" w:rsidRPr="0077217E">
          <w:rPr>
            <w:rStyle w:val="Hyperlink"/>
            <w:noProof/>
          </w:rPr>
          <w:t>10.2. KEL related user interface computations</w:t>
        </w:r>
        <w:r w:rsidR="003D5CA1">
          <w:rPr>
            <w:noProof/>
            <w:webHidden/>
          </w:rPr>
          <w:tab/>
        </w:r>
        <w:r w:rsidR="003D5CA1">
          <w:rPr>
            <w:noProof/>
            <w:webHidden/>
          </w:rPr>
          <w:fldChar w:fldCharType="begin"/>
        </w:r>
        <w:r w:rsidR="003D5CA1">
          <w:rPr>
            <w:noProof/>
            <w:webHidden/>
          </w:rPr>
          <w:instrText xml:space="preserve"> PAGEREF _Toc5186427 \h </w:instrText>
        </w:r>
        <w:r w:rsidR="003D5CA1">
          <w:rPr>
            <w:noProof/>
            <w:webHidden/>
          </w:rPr>
        </w:r>
        <w:r w:rsidR="003D5CA1">
          <w:rPr>
            <w:noProof/>
            <w:webHidden/>
          </w:rPr>
          <w:fldChar w:fldCharType="separate"/>
        </w:r>
        <w:r w:rsidR="003D5CA1">
          <w:rPr>
            <w:noProof/>
            <w:webHidden/>
          </w:rPr>
          <w:t>98</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28" w:history="1">
        <w:r w:rsidR="003D5CA1" w:rsidRPr="0077217E">
          <w:rPr>
            <w:rStyle w:val="Hyperlink"/>
            <w:noProof/>
          </w:rPr>
          <w:t>10.3. Parameters on-the-fly</w:t>
        </w:r>
        <w:r w:rsidR="003D5CA1">
          <w:rPr>
            <w:noProof/>
            <w:webHidden/>
          </w:rPr>
          <w:tab/>
        </w:r>
        <w:r w:rsidR="003D5CA1">
          <w:rPr>
            <w:noProof/>
            <w:webHidden/>
          </w:rPr>
          <w:fldChar w:fldCharType="begin"/>
        </w:r>
        <w:r w:rsidR="003D5CA1">
          <w:rPr>
            <w:noProof/>
            <w:webHidden/>
          </w:rPr>
          <w:instrText xml:space="preserve"> PAGEREF _Toc5186428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429" w:history="1">
        <w:r w:rsidR="003D5CA1" w:rsidRPr="0077217E">
          <w:rPr>
            <w:rStyle w:val="Hyperlink"/>
            <w:noProof/>
          </w:rPr>
          <w:t>11. References</w:t>
        </w:r>
        <w:r w:rsidR="003D5CA1">
          <w:rPr>
            <w:noProof/>
            <w:webHidden/>
          </w:rPr>
          <w:tab/>
        </w:r>
        <w:r w:rsidR="003D5CA1">
          <w:rPr>
            <w:noProof/>
            <w:webHidden/>
          </w:rPr>
          <w:fldChar w:fldCharType="begin"/>
        </w:r>
        <w:r w:rsidR="003D5CA1">
          <w:rPr>
            <w:noProof/>
            <w:webHidden/>
          </w:rPr>
          <w:instrText xml:space="preserve"> PAGEREF _Toc5186429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30" w:history="1">
        <w:r w:rsidR="003D5CA1" w:rsidRPr="0077217E">
          <w:rPr>
            <w:rStyle w:val="Hyperlink"/>
            <w:noProof/>
          </w:rPr>
          <w:t>11.1. Project References</w:t>
        </w:r>
        <w:r w:rsidR="003D5CA1">
          <w:rPr>
            <w:noProof/>
            <w:webHidden/>
          </w:rPr>
          <w:tab/>
        </w:r>
        <w:r w:rsidR="003D5CA1">
          <w:rPr>
            <w:noProof/>
            <w:webHidden/>
          </w:rPr>
          <w:fldChar w:fldCharType="begin"/>
        </w:r>
        <w:r w:rsidR="003D5CA1">
          <w:rPr>
            <w:noProof/>
            <w:webHidden/>
          </w:rPr>
          <w:instrText xml:space="preserve"> PAGEREF _Toc5186430 \h </w:instrText>
        </w:r>
        <w:r w:rsidR="003D5CA1">
          <w:rPr>
            <w:noProof/>
            <w:webHidden/>
          </w:rPr>
        </w:r>
        <w:r w:rsidR="003D5CA1">
          <w:rPr>
            <w:noProof/>
            <w:webHidden/>
          </w:rPr>
          <w:fldChar w:fldCharType="separate"/>
        </w:r>
        <w:r w:rsidR="003D5CA1">
          <w:rPr>
            <w:noProof/>
            <w:webHidden/>
          </w:rPr>
          <w:t>99</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31" w:history="1">
        <w:r w:rsidR="003D5CA1" w:rsidRPr="0077217E">
          <w:rPr>
            <w:rStyle w:val="Hyperlink"/>
            <w:noProof/>
          </w:rPr>
          <w:t>11.2. Technical References</w:t>
        </w:r>
        <w:r w:rsidR="003D5CA1">
          <w:rPr>
            <w:noProof/>
            <w:webHidden/>
          </w:rPr>
          <w:tab/>
        </w:r>
        <w:r w:rsidR="003D5CA1">
          <w:rPr>
            <w:noProof/>
            <w:webHidden/>
          </w:rPr>
          <w:fldChar w:fldCharType="begin"/>
        </w:r>
        <w:r w:rsidR="003D5CA1">
          <w:rPr>
            <w:noProof/>
            <w:webHidden/>
          </w:rPr>
          <w:instrText xml:space="preserve"> PAGEREF _Toc5186431 \h </w:instrText>
        </w:r>
        <w:r w:rsidR="003D5CA1">
          <w:rPr>
            <w:noProof/>
            <w:webHidden/>
          </w:rPr>
        </w:r>
        <w:r w:rsidR="003D5CA1">
          <w:rPr>
            <w:noProof/>
            <w:webHidden/>
          </w:rPr>
          <w:fldChar w:fldCharType="separate"/>
        </w:r>
        <w:r w:rsidR="003D5CA1">
          <w:rPr>
            <w:noProof/>
            <w:webHidden/>
          </w:rPr>
          <w:t>100</w:t>
        </w:r>
        <w:r w:rsidR="003D5CA1">
          <w:rPr>
            <w:noProof/>
            <w:webHidden/>
          </w:rPr>
          <w:fldChar w:fldCharType="end"/>
        </w:r>
      </w:hyperlink>
    </w:p>
    <w:p w:rsidR="003D5CA1" w:rsidRDefault="00102BFA">
      <w:pPr>
        <w:pStyle w:val="TOC1"/>
        <w:rPr>
          <w:rFonts w:asciiTheme="minorHAnsi" w:eastAsiaTheme="minorEastAsia" w:hAnsiTheme="minorHAnsi" w:cstheme="minorBidi"/>
          <w:noProof/>
          <w:sz w:val="22"/>
          <w:szCs w:val="22"/>
          <w:lang w:eastAsia="en-US"/>
        </w:rPr>
      </w:pPr>
      <w:hyperlink w:anchor="_Toc5186432" w:history="1">
        <w:r w:rsidR="003D5CA1" w:rsidRPr="0077217E">
          <w:rPr>
            <w:rStyle w:val="Hyperlink"/>
            <w:noProof/>
          </w:rPr>
          <w:t>12. Appendices</w:t>
        </w:r>
        <w:r w:rsidR="003D5CA1">
          <w:rPr>
            <w:noProof/>
            <w:webHidden/>
          </w:rPr>
          <w:tab/>
        </w:r>
        <w:r w:rsidR="003D5CA1">
          <w:rPr>
            <w:noProof/>
            <w:webHidden/>
          </w:rPr>
          <w:fldChar w:fldCharType="begin"/>
        </w:r>
        <w:r w:rsidR="003D5CA1">
          <w:rPr>
            <w:noProof/>
            <w:webHidden/>
          </w:rPr>
          <w:instrText xml:space="preserve"> PAGEREF _Toc5186432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33" w:history="1">
        <w:r w:rsidR="003D5CA1" w:rsidRPr="0077217E">
          <w:rPr>
            <w:rStyle w:val="Hyperlink"/>
            <w:noProof/>
          </w:rPr>
          <w:t>12.1. Calculating AUC, AUMC, and AURC</w:t>
        </w:r>
        <w:r w:rsidR="003D5CA1">
          <w:rPr>
            <w:noProof/>
            <w:webHidden/>
          </w:rPr>
          <w:tab/>
        </w:r>
        <w:r w:rsidR="003D5CA1">
          <w:rPr>
            <w:noProof/>
            <w:webHidden/>
          </w:rPr>
          <w:fldChar w:fldCharType="begin"/>
        </w:r>
        <w:r w:rsidR="003D5CA1">
          <w:rPr>
            <w:noProof/>
            <w:webHidden/>
          </w:rPr>
          <w:instrText xml:space="preserve"> PAGEREF _Toc5186433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34" w:history="1">
        <w:r w:rsidR="003D5CA1" w:rsidRPr="0077217E">
          <w:rPr>
            <w:rStyle w:val="Hyperlink"/>
            <w:noProof/>
          </w:rPr>
          <w:t>12.1.1. Background</w:t>
        </w:r>
        <w:r w:rsidR="003D5CA1">
          <w:rPr>
            <w:noProof/>
            <w:webHidden/>
          </w:rPr>
          <w:tab/>
        </w:r>
        <w:r w:rsidR="003D5CA1">
          <w:rPr>
            <w:noProof/>
            <w:webHidden/>
          </w:rPr>
          <w:fldChar w:fldCharType="begin"/>
        </w:r>
        <w:r w:rsidR="003D5CA1">
          <w:rPr>
            <w:noProof/>
            <w:webHidden/>
          </w:rPr>
          <w:instrText xml:space="preserve"> PAGEREF _Toc5186434 \h </w:instrText>
        </w:r>
        <w:r w:rsidR="003D5CA1">
          <w:rPr>
            <w:noProof/>
            <w:webHidden/>
          </w:rPr>
        </w:r>
        <w:r w:rsidR="003D5CA1">
          <w:rPr>
            <w:noProof/>
            <w:webHidden/>
          </w:rPr>
          <w:fldChar w:fldCharType="separate"/>
        </w:r>
        <w:r w:rsidR="003D5CA1">
          <w:rPr>
            <w:noProof/>
            <w:webHidden/>
          </w:rPr>
          <w:t>101</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35" w:history="1">
        <w:r w:rsidR="003D5CA1" w:rsidRPr="0077217E">
          <w:rPr>
            <w:rStyle w:val="Hyperlink"/>
            <w:noProof/>
          </w:rPr>
          <w:t>12.1.2. Options</w:t>
        </w:r>
        <w:r w:rsidR="003D5CA1">
          <w:rPr>
            <w:noProof/>
            <w:webHidden/>
          </w:rPr>
          <w:tab/>
        </w:r>
        <w:r w:rsidR="003D5CA1">
          <w:rPr>
            <w:noProof/>
            <w:webHidden/>
          </w:rPr>
          <w:fldChar w:fldCharType="begin"/>
        </w:r>
        <w:r w:rsidR="003D5CA1">
          <w:rPr>
            <w:noProof/>
            <w:webHidden/>
          </w:rPr>
          <w:instrText xml:space="preserve"> PAGEREF _Toc5186435 \h </w:instrText>
        </w:r>
        <w:r w:rsidR="003D5CA1">
          <w:rPr>
            <w:noProof/>
            <w:webHidden/>
          </w:rPr>
        </w:r>
        <w:r w:rsidR="003D5CA1">
          <w:rPr>
            <w:noProof/>
            <w:webHidden/>
          </w:rPr>
          <w:fldChar w:fldCharType="separate"/>
        </w:r>
        <w:r w:rsidR="003D5CA1">
          <w:rPr>
            <w:noProof/>
            <w:webHidden/>
          </w:rPr>
          <w:t>102</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36" w:history="1">
        <w:r w:rsidR="003D5CA1" w:rsidRPr="0077217E">
          <w:rPr>
            <w:rStyle w:val="Hyperlink"/>
            <w:noProof/>
          </w:rPr>
          <w:t>12.1.3. NCA Computations: General Issues with Data Handling Rules for Partial Areas</w:t>
        </w:r>
        <w:r w:rsidR="003D5CA1">
          <w:rPr>
            <w:noProof/>
            <w:webHidden/>
          </w:rPr>
          <w:tab/>
        </w:r>
        <w:r w:rsidR="003D5CA1">
          <w:rPr>
            <w:noProof/>
            <w:webHidden/>
          </w:rPr>
          <w:fldChar w:fldCharType="begin"/>
        </w:r>
        <w:r w:rsidR="003D5CA1">
          <w:rPr>
            <w:noProof/>
            <w:webHidden/>
          </w:rPr>
          <w:instrText xml:space="preserve"> PAGEREF _Toc5186436 \h </w:instrText>
        </w:r>
        <w:r w:rsidR="003D5CA1">
          <w:rPr>
            <w:noProof/>
            <w:webHidden/>
          </w:rPr>
        </w:r>
        <w:r w:rsidR="003D5CA1">
          <w:rPr>
            <w:noProof/>
            <w:webHidden/>
          </w:rPr>
          <w:fldChar w:fldCharType="separate"/>
        </w:r>
        <w:r w:rsidR="003D5CA1">
          <w:rPr>
            <w:noProof/>
            <w:webHidden/>
          </w:rPr>
          <w:t>103</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37" w:history="1">
        <w:r w:rsidR="003D5CA1" w:rsidRPr="0077217E">
          <w:rPr>
            <w:rStyle w:val="Hyperlink"/>
            <w:noProof/>
          </w:rPr>
          <w:t>12.2. Significant Figures Definition</w:t>
        </w:r>
        <w:r w:rsidR="003D5CA1">
          <w:rPr>
            <w:noProof/>
            <w:webHidden/>
          </w:rPr>
          <w:tab/>
        </w:r>
        <w:r w:rsidR="003D5CA1">
          <w:rPr>
            <w:noProof/>
            <w:webHidden/>
          </w:rPr>
          <w:fldChar w:fldCharType="begin"/>
        </w:r>
        <w:r w:rsidR="003D5CA1">
          <w:rPr>
            <w:noProof/>
            <w:webHidden/>
          </w:rPr>
          <w:instrText xml:space="preserve"> PAGEREF _Toc5186437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38" w:history="1">
        <w:r w:rsidR="003D5CA1" w:rsidRPr="0077217E">
          <w:rPr>
            <w:rStyle w:val="Hyperlink"/>
            <w:noProof/>
          </w:rPr>
          <w:t>12.2.1. Definition</w:t>
        </w:r>
        <w:r w:rsidR="003D5CA1">
          <w:rPr>
            <w:noProof/>
            <w:webHidden/>
          </w:rPr>
          <w:tab/>
        </w:r>
        <w:r w:rsidR="003D5CA1">
          <w:rPr>
            <w:noProof/>
            <w:webHidden/>
          </w:rPr>
          <w:fldChar w:fldCharType="begin"/>
        </w:r>
        <w:r w:rsidR="003D5CA1">
          <w:rPr>
            <w:noProof/>
            <w:webHidden/>
          </w:rPr>
          <w:instrText xml:space="preserve"> PAGEREF _Toc5186438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39" w:history="1">
        <w:r w:rsidR="003D5CA1" w:rsidRPr="0077217E">
          <w:rPr>
            <w:rStyle w:val="Hyperlink"/>
            <w:noProof/>
          </w:rPr>
          <w:t>12.2.2. Multiplication and Division</w:t>
        </w:r>
        <w:r w:rsidR="003D5CA1">
          <w:rPr>
            <w:noProof/>
            <w:webHidden/>
          </w:rPr>
          <w:tab/>
        </w:r>
        <w:r w:rsidR="003D5CA1">
          <w:rPr>
            <w:noProof/>
            <w:webHidden/>
          </w:rPr>
          <w:fldChar w:fldCharType="begin"/>
        </w:r>
        <w:r w:rsidR="003D5CA1">
          <w:rPr>
            <w:noProof/>
            <w:webHidden/>
          </w:rPr>
          <w:instrText xml:space="preserve"> PAGEREF _Toc5186439 \h </w:instrText>
        </w:r>
        <w:r w:rsidR="003D5CA1">
          <w:rPr>
            <w:noProof/>
            <w:webHidden/>
          </w:rPr>
        </w:r>
        <w:r w:rsidR="003D5CA1">
          <w:rPr>
            <w:noProof/>
            <w:webHidden/>
          </w:rPr>
          <w:fldChar w:fldCharType="separate"/>
        </w:r>
        <w:r w:rsidR="003D5CA1">
          <w:rPr>
            <w:noProof/>
            <w:webHidden/>
          </w:rPr>
          <w:t>105</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40" w:history="1">
        <w:r w:rsidR="003D5CA1" w:rsidRPr="0077217E">
          <w:rPr>
            <w:rStyle w:val="Hyperlink"/>
            <w:noProof/>
          </w:rPr>
          <w:t>12.2.3. Addition and Subtraction</w:t>
        </w:r>
        <w:r w:rsidR="003D5CA1">
          <w:rPr>
            <w:noProof/>
            <w:webHidden/>
          </w:rPr>
          <w:tab/>
        </w:r>
        <w:r w:rsidR="003D5CA1">
          <w:rPr>
            <w:noProof/>
            <w:webHidden/>
          </w:rPr>
          <w:fldChar w:fldCharType="begin"/>
        </w:r>
        <w:r w:rsidR="003D5CA1">
          <w:rPr>
            <w:noProof/>
            <w:webHidden/>
          </w:rPr>
          <w:instrText xml:space="preserve"> PAGEREF _Toc5186440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41" w:history="1">
        <w:r w:rsidR="003D5CA1" w:rsidRPr="0077217E">
          <w:rPr>
            <w:rStyle w:val="Hyperlink"/>
            <w:noProof/>
          </w:rPr>
          <w:t>12.3. Missing Data</w:t>
        </w:r>
        <w:r w:rsidR="003D5CA1">
          <w:rPr>
            <w:noProof/>
            <w:webHidden/>
          </w:rPr>
          <w:tab/>
        </w:r>
        <w:r w:rsidR="003D5CA1">
          <w:rPr>
            <w:noProof/>
            <w:webHidden/>
          </w:rPr>
          <w:fldChar w:fldCharType="begin"/>
        </w:r>
        <w:r w:rsidR="003D5CA1">
          <w:rPr>
            <w:noProof/>
            <w:webHidden/>
          </w:rPr>
          <w:instrText xml:space="preserve"> PAGEREF _Toc5186441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42" w:history="1">
        <w:r w:rsidR="003D5CA1" w:rsidRPr="0077217E">
          <w:rPr>
            <w:rStyle w:val="Hyperlink"/>
            <w:noProof/>
          </w:rPr>
          <w:t>12.3.1. Missing Data at Time of Dose</w:t>
        </w:r>
        <w:r w:rsidR="003D5CA1">
          <w:rPr>
            <w:noProof/>
            <w:webHidden/>
          </w:rPr>
          <w:tab/>
        </w:r>
        <w:r w:rsidR="003D5CA1">
          <w:rPr>
            <w:noProof/>
            <w:webHidden/>
          </w:rPr>
          <w:fldChar w:fldCharType="begin"/>
        </w:r>
        <w:r w:rsidR="003D5CA1">
          <w:rPr>
            <w:noProof/>
            <w:webHidden/>
          </w:rPr>
          <w:instrText xml:space="preserve"> PAGEREF _Toc5186442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43" w:history="1">
        <w:r w:rsidR="003D5CA1" w:rsidRPr="0077217E">
          <w:rPr>
            <w:rStyle w:val="Hyperlink"/>
            <w:noProof/>
          </w:rPr>
          <w:t>12.3.2. AUC Calculations and Missing Data</w:t>
        </w:r>
        <w:r w:rsidR="003D5CA1">
          <w:rPr>
            <w:noProof/>
            <w:webHidden/>
          </w:rPr>
          <w:tab/>
        </w:r>
        <w:r w:rsidR="003D5CA1">
          <w:rPr>
            <w:noProof/>
            <w:webHidden/>
          </w:rPr>
          <w:fldChar w:fldCharType="begin"/>
        </w:r>
        <w:r w:rsidR="003D5CA1">
          <w:rPr>
            <w:noProof/>
            <w:webHidden/>
          </w:rPr>
          <w:instrText xml:space="preserve"> PAGEREF _Toc5186443 \h </w:instrText>
        </w:r>
        <w:r w:rsidR="003D5CA1">
          <w:rPr>
            <w:noProof/>
            <w:webHidden/>
          </w:rPr>
        </w:r>
        <w:r w:rsidR="003D5CA1">
          <w:rPr>
            <w:noProof/>
            <w:webHidden/>
          </w:rPr>
          <w:fldChar w:fldCharType="separate"/>
        </w:r>
        <w:r w:rsidR="003D5CA1">
          <w:rPr>
            <w:noProof/>
            <w:webHidden/>
          </w:rPr>
          <w:t>106</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44" w:history="1">
        <w:r w:rsidR="003D5CA1" w:rsidRPr="0077217E">
          <w:rPr>
            <w:rStyle w:val="Hyperlink"/>
            <w:noProof/>
          </w:rPr>
          <w:t>12.4. Study Design Elements (SDE)/Profile Identifier</w:t>
        </w:r>
        <w:r w:rsidR="003D5CA1">
          <w:rPr>
            <w:noProof/>
            <w:webHidden/>
          </w:rPr>
          <w:tab/>
        </w:r>
        <w:r w:rsidR="003D5CA1">
          <w:rPr>
            <w:noProof/>
            <w:webHidden/>
          </w:rPr>
          <w:fldChar w:fldCharType="begin"/>
        </w:r>
        <w:r w:rsidR="003D5CA1">
          <w:rPr>
            <w:noProof/>
            <w:webHidden/>
          </w:rPr>
          <w:instrText xml:space="preserve"> PAGEREF _Toc5186444 \h </w:instrText>
        </w:r>
        <w:r w:rsidR="003D5CA1">
          <w:rPr>
            <w:noProof/>
            <w:webHidden/>
          </w:rPr>
        </w:r>
        <w:r w:rsidR="003D5CA1">
          <w:rPr>
            <w:noProof/>
            <w:webHidden/>
          </w:rPr>
          <w:fldChar w:fldCharType="separate"/>
        </w:r>
        <w:r w:rsidR="003D5CA1">
          <w:rPr>
            <w:noProof/>
            <w:webHidden/>
          </w:rPr>
          <w:t>108</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45" w:history="1">
        <w:r w:rsidR="003D5CA1" w:rsidRPr="0077217E">
          <w:rPr>
            <w:rStyle w:val="Hyperlink"/>
            <w:noProof/>
          </w:rPr>
          <w:t>12.5. Analysis Ready Dataset (ARD)</w:t>
        </w:r>
        <w:r w:rsidR="003D5CA1">
          <w:rPr>
            <w:noProof/>
            <w:webHidden/>
          </w:rPr>
          <w:tab/>
        </w:r>
        <w:r w:rsidR="003D5CA1">
          <w:rPr>
            <w:noProof/>
            <w:webHidden/>
          </w:rPr>
          <w:fldChar w:fldCharType="begin"/>
        </w:r>
        <w:r w:rsidR="003D5CA1">
          <w:rPr>
            <w:noProof/>
            <w:webHidden/>
          </w:rPr>
          <w:instrText xml:space="preserve"> PAGEREF _Toc5186445 \h </w:instrText>
        </w:r>
        <w:r w:rsidR="003D5CA1">
          <w:rPr>
            <w:noProof/>
            <w:webHidden/>
          </w:rPr>
        </w:r>
        <w:r w:rsidR="003D5CA1">
          <w:rPr>
            <w:noProof/>
            <w:webHidden/>
          </w:rPr>
          <w:fldChar w:fldCharType="separate"/>
        </w:r>
        <w:r w:rsidR="003D5CA1">
          <w:rPr>
            <w:noProof/>
            <w:webHidden/>
          </w:rPr>
          <w:t>110</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46" w:history="1">
        <w:r w:rsidR="003D5CA1" w:rsidRPr="0077217E">
          <w:rPr>
            <w:rStyle w:val="Hyperlink"/>
            <w:noProof/>
          </w:rPr>
          <w:t>12.6. Other Key Assumptions</w:t>
        </w:r>
        <w:r w:rsidR="003D5CA1">
          <w:rPr>
            <w:noProof/>
            <w:webHidden/>
          </w:rPr>
          <w:tab/>
        </w:r>
        <w:r w:rsidR="003D5CA1">
          <w:rPr>
            <w:noProof/>
            <w:webHidden/>
          </w:rPr>
          <w:fldChar w:fldCharType="begin"/>
        </w:r>
        <w:r w:rsidR="003D5CA1">
          <w:rPr>
            <w:noProof/>
            <w:webHidden/>
          </w:rPr>
          <w:instrText xml:space="preserve"> PAGEREF _Toc5186446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47" w:history="1">
        <w:r w:rsidR="003D5CA1" w:rsidRPr="0077217E">
          <w:rPr>
            <w:rStyle w:val="Hyperlink"/>
            <w:noProof/>
          </w:rPr>
          <w:t>12.7. Footnoting for PK Parameter Estimates</w:t>
        </w:r>
        <w:r w:rsidR="003D5CA1">
          <w:rPr>
            <w:noProof/>
            <w:webHidden/>
          </w:rPr>
          <w:tab/>
        </w:r>
        <w:r w:rsidR="003D5CA1">
          <w:rPr>
            <w:noProof/>
            <w:webHidden/>
          </w:rPr>
          <w:fldChar w:fldCharType="begin"/>
        </w:r>
        <w:r w:rsidR="003D5CA1">
          <w:rPr>
            <w:noProof/>
            <w:webHidden/>
          </w:rPr>
          <w:instrText xml:space="preserve"> PAGEREF _Toc5186447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48" w:history="1">
        <w:r w:rsidR="003D5CA1" w:rsidRPr="0077217E">
          <w:rPr>
            <w:rStyle w:val="Hyperlink"/>
            <w:noProof/>
          </w:rPr>
          <w:t>12.8. Examples of Profiles and Dosing Intervals in openNCA</w:t>
        </w:r>
        <w:r w:rsidR="003D5CA1">
          <w:rPr>
            <w:noProof/>
            <w:webHidden/>
          </w:rPr>
          <w:tab/>
        </w:r>
        <w:r w:rsidR="003D5CA1">
          <w:rPr>
            <w:noProof/>
            <w:webHidden/>
          </w:rPr>
          <w:fldChar w:fldCharType="begin"/>
        </w:r>
        <w:r w:rsidR="003D5CA1">
          <w:rPr>
            <w:noProof/>
            <w:webHidden/>
          </w:rPr>
          <w:instrText xml:space="preserve"> PAGEREF _Toc5186448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49" w:history="1">
        <w:r w:rsidR="003D5CA1" w:rsidRPr="0077217E">
          <w:rPr>
            <w:rStyle w:val="Hyperlink"/>
            <w:noProof/>
          </w:rPr>
          <w:t>12.8.1. Example 1:  Single-Dose Profiles</w:t>
        </w:r>
        <w:r w:rsidR="003D5CA1">
          <w:rPr>
            <w:noProof/>
            <w:webHidden/>
          </w:rPr>
          <w:tab/>
        </w:r>
        <w:r w:rsidR="003D5CA1">
          <w:rPr>
            <w:noProof/>
            <w:webHidden/>
          </w:rPr>
          <w:fldChar w:fldCharType="begin"/>
        </w:r>
        <w:r w:rsidR="003D5CA1">
          <w:rPr>
            <w:noProof/>
            <w:webHidden/>
          </w:rPr>
          <w:instrText xml:space="preserve"> PAGEREF _Toc5186449 \h </w:instrText>
        </w:r>
        <w:r w:rsidR="003D5CA1">
          <w:rPr>
            <w:noProof/>
            <w:webHidden/>
          </w:rPr>
        </w:r>
        <w:r w:rsidR="003D5CA1">
          <w:rPr>
            <w:noProof/>
            <w:webHidden/>
          </w:rPr>
          <w:fldChar w:fldCharType="separate"/>
        </w:r>
        <w:r w:rsidR="003D5CA1">
          <w:rPr>
            <w:noProof/>
            <w:webHidden/>
          </w:rPr>
          <w:t>122</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50" w:history="1">
        <w:r w:rsidR="003D5CA1" w:rsidRPr="0077217E">
          <w:rPr>
            <w:rStyle w:val="Hyperlink"/>
            <w:noProof/>
          </w:rPr>
          <w:t>12.8.2. Example 2:  Multiple-Dose Profile</w:t>
        </w:r>
        <w:r w:rsidR="003D5CA1">
          <w:rPr>
            <w:noProof/>
            <w:webHidden/>
          </w:rPr>
          <w:tab/>
        </w:r>
        <w:r w:rsidR="003D5CA1">
          <w:rPr>
            <w:noProof/>
            <w:webHidden/>
          </w:rPr>
          <w:fldChar w:fldCharType="begin"/>
        </w:r>
        <w:r w:rsidR="003D5CA1">
          <w:rPr>
            <w:noProof/>
            <w:webHidden/>
          </w:rPr>
          <w:instrText xml:space="preserve"> PAGEREF _Toc5186450 \h </w:instrText>
        </w:r>
        <w:r w:rsidR="003D5CA1">
          <w:rPr>
            <w:noProof/>
            <w:webHidden/>
          </w:rPr>
        </w:r>
        <w:r w:rsidR="003D5CA1">
          <w:rPr>
            <w:noProof/>
            <w:webHidden/>
          </w:rPr>
          <w:fldChar w:fldCharType="separate"/>
        </w:r>
        <w:r w:rsidR="003D5CA1">
          <w:rPr>
            <w:noProof/>
            <w:webHidden/>
          </w:rPr>
          <w:t>123</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51" w:history="1">
        <w:r w:rsidR="003D5CA1" w:rsidRPr="0077217E">
          <w:rPr>
            <w:rStyle w:val="Hyperlink"/>
            <w:noProof/>
          </w:rPr>
          <w:t>12.8.3. Example 3:  Multiple-Dose Profile Including 2 Doses</w:t>
        </w:r>
        <w:r w:rsidR="003D5CA1">
          <w:rPr>
            <w:noProof/>
            <w:webHidden/>
          </w:rPr>
          <w:tab/>
        </w:r>
        <w:r w:rsidR="003D5CA1">
          <w:rPr>
            <w:noProof/>
            <w:webHidden/>
          </w:rPr>
          <w:fldChar w:fldCharType="begin"/>
        </w:r>
        <w:r w:rsidR="003D5CA1">
          <w:rPr>
            <w:noProof/>
            <w:webHidden/>
          </w:rPr>
          <w:instrText xml:space="preserve"> PAGEREF _Toc5186451 \h </w:instrText>
        </w:r>
        <w:r w:rsidR="003D5CA1">
          <w:rPr>
            <w:noProof/>
            <w:webHidden/>
          </w:rPr>
        </w:r>
        <w:r w:rsidR="003D5CA1">
          <w:rPr>
            <w:noProof/>
            <w:webHidden/>
          </w:rPr>
          <w:fldChar w:fldCharType="separate"/>
        </w:r>
        <w:r w:rsidR="003D5CA1">
          <w:rPr>
            <w:noProof/>
            <w:webHidden/>
          </w:rPr>
          <w:t>125</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52" w:history="1">
        <w:r w:rsidR="003D5CA1" w:rsidRPr="0077217E">
          <w:rPr>
            <w:rStyle w:val="Hyperlink"/>
            <w:noProof/>
          </w:rPr>
          <w:t>12.8.4. Example 4:  Multiple-Dose Profile Including 3 Doses</w:t>
        </w:r>
        <w:r w:rsidR="003D5CA1">
          <w:rPr>
            <w:noProof/>
            <w:webHidden/>
          </w:rPr>
          <w:tab/>
        </w:r>
        <w:r w:rsidR="003D5CA1">
          <w:rPr>
            <w:noProof/>
            <w:webHidden/>
          </w:rPr>
          <w:fldChar w:fldCharType="begin"/>
        </w:r>
        <w:r w:rsidR="003D5CA1">
          <w:rPr>
            <w:noProof/>
            <w:webHidden/>
          </w:rPr>
          <w:instrText xml:space="preserve"> PAGEREF _Toc5186452 \h </w:instrText>
        </w:r>
        <w:r w:rsidR="003D5CA1">
          <w:rPr>
            <w:noProof/>
            <w:webHidden/>
          </w:rPr>
        </w:r>
        <w:r w:rsidR="003D5CA1">
          <w:rPr>
            <w:noProof/>
            <w:webHidden/>
          </w:rPr>
          <w:fldChar w:fldCharType="separate"/>
        </w:r>
        <w:r w:rsidR="003D5CA1">
          <w:rPr>
            <w:noProof/>
            <w:webHidden/>
          </w:rPr>
          <w:t>126</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53" w:history="1">
        <w:r w:rsidR="003D5CA1" w:rsidRPr="0077217E">
          <w:rPr>
            <w:rStyle w:val="Hyperlink"/>
            <w:noProof/>
          </w:rPr>
          <w:t>12.9. Data Exclusion Flag Fields</w:t>
        </w:r>
        <w:r w:rsidR="003D5CA1">
          <w:rPr>
            <w:noProof/>
            <w:webHidden/>
          </w:rPr>
          <w:tab/>
        </w:r>
        <w:r w:rsidR="003D5CA1">
          <w:rPr>
            <w:noProof/>
            <w:webHidden/>
          </w:rPr>
          <w:fldChar w:fldCharType="begin"/>
        </w:r>
        <w:r w:rsidR="003D5CA1">
          <w:rPr>
            <w:noProof/>
            <w:webHidden/>
          </w:rPr>
          <w:instrText xml:space="preserve"> PAGEREF _Toc5186453 \h </w:instrText>
        </w:r>
        <w:r w:rsidR="003D5CA1">
          <w:rPr>
            <w:noProof/>
            <w:webHidden/>
          </w:rPr>
        </w:r>
        <w:r w:rsidR="003D5CA1">
          <w:rPr>
            <w:noProof/>
            <w:webHidden/>
          </w:rPr>
          <w:fldChar w:fldCharType="separate"/>
        </w:r>
        <w:r w:rsidR="003D5CA1">
          <w:rPr>
            <w:noProof/>
            <w:webHidden/>
          </w:rPr>
          <w:t>128</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54" w:history="1">
        <w:r w:rsidR="003D5CA1" w:rsidRPr="0077217E">
          <w:rPr>
            <w:rStyle w:val="Hyperlink"/>
            <w:noProof/>
          </w:rPr>
          <w:t>12.10. Multiple Dosing Interval and TAU handling</w:t>
        </w:r>
        <w:r w:rsidR="003D5CA1">
          <w:rPr>
            <w:noProof/>
            <w:webHidden/>
          </w:rPr>
          <w:tab/>
        </w:r>
        <w:r w:rsidR="003D5CA1">
          <w:rPr>
            <w:noProof/>
            <w:webHidden/>
          </w:rPr>
          <w:fldChar w:fldCharType="begin"/>
        </w:r>
        <w:r w:rsidR="003D5CA1">
          <w:rPr>
            <w:noProof/>
            <w:webHidden/>
          </w:rPr>
          <w:instrText xml:space="preserve"> PAGEREF _Toc5186454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55" w:history="1">
        <w:r w:rsidR="003D5CA1" w:rsidRPr="0077217E">
          <w:rPr>
            <w:rStyle w:val="Hyperlink"/>
            <w:noProof/>
          </w:rPr>
          <w:t>12.10.1. Variables</w:t>
        </w:r>
        <w:r w:rsidR="003D5CA1">
          <w:rPr>
            <w:noProof/>
            <w:webHidden/>
          </w:rPr>
          <w:tab/>
        </w:r>
        <w:r w:rsidR="003D5CA1">
          <w:rPr>
            <w:noProof/>
            <w:webHidden/>
          </w:rPr>
          <w:fldChar w:fldCharType="begin"/>
        </w:r>
        <w:r w:rsidR="003D5CA1">
          <w:rPr>
            <w:noProof/>
            <w:webHidden/>
          </w:rPr>
          <w:instrText xml:space="preserve"> PAGEREF _Toc5186455 \h </w:instrText>
        </w:r>
        <w:r w:rsidR="003D5CA1">
          <w:rPr>
            <w:noProof/>
            <w:webHidden/>
          </w:rPr>
        </w:r>
        <w:r w:rsidR="003D5CA1">
          <w:rPr>
            <w:noProof/>
            <w:webHidden/>
          </w:rPr>
          <w:fldChar w:fldCharType="separate"/>
        </w:r>
        <w:r w:rsidR="003D5CA1">
          <w:rPr>
            <w:noProof/>
            <w:webHidden/>
          </w:rPr>
          <w:t>130</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56" w:history="1">
        <w:r w:rsidR="003D5CA1" w:rsidRPr="0077217E">
          <w:rPr>
            <w:rStyle w:val="Hyperlink"/>
            <w:noProof/>
          </w:rPr>
          <w:t>12.10.2. Example Dataset illustrating Dosing Intervals, TAUi and TOLDi values</w:t>
        </w:r>
        <w:r w:rsidR="003D5CA1">
          <w:rPr>
            <w:noProof/>
            <w:webHidden/>
          </w:rPr>
          <w:tab/>
        </w:r>
        <w:r w:rsidR="003D5CA1">
          <w:rPr>
            <w:noProof/>
            <w:webHidden/>
          </w:rPr>
          <w:fldChar w:fldCharType="begin"/>
        </w:r>
        <w:r w:rsidR="003D5CA1">
          <w:rPr>
            <w:noProof/>
            <w:webHidden/>
          </w:rPr>
          <w:instrText xml:space="preserve"> PAGEREF _Toc5186456 \h </w:instrText>
        </w:r>
        <w:r w:rsidR="003D5CA1">
          <w:rPr>
            <w:noProof/>
            <w:webHidden/>
          </w:rPr>
        </w:r>
        <w:r w:rsidR="003D5CA1">
          <w:rPr>
            <w:noProof/>
            <w:webHidden/>
          </w:rPr>
          <w:fldChar w:fldCharType="separate"/>
        </w:r>
        <w:r w:rsidR="003D5CA1">
          <w:rPr>
            <w:noProof/>
            <w:webHidden/>
          </w:rPr>
          <w:t>132</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57" w:history="1">
        <w:r w:rsidR="003D5CA1" w:rsidRPr="0077217E">
          <w:rPr>
            <w:rStyle w:val="Hyperlink"/>
            <w:noProof/>
          </w:rPr>
          <w:t>12.10.3. Flow</w:t>
        </w:r>
        <w:r w:rsidR="003D5CA1">
          <w:rPr>
            <w:noProof/>
            <w:webHidden/>
          </w:rPr>
          <w:tab/>
        </w:r>
        <w:r w:rsidR="003D5CA1">
          <w:rPr>
            <w:noProof/>
            <w:webHidden/>
          </w:rPr>
          <w:fldChar w:fldCharType="begin"/>
        </w:r>
        <w:r w:rsidR="003D5CA1">
          <w:rPr>
            <w:noProof/>
            <w:webHidden/>
          </w:rPr>
          <w:instrText xml:space="preserve"> PAGEREF _Toc5186457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58" w:history="1">
        <w:r w:rsidR="003D5CA1" w:rsidRPr="0077217E">
          <w:rPr>
            <w:rStyle w:val="Hyperlink"/>
            <w:noProof/>
          </w:rPr>
          <w:t>12.10.4. Important assumptions</w:t>
        </w:r>
        <w:r w:rsidR="003D5CA1">
          <w:rPr>
            <w:noProof/>
            <w:webHidden/>
          </w:rPr>
          <w:tab/>
        </w:r>
        <w:r w:rsidR="003D5CA1">
          <w:rPr>
            <w:noProof/>
            <w:webHidden/>
          </w:rPr>
          <w:fldChar w:fldCharType="begin"/>
        </w:r>
        <w:r w:rsidR="003D5CA1">
          <w:rPr>
            <w:noProof/>
            <w:webHidden/>
          </w:rPr>
          <w:instrText xml:space="preserve"> PAGEREF _Toc5186458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59" w:history="1">
        <w:r w:rsidR="003D5CA1" w:rsidRPr="0077217E">
          <w:rPr>
            <w:rStyle w:val="Hyperlink"/>
            <w:noProof/>
          </w:rPr>
          <w:t>12.11. Parameter Model Mapping List - Primary and Derived</w:t>
        </w:r>
        <w:r w:rsidR="003D5CA1">
          <w:rPr>
            <w:noProof/>
            <w:webHidden/>
          </w:rPr>
          <w:tab/>
        </w:r>
        <w:r w:rsidR="003D5CA1">
          <w:rPr>
            <w:noProof/>
            <w:webHidden/>
          </w:rPr>
          <w:fldChar w:fldCharType="begin"/>
        </w:r>
        <w:r w:rsidR="003D5CA1">
          <w:rPr>
            <w:noProof/>
            <w:webHidden/>
          </w:rPr>
          <w:instrText xml:space="preserve"> PAGEREF _Toc5186459 \h </w:instrText>
        </w:r>
        <w:r w:rsidR="003D5CA1">
          <w:rPr>
            <w:noProof/>
            <w:webHidden/>
          </w:rPr>
        </w:r>
        <w:r w:rsidR="003D5CA1">
          <w:rPr>
            <w:noProof/>
            <w:webHidden/>
          </w:rPr>
          <w:fldChar w:fldCharType="separate"/>
        </w:r>
        <w:r w:rsidR="003D5CA1">
          <w:rPr>
            <w:noProof/>
            <w:webHidden/>
          </w:rPr>
          <w:t>134</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60" w:history="1">
        <w:r w:rsidR="003D5CA1" w:rsidRPr="0077217E">
          <w:rPr>
            <w:rStyle w:val="Hyperlink"/>
            <w:noProof/>
          </w:rPr>
          <w:t>12.12. C0 Example</w:t>
        </w:r>
        <w:r w:rsidR="003D5CA1">
          <w:rPr>
            <w:noProof/>
            <w:webHidden/>
          </w:rPr>
          <w:tab/>
        </w:r>
        <w:r w:rsidR="003D5CA1">
          <w:rPr>
            <w:noProof/>
            <w:webHidden/>
          </w:rPr>
          <w:fldChar w:fldCharType="begin"/>
        </w:r>
        <w:r w:rsidR="003D5CA1">
          <w:rPr>
            <w:noProof/>
            <w:webHidden/>
          </w:rPr>
          <w:instrText xml:space="preserve"> PAGEREF _Toc5186460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61" w:history="1">
        <w:r w:rsidR="003D5CA1" w:rsidRPr="0077217E">
          <w:rPr>
            <w:rStyle w:val="Hyperlink"/>
            <w:noProof/>
          </w:rPr>
          <w:t>12.12.1. Example Data</w:t>
        </w:r>
        <w:r w:rsidR="003D5CA1">
          <w:rPr>
            <w:noProof/>
            <w:webHidden/>
          </w:rPr>
          <w:tab/>
        </w:r>
        <w:r w:rsidR="003D5CA1">
          <w:rPr>
            <w:noProof/>
            <w:webHidden/>
          </w:rPr>
          <w:fldChar w:fldCharType="begin"/>
        </w:r>
        <w:r w:rsidR="003D5CA1">
          <w:rPr>
            <w:noProof/>
            <w:webHidden/>
          </w:rPr>
          <w:instrText xml:space="preserve"> PAGEREF _Toc5186461 \h </w:instrText>
        </w:r>
        <w:r w:rsidR="003D5CA1">
          <w:rPr>
            <w:noProof/>
            <w:webHidden/>
          </w:rPr>
        </w:r>
        <w:r w:rsidR="003D5CA1">
          <w:rPr>
            <w:noProof/>
            <w:webHidden/>
          </w:rPr>
          <w:fldChar w:fldCharType="separate"/>
        </w:r>
        <w:r w:rsidR="003D5CA1">
          <w:rPr>
            <w:noProof/>
            <w:webHidden/>
          </w:rPr>
          <w:t>138</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62" w:history="1">
        <w:r w:rsidR="003D5CA1" w:rsidRPr="0077217E">
          <w:rPr>
            <w:rStyle w:val="Hyperlink"/>
            <w:noProof/>
          </w:rPr>
          <w:t>12.12.2. Estimate C0</w:t>
        </w:r>
        <w:r w:rsidR="003D5CA1">
          <w:rPr>
            <w:noProof/>
            <w:webHidden/>
          </w:rPr>
          <w:tab/>
        </w:r>
        <w:r w:rsidR="003D5CA1">
          <w:rPr>
            <w:noProof/>
            <w:webHidden/>
          </w:rPr>
          <w:fldChar w:fldCharType="begin"/>
        </w:r>
        <w:r w:rsidR="003D5CA1">
          <w:rPr>
            <w:noProof/>
            <w:webHidden/>
          </w:rPr>
          <w:instrText xml:space="preserve"> PAGEREF _Toc5186462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63" w:history="1">
        <w:r w:rsidR="003D5CA1" w:rsidRPr="0077217E">
          <w:rPr>
            <w:rStyle w:val="Hyperlink"/>
            <w:noProof/>
          </w:rPr>
          <w:t>12.12.3. Estimate AUCXBPCTO (observed)</w:t>
        </w:r>
        <w:r w:rsidR="003D5CA1">
          <w:rPr>
            <w:noProof/>
            <w:webHidden/>
          </w:rPr>
          <w:tab/>
        </w:r>
        <w:r w:rsidR="003D5CA1">
          <w:rPr>
            <w:noProof/>
            <w:webHidden/>
          </w:rPr>
          <w:fldChar w:fldCharType="begin"/>
        </w:r>
        <w:r w:rsidR="003D5CA1">
          <w:rPr>
            <w:noProof/>
            <w:webHidden/>
          </w:rPr>
          <w:instrText xml:space="preserve"> PAGEREF _Toc5186463 \h </w:instrText>
        </w:r>
        <w:r w:rsidR="003D5CA1">
          <w:rPr>
            <w:noProof/>
            <w:webHidden/>
          </w:rPr>
        </w:r>
        <w:r w:rsidR="003D5CA1">
          <w:rPr>
            <w:noProof/>
            <w:webHidden/>
          </w:rPr>
          <w:fldChar w:fldCharType="separate"/>
        </w:r>
        <w:r w:rsidR="003D5CA1">
          <w:rPr>
            <w:noProof/>
            <w:webHidden/>
          </w:rPr>
          <w:t>139</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64" w:history="1">
        <w:r w:rsidR="003D5CA1" w:rsidRPr="0077217E">
          <w:rPr>
            <w:rStyle w:val="Hyperlink"/>
            <w:noProof/>
          </w:rPr>
          <w:t>12.12.4. Estimate AUCXBPCTP (predicted)</w:t>
        </w:r>
        <w:r w:rsidR="003D5CA1">
          <w:rPr>
            <w:noProof/>
            <w:webHidden/>
          </w:rPr>
          <w:tab/>
        </w:r>
        <w:r w:rsidR="003D5CA1">
          <w:rPr>
            <w:noProof/>
            <w:webHidden/>
          </w:rPr>
          <w:fldChar w:fldCharType="begin"/>
        </w:r>
        <w:r w:rsidR="003D5CA1">
          <w:rPr>
            <w:noProof/>
            <w:webHidden/>
          </w:rPr>
          <w:instrText xml:space="preserve"> PAGEREF _Toc5186464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65" w:history="1">
        <w:r w:rsidR="003D5CA1" w:rsidRPr="0077217E">
          <w:rPr>
            <w:rStyle w:val="Hyperlink"/>
            <w:noProof/>
          </w:rPr>
          <w:t>12.13. Volume/Weight conversion for Urine data</w:t>
        </w:r>
        <w:r w:rsidR="003D5CA1">
          <w:rPr>
            <w:noProof/>
            <w:webHidden/>
          </w:rPr>
          <w:tab/>
        </w:r>
        <w:r w:rsidR="003D5CA1">
          <w:rPr>
            <w:noProof/>
            <w:webHidden/>
          </w:rPr>
          <w:fldChar w:fldCharType="begin"/>
        </w:r>
        <w:r w:rsidR="003D5CA1">
          <w:rPr>
            <w:noProof/>
            <w:webHidden/>
          </w:rPr>
          <w:instrText xml:space="preserve"> PAGEREF _Toc5186465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66" w:history="1">
        <w:r w:rsidR="003D5CA1" w:rsidRPr="0077217E">
          <w:rPr>
            <w:rStyle w:val="Hyperlink"/>
            <w:noProof/>
          </w:rPr>
          <w:t>12.13.1. Calculation</w:t>
        </w:r>
        <w:r w:rsidR="003D5CA1">
          <w:rPr>
            <w:noProof/>
            <w:webHidden/>
          </w:rPr>
          <w:tab/>
        </w:r>
        <w:r w:rsidR="003D5CA1">
          <w:rPr>
            <w:noProof/>
            <w:webHidden/>
          </w:rPr>
          <w:fldChar w:fldCharType="begin"/>
        </w:r>
        <w:r w:rsidR="003D5CA1">
          <w:rPr>
            <w:noProof/>
            <w:webHidden/>
          </w:rPr>
          <w:instrText xml:space="preserve"> PAGEREF _Toc5186466 \h </w:instrText>
        </w:r>
        <w:r w:rsidR="003D5CA1">
          <w:rPr>
            <w:noProof/>
            <w:webHidden/>
          </w:rPr>
        </w:r>
        <w:r w:rsidR="003D5CA1">
          <w:rPr>
            <w:noProof/>
            <w:webHidden/>
          </w:rPr>
          <w:fldChar w:fldCharType="separate"/>
        </w:r>
        <w:r w:rsidR="003D5CA1">
          <w:rPr>
            <w:noProof/>
            <w:webHidden/>
          </w:rPr>
          <w:t>140</w:t>
        </w:r>
        <w:r w:rsidR="003D5CA1">
          <w:rPr>
            <w:noProof/>
            <w:webHidden/>
          </w:rPr>
          <w:fldChar w:fldCharType="end"/>
        </w:r>
      </w:hyperlink>
    </w:p>
    <w:p w:rsidR="003D5CA1" w:rsidRDefault="00102BFA">
      <w:pPr>
        <w:pStyle w:val="TOC3"/>
        <w:tabs>
          <w:tab w:val="right" w:leader="dot" w:pos="8630"/>
        </w:tabs>
        <w:rPr>
          <w:rFonts w:asciiTheme="minorHAnsi" w:eastAsiaTheme="minorEastAsia" w:hAnsiTheme="minorHAnsi" w:cstheme="minorBidi"/>
          <w:noProof/>
          <w:sz w:val="22"/>
          <w:szCs w:val="22"/>
          <w:lang w:eastAsia="en-US"/>
        </w:rPr>
      </w:pPr>
      <w:hyperlink w:anchor="_Toc5186467" w:history="1">
        <w:r w:rsidR="003D5CA1" w:rsidRPr="0077217E">
          <w:rPr>
            <w:rStyle w:val="Hyperlink"/>
            <w:noProof/>
          </w:rPr>
          <w:t>12.13.2. NCA Dataset correction for PKAMT</w:t>
        </w:r>
        <w:r w:rsidR="003D5CA1">
          <w:rPr>
            <w:noProof/>
            <w:webHidden/>
          </w:rPr>
          <w:tab/>
        </w:r>
        <w:r w:rsidR="003D5CA1">
          <w:rPr>
            <w:noProof/>
            <w:webHidden/>
          </w:rPr>
          <w:fldChar w:fldCharType="begin"/>
        </w:r>
        <w:r w:rsidR="003D5CA1">
          <w:rPr>
            <w:noProof/>
            <w:webHidden/>
          </w:rPr>
          <w:instrText xml:space="preserve"> PAGEREF _Toc5186467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68" w:history="1">
        <w:r w:rsidR="003D5CA1" w:rsidRPr="0077217E">
          <w:rPr>
            <w:rStyle w:val="Hyperlink"/>
            <w:noProof/>
          </w:rPr>
          <w:t>12.14. Derivations for Parameter calculations</w:t>
        </w:r>
        <w:r w:rsidR="003D5CA1">
          <w:rPr>
            <w:noProof/>
            <w:webHidden/>
          </w:rPr>
          <w:tab/>
        </w:r>
        <w:r w:rsidR="003D5CA1">
          <w:rPr>
            <w:noProof/>
            <w:webHidden/>
          </w:rPr>
          <w:fldChar w:fldCharType="begin"/>
        </w:r>
        <w:r w:rsidR="003D5CA1">
          <w:rPr>
            <w:noProof/>
            <w:webHidden/>
          </w:rPr>
          <w:instrText xml:space="preserve"> PAGEREF _Toc5186468 \h </w:instrText>
        </w:r>
        <w:r w:rsidR="003D5CA1">
          <w:rPr>
            <w:noProof/>
            <w:webHidden/>
          </w:rPr>
        </w:r>
        <w:r w:rsidR="003D5CA1">
          <w:rPr>
            <w:noProof/>
            <w:webHidden/>
          </w:rPr>
          <w:fldChar w:fldCharType="separate"/>
        </w:r>
        <w:r w:rsidR="003D5CA1">
          <w:rPr>
            <w:noProof/>
            <w:webHidden/>
          </w:rPr>
          <w:t>141</w:t>
        </w:r>
        <w:r w:rsidR="003D5CA1">
          <w:rPr>
            <w:noProof/>
            <w:webHidden/>
          </w:rPr>
          <w:fldChar w:fldCharType="end"/>
        </w:r>
      </w:hyperlink>
    </w:p>
    <w:p w:rsidR="003D5CA1" w:rsidRDefault="00102BFA">
      <w:pPr>
        <w:pStyle w:val="TOC2"/>
        <w:tabs>
          <w:tab w:val="right" w:leader="dot" w:pos="8630"/>
        </w:tabs>
        <w:rPr>
          <w:rFonts w:asciiTheme="minorHAnsi" w:eastAsiaTheme="minorEastAsia" w:hAnsiTheme="minorHAnsi" w:cstheme="minorBidi"/>
          <w:noProof/>
          <w:sz w:val="22"/>
          <w:szCs w:val="22"/>
          <w:lang w:eastAsia="en-US"/>
        </w:rPr>
      </w:pPr>
      <w:hyperlink w:anchor="_Toc5186469" w:history="1">
        <w:r w:rsidR="003D5CA1" w:rsidRPr="0077217E">
          <w:rPr>
            <w:rStyle w:val="Hyperlink"/>
            <w:noProof/>
          </w:rPr>
          <w:t>12.15. Calling Sequences for openNCA Computation Engine R Package</w:t>
        </w:r>
        <w:r w:rsidR="003D5CA1">
          <w:rPr>
            <w:noProof/>
            <w:webHidden/>
          </w:rPr>
          <w:tab/>
        </w:r>
        <w:r w:rsidR="003D5CA1">
          <w:rPr>
            <w:noProof/>
            <w:webHidden/>
          </w:rPr>
          <w:fldChar w:fldCharType="begin"/>
        </w:r>
        <w:r w:rsidR="003D5CA1">
          <w:rPr>
            <w:noProof/>
            <w:webHidden/>
          </w:rPr>
          <w:instrText xml:space="preserve"> PAGEREF _Toc5186469 \h </w:instrText>
        </w:r>
        <w:r w:rsidR="003D5CA1">
          <w:rPr>
            <w:noProof/>
            <w:webHidden/>
          </w:rPr>
        </w:r>
        <w:r w:rsidR="003D5CA1">
          <w:rPr>
            <w:noProof/>
            <w:webHidden/>
          </w:rPr>
          <w:fldChar w:fldCharType="separate"/>
        </w:r>
        <w:r w:rsidR="003D5CA1">
          <w:rPr>
            <w:noProof/>
            <w:webHidden/>
          </w:rPr>
          <w:t>146</w:t>
        </w:r>
        <w:r w:rsidR="003D5CA1">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2" w:name="_Toc80519566"/>
      <w:bookmarkStart w:id="3" w:name="_Toc87955764"/>
      <w:bookmarkStart w:id="4" w:name="_Toc88462467"/>
      <w:bookmarkStart w:id="5" w:name="_Toc105902438"/>
      <w:bookmarkStart w:id="6" w:name="_Ref132101023"/>
      <w:bookmarkStart w:id="7" w:name="_Ref498089196"/>
      <w:bookmarkStart w:id="8" w:name="_Toc5186396"/>
      <w:r>
        <w:lastRenderedPageBreak/>
        <w:t>Document History</w:t>
      </w:r>
      <w:bookmarkEnd w:id="2"/>
      <w:bookmarkEnd w:id="3"/>
      <w:bookmarkEnd w:id="4"/>
      <w:bookmarkEnd w:id="5"/>
      <w:bookmarkEnd w:id="6"/>
      <w:bookmarkEnd w:id="7"/>
      <w:bookmarkEnd w:id="8"/>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Add Secondary Configuration Template concept  to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bl>
    <w:p w:rsidR="003E52B3" w:rsidRDefault="003E52B3">
      <w:pPr>
        <w:pStyle w:val="Heading1"/>
      </w:pPr>
      <w:bookmarkStart w:id="9" w:name="_Toc507192754"/>
      <w:bookmarkStart w:id="10" w:name="1044518"/>
      <w:bookmarkEnd w:id="9"/>
      <w:bookmarkEnd w:id="10"/>
      <w:r>
        <w:br w:type="page"/>
      </w:r>
      <w:bookmarkStart w:id="11" w:name="_Toc5186397"/>
      <w:bookmarkStart w:id="12" w:name="OLE_LINK1"/>
      <w:r>
        <w:lastRenderedPageBreak/>
        <w:t>Overview</w:t>
      </w:r>
      <w:bookmarkEnd w:id="11"/>
    </w:p>
    <w:p w:rsidR="003E52B3" w:rsidRDefault="003E52B3">
      <w:pPr>
        <w:rPr>
          <w:lang w:val="en-GB"/>
        </w:rPr>
      </w:pPr>
      <w:r>
        <w:rPr>
          <w:lang w:val="en-GB"/>
        </w:rPr>
        <w:t>eNCA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r>
        <w:t>eNCA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DE7D6D" w:rsidRPr="005A7C0D">
        <w:rPr>
          <w:rFonts w:ascii="TimesNewRoman" w:hAnsi="TimesNewRoman" w:cs="TimesNewRoman"/>
          <w:sz w:val="24"/>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3" w:name="_Toc5186398"/>
      <w:r>
        <w:t>Purpose</w:t>
      </w:r>
      <w:bookmarkEnd w:id="13"/>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4" w:name="_Toc5186399"/>
      <w:r>
        <w:t xml:space="preserve">Document </w:t>
      </w:r>
      <w:r w:rsidR="003E52B3">
        <w:t>Scope</w:t>
      </w:r>
      <w:bookmarkEnd w:id="14"/>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the Section </w:t>
      </w:r>
      <w:r w:rsidR="005A7C0D">
        <w:fldChar w:fldCharType="begin"/>
      </w:r>
      <w:r w:rsidR="005A7C0D">
        <w:instrText xml:space="preserve"> REF _Ref507194320 \h </w:instrText>
      </w:r>
      <w:r w:rsidR="005A7C0D">
        <w:fldChar w:fldCharType="separate"/>
      </w:r>
      <w:r w:rsidR="005A7C0D">
        <w:t>References</w:t>
      </w:r>
      <w:r w:rsidR="005A7C0D">
        <w:fldChar w:fldCharType="end"/>
      </w:r>
      <w:r>
        <w:t>.</w:t>
      </w:r>
    </w:p>
    <w:p w:rsidR="0066306E" w:rsidRDefault="0066306E"/>
    <w:p w:rsidR="003E52B3" w:rsidRDefault="009F5A3B" w:rsidP="00C41FB3">
      <w:pPr>
        <w:pStyle w:val="Heading1"/>
      </w:pPr>
      <w:bookmarkStart w:id="15" w:name="_Toc5186400"/>
      <w:r>
        <w:t>Non-Compartmental Analysis</w:t>
      </w:r>
      <w:r w:rsidR="003E52B3">
        <w:t xml:space="preserve"> </w:t>
      </w:r>
      <w:r w:rsidR="00C41FB3">
        <w:t>Models/</w:t>
      </w:r>
      <w:r w:rsidR="003C33CA">
        <w:t>Parameters</w:t>
      </w:r>
      <w:bookmarkEnd w:id="15"/>
    </w:p>
    <w:p w:rsidR="00D3622F" w:rsidRDefault="00D3622F" w:rsidP="00D3622F">
      <w:pPr>
        <w:pStyle w:val="Heading2"/>
      </w:pPr>
      <w:bookmarkStart w:id="16" w:name="_Toc5186401"/>
      <w:r>
        <w:t>Definitions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CD0CC5">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incorporating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Pr="00362DA5">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7" w:name="_Ref498089187"/>
      <w:bookmarkStart w:id="18" w:name="_Toc5186402"/>
      <w:r>
        <w:t>Models</w:t>
      </w:r>
      <w:bookmarkEnd w:id="17"/>
      <w:bookmarkEnd w:id="18"/>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9E5888" w:rsidRPr="00E033B9">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E033B9" w:rsidRPr="00E033B9">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Derived </w:t>
      </w:r>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19" w:name="_Toc507192762"/>
      <w:bookmarkStart w:id="20" w:name="_Toc507192763"/>
      <w:bookmarkStart w:id="21" w:name="_Ref508021077"/>
      <w:bookmarkStart w:id="22" w:name="_Ref508115651"/>
      <w:bookmarkStart w:id="23" w:name="_Toc5186403"/>
      <w:bookmarkEnd w:id="19"/>
      <w:bookmarkEnd w:id="20"/>
      <w:r>
        <w:t xml:space="preserve">Model </w:t>
      </w:r>
      <w:bookmarkEnd w:id="21"/>
      <w:r w:rsidR="0002670C">
        <w:t>Configuration Template</w:t>
      </w:r>
      <w:bookmarkEnd w:id="22"/>
      <w:bookmarkEnd w:id="23"/>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4"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4"/>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200"/>
        <w:gridCol w:w="2101"/>
        <w:gridCol w:w="2462"/>
      </w:tblGrid>
      <w:tr w:rsidR="00FE0A76" w:rsidRPr="00C323A5" w:rsidTr="00CA5175">
        <w:trPr>
          <w:trHeight w:val="300"/>
          <w:tblHeader/>
        </w:trPr>
        <w:tc>
          <w:tcPr>
            <w:tcW w:w="4296"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47"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320"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320"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320"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CA5175">
        <w:trPr>
          <w:trHeight w:val="300"/>
        </w:trPr>
        <w:tc>
          <w:tcPr>
            <w:tcW w:w="4296"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47"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320"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CA5175">
        <w:trPr>
          <w:trHeight w:val="300"/>
        </w:trPr>
        <w:tc>
          <w:tcPr>
            <w:tcW w:w="4296"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47"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320"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320"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5" w:name="RETURNCOLS"/>
            <w:r w:rsidRPr="00323C5D">
              <w:rPr>
                <w:rFonts w:eastAsia="Times New Roman" w:cs="Arial"/>
                <w:color w:val="000000"/>
                <w:sz w:val="18"/>
                <w:szCs w:val="18"/>
                <w:lang w:eastAsia="en-US"/>
              </w:rPr>
              <w:t>RETURNCOLS</w:t>
            </w:r>
            <w:bookmarkEnd w:id="25"/>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320"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PKADT</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Start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320"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320"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47"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320"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47"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CA5175">
        <w:trPr>
          <w:trHeight w:val="300"/>
        </w:trPr>
        <w:tc>
          <w:tcPr>
            <w:tcW w:w="4296"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320"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CA5175">
        <w:trPr>
          <w:trHeight w:val="300"/>
        </w:trPr>
        <w:tc>
          <w:tcPr>
            <w:tcW w:w="4296"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47"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320"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320"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47"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320"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CA5175">
        <w:trPr>
          <w:trHeight w:val="300"/>
        </w:trPr>
        <w:tc>
          <w:tcPr>
            <w:tcW w:w="4296"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320"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CA5175">
        <w:trPr>
          <w:trHeight w:val="300"/>
        </w:trPr>
        <w:tc>
          <w:tcPr>
            <w:tcW w:w="4296"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47"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320"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CA5175">
        <w:trPr>
          <w:trHeight w:val="300"/>
        </w:trPr>
        <w:tc>
          <w:tcPr>
            <w:tcW w:w="4296"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320"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if TIME itself resolves to a column name in the supplied dataset</w:t>
            </w:r>
            <w:r w:rsidR="006C308F">
              <w:rPr>
                <w:rFonts w:eastAsia="Times New Roman" w:cs="Arial"/>
                <w:color w:val="000000"/>
                <w:sz w:val="18"/>
                <w:szCs w:val="18"/>
                <w:lang w:eastAsia="en-US"/>
              </w:rPr>
              <w:t xml:space="preserve">. Entry not required if TIME is </w:t>
            </w:r>
            <w:r w:rsidR="006C308F">
              <w:rPr>
                <w:rFonts w:eastAsia="Times New Roman" w:cs="Arial"/>
                <w:color w:val="000000"/>
                <w:sz w:val="18"/>
                <w:szCs w:val="18"/>
                <w:lang w:eastAsia="en-US"/>
              </w:rPr>
              <w:lastRenderedPageBreak/>
              <w:t>selected either as “Nominal” or “Actual” value.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6" w:name="LLOQPATTERNS"/>
            <w:r w:rsidRPr="00323C5D">
              <w:rPr>
                <w:rFonts w:eastAsia="Times New Roman" w:cs="Arial"/>
                <w:color w:val="000000"/>
                <w:sz w:val="18"/>
                <w:szCs w:val="18"/>
                <w:lang w:eastAsia="en-US"/>
              </w:rPr>
              <w:lastRenderedPageBreak/>
              <w:t>LLOQPATTERNS</w:t>
            </w:r>
            <w:bookmarkEnd w:id="26"/>
            <w:r w:rsidR="000B710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320"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CA5175">
        <w:trPr>
          <w:trHeight w:val="300"/>
        </w:trPr>
        <w:tc>
          <w:tcPr>
            <w:tcW w:w="4296"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p>
        </w:tc>
        <w:tc>
          <w:tcPr>
            <w:tcW w:w="2320"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Pr="000B7100" w:rsidRDefault="00A70FFC" w:rsidP="00C323A5">
            <w:pPr>
              <w:rPr>
                <w:rFonts w:eastAsia="Times New Roman" w:cs="Arial"/>
                <w:color w:val="000000"/>
                <w:sz w:val="18"/>
                <w:szCs w:val="18"/>
                <w:lang w:eastAsia="en-US"/>
              </w:rPr>
            </w:pPr>
            <w:commentRangeStart w:id="27"/>
            <w:del w:id="28" w:author="Tensfeldt, Thomas G" w:date="2019-10-09T09:49:00Z">
              <w:r w:rsidDel="00A35D83">
                <w:rPr>
                  <w:rFonts w:eastAsia="Times New Roman" w:cs="Arial"/>
                  <w:color w:val="000000"/>
                  <w:sz w:val="18"/>
                  <w:szCs w:val="18"/>
                  <w:lang w:eastAsia="en-US"/>
                </w:rPr>
                <w:delText>SAMPLEVOLUME[b]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29" w:author="Tensfeldt, Thomas G" w:date="2019-10-09T09:49:00Z">
              <w:r w:rsidDel="00A35D83">
                <w:rPr>
                  <w:rFonts w:eastAsia="Times New Roman" w:cs="Arial"/>
                  <w:color w:val="000000"/>
                  <w:sz w:val="18"/>
                  <w:szCs w:val="18"/>
                  <w:lang w:eastAsia="en-US"/>
                </w:rPr>
                <w:delText>PKSMVL</w:delText>
              </w:r>
            </w:del>
          </w:p>
        </w:tc>
        <w:tc>
          <w:tcPr>
            <w:tcW w:w="2320" w:type="dxa"/>
            <w:tcBorders>
              <w:top w:val="nil"/>
              <w:left w:val="nil"/>
              <w:bottom w:val="nil"/>
              <w:right w:val="nil"/>
            </w:tcBorders>
            <w:vAlign w:val="bottom"/>
          </w:tcPr>
          <w:p w:rsidR="00A70FFC" w:rsidRPr="009D474B" w:rsidRDefault="00A70FFC" w:rsidP="00230B05">
            <w:pPr>
              <w:rPr>
                <w:rFonts w:eastAsia="Times New Roman" w:cs="Arial"/>
                <w:color w:val="000000"/>
                <w:sz w:val="18"/>
                <w:szCs w:val="18"/>
                <w:lang w:eastAsia="en-US"/>
              </w:rPr>
            </w:pPr>
            <w:del w:id="30" w:author="Tensfeldt, Thomas G" w:date="2019-10-09T09:49:00Z">
              <w:r w:rsidDel="00A35D83">
                <w:rPr>
                  <w:rFonts w:eastAsia="Times New Roman" w:cs="Arial"/>
                  <w:color w:val="000000"/>
                  <w:sz w:val="18"/>
                  <w:szCs w:val="18"/>
                  <w:lang w:eastAsia="en-US"/>
                </w:rPr>
                <w:delText>Sample Volume data field</w:delText>
              </w:r>
            </w:del>
          </w:p>
        </w:tc>
      </w:tr>
      <w:tr w:rsidR="00A70FFC" w:rsidRPr="000B7100" w:rsidTr="00CA5175">
        <w:trPr>
          <w:trHeight w:val="300"/>
        </w:trPr>
        <w:tc>
          <w:tcPr>
            <w:tcW w:w="4296" w:type="dxa"/>
            <w:tcBorders>
              <w:top w:val="nil"/>
              <w:left w:val="nil"/>
              <w:bottom w:val="nil"/>
              <w:right w:val="nil"/>
            </w:tcBorders>
            <w:shd w:val="clear" w:color="auto" w:fill="auto"/>
            <w:noWrap/>
            <w:vAlign w:val="bottom"/>
          </w:tcPr>
          <w:p w:rsidR="00A70FFC" w:rsidRDefault="00A70FFC" w:rsidP="00C323A5">
            <w:pPr>
              <w:rPr>
                <w:rFonts w:eastAsia="Times New Roman" w:cs="Arial"/>
                <w:color w:val="000000"/>
                <w:sz w:val="18"/>
                <w:szCs w:val="18"/>
                <w:lang w:eastAsia="en-US"/>
              </w:rPr>
            </w:pPr>
            <w:del w:id="31" w:author="Tensfeldt, Thomas G" w:date="2019-10-09T09:49:00Z">
              <w:r w:rsidDel="00A35D83">
                <w:rPr>
                  <w:rFonts w:eastAsia="Times New Roman" w:cs="Arial"/>
                  <w:color w:val="000000"/>
                  <w:sz w:val="18"/>
                  <w:szCs w:val="18"/>
                  <w:lang w:eastAsia="en-US"/>
                </w:rPr>
                <w:delText>SAMPLEVOLUMEU[b]</w:delText>
              </w:r>
            </w:del>
          </w:p>
        </w:tc>
        <w:tc>
          <w:tcPr>
            <w:tcW w:w="2147" w:type="dxa"/>
            <w:tcBorders>
              <w:top w:val="nil"/>
              <w:left w:val="nil"/>
              <w:bottom w:val="nil"/>
              <w:right w:val="nil"/>
            </w:tcBorders>
            <w:shd w:val="clear" w:color="auto" w:fill="auto"/>
            <w:vAlign w:val="bottom"/>
          </w:tcPr>
          <w:p w:rsidR="00A70FFC" w:rsidRDefault="00A70FFC" w:rsidP="00C323A5">
            <w:pPr>
              <w:rPr>
                <w:rFonts w:eastAsia="Times New Roman" w:cs="Arial"/>
                <w:color w:val="000000"/>
                <w:sz w:val="18"/>
                <w:szCs w:val="18"/>
                <w:lang w:eastAsia="en-US"/>
              </w:rPr>
            </w:pPr>
            <w:del w:id="32" w:author="Tensfeldt, Thomas G" w:date="2019-10-09T09:49:00Z">
              <w:r w:rsidDel="00A35D83">
                <w:rPr>
                  <w:rFonts w:eastAsia="Times New Roman" w:cs="Arial"/>
                  <w:color w:val="000000"/>
                  <w:sz w:val="18"/>
                  <w:szCs w:val="18"/>
                  <w:lang w:eastAsia="en-US"/>
                </w:rPr>
                <w:delText>PKSMVLU</w:delText>
              </w:r>
            </w:del>
          </w:p>
        </w:tc>
        <w:tc>
          <w:tcPr>
            <w:tcW w:w="2320" w:type="dxa"/>
            <w:tcBorders>
              <w:top w:val="nil"/>
              <w:left w:val="nil"/>
              <w:bottom w:val="nil"/>
              <w:right w:val="nil"/>
            </w:tcBorders>
            <w:vAlign w:val="bottom"/>
          </w:tcPr>
          <w:p w:rsidR="00A70FFC" w:rsidRDefault="00A70FFC" w:rsidP="00230B05">
            <w:pPr>
              <w:rPr>
                <w:rFonts w:eastAsia="Times New Roman" w:cs="Arial"/>
                <w:color w:val="000000"/>
                <w:sz w:val="18"/>
                <w:szCs w:val="18"/>
                <w:lang w:eastAsia="en-US"/>
              </w:rPr>
            </w:pPr>
            <w:del w:id="33" w:author="Tensfeldt, Thomas G" w:date="2019-10-09T09:49:00Z">
              <w:r w:rsidDel="00A35D83">
                <w:rPr>
                  <w:rFonts w:eastAsia="Times New Roman" w:cs="Arial"/>
                  <w:color w:val="000000"/>
                  <w:sz w:val="18"/>
                  <w:szCs w:val="18"/>
                  <w:lang w:eastAsia="en-US"/>
                </w:rPr>
                <w:delText>Sample Volume Units data field</w:delText>
              </w:r>
              <w:commentRangeEnd w:id="27"/>
              <w:r w:rsidR="009A5901" w:rsidDel="00A35D83">
                <w:rPr>
                  <w:rStyle w:val="CommentReference"/>
                </w:rPr>
                <w:commentReference w:id="27"/>
              </w:r>
            </w:del>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320"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320"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CA5175">
        <w:trPr>
          <w:trHeight w:val="300"/>
        </w:trPr>
        <w:tc>
          <w:tcPr>
            <w:tcW w:w="4296"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E63656">
              <w:rPr>
                <w:sz w:val="18"/>
                <w:szCs w:val="18"/>
              </w:rPr>
              <w:t>DOF</w:t>
            </w:r>
            <w:r>
              <w:rPr>
                <w:rFonts w:cs="Arial"/>
                <w:iCs/>
                <w:sz w:val="18"/>
                <w:szCs w:val="18"/>
              </w:rPr>
              <w:t>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320"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320"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Pr="000B7100">
              <w:rPr>
                <w:sz w:val="18"/>
                <w:szCs w:val="18"/>
              </w:rPr>
              <w:t>TOLD</w:t>
            </w:r>
            <w:r w:rsidRPr="00DC0CF8">
              <w:rPr>
                <w:i/>
                <w:sz w:val="18"/>
                <w:szCs w:val="18"/>
              </w:rPr>
              <w:t>i</w:t>
            </w:r>
            <w:r w:rsidRPr="000B7100">
              <w:rPr>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bCs/>
                <w:sz w:val="18"/>
              </w:rPr>
              <w:t>TAU</w:t>
            </w:r>
            <w:r w:rsidRPr="00DD25E3">
              <w:rPr>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Cs/>
                <w:sz w:val="18"/>
              </w:rPr>
              <w:t>TAU</w:t>
            </w:r>
            <w:r w:rsidRPr="00DD25E3">
              <w:rPr>
                <w:i/>
                <w:sz w:val="18"/>
              </w:rPr>
              <w:t>i</w:t>
            </w:r>
            <w:r>
              <w:rPr>
                <w:bCs/>
                <w:sz w:val="18"/>
              </w:rPr>
              <w:t>U</w:t>
            </w:r>
            <w:r>
              <w:rPr>
                <w:rFonts w:eastAsia="Times New Roman" w:cs="Arial"/>
                <w:color w:val="000000"/>
                <w:sz w:val="18"/>
                <w:szCs w:val="18"/>
                <w:lang w:eastAsia="en-US"/>
              </w:rPr>
              <w:fldChar w:fldCharType="end"/>
            </w:r>
          </w:p>
        </w:tc>
        <w:tc>
          <w:tcPr>
            <w:tcW w:w="2320"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E30E02">
              <w:rPr>
                <w:b/>
                <w:i/>
              </w:rPr>
              <w:t>M</w:t>
            </w:r>
            <w:r w:rsidR="00E30E02" w:rsidRPr="0002670C">
              <w:rPr>
                <w:b/>
                <w:i/>
              </w:rPr>
              <w:t xml:space="preserve">odel </w:t>
            </w:r>
            <w:r w:rsidR="00E30E02">
              <w:rPr>
                <w:b/>
                <w:i/>
              </w:rPr>
              <w:t>C</w:t>
            </w:r>
            <w:r w:rsidR="00E30E02" w:rsidRPr="0002670C">
              <w:rPr>
                <w:b/>
                <w:i/>
              </w:rPr>
              <w:t xml:space="preserve">onfiguration </w:t>
            </w:r>
            <w:r w:rsidR="00E30E02">
              <w:rPr>
                <w:b/>
                <w:i/>
              </w:rPr>
              <w:t>T</w:t>
            </w:r>
            <w:r w:rsidR="00E30E02"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w:t>
            </w:r>
            <w:r w:rsidR="00E30E02">
              <w:rPr>
                <w:rFonts w:eastAsia="Times New Roman" w:cs="Arial"/>
                <w:color w:val="000000"/>
                <w:sz w:val="18"/>
                <w:szCs w:val="18"/>
                <w:lang w:eastAsia="en-US"/>
              </w:rPr>
              <w:lastRenderedPageBreak/>
              <w:t>as the maximum number of doses for individual profiles</w:t>
            </w:r>
          </w:p>
        </w:tc>
      </w:tr>
      <w:tr w:rsidR="00E1752D" w:rsidRPr="00C323A5" w:rsidTr="00CA5175">
        <w:trPr>
          <w:trHeight w:val="300"/>
        </w:trPr>
        <w:tc>
          <w:tcPr>
            <w:tcW w:w="4296" w:type="dxa"/>
            <w:tcBorders>
              <w:top w:val="nil"/>
              <w:left w:val="nil"/>
              <w:bottom w:val="nil"/>
              <w:right w:val="nil"/>
            </w:tcBorders>
            <w:shd w:val="clear" w:color="auto" w:fill="auto"/>
            <w:noWrap/>
            <w:vAlign w:val="bottom"/>
          </w:tcPr>
          <w:p w:rsidR="00E1752D" w:rsidRDefault="007F2254"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color w:val="000000"/>
                <w:sz w:val="18"/>
                <w:szCs w:val="18"/>
                <w:lang w:eastAsia="en-US"/>
              </w:rPr>
              <w:t>FLGEXPROF</w:t>
            </w:r>
            <w:r>
              <w:rPr>
                <w:rFonts w:eastAsia="Times New Roman" w:cs="Arial"/>
                <w:color w:val="000000"/>
                <w:sz w:val="18"/>
                <w:szCs w:val="18"/>
                <w:lang w:eastAsia="en-US"/>
              </w:rPr>
              <w:fldChar w:fldCharType="end"/>
            </w:r>
            <w:r w:rsidR="002A6B18">
              <w:rPr>
                <w:rFonts w:eastAsia="Times New Roman" w:cs="Arial"/>
                <w:color w:val="000000"/>
                <w:sz w:val="18"/>
                <w:szCs w:val="18"/>
                <w:lang w:eastAsia="en-US"/>
              </w:rPr>
              <w:t>[a]</w:t>
            </w:r>
          </w:p>
        </w:tc>
        <w:tc>
          <w:tcPr>
            <w:tcW w:w="2147"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320"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If set to 1 then don’t compute PROFILE level parameters but only compute DOSING INTERVAL level parameters.</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C4643B">
              <w:rPr>
                <w:b/>
                <w:bCs/>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47"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320"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320"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320"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D25E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320"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CA5175">
        <w:trPr>
          <w:trHeight w:val="300"/>
        </w:trPr>
        <w:tc>
          <w:tcPr>
            <w:tcW w:w="4296"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47"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320"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Pr="00F26FBF">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47"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320"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CA5175">
        <w:trPr>
          <w:trHeight w:val="300"/>
        </w:trPr>
        <w:tc>
          <w:tcPr>
            <w:tcW w:w="4296"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cs="Arial"/>
                <w:b/>
              </w:rPr>
              <w:t>FLGNOCMAX</w:t>
            </w:r>
            <w:r>
              <w:rPr>
                <w:rFonts w:eastAsia="Times New Roman" w:cs="Arial"/>
                <w:color w:val="000000"/>
                <w:sz w:val="18"/>
                <w:szCs w:val="18"/>
                <w:lang w:eastAsia="en-US"/>
              </w:rPr>
              <w:fldChar w:fldCharType="end"/>
            </w:r>
          </w:p>
        </w:tc>
        <w:tc>
          <w:tcPr>
            <w:tcW w:w="2147"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320"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320"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F26FBF">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320"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Pr="00DC667B">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47"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320"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Pr="00E86E22">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320"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CA5175">
        <w:trPr>
          <w:trHeight w:val="300"/>
        </w:trPr>
        <w:tc>
          <w:tcPr>
            <w:tcW w:w="4296"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320"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w:t>
            </w:r>
            <w:r w:rsidRPr="00E86E22">
              <w:rPr>
                <w:rFonts w:eastAsia="Times New Roman" w:cs="Arial"/>
                <w:color w:val="000000"/>
                <w:sz w:val="18"/>
                <w:szCs w:val="18"/>
                <w:lang w:eastAsia="en-US"/>
              </w:rPr>
              <w:lastRenderedPageBreak/>
              <w:t>normalizations. By default, it’s defined to be the “Body Weight”, BW or baseline/screening WT of the subject, typically the baseline body weight.</w:t>
            </w:r>
            <w:r w:rsidRPr="007B459D">
              <w:rPr>
                <w:rFonts w:eastAsia="Times New Roman" w:cs="Arial"/>
                <w:color w:val="000000"/>
                <w:sz w:val="18"/>
                <w:szCs w:val="18"/>
                <w:lang w:eastAsia="en-US"/>
              </w:rPr>
              <w:t xml:space="preserve"> </w:t>
            </w:r>
          </w:p>
        </w:tc>
      </w:tr>
      <w:tr w:rsidR="00636CBD" w:rsidRPr="00F4518F" w:rsidTr="00CA5175">
        <w:trPr>
          <w:trHeight w:val="300"/>
        </w:trPr>
        <w:tc>
          <w:tcPr>
            <w:tcW w:w="4296"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b/>
                <w:bCs/>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320"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D62BAC">
              <w:rPr>
                <w:b/>
                <w:bCs/>
                <w:sz w:val="18"/>
              </w:rPr>
              <w:t>NORMBS</w:t>
            </w:r>
            <w:r w:rsidR="00D62BAC">
              <w:rPr>
                <w:rFonts w:eastAsia="Times New Roman" w:cs="Arial"/>
                <w:color w:val="000000"/>
                <w:sz w:val="18"/>
                <w:szCs w:val="18"/>
                <w:lang w:eastAsia="en-US"/>
              </w:rPr>
              <w:fldChar w:fldCharType="end"/>
            </w:r>
          </w:p>
        </w:tc>
      </w:tr>
      <w:tr w:rsidR="00FE0A76" w:rsidRPr="00F4518F" w:rsidTr="00CA5175">
        <w:trPr>
          <w:trHeight w:val="300"/>
        </w:trPr>
        <w:tc>
          <w:tcPr>
            <w:tcW w:w="4296"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47"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320"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34" w:name="PKTERMPARENT"/>
            <w:r w:rsidRPr="00E86E22">
              <w:rPr>
                <w:rFonts w:eastAsia="Times New Roman" w:cs="Arial"/>
                <w:color w:val="000000"/>
                <w:sz w:val="18"/>
                <w:szCs w:val="18"/>
                <w:lang w:eastAsia="en-US"/>
              </w:rPr>
              <w:t>PKTERMPARENT</w:t>
            </w:r>
            <w:bookmarkEnd w:id="34"/>
            <w:r w:rsidR="00F26FBF" w:rsidRPr="00E86E22">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320"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47"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35" w:name="AUCNPAIR"/>
            <w:r w:rsidRPr="007B459D">
              <w:rPr>
                <w:rFonts w:eastAsia="Times New Roman" w:cs="Arial"/>
                <w:color w:val="000000"/>
                <w:sz w:val="18"/>
                <w:szCs w:val="18"/>
                <w:lang w:eastAsia="en-US"/>
              </w:rPr>
              <w:t>AUCNPAIR</w:t>
            </w:r>
            <w:bookmarkEnd w:id="35"/>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Pr="009D474B">
              <w:rPr>
                <w:b/>
                <w:i/>
              </w:rPr>
              <w:t>Model Conf</w:t>
            </w:r>
            <w:r w:rsidRPr="00214ABA">
              <w:rPr>
                <w:b/>
                <w:i/>
              </w:rPr>
              <w:t>iguration 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Pr="009D474B">
              <w:rPr>
                <w:b/>
                <w:i/>
              </w:rPr>
              <w:t>Model Configuration 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w:t>
            </w:r>
            <w:r w:rsidRPr="007B459D">
              <w:rPr>
                <w:rFonts w:eastAsia="Times New Roman" w:cs="Arial"/>
                <w:color w:val="000000"/>
                <w:sz w:val="18"/>
                <w:szCs w:val="18"/>
                <w:lang w:eastAsia="en-US"/>
              </w:rPr>
              <w:lastRenderedPageBreak/>
              <w:t>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Pr="00CF0561">
              <w:rPr>
                <w:b/>
                <w:i/>
              </w:rPr>
              <w:t>Model Configuration Template</w:t>
            </w:r>
            <w:r w:rsidRPr="00543320">
              <w:rPr>
                <w:rFonts w:eastAsia="Times New Roman" w:cs="Arial"/>
                <w:color w:val="000000"/>
                <w:sz w:val="18"/>
                <w:szCs w:val="18"/>
                <w:lang w:eastAsia="en-US"/>
              </w:rPr>
              <w:fldChar w:fldCharType="end"/>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320"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T2  of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T2  of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320"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47"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320"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T2  of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CA5175">
        <w:trPr>
          <w:trHeight w:val="300"/>
        </w:trPr>
        <w:tc>
          <w:tcPr>
            <w:tcW w:w="4296"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47"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w:t>
            </w:r>
            <w:r w:rsidRPr="00E86E22">
              <w:rPr>
                <w:rFonts w:eastAsia="Times New Roman" w:cs="Arial"/>
                <w:color w:val="000000"/>
                <w:sz w:val="18"/>
                <w:szCs w:val="18"/>
                <w:lang w:eastAsia="en-US"/>
              </w:rPr>
              <w:lastRenderedPageBreak/>
              <w:t xml:space="preserve">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Computation Engine code</w:t>
            </w:r>
            <w:r>
              <w:rPr>
                <w:rFonts w:eastAsia="Times New Roman" w:cs="Arial"/>
                <w:color w:val="000000"/>
                <w:sz w:val="18"/>
                <w:szCs w:val="18"/>
                <w:lang w:eastAsia="en-US"/>
              </w:rPr>
              <w:t>.</w:t>
            </w:r>
          </w:p>
        </w:tc>
      </w:tr>
      <w:tr w:rsidR="00E30E02" w:rsidRPr="00CF0561"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320"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application  (openNCA)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CA5175">
        <w:trPr>
          <w:trHeight w:val="300"/>
        </w:trPr>
        <w:tc>
          <w:tcPr>
            <w:tcW w:w="4296"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6" w:name="FLAGSDISPLAYLIST"/>
            <w:r w:rsidRPr="009D7C24">
              <w:rPr>
                <w:rFonts w:eastAsia="Times New Roman" w:cs="Arial"/>
                <w:color w:val="000000"/>
                <w:sz w:val="18"/>
                <w:szCs w:val="18"/>
                <w:lang w:eastAsia="en-US"/>
              </w:rPr>
              <w:t>FLAGSDISPLAYLIST</w:t>
            </w:r>
            <w:bookmarkEnd w:id="36"/>
            <w:r w:rsidR="00DB3E7E" w:rsidRPr="009D7C24">
              <w:rPr>
                <w:rFonts w:eastAsia="Times New Roman" w:cs="Arial"/>
                <w:color w:val="000000"/>
                <w:sz w:val="18"/>
                <w:szCs w:val="18"/>
                <w:lang w:eastAsia="en-US"/>
              </w:rPr>
              <w:t>[b]</w:t>
            </w:r>
          </w:p>
        </w:tc>
        <w:tc>
          <w:tcPr>
            <w:tcW w:w="2147"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320"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47"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Pr="00846DB7">
              <w:rPr>
                <w:rFonts w:cs="Arial"/>
                <w:b/>
              </w:rPr>
              <w:t xml:space="preserve">Set KEL </w:t>
            </w:r>
            <w:r>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7" w:name="INCLUDEINTERPOLATION"/>
            <w:r>
              <w:rPr>
                <w:rFonts w:eastAsia="Times New Roman" w:cs="Arial"/>
                <w:color w:val="000000"/>
                <w:sz w:val="18"/>
                <w:szCs w:val="18"/>
                <w:lang w:eastAsia="en-US"/>
              </w:rPr>
              <w:t>INCLUDEINTERPOLATION</w:t>
            </w:r>
            <w:bookmarkEnd w:id="37"/>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320"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CA5175">
        <w:trPr>
          <w:trHeight w:val="300"/>
        </w:trPr>
        <w:tc>
          <w:tcPr>
            <w:tcW w:w="4296"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47"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320"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CA5175">
        <w:trPr>
          <w:trHeight w:val="300"/>
        </w:trPr>
        <w:tc>
          <w:tcPr>
            <w:tcW w:w="4296"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320"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w:t>
            </w:r>
            <w:r>
              <w:rPr>
                <w:rFonts w:eastAsia="Times New Roman" w:cs="Arial"/>
                <w:color w:val="000000"/>
                <w:sz w:val="18"/>
                <w:szCs w:val="18"/>
                <w:lang w:eastAsia="en-US"/>
              </w:rPr>
              <w:lastRenderedPageBreak/>
              <w:t xml:space="preserve">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CA5175">
        <w:trPr>
          <w:trHeight w:val="300"/>
        </w:trPr>
        <w:tc>
          <w:tcPr>
            <w:tcW w:w="4296"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t>DP.CMAXi[d]</w:t>
            </w:r>
          </w:p>
        </w:tc>
        <w:tc>
          <w:tcPr>
            <w:tcW w:w="2147"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320"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CA5175">
        <w:trPr>
          <w:trHeight w:val="300"/>
        </w:trPr>
        <w:tc>
          <w:tcPr>
            <w:tcW w:w="4296"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47"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320"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F26FBF">
              <w:rPr>
                <w:b/>
                <w:i/>
              </w:rPr>
              <w:t>M</w:t>
            </w:r>
            <w:r w:rsidR="00F26FBF" w:rsidRPr="0002670C">
              <w:rPr>
                <w:b/>
                <w:i/>
              </w:rPr>
              <w:t xml:space="preserve">odel </w:t>
            </w:r>
            <w:r w:rsidR="00F26FBF">
              <w:rPr>
                <w:b/>
                <w:i/>
              </w:rPr>
              <w:t>C</w:t>
            </w:r>
            <w:r w:rsidR="00F26FBF" w:rsidRPr="0002670C">
              <w:rPr>
                <w:b/>
                <w:i/>
              </w:rPr>
              <w:t xml:space="preserve">onfiguration </w:t>
            </w:r>
            <w:r w:rsidR="00F26FBF">
              <w:rPr>
                <w:b/>
                <w:i/>
              </w:rPr>
              <w:t>T</w:t>
            </w:r>
            <w:r w:rsidR="00F26FBF"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CA5175">
        <w:trPr>
          <w:trHeight w:val="300"/>
        </w:trPr>
        <w:tc>
          <w:tcPr>
            <w:tcW w:w="4296"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47"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320"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[a]</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[c]</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[d]</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4877BD"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F30CB6" w:rsidRPr="005A7C0D">
        <w:t xml:space="preserve">Parameter </w:t>
      </w:r>
      <w:r w:rsidR="00F30CB6">
        <w:t xml:space="preserve">Model Mapping </w:t>
      </w:r>
      <w:r w:rsidR="00F30CB6" w:rsidRPr="005A7C0D">
        <w:t xml:space="preserve">List - </w:t>
      </w:r>
      <w:r w:rsidR="00F30CB6" w:rsidRPr="00C85D5B">
        <w:t xml:space="preserve">Primary </w:t>
      </w:r>
      <w:r w:rsidR="00F30CB6">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D26BE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Pr="00D26BE3">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8" w:name="_Toc5186404"/>
      <w:r>
        <w:t>Secondary Configuration Template</w:t>
      </w:r>
      <w:bookmarkEnd w:id="38"/>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9" w:name="_Toc5186405"/>
      <w:r>
        <w:t>Parameter Units</w:t>
      </w:r>
      <w:bookmarkEnd w:id="39"/>
    </w:p>
    <w:p w:rsidR="0050066E" w:rsidRPr="0050066E" w:rsidRDefault="00994A0F" w:rsidP="00AE2A1B">
      <w:pPr>
        <w:pStyle w:val="Heading2"/>
      </w:pPr>
      <w:bookmarkStart w:id="40" w:name="_Toc5186406"/>
      <w:r>
        <w:t xml:space="preserve">Parameter </w:t>
      </w:r>
      <w:r w:rsidR="0050066E">
        <w:t>Unit</w:t>
      </w:r>
      <w:r>
        <w:t xml:space="preserve"> Classes</w:t>
      </w:r>
      <w:bookmarkEnd w:id="40"/>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Pr="00433F2C">
              <w:rPr>
                <w:rFonts w:cs="Arial"/>
                <w:sz w:val="18"/>
                <w:szCs w:val="18"/>
              </w:rPr>
              <w:t>KELNOPT</w:t>
            </w:r>
            <w:r>
              <w:fldChar w:fldCharType="end"/>
            </w:r>
            <w:r w:rsidR="005D243A">
              <w:br/>
            </w:r>
            <w:r>
              <w:fldChar w:fldCharType="begin"/>
            </w:r>
            <w:r>
              <w:instrText xml:space="preserve"> REF KELRSQ \h </w:instrText>
            </w:r>
            <w:r>
              <w:fldChar w:fldCharType="separate"/>
            </w:r>
            <w:r w:rsidRPr="00433F2C">
              <w:rPr>
                <w:rFonts w:cs="Arial"/>
                <w:sz w:val="18"/>
                <w:szCs w:val="18"/>
              </w:rPr>
              <w:t>KELRSQ</w:t>
            </w:r>
            <w:r>
              <w:fldChar w:fldCharType="end"/>
            </w:r>
            <w:r w:rsidR="005D243A">
              <w:br/>
            </w:r>
            <w:r>
              <w:fldChar w:fldCharType="begin"/>
            </w:r>
            <w:r>
              <w:instrText xml:space="preserve"> REF KELRSQA \h </w:instrText>
            </w:r>
            <w:r>
              <w:fldChar w:fldCharType="separate"/>
            </w:r>
            <w:r w:rsidRPr="00433F2C">
              <w:rPr>
                <w:iCs/>
                <w:sz w:val="18"/>
                <w:szCs w:val="18"/>
              </w:rPr>
              <w:t>KELRSQA</w:t>
            </w:r>
            <w:r>
              <w:fldChar w:fldCharType="end"/>
            </w:r>
            <w:r w:rsidR="005D243A">
              <w:br/>
            </w:r>
            <w:r>
              <w:fldChar w:fldCharType="begin"/>
            </w:r>
            <w:r>
              <w:instrText xml:space="preserve"> REF PTRi \h </w:instrText>
            </w:r>
            <w:r>
              <w:fldChar w:fldCharType="separate"/>
            </w:r>
            <w:r w:rsidRPr="00433F2C">
              <w:rPr>
                <w:rFonts w:cs="Arial"/>
                <w:sz w:val="18"/>
                <w:szCs w:val="18"/>
              </w:rPr>
              <w:t>PTR</w:t>
            </w:r>
            <w:r w:rsidRPr="00433F2C">
              <w:rPr>
                <w:rFonts w:cs="Arial"/>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w:t>
            </w:r>
            <w:r>
              <w:rPr>
                <w:rFonts w:eastAsia="SimSun" w:cs="Arial"/>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Pr="006709C0">
              <w:rPr>
                <w:rFonts w:eastAsia="SimSun" w:cs="Arial" w:hint="eastAsia"/>
                <w:sz w:val="18"/>
                <w:szCs w:val="18"/>
                <w:lang w:eastAsia="zh-CN"/>
              </w:rPr>
              <w:t>PTROUGHREND</w:t>
            </w:r>
            <w:r>
              <w:rPr>
                <w:rFonts w:eastAsia="SimSun" w:cs="Arial"/>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Pr="00433F2C">
              <w:rPr>
                <w:rFonts w:cs="Arial"/>
                <w:sz w:val="18"/>
                <w:szCs w:val="18"/>
              </w:rPr>
              <w:t>PTF</w:t>
            </w:r>
            <w:r w:rsidRPr="00433F2C">
              <w:rPr>
                <w:rFonts w:cs="Arial"/>
                <w:i/>
                <w:iCs/>
                <w:sz w:val="18"/>
                <w:szCs w:val="18"/>
              </w:rPr>
              <w:t>i</w:t>
            </w:r>
            <w:r>
              <w:fldChar w:fldCharType="end"/>
            </w:r>
            <w:r w:rsidR="005D243A">
              <w:br/>
            </w:r>
            <w:r>
              <w:fldChar w:fldCharType="begin"/>
            </w:r>
            <w:r>
              <w:instrText xml:space="preserve"> REF THALFF \h </w:instrText>
            </w:r>
            <w:r>
              <w:fldChar w:fldCharType="separate"/>
            </w:r>
            <w:r w:rsidRPr="00433F2C">
              <w:rPr>
                <w:iCs/>
                <w:sz w:val="18"/>
                <w:szCs w:val="18"/>
              </w:rPr>
              <w:t>THALFF</w:t>
            </w:r>
            <w:r>
              <w:fldChar w:fldCharType="end"/>
            </w:r>
          </w:p>
          <w:p w:rsidR="0012452B" w:rsidRDefault="0012452B" w:rsidP="005D243A"/>
          <w:p w:rsidR="0012452B" w:rsidRDefault="00EC082D" w:rsidP="005D243A">
            <w:r>
              <w:lastRenderedPageBreak/>
              <w:fldChar w:fldCharType="begin"/>
            </w:r>
            <w:r>
              <w:instrText xml:space="preserve"> REF F \h </w:instrText>
            </w:r>
            <w:r>
              <w:fldChar w:fldCharType="separate"/>
            </w:r>
            <w:r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Pr="00D84378">
              <w:rPr>
                <w:rFonts w:cs="Arial"/>
                <w:b/>
                <w:sz w:val="18"/>
                <w:szCs w:val="18"/>
              </w:rPr>
              <w:t>FTAUi</w:t>
            </w:r>
            <w:r>
              <w:fldChar w:fldCharType="end"/>
            </w:r>
          </w:p>
          <w:p w:rsidR="001C11EC" w:rsidRDefault="001C11EC" w:rsidP="005D243A"/>
          <w:p w:rsidR="001C11EC" w:rsidRDefault="001C11EC" w:rsidP="005D243A">
            <w:r>
              <w:t>MRAUCINF</w:t>
            </w:r>
          </w:p>
          <w:p w:rsidR="001C11EC" w:rsidRDefault="001C11EC" w:rsidP="005D243A">
            <w:r>
              <w:t>MRAUCLAST</w:t>
            </w:r>
          </w:p>
          <w:p w:rsidR="001C11EC" w:rsidRDefault="001C11EC" w:rsidP="005D243A">
            <w:r>
              <w:t>MRAUCTAUi</w:t>
            </w:r>
          </w:p>
          <w:p w:rsidR="001C11EC" w:rsidRDefault="001C11EC" w:rsidP="005D243A">
            <w:r>
              <w:t>MRCMAX</w:t>
            </w:r>
            <w:r w:rsidR="003F49DC">
              <w:t>i</w:t>
            </w:r>
          </w:p>
          <w:p w:rsidR="001C11EC" w:rsidRDefault="001C11EC" w:rsidP="005D243A"/>
          <w:p w:rsidR="001C11EC" w:rsidRDefault="0038733C" w:rsidP="005D243A">
            <w:r>
              <w:fldChar w:fldCharType="begin"/>
            </w:r>
            <w:r>
              <w:instrText xml:space="preserve"> REF RACi \h </w:instrText>
            </w:r>
            <w:r>
              <w:fldChar w:fldCharType="separate"/>
            </w:r>
            <w:r w:rsidRPr="00333E88">
              <w:rPr>
                <w:rFonts w:cs="Arial"/>
                <w:sz w:val="18"/>
                <w:szCs w:val="18"/>
              </w:rPr>
              <w:t>R</w:t>
            </w:r>
            <w:r>
              <w:rPr>
                <w:rFonts w:cs="Arial"/>
                <w:sz w:val="18"/>
                <w:szCs w:val="18"/>
              </w:rPr>
              <w:t>ACi</w:t>
            </w:r>
            <w:r>
              <w:fldChar w:fldCharType="end"/>
            </w:r>
          </w:p>
          <w:p w:rsidR="001C11EC" w:rsidRDefault="0038733C" w:rsidP="005D243A">
            <w:r>
              <w:fldChar w:fldCharType="begin"/>
            </w:r>
            <w:r>
              <w:instrText xml:space="preserve"> REF RACCMAXi \h </w:instrText>
            </w:r>
            <w:r>
              <w:fldChar w:fldCharType="separate"/>
            </w:r>
            <w:r w:rsidRPr="00DC57C4">
              <w:rPr>
                <w:rFonts w:cs="Arial"/>
                <w:sz w:val="18"/>
                <w:szCs w:val="18"/>
              </w:rPr>
              <w:t>R</w:t>
            </w:r>
            <w:r>
              <w:rPr>
                <w:rFonts w:cs="Arial"/>
                <w:sz w:val="18"/>
                <w:szCs w:val="18"/>
              </w:rPr>
              <w:t>ACCMAXi</w:t>
            </w:r>
            <w:r>
              <w:fldChar w:fldCharType="end"/>
            </w:r>
          </w:p>
          <w:p w:rsidR="001C11EC" w:rsidRDefault="0038733C" w:rsidP="005D243A">
            <w:r>
              <w:fldChar w:fldCharType="begin"/>
            </w:r>
            <w:r>
              <w:instrText xml:space="preserve"> REF RACCMINi \h </w:instrText>
            </w:r>
            <w:r>
              <w:fldChar w:fldCharType="separate"/>
            </w:r>
            <w:r>
              <w:rPr>
                <w:rFonts w:cs="Arial"/>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Pr>
                <w:rFonts w:cs="Arial"/>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fldChar w:fldCharType="end"/>
            </w:r>
            <w:r w:rsidR="00E86E22">
              <w:br/>
            </w:r>
            <w:r>
              <w:fldChar w:fldCharType="begin"/>
            </w:r>
            <w:r>
              <w:instrText xml:space="preserve"> REF AUCXPCTOi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O</w:t>
            </w:r>
            <w:r>
              <w:rPr>
                <w:rFonts w:cs="Arial"/>
                <w:sz w:val="18"/>
                <w:szCs w:val="18"/>
              </w:rPr>
              <w:t>i</w:t>
            </w:r>
            <w:r>
              <w:fldChar w:fldCharType="end"/>
            </w:r>
            <w:r>
              <w:br/>
            </w:r>
            <w:r>
              <w:fldChar w:fldCharType="begin"/>
            </w:r>
            <w:r>
              <w:instrText xml:space="preserve"> REF AUCXPCTP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fldChar w:fldCharType="end"/>
            </w:r>
            <w:r w:rsidR="00E86E22">
              <w:br/>
            </w:r>
            <w:r>
              <w:fldChar w:fldCharType="begin"/>
            </w:r>
            <w:r>
              <w:instrText xml:space="preserve"> REF AUCXPCTPi \h  \* MERGEFORMAT </w:instrText>
            </w:r>
            <w:r>
              <w:fldChar w:fldCharType="separate"/>
            </w:r>
            <w:r w:rsidRPr="00433F2C">
              <w:rPr>
                <w:rFonts w:cs="Arial"/>
                <w:sz w:val="18"/>
                <w:szCs w:val="18"/>
              </w:rPr>
              <w:t>AUCX</w:t>
            </w:r>
            <w:r>
              <w:rPr>
                <w:rFonts w:cs="Arial"/>
                <w:sz w:val="18"/>
                <w:szCs w:val="18"/>
              </w:rPr>
              <w:t>PCT</w:t>
            </w:r>
            <w:r w:rsidRPr="00433F2C">
              <w:rPr>
                <w:rFonts w:cs="Arial"/>
                <w:sz w:val="18"/>
                <w:szCs w:val="18"/>
              </w:rPr>
              <w:t>P</w:t>
            </w:r>
            <w:r>
              <w:rPr>
                <w:rFonts w:cs="Arial"/>
                <w:sz w:val="18"/>
                <w:szCs w:val="18"/>
              </w:rPr>
              <w:t>i</w:t>
            </w:r>
            <w:r>
              <w:fldChar w:fldCharType="end"/>
            </w:r>
          </w:p>
          <w:p w:rsidR="000A5FA3" w:rsidRDefault="000A5FA3" w:rsidP="005D243A">
            <w:r>
              <w:fldChar w:fldCharType="begin"/>
            </w:r>
            <w:r>
              <w:instrText xml:space="preserve"> REF AUMCXPTO \h  \* MERGEFORMAT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fldChar w:fldCharType="end"/>
            </w:r>
            <w:r w:rsidR="00E86E22">
              <w:br/>
            </w:r>
            <w:r>
              <w:fldChar w:fldCharType="begin"/>
            </w:r>
            <w:r>
              <w:instrText xml:space="preserve"> REF AUMCXPTOi \h </w:instrText>
            </w:r>
            <w:r>
              <w:fldChar w:fldCharType="separate"/>
            </w:r>
            <w:r w:rsidRPr="00433F2C">
              <w:rPr>
                <w:rFonts w:cs="Arial"/>
                <w:sz w:val="18"/>
                <w:szCs w:val="18"/>
              </w:rPr>
              <w:t>AUMCX</w:t>
            </w:r>
            <w:r>
              <w:rPr>
                <w:rFonts w:cs="Arial"/>
                <w:sz w:val="18"/>
                <w:szCs w:val="18"/>
              </w:rPr>
              <w:t>PT</w:t>
            </w:r>
            <w:r w:rsidRPr="00433F2C">
              <w:rPr>
                <w:rFonts w:cs="Arial"/>
                <w:sz w:val="18"/>
                <w:szCs w:val="18"/>
              </w:rPr>
              <w:t>O</w:t>
            </w:r>
            <w:r>
              <w:rPr>
                <w:rFonts w:cs="Arial"/>
                <w:sz w:val="18"/>
                <w:szCs w:val="18"/>
              </w:rPr>
              <w:t>i</w:t>
            </w:r>
            <w:r>
              <w:fldChar w:fldCharType="end"/>
            </w:r>
          </w:p>
          <w:p w:rsidR="000A5FA3" w:rsidRDefault="000A5FA3" w:rsidP="005D243A">
            <w:r>
              <w:fldChar w:fldCharType="begin"/>
            </w:r>
            <w:r>
              <w:instrText xml:space="preserve"> REF AUMCXPTP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fldChar w:fldCharType="end"/>
            </w:r>
          </w:p>
          <w:p w:rsidR="00193CF3" w:rsidRDefault="000A5FA3" w:rsidP="005D243A">
            <w:r>
              <w:fldChar w:fldCharType="begin"/>
            </w:r>
            <w:r>
              <w:instrText xml:space="preserve"> REF AUMCXPTPi \h </w:instrText>
            </w:r>
            <w:r>
              <w:fldChar w:fldCharType="separate"/>
            </w:r>
            <w:r w:rsidRPr="00433F2C">
              <w:rPr>
                <w:rFonts w:cs="Arial"/>
                <w:sz w:val="18"/>
                <w:szCs w:val="18"/>
              </w:rPr>
              <w:t>AUMCX</w:t>
            </w:r>
            <w:r>
              <w:rPr>
                <w:rFonts w:cs="Arial"/>
                <w:sz w:val="18"/>
                <w:szCs w:val="18"/>
              </w:rPr>
              <w:t>PT</w:t>
            </w:r>
            <w:r w:rsidRPr="00433F2C">
              <w:rPr>
                <w:rFonts w:cs="Arial"/>
                <w:sz w:val="18"/>
                <w:szCs w:val="18"/>
              </w:rPr>
              <w:t>P</w:t>
            </w:r>
            <w:r>
              <w:rPr>
                <w:rFonts w:cs="Arial"/>
                <w:sz w:val="18"/>
                <w:szCs w:val="18"/>
              </w:rPr>
              <w:t>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9B6705" w:rsidRPr="00F71A6D">
              <w:rPr>
                <w:rFonts w:cs="Arial"/>
                <w:b/>
                <w:sz w:val="18"/>
                <w:szCs w:val="18"/>
              </w:rPr>
              <w:t>AE</w:t>
            </w:r>
            <w:r w:rsidR="009B6705" w:rsidRPr="00F71A6D">
              <w:rPr>
                <w:rFonts w:cs="Arial"/>
                <w:b/>
                <w:iCs/>
                <w:sz w:val="18"/>
                <w:szCs w:val="18"/>
              </w:rPr>
              <w:t>T</w:t>
            </w:r>
            <w:r w:rsidR="009B6705"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9B6705"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Pr="00F71A6D">
              <w:rPr>
                <w:b/>
                <w:iCs/>
                <w:sz w:val="18"/>
                <w:szCs w:val="18"/>
              </w:rPr>
              <w:t>AE</w:t>
            </w:r>
            <w:r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873259" w:rsidRPr="00F71A6D">
              <w:rPr>
                <w:b/>
                <w:iCs/>
                <w:sz w:val="18"/>
                <w:szCs w:val="18"/>
              </w:rPr>
              <w:t>AETAU</w:t>
            </w:r>
            <w:r w:rsidR="00873259">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5B7409" w:rsidRPr="00433F2C">
              <w:rPr>
                <w:rFonts w:cs="Arial"/>
                <w:b/>
                <w:bCs/>
                <w:sz w:val="18"/>
                <w:szCs w:val="18"/>
              </w:rPr>
              <w:t>AUCXB</w:t>
            </w:r>
            <w:r w:rsidR="005B7409">
              <w:rPr>
                <w:rFonts w:cs="Arial"/>
                <w:b/>
                <w:bCs/>
                <w:sz w:val="18"/>
                <w:szCs w:val="18"/>
              </w:rPr>
              <w:t>PCT</w:t>
            </w:r>
            <w:r w:rsidR="005B7409" w:rsidRPr="00433F2C">
              <w:rPr>
                <w:rFonts w:cs="Arial"/>
                <w:b/>
                <w:bCs/>
                <w:sz w:val="18"/>
                <w:szCs w:val="18"/>
              </w:rPr>
              <w:t>P</w:t>
            </w:r>
            <w:r w:rsidR="005B7409">
              <w:fldChar w:fldCharType="end"/>
            </w:r>
            <w:r w:rsidR="005D243A">
              <w:br/>
              <w:t>AURCXPCTO</w:t>
            </w:r>
            <w:r w:rsidR="005D243A">
              <w:br/>
              <w:t>AURCXPCTP</w:t>
            </w:r>
          </w:p>
          <w:p w:rsidR="0012452B" w:rsidRDefault="0012452B" w:rsidP="005D243A"/>
          <w:p w:rsidR="0012452B" w:rsidRPr="0012452B" w:rsidRDefault="0012452B" w:rsidP="005D243A">
            <w:r>
              <w:t>FA</w:t>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Pr="006220E5">
              <w:rPr>
                <w:sz w:val="18"/>
                <w:szCs w:val="18"/>
              </w:rPr>
              <w:t>TOLD</w:t>
            </w:r>
            <w:r w:rsidRPr="00E86E22">
              <w:rPr>
                <w:i/>
                <w:sz w:val="18"/>
                <w:szCs w:val="18"/>
              </w:rPr>
              <w:t>i</w:t>
            </w:r>
            <w:r>
              <w:fldChar w:fldCharType="end"/>
            </w:r>
            <w:r w:rsidR="005D243A">
              <w:br/>
            </w:r>
            <w:r>
              <w:fldChar w:fldCharType="begin"/>
            </w:r>
            <w:r>
              <w:instrText xml:space="preserve"> REF TMAXi \h </w:instrText>
            </w:r>
            <w:r>
              <w:fldChar w:fldCharType="separate"/>
            </w:r>
            <w:r w:rsidRPr="00433F2C">
              <w:rPr>
                <w:iCs/>
                <w:sz w:val="18"/>
                <w:szCs w:val="18"/>
              </w:rPr>
              <w:t>TMAX</w:t>
            </w:r>
            <w:r w:rsidRPr="00433F2C">
              <w:rPr>
                <w:i/>
                <w:sz w:val="18"/>
                <w:szCs w:val="18"/>
              </w:rPr>
              <w:t>i</w:t>
            </w:r>
            <w:r>
              <w:fldChar w:fldCharType="end"/>
            </w:r>
            <w:r w:rsidR="005D243A">
              <w:br/>
            </w:r>
            <w:r>
              <w:fldChar w:fldCharType="begin"/>
            </w:r>
            <w:r>
              <w:instrText xml:space="preserve"> REF TMINi \h </w:instrText>
            </w:r>
            <w:r>
              <w:fldChar w:fldCharType="separate"/>
            </w:r>
            <w:r w:rsidRPr="00433F2C">
              <w:rPr>
                <w:iCs/>
                <w:sz w:val="18"/>
                <w:szCs w:val="18"/>
              </w:rPr>
              <w:t>TMIN</w:t>
            </w:r>
            <w:r w:rsidRPr="00433F2C">
              <w:rPr>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0A5FA3" w:rsidRPr="00433F2C">
              <w:rPr>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Pr="00433F2C">
              <w:rPr>
                <w:sz w:val="18"/>
                <w:szCs w:val="18"/>
              </w:rPr>
              <w:t>TLAST</w:t>
            </w:r>
            <w:r>
              <w:rPr>
                <w:sz w:val="18"/>
                <w:szCs w:val="18"/>
              </w:rPr>
              <w:t>i</w:t>
            </w:r>
            <w:r>
              <w:fldChar w:fldCharType="end"/>
            </w:r>
            <w:r w:rsidR="005D243A">
              <w:br/>
              <w:t>TLAG</w:t>
            </w:r>
            <w:r w:rsidR="005D243A">
              <w:br/>
              <w:t>KELTMLO</w:t>
            </w:r>
            <w:r w:rsidR="005D243A">
              <w:br/>
              <w:t>KELTMHI</w:t>
            </w:r>
            <w:r w:rsidR="005D243A">
              <w:br/>
              <w:t>THALF</w:t>
            </w:r>
            <w:r w:rsidR="005D243A">
              <w:br/>
            </w:r>
          </w:p>
          <w:p w:rsidR="005D11BC" w:rsidRDefault="002F66BC" w:rsidP="005D243A">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Pr="006709C0">
              <w:rPr>
                <w:rFonts w:eastAsia="SimSun" w:cs="Arial" w:hint="eastAsia"/>
                <w:sz w:val="18"/>
                <w:szCs w:val="18"/>
                <w:lang w:eastAsia="zh-CN"/>
              </w:rPr>
              <w:t>MRTIVIFP</w:t>
            </w:r>
            <w:r>
              <w:rPr>
                <w:rFonts w:eastAsia="SimSun" w:cs="Arial"/>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Pr="006709C0">
              <w:rPr>
                <w:rFonts w:eastAsia="SimSun" w:cs="Arial" w:hint="eastAsia"/>
                <w:sz w:val="18"/>
                <w:szCs w:val="18"/>
                <w:lang w:eastAsia="zh-CN"/>
              </w:rPr>
              <w:t>MRTEVIFP</w:t>
            </w:r>
            <w:r>
              <w:rPr>
                <w:rFonts w:eastAsia="SimSun" w:cs="Arial"/>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Pr="006709C0">
              <w:rPr>
                <w:rFonts w:eastAsia="SimSun" w:cs="Arial" w:hint="eastAsia"/>
                <w:sz w:val="18"/>
                <w:szCs w:val="18"/>
                <w:lang w:eastAsia="zh-CN"/>
              </w:rPr>
              <w:t>MRTEVIFO</w:t>
            </w:r>
            <w:r>
              <w:rPr>
                <w:rFonts w:eastAsia="SimSun" w:cs="Arial"/>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Pr="00433F2C">
              <w:rPr>
                <w:iCs/>
                <w:sz w:val="18"/>
                <w:szCs w:val="18"/>
              </w:rPr>
              <w:t>MRTLAST</w:t>
            </w:r>
            <w:r>
              <w:fldChar w:fldCharType="end"/>
            </w:r>
            <w:r w:rsidR="007A3467">
              <w:br/>
            </w:r>
            <w:r>
              <w:fldChar w:fldCharType="begin"/>
            </w:r>
            <w:r>
              <w:instrText xml:space="preserve"> REF TMAXRATEi \h </w:instrText>
            </w:r>
            <w:r>
              <w:fldChar w:fldCharType="separate"/>
            </w:r>
            <w:r w:rsidRPr="00433F2C">
              <w:rPr>
                <w:rFonts w:cs="Arial"/>
                <w:sz w:val="18"/>
                <w:szCs w:val="18"/>
              </w:rPr>
              <w:t>TMAXR</w:t>
            </w:r>
            <w:r>
              <w:rPr>
                <w:rFonts w:cs="Arial"/>
                <w:sz w:val="18"/>
                <w:szCs w:val="18"/>
              </w:rPr>
              <w:t>A</w:t>
            </w:r>
            <w:r w:rsidRPr="00433F2C">
              <w:rPr>
                <w:rFonts w:cs="Arial"/>
                <w:sz w:val="18"/>
                <w:szCs w:val="18"/>
              </w:rPr>
              <w:t>T</w:t>
            </w:r>
            <w:r>
              <w:rPr>
                <w:rFonts w:cs="Arial"/>
                <w:sz w:val="18"/>
                <w:szCs w:val="18"/>
              </w:rPr>
              <w:t>Ei</w:t>
            </w:r>
            <w:r>
              <w:fldChar w:fldCharType="end"/>
            </w:r>
            <w:r w:rsidR="007A3467">
              <w:br/>
            </w:r>
            <w:r w:rsidR="005D243A">
              <w:br/>
            </w:r>
            <w:r>
              <w:fldChar w:fldCharType="begin"/>
            </w:r>
            <w:r>
              <w:instrText xml:space="preserve"> REF DOFi \h </w:instrText>
            </w:r>
            <w:r>
              <w:fldChar w:fldCharType="separate"/>
            </w:r>
            <w:r w:rsidRPr="00E63656">
              <w:rPr>
                <w:sz w:val="18"/>
                <w:szCs w:val="18"/>
              </w:rPr>
              <w:t>DOF</w:t>
            </w:r>
            <w:r>
              <w:rPr>
                <w:rFonts w:cs="Arial"/>
                <w:iCs/>
                <w:sz w:val="18"/>
                <w:szCs w:val="18"/>
              </w:rPr>
              <w:t>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p w:rsidR="003C2F7C" w:rsidRPr="005D11BC" w:rsidRDefault="003C2F7C" w:rsidP="005D11BC">
            <w:r w:rsidRPr="004A3B48">
              <w:rPr>
                <w:rFonts w:eastAsia="Times New Roman" w:cs="Arial"/>
                <w:sz w:val="18"/>
                <w:szCs w:val="18"/>
                <w:lang w:eastAsia="en-US"/>
              </w:rPr>
              <w:t>MIDPTLAST</w:t>
            </w:r>
            <w:r>
              <w:rPr>
                <w:rFonts w:eastAsia="Times New Roman" w:cs="Arial"/>
                <w:sz w:val="18"/>
                <w:szCs w:val="18"/>
                <w:lang w:eastAsia="en-US"/>
              </w:rPr>
              <w:t>i</w:t>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5D243A" w:rsidP="005D243A">
            <w:pPr>
              <w:rPr>
                <w:rFonts w:cs="Arial"/>
                <w:szCs w:val="20"/>
              </w:rPr>
            </w:pPr>
            <w:r>
              <w:t>AT</w:t>
            </w:r>
            <w:r>
              <w:br/>
              <w:t>AET</w:t>
            </w:r>
            <w:r>
              <w:br/>
              <w:t>AE</w:t>
            </w:r>
            <w:r>
              <w:br/>
            </w:r>
            <w:r>
              <w:lastRenderedPageBreak/>
              <w:t>AETAUi</w:t>
            </w: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lastRenderedPageBreak/>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lastRenderedPageBreak/>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t>DOSEU</w:t>
            </w:r>
          </w:p>
        </w:tc>
        <w:tc>
          <w:tcPr>
            <w:tcW w:w="2321" w:type="dxa"/>
          </w:tcPr>
          <w:p w:rsidR="000A5FA3" w:rsidRDefault="000A5FA3" w:rsidP="005D243A">
            <w:pPr>
              <w:rPr>
                <w:rFonts w:cs="Arial"/>
                <w:szCs w:val="20"/>
              </w:rPr>
            </w:pPr>
            <w:r>
              <w:rPr>
                <w:rFonts w:cs="Arial"/>
                <w:szCs w:val="20"/>
              </w:rPr>
              <w:t>DOSE</w:t>
            </w:r>
          </w:p>
          <w:p w:rsidR="005D243A" w:rsidRPr="00846DB7" w:rsidRDefault="005D243A" w:rsidP="005D243A">
            <w:pPr>
              <w:rPr>
                <w:rFonts w:cs="Arial"/>
                <w:szCs w:val="20"/>
              </w:rPr>
            </w:pPr>
            <w:r w:rsidRPr="00846DB7">
              <w:rPr>
                <w:rFonts w:cs="Arial"/>
                <w:szCs w:val="20"/>
              </w:rPr>
              <w:t>DOSEi</w:t>
            </w:r>
            <w:r w:rsidRPr="00846DB7">
              <w:rPr>
                <w:rFonts w:cs="Arial"/>
                <w:szCs w:val="20"/>
              </w:rPr>
              <w:br/>
              <w:t>DOSEC</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5D243A" w:rsidP="005D243A">
            <w:r>
              <w:t>VZFO</w:t>
            </w:r>
            <w:r>
              <w:br/>
              <w:t>VZFP</w:t>
            </w:r>
            <w:r>
              <w:br/>
            </w:r>
            <w:r w:rsidR="00AB0960">
              <w:fldChar w:fldCharType="begin"/>
            </w:r>
            <w:r w:rsidR="00AB0960">
              <w:instrText xml:space="preserve"> REF VSSO \h </w:instrText>
            </w:r>
            <w:r w:rsidR="00AB0960">
              <w:fldChar w:fldCharType="separate"/>
            </w:r>
            <w:r w:rsidR="00AB0960" w:rsidRPr="00F71A6D">
              <w:rPr>
                <w:b/>
                <w:iCs/>
                <w:sz w:val="18"/>
                <w:szCs w:val="18"/>
              </w:rPr>
              <w:t>VSSO</w:t>
            </w:r>
            <w:r w:rsidR="00AB0960">
              <w:fldChar w:fldCharType="end"/>
            </w:r>
          </w:p>
          <w:p w:rsidR="00931DBB" w:rsidRDefault="00AB0960" w:rsidP="005D243A">
            <w:r>
              <w:t>VSSP</w:t>
            </w:r>
            <w:r w:rsidR="005D243A">
              <w:br/>
            </w:r>
            <w:r>
              <w:fldChar w:fldCharType="begin"/>
            </w:r>
            <w:r>
              <w:instrText xml:space="preserve"> REF VSSPi \h </w:instrText>
            </w:r>
            <w:r>
              <w:fldChar w:fldCharType="separate"/>
            </w:r>
            <w:r w:rsidRPr="00F71A6D">
              <w:rPr>
                <w:b/>
                <w:iCs/>
                <w:sz w:val="18"/>
                <w:szCs w:val="18"/>
              </w:rPr>
              <w:t>VSSPi</w:t>
            </w:r>
            <w:r>
              <w:fldChar w:fldCharType="end"/>
            </w:r>
            <w:r w:rsidR="005D243A">
              <w:br/>
              <w:t>VZO</w:t>
            </w:r>
            <w:r w:rsidR="005D243A">
              <w:br/>
              <w:t>VZP</w:t>
            </w:r>
            <w:r w:rsidR="005D243A">
              <w:br/>
              <w:t>VOLSUM</w:t>
            </w:r>
            <w:r w:rsidR="005D243A">
              <w:br/>
              <w:t>V0</w:t>
            </w:r>
          </w:p>
          <w:p w:rsidR="00E563A9" w:rsidRDefault="00E563A9" w:rsidP="005D243A">
            <w:r>
              <w:fldChar w:fldCharType="begin"/>
            </w:r>
            <w:r>
              <w:instrText xml:space="preserve"> REF VZFTAUi \h </w:instrText>
            </w:r>
            <w: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Pr="00E563A9">
              <w:rPr>
                <w:rFonts w:eastAsia="SimSun" w:cs="Arial" w:hint="eastAsia"/>
                <w:b/>
                <w:sz w:val="18"/>
                <w:szCs w:val="18"/>
                <w:lang w:eastAsia="zh-CN"/>
              </w:rPr>
              <w:t>VZFTAUW</w:t>
            </w:r>
            <w:r w:rsidRPr="00E563A9">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Pr="00E563A9">
              <w:rPr>
                <w:rFonts w:eastAsia="SimSun" w:cs="Arial" w:hint="eastAsia"/>
                <w:b/>
                <w:sz w:val="18"/>
                <w:szCs w:val="18"/>
                <w:lang w:eastAsia="zh-CN"/>
              </w:rPr>
              <w:t>VZTAU</w:t>
            </w:r>
            <w:r w:rsidRPr="00E563A9">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Pr="00433F2C">
              <w:rPr>
                <w:iCs/>
                <w:sz w:val="18"/>
                <w:szCs w:val="18"/>
              </w:rPr>
              <w:t>CMAX</w:t>
            </w:r>
            <w:r>
              <w:fldChar w:fldCharType="end"/>
            </w:r>
          </w:p>
          <w:p w:rsidR="00C466A3" w:rsidRDefault="0015523F" w:rsidP="005D243A">
            <w:r>
              <w:fldChar w:fldCharType="begin"/>
            </w:r>
            <w:r>
              <w:instrText xml:space="preserve"> REF CMAXi \h </w:instrText>
            </w:r>
            <w:r>
              <w:fldChar w:fldCharType="separate"/>
            </w:r>
            <w:r w:rsidRPr="00433F2C">
              <w:rPr>
                <w:iCs/>
                <w:sz w:val="18"/>
                <w:szCs w:val="18"/>
              </w:rPr>
              <w:t>CMAX</w:t>
            </w:r>
            <w:r w:rsidRPr="00433F2C">
              <w:rPr>
                <w:i/>
                <w:sz w:val="18"/>
                <w:szCs w:val="18"/>
              </w:rPr>
              <w:t>i</w:t>
            </w:r>
            <w:r>
              <w:fldChar w:fldCharType="end"/>
            </w:r>
          </w:p>
          <w:p w:rsidR="007B6FFD" w:rsidRDefault="007B6FFD" w:rsidP="005D243A">
            <w:r>
              <w:fldChar w:fldCharType="begin"/>
            </w:r>
            <w:r>
              <w:instrText xml:space="preserve"> REF CMAXC \h </w:instrText>
            </w:r>
            <w:r>
              <w:fldChar w:fldCharType="separate"/>
            </w:r>
            <w:r>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7B6FFD" w:rsidRPr="00433F2C">
              <w:rPr>
                <w:sz w:val="18"/>
                <w:szCs w:val="18"/>
              </w:rPr>
              <w:t>CMIN</w:t>
            </w:r>
            <w:r w:rsidR="007B6FFD" w:rsidRPr="00433F2C">
              <w:rPr>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Pr="00433F2C">
              <w:rPr>
                <w:sz w:val="18"/>
                <w:szCs w:val="18"/>
              </w:rPr>
              <w:t>CLAST</w:t>
            </w:r>
            <w:r>
              <w:fldChar w:fldCharType="end"/>
            </w:r>
            <w:r w:rsidR="005D243A">
              <w:br/>
            </w:r>
            <w:r>
              <w:fldChar w:fldCharType="begin"/>
            </w:r>
            <w:r>
              <w:instrText xml:space="preserve"> REF CLASTi \h </w:instrText>
            </w:r>
            <w:r>
              <w:fldChar w:fldCharType="separate"/>
            </w:r>
            <w:r w:rsidRPr="00433F2C">
              <w:rPr>
                <w:sz w:val="18"/>
                <w:szCs w:val="18"/>
              </w:rPr>
              <w:t>CLAST</w:t>
            </w:r>
            <w:r>
              <w:rPr>
                <w:sz w:val="18"/>
                <w:szCs w:val="18"/>
              </w:rPr>
              <w:t>i</w:t>
            </w:r>
            <w:r>
              <w:fldChar w:fldCharType="end"/>
            </w:r>
            <w:r w:rsidR="005D243A">
              <w:br/>
            </w:r>
            <w:r w:rsidR="007B6FFD">
              <w:fldChar w:fldCharType="begin"/>
            </w:r>
            <w:r w:rsidR="007B6FFD">
              <w:instrText xml:space="preserve"> REF CTROUGHi \h </w:instrText>
            </w:r>
            <w:r w:rsidR="007B6FFD">
              <w:fldChar w:fldCharType="separate"/>
            </w:r>
            <w:r w:rsidR="007B6FFD" w:rsidRPr="00433F2C">
              <w:rPr>
                <w:sz w:val="18"/>
                <w:szCs w:val="18"/>
              </w:rPr>
              <w:t>CTROUGH</w:t>
            </w:r>
            <w:r w:rsidR="007B6FFD" w:rsidRPr="00433F2C">
              <w:rPr>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Pr="00433F2C">
              <w:rPr>
                <w:sz w:val="18"/>
                <w:szCs w:val="18"/>
              </w:rPr>
              <w:t>CTROUGH</w:t>
            </w:r>
            <w:r w:rsidRPr="006709C0">
              <w:rPr>
                <w:rFonts w:eastAsia="SimSun" w:hint="eastAsia"/>
                <w:sz w:val="18"/>
                <w:szCs w:val="18"/>
                <w:lang w:eastAsia="zh-CN"/>
              </w:rPr>
              <w:t>END</w:t>
            </w:r>
            <w:r w:rsidRPr="00433F2C">
              <w:rPr>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6F710E" w:rsidRPr="00433F2C">
              <w:rPr>
                <w:rFonts w:hint="eastAsia"/>
                <w:iCs/>
                <w:sz w:val="18"/>
                <w:szCs w:val="18"/>
              </w:rPr>
              <w:t>C</w:t>
            </w:r>
            <w:r w:rsidR="006F710E" w:rsidRPr="00433F2C">
              <w:rPr>
                <w:iCs/>
                <w:sz w:val="18"/>
                <w:szCs w:val="18"/>
              </w:rPr>
              <w:t>AV</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Pr="00433F2C">
              <w:rPr>
                <w:rFonts w:hint="eastAsia"/>
                <w:iCs/>
                <w:sz w:val="18"/>
                <w:szCs w:val="18"/>
              </w:rPr>
              <w:t>C</w:t>
            </w:r>
            <w:r w:rsidRPr="00433F2C">
              <w:rPr>
                <w:iCs/>
                <w:sz w:val="18"/>
                <w:szCs w:val="18"/>
              </w:rPr>
              <w:t>AV</w:t>
            </w:r>
            <w:r w:rsidRPr="00433F2C">
              <w:rPr>
                <w:i/>
                <w:sz w:val="18"/>
                <w:szCs w:val="18"/>
              </w:rPr>
              <w:t>i</w:t>
            </w:r>
            <w:r>
              <w:fldChar w:fldCharType="end"/>
            </w:r>
            <w:r w:rsidR="005D243A">
              <w:br/>
            </w:r>
            <w:r w:rsidR="006F710E">
              <w:fldChar w:fldCharType="begin"/>
            </w:r>
            <w:r w:rsidR="006F710E">
              <w:instrText xml:space="preserve"> REF C0 \h </w:instrText>
            </w:r>
            <w:r w:rsidR="006F710E">
              <w:fldChar w:fldCharType="separate"/>
            </w:r>
            <w:r w:rsidR="006F710E" w:rsidRPr="00433F2C">
              <w:rPr>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6F710E" w:rsidRPr="00433F2C">
              <w:rPr>
                <w:rFonts w:cs="Arial"/>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Pr="00433F2C">
              <w:rPr>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lastRenderedPageBreak/>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5D243A" w:rsidP="005D243A">
            <w:pPr>
              <w:rPr>
                <w:rFonts w:cs="Arial"/>
                <w:szCs w:val="20"/>
              </w:rPr>
            </w:pPr>
            <w:r w:rsidRPr="00846DB7">
              <w:rPr>
                <w:rFonts w:cs="Arial"/>
                <w:szCs w:val="20"/>
              </w:rPr>
              <w:t>CLFO</w:t>
            </w:r>
            <w:r w:rsidRPr="00846DB7">
              <w:rPr>
                <w:rFonts w:cs="Arial"/>
                <w:szCs w:val="20"/>
              </w:rPr>
              <w:br/>
              <w:t>CLFP</w:t>
            </w:r>
            <w:r w:rsidRPr="00846DB7">
              <w:rPr>
                <w:rFonts w:cs="Arial"/>
                <w:szCs w:val="20"/>
              </w:rPr>
              <w:br/>
              <w:t>CLO</w:t>
            </w:r>
            <w:r w:rsidRPr="00846DB7">
              <w:rPr>
                <w:rFonts w:cs="Arial"/>
                <w:szCs w:val="20"/>
              </w:rPr>
              <w:br/>
              <w:t>CLP</w:t>
            </w:r>
          </w:p>
          <w:p w:rsidR="001C11EC" w:rsidRDefault="009F52B5" w:rsidP="005D243A">
            <w:pPr>
              <w:rPr>
                <w:rFonts w:cs="Arial"/>
                <w:szCs w:val="20"/>
              </w:rPr>
            </w:pPr>
            <w:r>
              <w:rPr>
                <w:rFonts w:cs="Arial"/>
                <w:szCs w:val="20"/>
              </w:rPr>
              <w:t>CLFTAUi</w:t>
            </w:r>
          </w:p>
          <w:p w:rsidR="009F52B5" w:rsidRDefault="009F52B5" w:rsidP="005D243A">
            <w:pPr>
              <w:rPr>
                <w:rFonts w:cs="Arial"/>
                <w:szCs w:val="20"/>
              </w:rPr>
            </w:pPr>
          </w:p>
          <w:p w:rsidR="001C11EC" w:rsidRDefault="001C11EC" w:rsidP="005D243A">
            <w:pPr>
              <w:rPr>
                <w:rFonts w:cs="Arial"/>
                <w:szCs w:val="20"/>
              </w:rPr>
            </w:pPr>
            <w:r>
              <w:rPr>
                <w:rFonts w:cs="Arial"/>
                <w:szCs w:val="20"/>
              </w:rPr>
              <w:t>CLR</w:t>
            </w:r>
          </w:p>
          <w:p w:rsidR="001C11EC" w:rsidRDefault="001C11EC" w:rsidP="005D243A">
            <w:pPr>
              <w:rPr>
                <w:rFonts w:cs="Arial"/>
                <w:szCs w:val="20"/>
              </w:rPr>
            </w:pPr>
            <w:r>
              <w:rPr>
                <w:rFonts w:cs="Arial"/>
                <w:szCs w:val="20"/>
              </w:rPr>
              <w:t>CLRTAUi</w:t>
            </w:r>
          </w:p>
          <w:p w:rsidR="00193CF3" w:rsidRDefault="00193CF3" w:rsidP="005D243A">
            <w:pPr>
              <w:rPr>
                <w:rFonts w:cs="Arial"/>
                <w:szCs w:val="20"/>
              </w:rPr>
            </w:pPr>
            <w:r>
              <w:rPr>
                <w:rFonts w:cs="Arial"/>
                <w:szCs w:val="20"/>
              </w:rPr>
              <w:t>CLRT</w:t>
            </w:r>
          </w:p>
          <w:p w:rsidR="00DB16FC" w:rsidRDefault="00DB16FC" w:rsidP="005D243A">
            <w:pPr>
              <w:rPr>
                <w:rFonts w:cs="Arial"/>
                <w:szCs w:val="20"/>
              </w:rPr>
            </w:pPr>
          </w:p>
          <w:p w:rsidR="00DB16FC" w:rsidRPr="00846DB7" w:rsidRDefault="00DB16FC" w:rsidP="005D243A">
            <w:pPr>
              <w:rPr>
                <w:rFonts w:cs="Arial"/>
                <w:szCs w:val="20"/>
              </w:rPr>
            </w:pPr>
            <w:r>
              <w:rPr>
                <w:rFonts w:cs="Arial"/>
                <w:szCs w:val="20"/>
              </w:rPr>
              <w:t>CLTAUi</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5D243A" w:rsidP="005D243A">
            <w:r>
              <w:t>AUCT</w:t>
            </w:r>
            <w:r>
              <w:br/>
              <w:t>AUCT1_T2</w:t>
            </w:r>
            <w:r>
              <w:br/>
              <w:t>AUCALL</w:t>
            </w:r>
          </w:p>
          <w:p w:rsidR="00DE67C3" w:rsidRDefault="000A5FA3" w:rsidP="005D243A">
            <w:r>
              <w:fldChar w:fldCharType="begin"/>
            </w:r>
            <w:r>
              <w:instrText xml:space="preserve"> REF AUCLAST \h </w:instrText>
            </w:r>
            <w:r>
              <w:fldChar w:fldCharType="separate"/>
            </w:r>
            <w:r w:rsidRPr="00433F2C">
              <w:rPr>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7B1EC9" w:rsidRPr="00433F2C">
              <w:rPr>
                <w:iCs/>
                <w:sz w:val="18"/>
                <w:szCs w:val="18"/>
              </w:rPr>
              <w:t>AUCLAST</w:t>
            </w:r>
            <w:r w:rsidR="007B1EC9">
              <w:rPr>
                <w:iCs/>
                <w:sz w:val="18"/>
                <w:szCs w:val="18"/>
              </w:rPr>
              <w:t>i</w:t>
            </w:r>
            <w:r w:rsidR="007B1EC9">
              <w:fldChar w:fldCharType="end"/>
            </w:r>
          </w:p>
          <w:p w:rsidR="00D27060" w:rsidRDefault="00D27060" w:rsidP="005D243A">
            <w:r>
              <w:fldChar w:fldCharType="begin"/>
            </w:r>
            <w:r>
              <w:instrText xml:space="preserve"> REF AUCLASTC \h </w:instrText>
            </w:r>
            <w:r>
              <w:fldChar w:fldCharType="separate"/>
            </w:r>
            <w:r>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FF4B37" w:rsidRPr="00433F2C">
              <w:rPr>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Pr="00433F2C">
              <w:rPr>
                <w:iCs/>
                <w:sz w:val="18"/>
                <w:szCs w:val="18"/>
              </w:rPr>
              <w:t>AUCINFO</w:t>
            </w:r>
            <w:r>
              <w:rPr>
                <w:iCs/>
                <w:sz w:val="18"/>
                <w:szCs w:val="18"/>
              </w:rPr>
              <w:t>i</w:t>
            </w:r>
            <w:r>
              <w:fldChar w:fldCharType="end"/>
            </w:r>
          </w:p>
          <w:p w:rsidR="00860A3C" w:rsidRDefault="00DE67C3" w:rsidP="005D243A">
            <w:r>
              <w:fldChar w:fldCharType="begin"/>
            </w:r>
            <w:r>
              <w:instrText xml:space="preserve"> REF AUCINFOC \h </w:instrText>
            </w:r>
            <w:r>
              <w:fldChar w:fldCharType="separate"/>
            </w:r>
            <w:r>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FF4B37" w:rsidRPr="00433F2C">
              <w:rPr>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Pr="00433F2C">
              <w:rPr>
                <w:iCs/>
                <w:sz w:val="18"/>
                <w:szCs w:val="18"/>
              </w:rPr>
              <w:t>AUCINFP</w:t>
            </w:r>
            <w:r>
              <w:rPr>
                <w:iCs/>
                <w:sz w:val="18"/>
                <w:szCs w:val="18"/>
              </w:rPr>
              <w:t>i</w:t>
            </w:r>
            <w:r>
              <w:fldChar w:fldCharType="end"/>
            </w:r>
          </w:p>
          <w:p w:rsidR="00C86340" w:rsidRPr="00860A3C" w:rsidRDefault="00DE67C3" w:rsidP="00FF4B37">
            <w:r>
              <w:fldChar w:fldCharType="begin"/>
            </w:r>
            <w:r>
              <w:instrText xml:space="preserve"> REF AUCINFPC \h </w:instrText>
            </w:r>
            <w:r>
              <w:fldChar w:fldCharType="separate"/>
            </w:r>
            <w:r>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FF4B37" w:rsidRPr="00433F2C">
              <w:rPr>
                <w:iCs/>
                <w:sz w:val="18"/>
                <w:szCs w:val="18"/>
              </w:rPr>
              <w:t>AUCTAU</w:t>
            </w:r>
            <w:r w:rsidR="00FF4B37" w:rsidRPr="00433F2C">
              <w:rPr>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1B75B0" w:rsidRDefault="005D243A" w:rsidP="005D243A">
            <w:r>
              <w:t>AUMCLAST</w:t>
            </w:r>
          </w:p>
          <w:p w:rsidR="009368A2" w:rsidRDefault="001B75B0" w:rsidP="009368A2">
            <w:r>
              <w:t>AUMCLASTi</w:t>
            </w:r>
            <w:r w:rsidR="005D243A">
              <w:br/>
            </w:r>
            <w:r w:rsidR="009368A2">
              <w:fldChar w:fldCharType="begin"/>
            </w:r>
            <w:r w:rsidR="009368A2">
              <w:instrText xml:space="preserve"> REF AUMCINFO \h </w:instrText>
            </w:r>
            <w:r w:rsidR="009368A2">
              <w:fldChar w:fldCharType="separate"/>
            </w:r>
            <w:r w:rsidR="009368A2" w:rsidRPr="00433F2C">
              <w:rPr>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9368A2" w:rsidRPr="00433F2C">
              <w:rPr>
                <w:iCs/>
                <w:sz w:val="18"/>
                <w:szCs w:val="18"/>
              </w:rPr>
              <w:t>AUMCINFO</w:t>
            </w:r>
            <w:r w:rsidR="009368A2">
              <w:rPr>
                <w:iCs/>
                <w:sz w:val="18"/>
                <w:szCs w:val="18"/>
              </w:rPr>
              <w:t>i</w:t>
            </w:r>
            <w:r w:rsidR="009368A2">
              <w:fldChar w:fldCharType="end"/>
            </w:r>
          </w:p>
          <w:p w:rsidR="009368A2" w:rsidRDefault="009368A2" w:rsidP="009368A2">
            <w:r>
              <w:fldChar w:fldCharType="begin"/>
            </w:r>
            <w:r>
              <w:instrText xml:space="preserve"> REF AUMCINFP \h </w:instrText>
            </w:r>
            <w:r>
              <w:fldChar w:fldCharType="separate"/>
            </w:r>
            <w:r w:rsidRPr="00433F2C">
              <w:rPr>
                <w:iCs/>
                <w:sz w:val="18"/>
                <w:szCs w:val="18"/>
              </w:rPr>
              <w:t>AUMCINFP</w:t>
            </w:r>
            <w:r>
              <w:fldChar w:fldCharType="end"/>
            </w:r>
            <w:r w:rsidR="005D243A">
              <w:br/>
            </w:r>
            <w:r>
              <w:fldChar w:fldCharType="begin"/>
            </w:r>
            <w:r>
              <w:instrText xml:space="preserve"> REF AUMCINFPi \h </w:instrText>
            </w:r>
            <w:r>
              <w:fldChar w:fldCharType="separate"/>
            </w:r>
            <w:r w:rsidRPr="00433F2C">
              <w:rPr>
                <w:iCs/>
                <w:sz w:val="18"/>
                <w:szCs w:val="18"/>
              </w:rPr>
              <w:t>AUMCINFP</w:t>
            </w:r>
            <w:r>
              <w:rPr>
                <w:iCs/>
                <w:sz w:val="18"/>
                <w:szCs w:val="18"/>
              </w:rPr>
              <w:t>i</w:t>
            </w:r>
            <w:r>
              <w:fldChar w:fldCharType="end"/>
            </w:r>
          </w:p>
          <w:p w:rsidR="00931DBB" w:rsidRPr="00846DB7" w:rsidRDefault="005D243A" w:rsidP="009368A2">
            <w:pPr>
              <w:rPr>
                <w:rFonts w:cs="Arial"/>
                <w:szCs w:val="20"/>
              </w:rPr>
            </w:pPr>
            <w:r>
              <w:t>AUMCTAUi</w:t>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Pr>
                <w:iCs/>
                <w:sz w:val="18"/>
                <w:szCs w:val="18"/>
              </w:rPr>
              <w:t>AUCTDN</w:t>
            </w:r>
            <w:r>
              <w:fldChar w:fldCharType="end"/>
            </w:r>
          </w:p>
          <w:p w:rsidR="00ED7C61" w:rsidRDefault="00F63807" w:rsidP="005D243A">
            <w:r>
              <w:fldChar w:fldCharType="begin"/>
            </w:r>
            <w:r>
              <w:instrText xml:space="preserve"> REF AUCLASTDNi \h </w:instrText>
            </w:r>
            <w:r>
              <w:fldChar w:fldCharType="separate"/>
            </w:r>
            <w:r w:rsidRPr="00D84378">
              <w:rPr>
                <w:b/>
                <w:iCs/>
                <w:sz w:val="18"/>
                <w:szCs w:val="18"/>
              </w:rPr>
              <w:t>AUCLASTDN</w:t>
            </w:r>
            <w:r>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Pr="00433F2C">
              <w:rPr>
                <w:rFonts w:cs="Arial"/>
                <w:sz w:val="18"/>
                <w:szCs w:val="18"/>
              </w:rPr>
              <w:t>AUCINFO</w:t>
            </w:r>
            <w:r>
              <w:rPr>
                <w:rFonts w:cs="Arial"/>
                <w:sz w:val="18"/>
                <w:szCs w:val="18"/>
              </w:rPr>
              <w:t>D</w:t>
            </w:r>
            <w:r w:rsidRPr="00433F2C">
              <w:rPr>
                <w:rFonts w:cs="Arial"/>
                <w:sz w:val="18"/>
                <w:szCs w:val="18"/>
              </w:rPr>
              <w:t>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Pr="00433F2C">
              <w:rPr>
                <w:rFonts w:cs="Arial"/>
                <w:sz w:val="18"/>
                <w:szCs w:val="18"/>
              </w:rPr>
              <w:t>AUCINFP</w:t>
            </w:r>
            <w:r>
              <w:rPr>
                <w:rFonts w:cs="Arial"/>
                <w:sz w:val="18"/>
                <w:szCs w:val="18"/>
              </w:rPr>
              <w:t>D</w:t>
            </w:r>
            <w:r w:rsidRPr="00433F2C">
              <w:rPr>
                <w:rFonts w:cs="Arial"/>
                <w:sz w:val="18"/>
                <w:szCs w:val="18"/>
              </w:rPr>
              <w:t>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Pr="00D84378">
              <w:rPr>
                <w:b/>
                <w:iCs/>
                <w:sz w:val="18"/>
                <w:szCs w:val="18"/>
              </w:rPr>
              <w:t>AUCTAUDN</w:t>
            </w:r>
            <w:r>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5D243A" w:rsidP="005D243A">
            <w:pPr>
              <w:rPr>
                <w:rFonts w:cs="Arial"/>
                <w:szCs w:val="20"/>
              </w:rPr>
            </w:pPr>
            <w:r w:rsidRPr="00846DB7">
              <w:rPr>
                <w:rFonts w:cs="Arial"/>
                <w:szCs w:val="20"/>
              </w:rPr>
              <w:t>AURCLAST</w:t>
            </w:r>
            <w:r w:rsidRPr="00846DB7">
              <w:rPr>
                <w:rFonts w:cs="Arial"/>
                <w:szCs w:val="20"/>
              </w:rPr>
              <w:br/>
              <w:t>AURCINFO</w:t>
            </w:r>
            <w:r w:rsidRPr="00846DB7">
              <w:rPr>
                <w:rFonts w:cs="Arial"/>
                <w:szCs w:val="20"/>
              </w:rPr>
              <w:br/>
              <w:t>AURCINFP</w:t>
            </w:r>
            <w:r w:rsidRPr="00846DB7">
              <w:rPr>
                <w:rFonts w:cs="Arial"/>
                <w:szCs w:val="20"/>
              </w:rPr>
              <w:br/>
            </w:r>
            <w:r w:rsidRPr="00846DB7">
              <w:rPr>
                <w:rFonts w:cs="Arial"/>
                <w:szCs w:val="20"/>
              </w:rPr>
              <w:lastRenderedPageBreak/>
              <w:t>AURCALL</w:t>
            </w:r>
          </w:p>
          <w:p w:rsidR="004D0185" w:rsidRPr="00846DB7" w:rsidRDefault="004D0185" w:rsidP="005D243A">
            <w:pPr>
              <w:rPr>
                <w:rFonts w:cs="Arial"/>
                <w:szCs w:val="20"/>
              </w:rPr>
            </w:pPr>
            <w:r w:rsidRPr="00846DB7">
              <w:rPr>
                <w:rFonts w:cs="Arial"/>
                <w:szCs w:val="20"/>
              </w:rPr>
              <w:t>AURCT1_T2</w:t>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Amount (</w:t>
            </w:r>
            <w:r w:rsidR="00D62BAC">
              <w:rPr>
                <w:bCs w:val="0"/>
                <w:sz w:val="18"/>
              </w:rPr>
              <w:t>mass/</w:t>
            </w:r>
            <w:r w:rsidRPr="00846DB7">
              <w:rPr>
                <w:bCs w:val="0"/>
                <w:sz w:val="18"/>
              </w:rPr>
              <w:t xml:space="preserve">wt), </w:t>
            </w:r>
            <w:r w:rsidRPr="00846DB7">
              <w:rPr>
                <w:bCs w:val="0"/>
                <w:sz w:val="18"/>
              </w:rPr>
              <w:lastRenderedPageBreak/>
              <w:t>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Pr="00D84378">
              <w:rPr>
                <w:rFonts w:cs="Arial"/>
                <w:b/>
                <w:sz w:val="18"/>
                <w:szCs w:val="18"/>
              </w:rPr>
              <w:t>CMAXDN</w:t>
            </w:r>
            <w:r>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Pr="00F71A6D">
              <w:rPr>
                <w:rFonts w:cs="Arial"/>
                <w:b/>
                <w:sz w:val="18"/>
                <w:szCs w:val="18"/>
              </w:rPr>
              <w:t>MAXRATEi</w:t>
            </w:r>
            <w:r>
              <w:rPr>
                <w:bCs w:val="0"/>
                <w:sz w:val="18"/>
              </w:rPr>
              <w:fldChar w:fldCharType="end"/>
            </w:r>
          </w:p>
          <w:p w:rsidR="00EC3875" w:rsidRDefault="00EC3875" w:rsidP="00EC3875">
            <w:pPr>
              <w:pStyle w:val="TableContent"/>
              <w:rPr>
                <w:bCs w:val="0"/>
                <w:sz w:val="18"/>
              </w:rPr>
            </w:pPr>
            <w:r w:rsidRPr="00846DB7">
              <w:rPr>
                <w:bCs w:val="0"/>
                <w:sz w:val="18"/>
              </w:rPr>
              <w:t>RATELAST</w:t>
            </w:r>
            <w:r w:rsidR="003C2F7C">
              <w:rPr>
                <w:bCs w:val="0"/>
                <w:sz w:val="18"/>
              </w:rPr>
              <w:t>i</w:t>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Pr="00846DB7">
              <w:rPr>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Pr="00846DB7">
              <w:rPr>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EC3875">
            <w:pPr>
              <w:pStyle w:val="TableContent"/>
              <w:rPr>
                <w:rFonts w:eastAsia="SimSun"/>
                <w:lang w:eastAsia="zh-CN"/>
              </w:rPr>
            </w:pPr>
            <w:r>
              <w:t>VZFO</w:t>
            </w:r>
            <w:r w:rsidRPr="006709C0">
              <w:rPr>
                <w:rFonts w:eastAsia="SimSun" w:hint="eastAsia"/>
                <w:lang w:eastAsia="zh-CN"/>
              </w:rPr>
              <w:t>W</w:t>
            </w:r>
            <w:r>
              <w:br/>
              <w:t>VZFP</w:t>
            </w:r>
            <w:r w:rsidRPr="006709C0">
              <w:rPr>
                <w:rFonts w:eastAsia="SimSun" w:hint="eastAsia"/>
                <w:lang w:eastAsia="zh-CN"/>
              </w:rPr>
              <w:t>W</w:t>
            </w:r>
          </w:p>
          <w:p w:rsidR="00771CEC" w:rsidRPr="006709C0" w:rsidRDefault="00771CEC" w:rsidP="00EC3875">
            <w:pPr>
              <w:pStyle w:val="TableContent"/>
              <w:rPr>
                <w:rFonts w:eastAsia="SimSun"/>
                <w:lang w:eastAsia="zh-CN"/>
              </w:rPr>
            </w:pPr>
            <w:r w:rsidRPr="006709C0">
              <w:rPr>
                <w:rFonts w:eastAsia="SimSun" w:hint="eastAsia"/>
                <w:lang w:eastAsia="zh-CN"/>
              </w:rPr>
              <w:t>VZFTAUW</w:t>
            </w:r>
            <w:r w:rsidR="00A82A51">
              <w:rPr>
                <w:rFonts w:eastAsia="SimSun"/>
                <w:lang w:eastAsia="zh-CN"/>
              </w:rPr>
              <w:t>i</w:t>
            </w:r>
            <w:r>
              <w:br/>
              <w:t>VSSO</w:t>
            </w:r>
            <w:r w:rsidRPr="006709C0">
              <w:rPr>
                <w:rFonts w:eastAsia="SimSun" w:hint="eastAsia"/>
                <w:lang w:eastAsia="zh-CN"/>
              </w:rPr>
              <w:t>W</w:t>
            </w:r>
            <w:r>
              <w:br/>
              <w:t>VSSP</w:t>
            </w:r>
            <w:r w:rsidRPr="006709C0">
              <w:rPr>
                <w:rFonts w:eastAsia="SimSun" w:hint="eastAsia"/>
                <w:lang w:eastAsia="zh-CN"/>
              </w:rPr>
              <w:t>W</w:t>
            </w:r>
            <w:r w:rsidR="00A82A51">
              <w:rPr>
                <w:rFonts w:eastAsia="SimSun"/>
                <w:lang w:eastAsia="zh-CN"/>
              </w:rPr>
              <w:t>i</w:t>
            </w:r>
            <w:r>
              <w:br/>
              <w:t>VZO</w:t>
            </w:r>
            <w:r w:rsidRPr="006709C0">
              <w:rPr>
                <w:rFonts w:eastAsia="SimSun" w:hint="eastAsia"/>
                <w:lang w:eastAsia="zh-CN"/>
              </w:rPr>
              <w:t>W</w:t>
            </w:r>
            <w:r>
              <w:br/>
              <w:t>VZP</w:t>
            </w:r>
            <w:r w:rsidRPr="006709C0">
              <w:rPr>
                <w:rFonts w:eastAsia="SimSun" w:hint="eastAsia"/>
                <w:lang w:eastAsia="zh-CN"/>
              </w:rPr>
              <w:t>W</w:t>
            </w:r>
          </w:p>
          <w:p w:rsidR="00771CEC" w:rsidRPr="00846DB7" w:rsidRDefault="00771CEC" w:rsidP="00771CEC">
            <w:pPr>
              <w:pStyle w:val="TableContent"/>
              <w:rPr>
                <w:bCs w:val="0"/>
                <w:sz w:val="18"/>
              </w:rPr>
            </w:pPr>
            <w:r w:rsidRPr="006709C0">
              <w:rPr>
                <w:rFonts w:eastAsia="SimSun" w:hint="eastAsia"/>
                <w:lang w:eastAsia="zh-CN"/>
              </w:rPr>
              <w:t>VZTAUW</w:t>
            </w:r>
            <w:r>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771CEC" w:rsidP="006709C0">
            <w:pPr>
              <w:rPr>
                <w:rFonts w:eastAsia="SimSun" w:cs="Arial"/>
                <w:szCs w:val="20"/>
                <w:lang w:eastAsia="zh-CN"/>
              </w:rPr>
            </w:pPr>
            <w:r w:rsidRPr="00846DB7">
              <w:rPr>
                <w:rFonts w:cs="Arial"/>
                <w:szCs w:val="20"/>
              </w:rPr>
              <w:t>CLFO</w:t>
            </w:r>
            <w:r w:rsidRPr="006709C0">
              <w:rPr>
                <w:rFonts w:eastAsia="SimSun" w:cs="Arial" w:hint="eastAsia"/>
                <w:szCs w:val="20"/>
                <w:lang w:eastAsia="zh-CN"/>
              </w:rPr>
              <w:t>W</w:t>
            </w:r>
            <w:r w:rsidRPr="00846DB7">
              <w:rPr>
                <w:rFonts w:cs="Arial"/>
                <w:szCs w:val="20"/>
              </w:rPr>
              <w:br/>
            </w:r>
            <w:r>
              <w:rPr>
                <w:rFonts w:cs="Arial"/>
                <w:szCs w:val="20"/>
              </w:rPr>
              <w:t>CLFP</w:t>
            </w:r>
            <w:r w:rsidRPr="006709C0">
              <w:rPr>
                <w:rFonts w:eastAsia="SimSun" w:cs="Arial" w:hint="eastAsia"/>
                <w:szCs w:val="20"/>
                <w:lang w:eastAsia="zh-CN"/>
              </w:rPr>
              <w:t>W</w:t>
            </w:r>
          </w:p>
          <w:p w:rsidR="00771CEC" w:rsidRPr="006709C0" w:rsidRDefault="00771CEC" w:rsidP="006709C0">
            <w:pPr>
              <w:rPr>
                <w:rFonts w:eastAsia="SimSun" w:cs="Arial"/>
                <w:szCs w:val="20"/>
                <w:lang w:eastAsia="zh-CN"/>
              </w:rPr>
            </w:pPr>
            <w:r w:rsidRPr="006709C0">
              <w:rPr>
                <w:rFonts w:eastAsia="SimSun" w:cs="Arial" w:hint="eastAsia"/>
                <w:szCs w:val="20"/>
                <w:lang w:eastAsia="zh-CN"/>
              </w:rPr>
              <w:t>CLFTAUW</w:t>
            </w:r>
            <w:r w:rsidR="00500737">
              <w:rPr>
                <w:rFonts w:eastAsia="SimSun" w:cs="Arial"/>
                <w:szCs w:val="20"/>
                <w:lang w:eastAsia="zh-CN"/>
              </w:rPr>
              <w:t>i</w:t>
            </w:r>
            <w:r>
              <w:rPr>
                <w:rFonts w:cs="Arial"/>
                <w:szCs w:val="20"/>
              </w:rPr>
              <w:br/>
              <w:t>CLO</w:t>
            </w:r>
            <w:r w:rsidRPr="006709C0">
              <w:rPr>
                <w:rFonts w:eastAsia="SimSun" w:cs="Arial" w:hint="eastAsia"/>
                <w:szCs w:val="20"/>
                <w:lang w:eastAsia="zh-CN"/>
              </w:rPr>
              <w:t>W</w:t>
            </w:r>
            <w:r>
              <w:rPr>
                <w:rFonts w:cs="Arial"/>
                <w:szCs w:val="20"/>
              </w:rPr>
              <w:br/>
              <w:t>CL</w:t>
            </w:r>
            <w:r w:rsidRPr="00846DB7">
              <w:rPr>
                <w:rFonts w:cs="Arial"/>
                <w:szCs w:val="20"/>
              </w:rPr>
              <w:t>P</w:t>
            </w:r>
            <w:r w:rsidRPr="006709C0">
              <w:rPr>
                <w:rFonts w:eastAsia="SimSun" w:cs="Arial" w:hint="eastAsia"/>
                <w:szCs w:val="20"/>
                <w:lang w:eastAsia="zh-CN"/>
              </w:rPr>
              <w:t>W</w:t>
            </w:r>
          </w:p>
          <w:p w:rsidR="00771CEC" w:rsidRPr="00465936" w:rsidRDefault="00771CEC" w:rsidP="006709C0">
            <w:pPr>
              <w:rPr>
                <w:rFonts w:eastAsia="SimSun" w:cs="Arial"/>
                <w:szCs w:val="20"/>
                <w:lang w:eastAsia="zh-CN"/>
              </w:rPr>
            </w:pPr>
            <w:r w:rsidRPr="006709C0">
              <w:rPr>
                <w:rFonts w:eastAsia="SimSun" w:cs="Arial" w:hint="eastAsia"/>
                <w:szCs w:val="20"/>
                <w:lang w:eastAsia="zh-CN"/>
              </w:rPr>
              <w:t>CLTAUW</w:t>
            </w:r>
            <w:r w:rsidR="00500737">
              <w:rPr>
                <w:rFonts w:eastAsia="SimSun" w:cs="Arial"/>
                <w:szCs w:val="20"/>
                <w:lang w:eastAsia="zh-CN"/>
              </w:rPr>
              <w:t>i</w:t>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41" w:name="_Toc5186407"/>
      <w:r>
        <w:t>Parameter Unit Conversions</w:t>
      </w:r>
      <w:bookmarkEnd w:id="41"/>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lastRenderedPageBreak/>
        <w:t xml:space="preserve">The source data units must be in the supported units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42" w:name="_Toc5186408"/>
      <w:r>
        <w:t>Parameter s</w:t>
      </w:r>
      <w:r w:rsidR="00AA6DAC">
        <w:t>ignificant figures</w:t>
      </w:r>
      <w:r w:rsidR="00E16979">
        <w:t xml:space="preserve"> and decimal places</w:t>
      </w:r>
      <w:bookmarkEnd w:id="42"/>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276737">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r>
        <w:t>Model Input/Calling Arguments and Data Flags</w:t>
      </w:r>
      <w:r>
        <w:fldChar w:fldCharType="end"/>
      </w:r>
      <w:r>
        <w:t>.</w:t>
      </w:r>
    </w:p>
    <w:p w:rsidR="000F5F29" w:rsidRDefault="000F5F29" w:rsidP="008C2B25"/>
    <w:p w:rsidR="00E16979" w:rsidRDefault="00EA3836" w:rsidP="00E16979">
      <w:pPr>
        <w:pStyle w:val="Heading2"/>
      </w:pPr>
      <w:bookmarkStart w:id="43" w:name="_Toc5186409"/>
      <w:r>
        <w:t xml:space="preserve">Automated </w:t>
      </w:r>
      <w:r w:rsidR="00E16979">
        <w:t>Reporting</w:t>
      </w:r>
      <w:r>
        <w:t xml:space="preserve"> Presentations</w:t>
      </w:r>
      <w:bookmarkEnd w:id="43"/>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44" w:name="_Toc5186410"/>
      <w:r>
        <w:t>Publishing</w:t>
      </w:r>
      <w:r w:rsidR="00EA3836">
        <w:t xml:space="preserve"> Results Presentation</w:t>
      </w:r>
      <w:bookmarkEnd w:id="44"/>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45" w:name="_Ref518313088"/>
      <w:bookmarkStart w:id="46" w:name="_Ref519087411"/>
      <w:bookmarkStart w:id="47" w:name="_Toc5186411"/>
      <w:r>
        <w:lastRenderedPageBreak/>
        <w:t>Pre Computation Checks</w:t>
      </w:r>
      <w:bookmarkEnd w:id="12"/>
      <w:r w:rsidR="00334256">
        <w:t xml:space="preserve"> and </w:t>
      </w:r>
      <w:r w:rsidR="009F27CD">
        <w:t xml:space="preserve">Dataset or Computation </w:t>
      </w:r>
      <w:r w:rsidR="00334256">
        <w:t>Flag Definitions</w:t>
      </w:r>
      <w:bookmarkEnd w:id="45"/>
      <w:bookmarkEnd w:id="46"/>
      <w:bookmarkEnd w:id="47"/>
    </w:p>
    <w:p w:rsidR="003E52B3" w:rsidRDefault="00276737">
      <w:bookmarkStart w:id="48" w:name="1044519"/>
      <w:bookmarkEnd w:id="48"/>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application  </w:t>
            </w:r>
            <w:r w:rsidR="002D3375">
              <w:rPr>
                <w:rFonts w:cs="Arial"/>
                <w:bCs w:val="0"/>
                <w:sz w:val="18"/>
              </w:rPr>
              <w:t xml:space="preserve">interface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Pr="005273BF">
              <w:rPr>
                <w:rFonts w:cs="Arial"/>
                <w:b/>
              </w:rPr>
              <w:t>FLG</w:t>
            </w:r>
            <w:r>
              <w:rPr>
                <w:rFonts w:cs="Arial"/>
                <w:b/>
              </w:rPr>
              <w:t>EX</w:t>
            </w:r>
            <w:r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Pr="005273BF">
              <w:rPr>
                <w:rFonts w:cs="Arial"/>
                <w:b/>
              </w:rPr>
              <w:t>FLGEX</w:t>
            </w:r>
            <w:r>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subjects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Pr="002C7ABD">
              <w:rPr>
                <w:rFonts w:cs="Arial"/>
                <w:b/>
              </w:rPr>
              <w:t>FLG</w:t>
            </w:r>
            <w:r>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lastRenderedPageBreak/>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points to select to optimize the 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9" w:name="FLGACCEPTKELCRIT"/>
            <w:r w:rsidRPr="005253A6">
              <w:rPr>
                <w:b/>
                <w:bCs w:val="0"/>
                <w:sz w:val="18"/>
              </w:rPr>
              <w:t>FLGACCEPTKELCRIT</w:t>
            </w:r>
            <w:bookmarkEnd w:id="49"/>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CE1741" w:rsidRPr="00CE1741" w:rsidRDefault="00CE1741" w:rsidP="00CE1741">
            <w:pPr>
              <w:pStyle w:val="TableContent"/>
              <w:numPr>
                <w:ilvl w:val="0"/>
                <w:numId w:val="44"/>
              </w:numPr>
              <w:rPr>
                <w:rFonts w:cs="Arial"/>
                <w:bCs w:val="0"/>
                <w:sz w:val="18"/>
              </w:rPr>
            </w:pPr>
            <w:r>
              <w:rPr>
                <w:rFonts w:cs="Arial"/>
                <w:bCs w:val="0"/>
                <w:sz w:val="18"/>
              </w:rPr>
              <w:t>KEL&gt;0 (ensure negative slope; KEL is positive for negative terminal elimination phase slope)</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50" w:name="FLGACCEPTKEL"/>
            <w:r w:rsidRPr="005253A6">
              <w:rPr>
                <w:b/>
                <w:bCs w:val="0"/>
                <w:sz w:val="18"/>
              </w:rPr>
              <w:t>FLGACCEPTKEL</w:t>
            </w:r>
            <w:bookmarkEnd w:id="50"/>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The criteria guidance from</w:t>
            </w:r>
            <w:r w:rsidR="00114BB0">
              <w:rPr>
                <w:rFonts w:ascii="Arial" w:hAnsi="Arial" w:cs="Arial"/>
                <w:sz w:val="18"/>
                <w:szCs w:val="18"/>
              </w:rPr>
              <w:t xml:space="preserve"> the Pfizer</w:t>
            </w:r>
            <w:r w:rsidR="00175978" w:rsidRPr="00457853">
              <w:rPr>
                <w:rFonts w:ascii="Arial" w:hAnsi="Arial" w:cs="Arial"/>
                <w:sz w:val="18"/>
                <w:szCs w:val="18"/>
              </w:rPr>
              <w:t xml:space="preserve"> </w:t>
            </w:r>
            <w:hyperlink r:id="rId16"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FF4B37" w:rsidRPr="00433F2C">
              <w:rPr>
                <w:rFonts w:cs="Arial"/>
                <w:sz w:val="18"/>
                <w:szCs w:val="18"/>
              </w:rPr>
              <w:t>AUCX</w:t>
            </w:r>
            <w:r w:rsidR="00FF4B37">
              <w:rPr>
                <w:rFonts w:cs="Arial"/>
                <w:sz w:val="18"/>
                <w:szCs w:val="18"/>
              </w:rPr>
              <w:t>PCT</w:t>
            </w:r>
            <w:r w:rsidR="00FF4B37" w:rsidRPr="00433F2C">
              <w:rPr>
                <w:rFonts w:cs="Arial"/>
                <w:sz w:val="18"/>
                <w:szCs w:val="18"/>
              </w:rPr>
              <w:t>P</w:t>
            </w:r>
            <w:r w:rsidR="00FF4B37">
              <w:rPr>
                <w:rFonts w:ascii="Arial" w:hAnsi="Arial" w:cs="Arial"/>
                <w:sz w:val="18"/>
                <w:szCs w:val="18"/>
              </w:rPr>
              <w:fldChar w:fldCharType="end"/>
            </w:r>
            <w:r w:rsidR="00EE13DF" w:rsidRPr="00457853">
              <w:rPr>
                <w:rFonts w:ascii="Arial" w:hAnsi="Arial" w:cs="Arial"/>
                <w:sz w:val="18"/>
                <w:szCs w:val="18"/>
              </w:rPr>
              <w:t>) should be ≤20%. Note that this criteria should be considered for reporting of KEL even for multiple dose data when AUCinf is not otherwise reported.</w:t>
            </w:r>
          </w:p>
          <w:p w:rsidR="00114BB0" w:rsidRPr="00114BB0" w:rsidRDefault="00114BB0" w:rsidP="00114BB0">
            <w:pPr>
              <w:pStyle w:val="ListParagraph"/>
              <w:numPr>
                <w:ilvl w:val="0"/>
                <w:numId w:val="37"/>
              </w:numPr>
              <w:contextualSpacing w:val="0"/>
              <w:rPr>
                <w:rFonts w:ascii="Arial" w:hAnsi="Arial" w:cs="Arial"/>
                <w:sz w:val="18"/>
                <w:szCs w:val="18"/>
              </w:rPr>
            </w:pPr>
            <w:r>
              <w:rPr>
                <w:rFonts w:ascii="Arial" w:hAnsi="Arial" w:cs="Arial"/>
                <w:sz w:val="18"/>
                <w:szCs w:val="18"/>
              </w:rPr>
              <w:t>Terminal elimination phase slopes must be negative.</w:t>
            </w:r>
          </w:p>
          <w:p w:rsidR="00EE13DF"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967E14" w:rsidRPr="00433F2C">
              <w:rPr>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lastRenderedPageBreak/>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concept </w:t>
            </w:r>
            <w:r>
              <w:rPr>
                <w:rFonts w:cs="Arial"/>
                <w:sz w:val="18"/>
                <w:szCs w:val="18"/>
              </w:rPr>
              <w:t>,</w:t>
            </w:r>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regexpr("^[[:space:]]*?([[:alnum:]_.+]+?)([&lt;&gt;=!]+?)([[:digit:].]+?)$",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732CEE" w:rsidRPr="00207A64">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00114BB0">
              <w:rPr>
                <w:rFonts w:ascii="Courier New" w:hAnsi="Courier New" w:cs="Courier New"/>
                <w:sz w:val="16"/>
                <w:szCs w:val="16"/>
              </w:rPr>
              <w:t>, KEL&gt;0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KEL,THALF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Pr="00095F15">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AUCINF,etc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51" w:name="FLGEMESIS"/>
            <w:r w:rsidRPr="00CB7291">
              <w:rPr>
                <w:b/>
                <w:bCs w:val="0"/>
                <w:sz w:val="18"/>
              </w:rPr>
              <w:t>FLGEMESIS</w:t>
            </w:r>
            <w:bookmarkEnd w:id="51"/>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52" w:name="FLGACCEPTTMAX"/>
            <w:r w:rsidRPr="00815919">
              <w:rPr>
                <w:b/>
                <w:bCs w:val="0"/>
                <w:sz w:val="18"/>
              </w:rPr>
              <w:t>FLGACCEPTTMAX</w:t>
            </w:r>
            <w:bookmarkEnd w:id="52"/>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53" w:name="FLGACCEPTPREDOSECRIT"/>
            <w:r>
              <w:rPr>
                <w:b/>
                <w:bCs w:val="0"/>
                <w:sz w:val="18"/>
              </w:rPr>
              <w:t>FLG</w:t>
            </w:r>
            <w:r w:rsidR="00815919">
              <w:rPr>
                <w:b/>
                <w:bCs w:val="0"/>
                <w:sz w:val="18"/>
              </w:rPr>
              <w:t>ACCEPT</w:t>
            </w:r>
            <w:r>
              <w:rPr>
                <w:b/>
                <w:bCs w:val="0"/>
                <w:sz w:val="18"/>
              </w:rPr>
              <w:t>PREDOSE</w:t>
            </w:r>
            <w:r w:rsidR="00C922D2">
              <w:rPr>
                <w:b/>
                <w:bCs w:val="0"/>
                <w:sz w:val="18"/>
              </w:rPr>
              <w:t>CRIT</w:t>
            </w:r>
            <w:bookmarkEnd w:id="53"/>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54" w:name="FLGACCEPTPREDOSE"/>
            <w:r w:rsidRPr="00815919">
              <w:rPr>
                <w:b/>
                <w:bCs w:val="0"/>
                <w:sz w:val="18"/>
              </w:rPr>
              <w:t>FLG</w:t>
            </w:r>
            <w:r w:rsidR="00B508F8">
              <w:rPr>
                <w:b/>
                <w:bCs w:val="0"/>
                <w:sz w:val="18"/>
              </w:rPr>
              <w:t>ACCEPT</w:t>
            </w:r>
            <w:r w:rsidRPr="00815919">
              <w:rPr>
                <w:b/>
                <w:bCs w:val="0"/>
                <w:sz w:val="18"/>
              </w:rPr>
              <w:t>PREDOSE</w:t>
            </w:r>
            <w:bookmarkEnd w:id="54"/>
          </w:p>
          <w:p w:rsidR="00DA7E4F" w:rsidRDefault="009504BF" w:rsidP="00535648">
            <w:pPr>
              <w:pStyle w:val="TableContent"/>
              <w:rPr>
                <w:b/>
                <w:bCs w:val="0"/>
                <w:sz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p>
          <w:p w:rsidR="009504BF" w:rsidRDefault="00DA7E4F" w:rsidP="00F20583">
            <w:pPr>
              <w:pStyle w:val="TableContent"/>
              <w:rPr>
                <w:rFonts w:cs="Arial"/>
                <w:b/>
                <w:sz w:val="18"/>
                <w:szCs w:val="18"/>
              </w:rPr>
            </w:pPr>
            <w:r>
              <w:rPr>
                <w:rFonts w:cs="Arial"/>
                <w:b/>
                <w:sz w:val="18"/>
                <w:szCs w:val="18"/>
              </w:rPr>
              <w:fldChar w:fldCharType="end"/>
            </w:r>
            <w:r w:rsidR="00374A46">
              <w:rPr>
                <w:rFonts w:cs="Arial"/>
                <w:b/>
                <w:sz w:val="18"/>
                <w:szCs w:val="18"/>
              </w:rPr>
              <w:t xml:space="preserve"> (typically </w:t>
            </w:r>
            <w:r w:rsidR="009504BF"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B508F8">
              <w:rPr>
                <w:b/>
                <w:i/>
              </w:rPr>
              <w:t>M</w:t>
            </w:r>
            <w:r w:rsidR="00B508F8" w:rsidRPr="0002670C">
              <w:rPr>
                <w:b/>
                <w:i/>
              </w:rPr>
              <w:t xml:space="preserve">odel </w:t>
            </w:r>
            <w:r w:rsidR="00B508F8">
              <w:rPr>
                <w:b/>
                <w:i/>
              </w:rPr>
              <w:t>C</w:t>
            </w:r>
            <w:r w:rsidR="00B508F8" w:rsidRPr="0002670C">
              <w:rPr>
                <w:b/>
                <w:i/>
              </w:rPr>
              <w:t xml:space="preserve">onfiguration </w:t>
            </w:r>
            <w:r w:rsidR="00B508F8">
              <w:rPr>
                <w:b/>
                <w:i/>
              </w:rPr>
              <w:t>T</w:t>
            </w:r>
            <w:r w:rsidR="00B508F8" w:rsidRPr="0002670C">
              <w:rPr>
                <w:b/>
                <w:i/>
              </w:rPr>
              <w:t>emplate</w:t>
            </w:r>
            <w:r w:rsidR="00B508F8">
              <w:rPr>
                <w:rFonts w:cs="Arial"/>
                <w:b/>
                <w:sz w:val="18"/>
                <w:szCs w:val="18"/>
              </w:rPr>
              <w:fldChar w:fldCharType="end"/>
            </w:r>
            <w:r w:rsidR="00374A46">
              <w:rPr>
                <w:rFonts w:cs="Arial"/>
                <w:b/>
                <w:sz w:val="18"/>
                <w:szCs w:val="18"/>
              </w:rPr>
              <w:t>)</w:t>
            </w:r>
            <w:r w:rsidR="009504BF"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DA7E4F">
              <w:rPr>
                <w:b/>
                <w:bCs w:val="0"/>
                <w:sz w:val="18"/>
              </w:rPr>
              <w:t>FLGACCEPTPREDOSECRIT</w:t>
            </w:r>
            <w:r w:rsidR="00830D0B">
              <w:rPr>
                <w:b/>
                <w:bCs w:val="0"/>
                <w:sz w:val="18"/>
              </w:rPr>
              <w:t xml:space="preserve"> </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xml:space="preserve">FLGACCEPTPREDOSECRIT &lt;- 0.05    # This would be a configuration item in the </w:t>
            </w:r>
            <w:r w:rsidRPr="00885CBF">
              <w:rPr>
                <w:rFonts w:ascii="Courier New" w:hAnsi="Courier New" w:cs="Courier New"/>
                <w:sz w:val="16"/>
                <w:szCs w:val="16"/>
              </w:rPr>
              <w:lastRenderedPageBreak/>
              <w:t>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r w:rsidRPr="00885CBF">
              <w:rPr>
                <w:rFonts w:ascii="Courier New" w:hAnsi="Courier New" w:cs="Courier New"/>
                <w:sz w:val="16"/>
                <w:szCs w:val="16"/>
              </w:rPr>
              <w:t>if(is.element(0,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55" w:name="LASTTIMEACCEPTCRIT"/>
            <w:r w:rsidRPr="00FB204F">
              <w:rPr>
                <w:rFonts w:cs="Arial"/>
                <w:b/>
                <w:sz w:val="18"/>
              </w:rPr>
              <w:t>LASTTIMEACCEPT</w:t>
            </w:r>
            <w:r w:rsidR="00833027" w:rsidRPr="00FB204F">
              <w:rPr>
                <w:rFonts w:cs="Arial"/>
                <w:b/>
                <w:sz w:val="18"/>
              </w:rPr>
              <w:t>CRIT</w:t>
            </w:r>
            <w:bookmarkEnd w:id="55"/>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6" w:name="FLGACCEPTTAU"/>
            <w:r>
              <w:rPr>
                <w:b/>
                <w:bCs w:val="0"/>
                <w:sz w:val="18"/>
              </w:rPr>
              <w:t>FL</w:t>
            </w:r>
            <w:r w:rsidR="007172B3">
              <w:rPr>
                <w:b/>
                <w:bCs w:val="0"/>
                <w:sz w:val="18"/>
              </w:rPr>
              <w:t>GACCEPTTAU</w:t>
            </w:r>
            <w:bookmarkEnd w:id="56"/>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This criteria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986C8C" w:rsidRPr="00111284">
              <w:rPr>
                <w:iCs/>
                <w:sz w:val="18"/>
                <w:szCs w:val="18"/>
              </w:rPr>
              <w:t>AUCTAU</w:t>
            </w:r>
            <w:r w:rsidR="00986C8C" w:rsidRPr="00111284">
              <w:rPr>
                <w:i/>
                <w:sz w:val="18"/>
                <w:szCs w:val="18"/>
              </w:rPr>
              <w:t>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7" w:name="SPANRATIOCRIT"/>
            <w:r>
              <w:rPr>
                <w:b/>
                <w:bCs w:val="0"/>
                <w:sz w:val="18"/>
              </w:rPr>
              <w:t>SPANRATIOCRIT</w:t>
            </w:r>
            <w:bookmarkEnd w:id="57"/>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86047D">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2E2EE0" w:rsidRPr="00846DB7">
              <w:rPr>
                <w:bCs/>
                <w:sz w:val="18"/>
              </w:rPr>
              <w:t>TAU</w:t>
            </w:r>
            <w:r w:rsidR="002E2EE0" w:rsidRPr="003B6F9C">
              <w:rPr>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2E2EE0">
              <w:rPr>
                <w:bCs/>
                <w:sz w:val="18"/>
              </w:rPr>
              <w:t>TOLD</w:t>
            </w:r>
            <w:r w:rsidR="002E2EE0" w:rsidRPr="003B6F9C">
              <w:rPr>
                <w:i/>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3C5335">
              <w:rPr>
                <w:b/>
                <w:i/>
              </w:rPr>
              <w:t>M</w:t>
            </w:r>
            <w:r w:rsidR="003C5335" w:rsidRPr="0002670C">
              <w:rPr>
                <w:b/>
                <w:i/>
              </w:rPr>
              <w:t xml:space="preserve">odel </w:t>
            </w:r>
            <w:r w:rsidR="003C5335">
              <w:rPr>
                <w:b/>
                <w:i/>
              </w:rPr>
              <w:t>C</w:t>
            </w:r>
            <w:r w:rsidR="003C5335" w:rsidRPr="0002670C">
              <w:rPr>
                <w:b/>
                <w:i/>
              </w:rPr>
              <w:t xml:space="preserve">onfiguration </w:t>
            </w:r>
            <w:r w:rsidR="003C5335">
              <w:rPr>
                <w:b/>
                <w:i/>
              </w:rPr>
              <w:t>T</w:t>
            </w:r>
            <w:r w:rsidR="003C5335"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0F6356" w:rsidRPr="00846DB7">
              <w:rPr>
                <w:bCs/>
                <w:sz w:val="18"/>
              </w:rPr>
              <w:t>TAU</w:t>
            </w:r>
            <w:r w:rsidR="000F6356" w:rsidRPr="003B6F9C">
              <w:rPr>
                <w:bCs/>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0F6356">
              <w:rPr>
                <w:bCs/>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4D50D8">
              <w:rPr>
                <w:b/>
                <w:i/>
              </w:rPr>
              <w:t>M</w:t>
            </w:r>
            <w:r w:rsidR="004D50D8" w:rsidRPr="0002670C">
              <w:rPr>
                <w:b/>
                <w:i/>
              </w:rPr>
              <w:t xml:space="preserve">odel </w:t>
            </w:r>
            <w:r w:rsidR="004D50D8">
              <w:rPr>
                <w:b/>
                <w:i/>
              </w:rPr>
              <w:t>C</w:t>
            </w:r>
            <w:r w:rsidR="004D50D8" w:rsidRPr="0002670C">
              <w:rPr>
                <w:b/>
                <w:i/>
              </w:rPr>
              <w:t xml:space="preserve">onfiguration </w:t>
            </w:r>
            <w:r w:rsidR="004D50D8">
              <w:rPr>
                <w:b/>
                <w:i/>
              </w:rPr>
              <w:t>T</w:t>
            </w:r>
            <w:r w:rsidR="004D50D8"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B62CB3">
              <w:rPr>
                <w:rFonts w:cs="Arial"/>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B62CB3">
              <w:rPr>
                <w:rFonts w:cs="Arial"/>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user defined </w:t>
            </w:r>
            <w:r w:rsidR="002E2EE0">
              <w:fldChar w:fldCharType="begin"/>
            </w:r>
            <w:r w:rsidR="002E2EE0">
              <w:instrText xml:space="preserve"> REF TAUi \h </w:instrText>
            </w:r>
            <w:r w:rsidR="002E2EE0">
              <w:fldChar w:fldCharType="separate"/>
            </w:r>
            <w:r w:rsidR="002E2EE0" w:rsidRPr="00846DB7">
              <w:rPr>
                <w:bCs/>
                <w:sz w:val="18"/>
              </w:rPr>
              <w:t>TAU</w:t>
            </w:r>
            <w:r w:rsidR="002E2EE0" w:rsidRPr="003B6F9C">
              <w:rPr>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2E2EE0">
              <w:rPr>
                <w:bCs/>
                <w:sz w:val="18"/>
              </w:rPr>
              <w:t>TOLD</w:t>
            </w:r>
            <w:r w:rsidR="002E2EE0" w:rsidRPr="003B6F9C">
              <w:rPr>
                <w:i/>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8" w:name="FLGNOCMAX"/>
            <w:r>
              <w:rPr>
                <w:rFonts w:cs="Arial"/>
                <w:b/>
              </w:rPr>
              <w:t>FLGNOCMAX</w:t>
            </w:r>
            <w:bookmarkEnd w:id="58"/>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4</w:t>
            </w:r>
          </w:p>
        </w:tc>
        <w:tc>
          <w:tcPr>
            <w:tcW w:w="8553" w:type="dxa"/>
          </w:tcPr>
          <w:p w:rsidR="00C20A1C" w:rsidRPr="00846DB7" w:rsidRDefault="00C20A1C" w:rsidP="00C20A1C">
            <w:pPr>
              <w:rPr>
                <w:rFonts w:cs="Arial"/>
                <w:b/>
              </w:rPr>
            </w:pPr>
            <w:bookmarkStart w:id="59" w:name="OPTIMIZEKEL"/>
            <w:r w:rsidRPr="00846DB7">
              <w:rPr>
                <w:rFonts w:cs="Arial"/>
                <w:b/>
              </w:rPr>
              <w:t xml:space="preserve">Set KEL </w:t>
            </w:r>
            <w:r w:rsidR="00CE24B9">
              <w:rPr>
                <w:rFonts w:cs="Arial"/>
                <w:b/>
              </w:rPr>
              <w:t>optimal data selection</w:t>
            </w:r>
            <w:bookmarkEnd w:id="59"/>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sidR="00114BB0">
              <w:rPr>
                <w:rFonts w:ascii="Courier New" w:hAnsi="Courier New" w:cs="Courier New"/>
                <w:sz w:val="18"/>
                <w:szCs w:val="20"/>
              </w:rPr>
              <w:t>,</w:t>
            </w:r>
            <w:r>
              <w:rPr>
                <w:rFonts w:ascii="Courier New" w:hAnsi="Courier New" w:cs="Courier New"/>
                <w:sz w:val="18"/>
                <w:szCs w:val="20"/>
              </w:rPr>
              <w:t xml:space="preserve"> </w:t>
            </w:r>
            <w:r w:rsidRPr="00F26FBF">
              <w:rPr>
                <w:rFonts w:ascii="Courier New" w:hAnsi="Courier New" w:cs="Courier New"/>
                <w:sz w:val="18"/>
                <w:szCs w:val="20"/>
              </w:rPr>
              <w:t>KELNOPT&gt;=3</w:t>
            </w:r>
            <w:r w:rsidR="00114BB0">
              <w:rPr>
                <w:rFonts w:ascii="Courier New" w:hAnsi="Courier New" w:cs="Courier New"/>
                <w:sz w:val="18"/>
                <w:szCs w:val="20"/>
              </w:rPr>
              <w:t>,</w:t>
            </w:r>
            <w:r>
              <w:rPr>
                <w:rFonts w:ascii="Courier New" w:hAnsi="Courier New" w:cs="Courier New"/>
                <w:sz w:val="18"/>
                <w:szCs w:val="20"/>
              </w:rPr>
              <w:t xml:space="preserve">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sidR="00114BB0">
              <w:rPr>
                <w:rFonts w:ascii="Courier New" w:hAnsi="Courier New" w:cs="Courier New"/>
                <w:sz w:val="18"/>
                <w:szCs w:val="20"/>
              </w:rPr>
              <w:t>, KEL&gt;0</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r w:rsidR="00114BB0">
              <w:t xml:space="preserve"> AND KEL&gt;0</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Default="00CE24B9" w:rsidP="009D7C24">
            <w:pPr>
              <w:pStyle w:val="ListParagraph"/>
              <w:numPr>
                <w:ilvl w:val="0"/>
                <w:numId w:val="63"/>
              </w:numPr>
            </w:pPr>
            <w:r w:rsidRPr="009D7C24">
              <w:t>Maximize (1-extrapolated AUCINF)</w:t>
            </w:r>
          </w:p>
          <w:p w:rsidR="00114BB0" w:rsidRPr="009D7C24" w:rsidRDefault="00114BB0" w:rsidP="009D7C24">
            <w:pPr>
              <w:pStyle w:val="ListParagraph"/>
              <w:numPr>
                <w:ilvl w:val="0"/>
                <w:numId w:val="63"/>
              </w:numPr>
            </w:pPr>
            <w:r>
              <w:t>Require negative Terminal Elimination Phase slopes</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Pr="005253A6">
              <w:rPr>
                <w:b/>
                <w:bCs/>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Pr="009D7C24">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6B769D" w:rsidRPr="009D7C24">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w:t>
            </w:r>
            <w:r w:rsidRPr="00846DB7">
              <w:rPr>
                <w:bCs w:val="0"/>
                <w:sz w:val="18"/>
              </w:rPr>
              <w:lastRenderedPageBreak/>
              <w:t xml:space="preserve">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7A5AE9">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lastRenderedPageBreak/>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r w:rsidRPr="00683D2D">
              <w:rPr>
                <w:sz w:val="18"/>
              </w:rPr>
              <w:t>reporting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and represents the LLOQ as a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 xml:space="preserve">If the PK analysis requires a different replacement value, other than ZERO, the system will permit the user to implement a user defined method to convert the PKCNC and PKCNCN fields to a user definable </w:t>
            </w:r>
            <w:r>
              <w:rPr>
                <w:sz w:val="18"/>
              </w:rPr>
              <w:lastRenderedPageBreak/>
              <w:t>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F3DCC"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are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lastRenderedPageBreak/>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t>20</w:t>
            </w:r>
          </w:p>
        </w:tc>
        <w:tc>
          <w:tcPr>
            <w:tcW w:w="8553" w:type="dxa"/>
          </w:tcPr>
          <w:p w:rsidR="00523114" w:rsidRDefault="00523114" w:rsidP="001E600B">
            <w:pPr>
              <w:pStyle w:val="TableContent"/>
              <w:rPr>
                <w:b/>
                <w:bCs w:val="0"/>
                <w:sz w:val="18"/>
              </w:rPr>
            </w:pPr>
            <w:bookmarkStart w:id="60" w:name="FLGSMPLPOSTDOSE"/>
            <w:r>
              <w:rPr>
                <w:b/>
                <w:bCs w:val="0"/>
                <w:sz w:val="18"/>
              </w:rPr>
              <w:t>FLGSMPLPOSTDOSE</w:t>
            </w:r>
            <w:bookmarkEnd w:id="60"/>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61" w:name="FLGMERGE"/>
            <w:r w:rsidRPr="00C4643B">
              <w:rPr>
                <w:b/>
                <w:bCs w:val="0"/>
                <w:sz w:val="18"/>
              </w:rPr>
              <w:t>FLGMERGE</w:t>
            </w:r>
            <w:bookmarkEnd w:id="61"/>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62" w:name="1044520"/>
            <w:bookmarkStart w:id="63" w:name="1044571"/>
            <w:bookmarkStart w:id="64" w:name="_Toc5186412"/>
            <w:bookmarkStart w:id="65" w:name="_Ref132101013"/>
            <w:bookmarkStart w:id="66" w:name="_Ref132101044"/>
            <w:bookmarkEnd w:id="62"/>
            <w:bookmarkEnd w:id="63"/>
            <w:r>
              <w:rPr>
                <w:bCs w:val="0"/>
                <w:sz w:val="18"/>
              </w:rPr>
              <w:t>22</w:t>
            </w:r>
          </w:p>
        </w:tc>
        <w:tc>
          <w:tcPr>
            <w:tcW w:w="8553" w:type="dxa"/>
          </w:tcPr>
          <w:p w:rsidR="007F2254" w:rsidRPr="00C4643B" w:rsidRDefault="001E7255" w:rsidP="007F2254">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sidR="007F2254">
              <w:rPr>
                <w:rFonts w:cs="Arial"/>
                <w:color w:val="000000"/>
                <w:sz w:val="18"/>
                <w:szCs w:val="18"/>
              </w:rPr>
              <w:fldChar w:fldCharType="begin"/>
            </w:r>
            <w:r w:rsidR="007F2254">
              <w:rPr>
                <w:rFonts w:cs="Arial"/>
                <w:color w:val="000000"/>
                <w:sz w:val="18"/>
                <w:szCs w:val="18"/>
              </w:rPr>
              <w:instrText xml:space="preserve"> REF FLGEXPROF \h </w:instrText>
            </w:r>
            <w:r w:rsidR="007F2254">
              <w:rPr>
                <w:rFonts w:cs="Arial"/>
                <w:color w:val="000000"/>
                <w:sz w:val="18"/>
                <w:szCs w:val="18"/>
              </w:rPr>
            </w:r>
            <w:r w:rsidR="007F2254">
              <w:rPr>
                <w:rFonts w:cs="Arial"/>
                <w:color w:val="000000"/>
                <w:sz w:val="18"/>
                <w:szCs w:val="18"/>
              </w:rPr>
              <w:fldChar w:fldCharType="separate"/>
            </w:r>
            <w:r w:rsidR="007F2254">
              <w:rPr>
                <w:rFonts w:cs="Arial"/>
                <w:color w:val="000000"/>
                <w:sz w:val="18"/>
                <w:szCs w:val="18"/>
              </w:rPr>
              <w:t>FLGEXPROF</w:t>
            </w:r>
            <w:r w:rsidR="007F2254">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7F2254" w:rsidRPr="00252B00">
              <w:rPr>
                <w:b/>
                <w:sz w:val="18"/>
                <w:szCs w:val="18"/>
              </w:rPr>
              <w:t>CMIN</w:t>
            </w:r>
            <w:r w:rsidR="007F2254"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7" w:name="FLGTIME"/>
            <w:r>
              <w:rPr>
                <w:rFonts w:cs="Arial"/>
                <w:color w:val="000000"/>
                <w:sz w:val="18"/>
                <w:szCs w:val="18"/>
              </w:rPr>
              <w:t>FLGTIME</w:t>
            </w:r>
            <w:bookmarkEnd w:id="67"/>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F36B23">
              <w:rPr>
                <w:b/>
                <w:i/>
              </w:rPr>
              <w:t>M</w:t>
            </w:r>
            <w:r w:rsidR="00F36B23" w:rsidRPr="0002670C">
              <w:rPr>
                <w:b/>
                <w:i/>
              </w:rPr>
              <w:t xml:space="preserve">odel </w:t>
            </w:r>
            <w:r w:rsidR="00F36B23">
              <w:rPr>
                <w:b/>
                <w:i/>
              </w:rPr>
              <w:t>C</w:t>
            </w:r>
            <w:r w:rsidR="00F36B23" w:rsidRPr="0002670C">
              <w:rPr>
                <w:b/>
                <w:i/>
              </w:rPr>
              <w:t xml:space="preserve">onfiguration </w:t>
            </w:r>
            <w:r w:rsidR="00F36B23">
              <w:rPr>
                <w:b/>
                <w:i/>
              </w:rPr>
              <w:t>T</w:t>
            </w:r>
            <w:r w:rsidR="00F36B2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w:t>
            </w:r>
            <w:r>
              <w:rPr>
                <w:rFonts w:cs="Arial"/>
                <w:color w:val="000000"/>
                <w:sz w:val="18"/>
                <w:szCs w:val="18"/>
              </w:rPr>
              <w:lastRenderedPageBreak/>
              <w:t>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F36B2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t>FLAGS Dataset</w:t>
            </w:r>
            <w:r>
              <w:rPr>
                <w:rFonts w:cs="Arial"/>
                <w:color w:val="000000"/>
                <w:sz w:val="18"/>
                <w:szCs w:val="18"/>
              </w:rPr>
              <w:fldChar w:fldCharType="end"/>
            </w:r>
            <w:r w:rsidR="00F36B23">
              <w:rPr>
                <w:rFonts w:cs="Arial"/>
                <w:color w:val="000000"/>
                <w:sz w:val="18"/>
                <w:szCs w:val="18"/>
              </w:rPr>
              <w:t xml:space="preserve"> for an example.</w:t>
            </w:r>
          </w:p>
        </w:tc>
      </w:tr>
    </w:tbl>
    <w:p w:rsidR="00CA5175" w:rsidRDefault="00CA5175" w:rsidP="00CA5175">
      <w:pPr>
        <w:pStyle w:val="Heading2"/>
        <w:numPr>
          <w:ilvl w:val="0"/>
          <w:numId w:val="0"/>
        </w:numPr>
        <w:ind w:left="990" w:hanging="630"/>
      </w:pPr>
      <w:r>
        <w:rPr>
          <w:rFonts w:eastAsia="Times New Roman"/>
          <w:b w:val="0"/>
          <w:szCs w:val="20"/>
          <w:lang w:eastAsia="en-US"/>
        </w:rPr>
        <w:lastRenderedPageBreak/>
        <w:t xml:space="preserve">†- </w:t>
      </w:r>
      <w:r>
        <w:t>Not yet implemented in openNCA interface to computation engine nor in computation engine code itself.</w:t>
      </w:r>
    </w:p>
    <w:p w:rsidR="00795B0B" w:rsidRDefault="00055C1F" w:rsidP="00795B0B">
      <w:pPr>
        <w:pStyle w:val="Heading2"/>
      </w:pPr>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9F27CD">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Pr="006220E5">
              <w:rPr>
                <w:sz w:val="18"/>
                <w:szCs w:val="18"/>
              </w:rPr>
              <w:t>DOSE</w:t>
            </w:r>
            <w:r w:rsidRPr="006220E5">
              <w:rPr>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8" w:name="NORMBS"/>
            <w:r>
              <w:rPr>
                <w:b/>
                <w:bCs w:val="0"/>
                <w:sz w:val="18"/>
              </w:rPr>
              <w:t>NORMBS</w:t>
            </w:r>
            <w:bookmarkEnd w:id="68"/>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9" w:name="NORMBSU"/>
            <w:r>
              <w:rPr>
                <w:b/>
                <w:bCs w:val="0"/>
                <w:sz w:val="18"/>
              </w:rPr>
              <w:t>NORMBSU</w:t>
            </w:r>
            <w:bookmarkEnd w:id="69"/>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70" w:name="_Ref5114445"/>
      <w:bookmarkStart w:id="71" w:name="_Toc5186413"/>
      <w:r>
        <w:t>FLAGS Dataset</w:t>
      </w:r>
      <w:bookmarkEnd w:id="70"/>
      <w:bookmarkEnd w:id="71"/>
    </w:p>
    <w:p w:rsidR="00C4643B" w:rsidRDefault="00C4643B" w:rsidP="00E63656"/>
    <w:p w:rsidR="00221ED2" w:rsidRDefault="00221ED2" w:rsidP="00E63656">
      <w:r>
        <w:lastRenderedPageBreak/>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Pr="005253A6">
        <w:rPr>
          <w:b/>
          <w:bCs/>
          <w:sz w:val="18"/>
        </w:rPr>
        <w:t>FLGACCEPTKELCRIT</w:t>
      </w:r>
      <w:r>
        <w:fldChar w:fldCharType="end"/>
      </w:r>
      <w:r>
        <w:t xml:space="preserve"> value, the FLAGS dataset will be returned as an output from the computation engine. This is necessary since updates to the points selected for the computation of KEL based parameters as selected/specified via the </w:t>
      </w:r>
      <w:r>
        <w:fldChar w:fldCharType="begin"/>
      </w:r>
      <w:r>
        <w:instrText xml:space="preserve"> REF FLGEXKEL \h </w:instrText>
      </w:r>
      <w: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7"/>
          <w:pgSz w:w="12240" w:h="15840"/>
          <w:pgMar w:top="1440" w:right="1800" w:bottom="1440" w:left="1800" w:header="720" w:footer="720" w:gutter="0"/>
          <w:cols w:space="720"/>
          <w:docGrid w:linePitch="360"/>
        </w:sectPr>
      </w:pPr>
    </w:p>
    <w:p w:rsidR="00B742E9" w:rsidRDefault="000405E2" w:rsidP="000405E2">
      <w:pPr>
        <w:pStyle w:val="Heading3"/>
      </w:pPr>
      <w:bookmarkStart w:id="72" w:name="_Toc5186414"/>
      <w:r>
        <w:lastRenderedPageBreak/>
        <w:t>Example FLAGS Dataset</w:t>
      </w:r>
      <w:bookmarkEnd w:id="72"/>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DB3E7E" w:rsidRPr="000405E2">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r>
        <w:t>Estimated Concentration Dataset</w:t>
      </w:r>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BE631E"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BE631E"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Pr="0014390B">
        <w:t>Interpolation</w:t>
      </w:r>
      <w:r>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r>
        <w:t>Example Estimated Concentration Dataset</w:t>
      </w:r>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3" w:name="_Ref508002131"/>
      <w:bookmarkStart w:id="74" w:name="_Toc5186415"/>
      <w:r w:rsidRPr="00055C1F">
        <w:t>Primary Parameter Calculations</w:t>
      </w:r>
      <w:bookmarkEnd w:id="73"/>
      <w:bookmarkEnd w:id="74"/>
      <w:r w:rsidRPr="00055C1F">
        <w:t xml:space="preserve"> </w:t>
      </w:r>
      <w:bookmarkEnd w:id="65"/>
      <w:bookmarkEnd w:id="66"/>
    </w:p>
    <w:p w:rsidR="003E52B3" w:rsidRDefault="003E52B3">
      <w:pPr>
        <w:pStyle w:val="Heading2"/>
      </w:pPr>
      <w:bookmarkStart w:id="75" w:name="_Toc5186416"/>
      <w:r>
        <w:t xml:space="preserve">Matrix </w:t>
      </w:r>
      <w:r w:rsidR="00596D42">
        <w:t>I</w:t>
      </w:r>
      <w:r>
        <w:t xml:space="preserve">ndependent </w:t>
      </w:r>
      <w:r w:rsidR="00596D42">
        <w:t>P</w:t>
      </w:r>
      <w:r>
        <w:t>arameters</w:t>
      </w:r>
      <w:bookmarkEnd w:id="75"/>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84439A" w:rsidRPr="005A7C0D">
        <w:t xml:space="preserve">Parameter </w:t>
      </w:r>
      <w:r w:rsidR="0084439A">
        <w:t xml:space="preserve">Model Mapping </w:t>
      </w:r>
      <w:r w:rsidR="0084439A" w:rsidRPr="005A7C0D">
        <w:t xml:space="preserve">List - </w:t>
      </w:r>
      <w:r w:rsidR="0084439A" w:rsidRPr="00C85D5B">
        <w:t xml:space="preserve">Primary </w:t>
      </w:r>
      <w:r w:rsidR="0084439A">
        <w:t xml:space="preserve">and Derived </w:t>
      </w:r>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C94664">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C94664" w:rsidRPr="005A7C0D">
        <w:t xml:space="preserve">Parameter </w:t>
      </w:r>
      <w:r w:rsidR="00C94664">
        <w:t xml:space="preserve">Model Mapping </w:t>
      </w:r>
      <w:r w:rsidR="00C94664" w:rsidRPr="005A7C0D">
        <w:t xml:space="preserve">List - </w:t>
      </w:r>
      <w:r w:rsidR="00C94664" w:rsidRPr="00C85D5B">
        <w:t xml:space="preserve">Primary </w:t>
      </w:r>
      <w:r w:rsidR="00C94664">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6" w:name="DOSEi"/>
            <w:r w:rsidRPr="000A1106">
              <w:rPr>
                <w:b/>
                <w:sz w:val="18"/>
                <w:szCs w:val="18"/>
              </w:rPr>
              <w:t>DOSE</w:t>
            </w:r>
            <w:r w:rsidRPr="000A1106">
              <w:rPr>
                <w:b/>
                <w:i/>
                <w:iCs/>
                <w:sz w:val="18"/>
                <w:szCs w:val="18"/>
              </w:rPr>
              <w:t>i</w:t>
            </w:r>
            <w:bookmarkEnd w:id="76"/>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w:t>
            </w:r>
            <w:r w:rsidRPr="006220E5">
              <w:rPr>
                <w:bCs w:val="0"/>
                <w:sz w:val="18"/>
                <w:szCs w:val="18"/>
              </w:rPr>
              <w:t xml:space="preserve">here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r w:rsidR="00DC667B" w:rsidRPr="00DC667B">
              <w:rPr>
                <w:i/>
                <w:iCs/>
                <w:sz w:val="18"/>
                <w:szCs w:val="18"/>
              </w:rPr>
              <w:t xml:space="preserve">i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7" w:name="DOSEC"/>
            <w:r w:rsidRPr="000A1106">
              <w:rPr>
                <w:b/>
                <w:sz w:val="18"/>
                <w:szCs w:val="18"/>
              </w:rPr>
              <w:t>DOSEC</w:t>
            </w:r>
            <w:bookmarkEnd w:id="77"/>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B70CD2" w:rsidRPr="006220E5">
              <w:rPr>
                <w:sz w:val="18"/>
                <w:szCs w:val="18"/>
              </w:rPr>
              <w:t>DOSE</w:t>
            </w:r>
            <w:r w:rsidR="00B70CD2" w:rsidRPr="006220E5">
              <w:rPr>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6C226E" w:rsidRPr="006220E5">
              <w:rPr>
                <w:sz w:val="18"/>
                <w:szCs w:val="18"/>
              </w:rPr>
              <w:t>TOLD</w:t>
            </w:r>
            <w:r w:rsidR="006C226E">
              <w:rPr>
                <w:sz w:val="18"/>
                <w:szCs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8" w:name="TOLDiU"/>
            <w:r w:rsidRPr="000A1106">
              <w:rPr>
                <w:b/>
                <w:sz w:val="18"/>
                <w:szCs w:val="18"/>
              </w:rPr>
              <w:t>TOLD</w:t>
            </w:r>
            <w:r w:rsidRPr="000A1106">
              <w:rPr>
                <w:b/>
                <w:i/>
                <w:sz w:val="18"/>
                <w:szCs w:val="18"/>
              </w:rPr>
              <w:t>i</w:t>
            </w:r>
            <w:r w:rsidR="006C226E" w:rsidRPr="000A1106">
              <w:rPr>
                <w:b/>
                <w:sz w:val="18"/>
                <w:szCs w:val="18"/>
              </w:rPr>
              <w:t>U</w:t>
            </w:r>
            <w:bookmarkEnd w:id="78"/>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Pr="006220E5">
              <w:rPr>
                <w:sz w:val="18"/>
                <w:szCs w:val="18"/>
              </w:rPr>
              <w:t>TOLD</w:t>
            </w:r>
            <w:r>
              <w:rPr>
                <w:sz w:val="18"/>
                <w:szCs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
    <w:p w:rsidR="003E52B3" w:rsidRDefault="000930D5">
      <w:pPr>
        <w:pStyle w:val="Heading2"/>
      </w:pPr>
      <w:bookmarkStart w:id="79" w:name="_Toc5186417"/>
      <w:r>
        <w:t>Matrix D</w:t>
      </w:r>
      <w:r w:rsidR="003E52B3">
        <w:t xml:space="preserve">ependent </w:t>
      </w:r>
      <w:r>
        <w:t>P</w:t>
      </w:r>
      <w:r w:rsidR="003E52B3">
        <w:t>arameters</w:t>
      </w:r>
      <w:bookmarkEnd w:id="79"/>
    </w:p>
    <w:p w:rsidR="000930D5" w:rsidRPr="000930D5" w:rsidRDefault="000930D5" w:rsidP="0014390B">
      <w:pPr>
        <w:pStyle w:val="StyleHeading3Before1lineAfter1line5"/>
      </w:pPr>
      <w:bookmarkStart w:id="80" w:name="_Toc5186418"/>
      <w:r>
        <w:t>Blood/Serum/Plasma</w:t>
      </w:r>
      <w:bookmarkEnd w:id="80"/>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Derived </w:t>
      </w:r>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1" w:name="CMAX"/>
            <w:r w:rsidRPr="00C466A3">
              <w:rPr>
                <w:b/>
                <w:iCs/>
                <w:sz w:val="18"/>
                <w:szCs w:val="18"/>
              </w:rPr>
              <w:t>CMAX</w:t>
            </w:r>
            <w:bookmarkEnd w:id="81"/>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iCs/>
                <w:sz w:val="18"/>
                <w:szCs w:val="18"/>
              </w:rPr>
              <w:t xml:space="preserve"> is obtained by inspection of the 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Pr="00433F2C" w:rsidRDefault="009368A2"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2" w:name="CMAXi"/>
            <w:r w:rsidRPr="00C466A3">
              <w:rPr>
                <w:b/>
                <w:iCs/>
                <w:sz w:val="18"/>
                <w:szCs w:val="18"/>
              </w:rPr>
              <w:t>CMAX</w:t>
            </w:r>
            <w:r w:rsidRPr="00C466A3">
              <w:rPr>
                <w:b/>
                <w:i/>
                <w:sz w:val="18"/>
                <w:szCs w:val="18"/>
              </w:rPr>
              <w:t>i</w:t>
            </w:r>
            <w:bookmarkEnd w:id="82"/>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3" w:name="CENDINF"/>
            <w:r>
              <w:rPr>
                <w:b/>
                <w:sz w:val="18"/>
                <w:szCs w:val="18"/>
              </w:rPr>
              <w:t>CENDINF</w:t>
            </w:r>
            <w:bookmarkEnd w:id="83"/>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the observed concentration at the time of the end of the infusion. If there is no observed concentration identified at time of the end of the infusion,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CENDINFDN"/>
            <w:r>
              <w:rPr>
                <w:b/>
                <w:sz w:val="18"/>
                <w:szCs w:val="18"/>
              </w:rPr>
              <w:t>CENDINF</w:t>
            </w:r>
            <w:r w:rsidR="002F7D86">
              <w:rPr>
                <w:b/>
                <w:sz w:val="18"/>
                <w:szCs w:val="18"/>
              </w:rPr>
              <w:t>DN</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5" w:name="TENDINF"/>
            <w:r>
              <w:rPr>
                <w:b/>
                <w:sz w:val="18"/>
                <w:szCs w:val="18"/>
              </w:rPr>
              <w:t>TENDINF</w:t>
            </w:r>
            <w:bookmarkEnd w:id="85"/>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is the 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Pr>
                <w:b/>
                <w:sz w:val="18"/>
                <w:szCs w:val="18"/>
              </w:rPr>
              <w:t>CENDINF</w:t>
            </w:r>
            <w:r>
              <w:rPr>
                <w:bCs w:val="0"/>
                <w:iCs/>
                <w:sz w:val="18"/>
                <w:szCs w:val="18"/>
              </w:rPr>
              <w:fldChar w:fldCharType="end"/>
            </w:r>
            <w:r>
              <w:rPr>
                <w:bCs w:val="0"/>
                <w:iCs/>
                <w:sz w:val="18"/>
                <w:szCs w:val="18"/>
              </w:rPr>
              <w:t xml:space="preserve"> at the end of the infusion. If there is no observed concentration identified at the time of the end of the infusion, the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22990" w:rsidP="00556804">
            <w:pPr>
              <w:pStyle w:val="TableContent"/>
              <w:rPr>
                <w:rFonts w:cs="Arial"/>
                <w:sz w:val="18"/>
                <w:szCs w:val="18"/>
              </w:rPr>
            </w:pP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t>1.0</w:t>
            </w:r>
          </w:p>
        </w:tc>
        <w:tc>
          <w:tcPr>
            <w:tcW w:w="1375" w:type="dxa"/>
          </w:tcPr>
          <w:p w:rsidR="00556804" w:rsidRPr="00C466A3" w:rsidRDefault="00556804" w:rsidP="00556804">
            <w:pPr>
              <w:pStyle w:val="TableContent"/>
              <w:rPr>
                <w:b/>
                <w:sz w:val="18"/>
                <w:szCs w:val="18"/>
              </w:rPr>
            </w:pPr>
            <w:bookmarkStart w:id="86" w:name="CEST"/>
            <w:r>
              <w:rPr>
                <w:b/>
                <w:sz w:val="18"/>
                <w:szCs w:val="18"/>
              </w:rPr>
              <w:t>CEST</w:t>
            </w:r>
            <w:bookmarkEnd w:id="86"/>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of</w:t>
            </w:r>
            <w:r>
              <w:rPr>
                <w:rFonts w:eastAsia="MS Mincho"/>
                <w:b/>
                <w:bCs w:val="0"/>
                <w:iCs/>
                <w:sz w:val="18"/>
                <w:szCs w:val="18"/>
                <w:lang w:eastAsia="ja-JP"/>
              </w:rPr>
              <w:t xml:space="preserve">  </w:t>
            </w:r>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r w:rsidRPr="00FC0CD4">
              <w:rPr>
                <w:b/>
                <w:iCs/>
                <w:sz w:val="18"/>
                <w:szCs w:val="18"/>
              </w:rPr>
              <w:t>AUMCINFPi</w:t>
            </w:r>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at the time of the </w:t>
            </w:r>
            <w:r w:rsidRPr="00433F2C">
              <w:rPr>
                <w:bCs w:val="0"/>
                <w:iCs/>
                <w:sz w:val="18"/>
                <w:szCs w:val="18"/>
              </w:rPr>
              <w:lastRenderedPageBreak/>
              <w:t>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2pt;height:18.8pt" o:ole="">
                  <v:imagedata r:id="rId18" o:title=""/>
                </v:shape>
                <o:OLEObject Type="Embed" ProgID="Equation.3" ShapeID="_x0000_i1025" DrawAspect="Content" ObjectID="_1644311767" r:id="rId19"/>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lastRenderedPageBreak/>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lastRenderedPageBreak/>
              <w:t>1.0</w:t>
            </w:r>
          </w:p>
        </w:tc>
        <w:tc>
          <w:tcPr>
            <w:tcW w:w="1375" w:type="dxa"/>
          </w:tcPr>
          <w:p w:rsidR="00B922E8" w:rsidRPr="00C466A3" w:rsidRDefault="00B922E8" w:rsidP="009415D1">
            <w:pPr>
              <w:pStyle w:val="TableContent"/>
              <w:rPr>
                <w:b/>
                <w:sz w:val="18"/>
                <w:szCs w:val="18"/>
              </w:rPr>
            </w:pPr>
            <w:bookmarkStart w:id="87" w:name="CLAST"/>
            <w:r w:rsidRPr="00C466A3">
              <w:rPr>
                <w:b/>
                <w:sz w:val="18"/>
                <w:szCs w:val="18"/>
              </w:rPr>
              <w:t>CLAST</w:t>
            </w:r>
            <w:bookmarkEnd w:id="87"/>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8" w:name="CLASTi"/>
            <w:r w:rsidRPr="00252B00">
              <w:rPr>
                <w:b/>
                <w:sz w:val="18"/>
                <w:szCs w:val="18"/>
              </w:rPr>
              <w:t>CLAST</w:t>
            </w:r>
            <w:r w:rsidR="00515CB0" w:rsidRPr="00252B00">
              <w:rPr>
                <w:b/>
                <w:sz w:val="18"/>
                <w:szCs w:val="18"/>
              </w:rPr>
              <w:t>i</w:t>
            </w:r>
            <w:bookmarkEnd w:id="88"/>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9" w:name="CMIN"/>
            <w:r w:rsidRPr="00252B00">
              <w:rPr>
                <w:b/>
                <w:sz w:val="18"/>
                <w:szCs w:val="18"/>
              </w:rPr>
              <w:t>CMIN</w:t>
            </w:r>
            <w:bookmarkEnd w:id="89"/>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0" w:name="CMINi"/>
            <w:r w:rsidRPr="00252B00">
              <w:rPr>
                <w:b/>
                <w:sz w:val="18"/>
                <w:szCs w:val="18"/>
              </w:rPr>
              <w:t>CMIN</w:t>
            </w:r>
            <w:r w:rsidRPr="00252B00">
              <w:rPr>
                <w:b/>
                <w:i/>
                <w:iCs/>
                <w:sz w:val="18"/>
                <w:szCs w:val="18"/>
              </w:rPr>
              <w:t>i</w:t>
            </w:r>
            <w:bookmarkEnd w:id="90"/>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1" w:name="TMAX"/>
            <w:r w:rsidRPr="00252B00">
              <w:rPr>
                <w:b/>
                <w:iCs/>
                <w:sz w:val="18"/>
                <w:szCs w:val="18"/>
              </w:rPr>
              <w:t>TMAX</w:t>
            </w:r>
            <w:bookmarkEnd w:id="91"/>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data. </w:t>
            </w:r>
          </w:p>
          <w:p w:rsidR="000B5933" w:rsidRPr="00433F2C" w:rsidRDefault="000B5933"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92" w:name="TMAXi"/>
            <w:r w:rsidRPr="00252B00">
              <w:rPr>
                <w:b/>
                <w:iCs/>
                <w:sz w:val="18"/>
                <w:szCs w:val="18"/>
              </w:rPr>
              <w:t>TMAX</w:t>
            </w:r>
            <w:r w:rsidRPr="00252B00">
              <w:rPr>
                <w:b/>
                <w:i/>
                <w:sz w:val="18"/>
                <w:szCs w:val="18"/>
              </w:rPr>
              <w:t>i</w:t>
            </w:r>
            <w:bookmarkEnd w:id="92"/>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3" w:name="TLAST"/>
            <w:r w:rsidRPr="00252B00">
              <w:rPr>
                <w:b/>
                <w:sz w:val="18"/>
                <w:szCs w:val="18"/>
              </w:rPr>
              <w:t>TLAST</w:t>
            </w:r>
            <w:bookmarkEnd w:id="93"/>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lastRenderedPageBreak/>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lastRenderedPageBreak/>
              <w:t>1.0</w:t>
            </w:r>
          </w:p>
        </w:tc>
        <w:tc>
          <w:tcPr>
            <w:tcW w:w="1375" w:type="dxa"/>
          </w:tcPr>
          <w:p w:rsidR="009259A6" w:rsidRPr="00252B00" w:rsidRDefault="009259A6" w:rsidP="009259A6">
            <w:pPr>
              <w:pStyle w:val="TableContent"/>
              <w:rPr>
                <w:b/>
                <w:sz w:val="18"/>
                <w:szCs w:val="18"/>
              </w:rPr>
            </w:pPr>
            <w:bookmarkStart w:id="94" w:name="TLASTi"/>
            <w:r w:rsidRPr="00252B00">
              <w:rPr>
                <w:b/>
                <w:sz w:val="18"/>
                <w:szCs w:val="18"/>
              </w:rPr>
              <w:t>TLAST</w:t>
            </w:r>
            <w:r w:rsidR="003E74CE" w:rsidRPr="00252B00">
              <w:rPr>
                <w:b/>
                <w:sz w:val="18"/>
                <w:szCs w:val="18"/>
              </w:rPr>
              <w:t>i</w:t>
            </w:r>
            <w:bookmarkEnd w:id="94"/>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t>3.0</w:t>
            </w:r>
          </w:p>
        </w:tc>
        <w:tc>
          <w:tcPr>
            <w:tcW w:w="1375" w:type="dxa"/>
          </w:tcPr>
          <w:p w:rsidR="00C20FE6" w:rsidRPr="00252B00" w:rsidRDefault="00C20FE6">
            <w:pPr>
              <w:pStyle w:val="TableContent"/>
              <w:rPr>
                <w:b/>
                <w:iCs/>
                <w:sz w:val="18"/>
                <w:szCs w:val="18"/>
              </w:rPr>
            </w:pPr>
            <w:bookmarkStart w:id="95" w:name="LASTTIME"/>
            <w:r w:rsidRPr="00252B00">
              <w:rPr>
                <w:b/>
                <w:iCs/>
                <w:sz w:val="18"/>
                <w:szCs w:val="18"/>
              </w:rPr>
              <w:t>LASTTIME</w:t>
            </w:r>
            <w:bookmarkEnd w:id="95"/>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r>
              <w:rPr>
                <w:iCs/>
                <w:sz w:val="18"/>
                <w:szCs w:val="18"/>
              </w:rPr>
              <w:t xml:space="preserve">BLQ’s .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9E6560">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lastRenderedPageBreak/>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lastRenderedPageBreak/>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6" w:name="LASTTIMEi"/>
            <w:r w:rsidRPr="00252B00">
              <w:rPr>
                <w:b/>
                <w:iCs/>
                <w:sz w:val="18"/>
                <w:szCs w:val="18"/>
              </w:rPr>
              <w:t>LASTTIMEi</w:t>
            </w:r>
            <w:bookmarkEnd w:id="96"/>
          </w:p>
        </w:tc>
        <w:tc>
          <w:tcPr>
            <w:tcW w:w="5465" w:type="dxa"/>
          </w:tcPr>
          <w:p w:rsidR="00A44F7D" w:rsidRDefault="00A44F7D" w:rsidP="00207A64">
            <w:pPr>
              <w:pStyle w:val="TableContent"/>
              <w:rPr>
                <w:iCs/>
                <w:sz w:val="18"/>
                <w:szCs w:val="18"/>
              </w:rPr>
            </w:pPr>
            <w:r>
              <w:rPr>
                <w:iCs/>
                <w:sz w:val="18"/>
                <w:szCs w:val="18"/>
              </w:rPr>
              <w:t>This is the time of the last measured concentration point of the profile INCLUDING any points at or below the Lower limit of Quantitation, BLQ’s .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7" w:name="TMIN"/>
            <w:r w:rsidRPr="00252B00">
              <w:rPr>
                <w:b/>
                <w:iCs/>
                <w:sz w:val="18"/>
                <w:szCs w:val="18"/>
              </w:rPr>
              <w:t>TMIN</w:t>
            </w:r>
            <w:bookmarkEnd w:id="97"/>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and is obtained by inspection of the data.</w:t>
            </w:r>
            <w:r>
              <w:rPr>
                <w:iCs/>
                <w:sz w:val="18"/>
                <w:szCs w:val="18"/>
              </w:rPr>
              <w:t xml:space="preserve"> </w:t>
            </w:r>
          </w:p>
          <w:p w:rsidR="007D09C5" w:rsidRPr="00433F2C" w:rsidRDefault="007D09C5"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8" w:name="TMINi"/>
            <w:r w:rsidRPr="00252B00">
              <w:rPr>
                <w:b/>
                <w:iCs/>
                <w:sz w:val="18"/>
                <w:szCs w:val="18"/>
              </w:rPr>
              <w:t>TMIN</w:t>
            </w:r>
            <w:r w:rsidRPr="00252B00">
              <w:rPr>
                <w:b/>
                <w:i/>
                <w:sz w:val="18"/>
                <w:szCs w:val="18"/>
              </w:rPr>
              <w:t>i</w:t>
            </w:r>
            <w:bookmarkEnd w:id="98"/>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7D09C5" w:rsidRPr="00252B00">
              <w:rPr>
                <w:b/>
                <w:sz w:val="18"/>
                <w:szCs w:val="18"/>
              </w:rPr>
              <w:t>CMIN</w:t>
            </w:r>
            <w:r w:rsidR="007D09C5"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and is obtained by inspection of the data.</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9" w:name="TLAG"/>
            <w:r w:rsidRPr="00252B00">
              <w:rPr>
                <w:b/>
                <w:sz w:val="18"/>
                <w:szCs w:val="18"/>
              </w:rPr>
              <w:t>TLAG</w:t>
            </w:r>
            <w:bookmarkEnd w:id="99"/>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w:t>
            </w:r>
            <w:r w:rsidRPr="00433F2C">
              <w:rPr>
                <w:sz w:val="18"/>
                <w:szCs w:val="18"/>
              </w:rPr>
              <w:lastRenderedPageBreak/>
              <w:t>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Pr="00433F2C" w:rsidRDefault="004F34B0"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E41F91">
                  <w:pPr>
                    <w:pStyle w:val="TableContent"/>
                    <w:rPr>
                      <w:b/>
                      <w:iCs/>
                      <w:sz w:val="18"/>
                      <w:szCs w:val="18"/>
                    </w:rPr>
                  </w:pPr>
                  <w:r w:rsidRPr="00433F2C">
                    <w:rPr>
                      <w:b/>
                      <w:iCs/>
                      <w:sz w:val="18"/>
                      <w:szCs w:val="18"/>
                    </w:rPr>
                    <w:t>Data Checks</w:t>
                  </w:r>
                </w:p>
              </w:tc>
              <w:tc>
                <w:tcPr>
                  <w:tcW w:w="2644" w:type="dxa"/>
                </w:tcPr>
                <w:p w:rsidR="004F34B0" w:rsidRPr="00433F2C" w:rsidRDefault="004F34B0" w:rsidP="00E41F91">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E41F91">
                  <w:pPr>
                    <w:pStyle w:val="TableContent"/>
                    <w:rPr>
                      <w:iCs/>
                      <w:sz w:val="18"/>
                      <w:szCs w:val="18"/>
                    </w:rPr>
                  </w:pPr>
                  <w:r w:rsidRPr="00433F2C">
                    <w:rPr>
                      <w:iCs/>
                      <w:sz w:val="18"/>
                      <w:szCs w:val="18"/>
                    </w:rPr>
                    <w:t>If all Cs = 0</w:t>
                  </w:r>
                </w:p>
              </w:tc>
              <w:tc>
                <w:tcPr>
                  <w:tcW w:w="2644" w:type="dxa"/>
                </w:tcPr>
                <w:p w:rsidR="004F34B0" w:rsidRPr="00433F2C" w:rsidRDefault="004F34B0" w:rsidP="00E41F91">
                  <w:pPr>
                    <w:pStyle w:val="TableContent"/>
                    <w:rPr>
                      <w:iCs/>
                      <w:sz w:val="18"/>
                      <w:szCs w:val="18"/>
                    </w:rPr>
                  </w:pPr>
                  <w:r w:rsidRPr="00433F2C">
                    <w:rPr>
                      <w:iCs/>
                      <w:sz w:val="18"/>
                      <w:szCs w:val="18"/>
                    </w:rPr>
                    <w:t>Return “NA”</w:t>
                  </w:r>
                </w:p>
              </w:tc>
            </w:tr>
          </w:tbl>
          <w:p w:rsidR="004F34B0" w:rsidRPr="001A7399" w:rsidRDefault="004F34B0">
            <w:pPr>
              <w:pStyle w:val="TableContent"/>
              <w:rPr>
                <w:sz w:val="18"/>
                <w:szCs w:val="18"/>
              </w:rPr>
            </w:pP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0" w:name="KEL"/>
            <w:r w:rsidRPr="00252B00">
              <w:rPr>
                <w:b/>
                <w:iCs/>
                <w:sz w:val="18"/>
                <w:szCs w:val="18"/>
              </w:rPr>
              <w:t>KEL</w:t>
            </w:r>
            <w:bookmarkEnd w:id="100"/>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3.9pt;height:65.5pt" o:ole="">
                  <v:imagedata r:id="rId20" o:title=""/>
                </v:shape>
                <o:OLEObject Type="Embed" ProgID="Equation.3" ShapeID="_x0000_i1026" DrawAspect="Content" ObjectID="_1644311768" r:id="rId21"/>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1.9pt;height:48pt" o:ole="">
                  <v:imagedata r:id="rId22" o:title=""/>
                </v:shape>
                <o:OLEObject Type="Embed" ProgID="Equation.3" ShapeID="_x0000_i1027" DrawAspect="Content" ObjectID="_1644311769" r:id="rId23"/>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pt" o:ole="">
                  <v:imagedata r:id="rId24" o:title=""/>
                </v:shape>
                <o:OLEObject Type="Embed" ProgID="Equation.3" ShapeID="_x0000_i1028" DrawAspect="Content" ObjectID="_1644311770" r:id="rId25"/>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75pt;height:65.5pt" o:ole="">
                  <v:imagedata r:id="rId26" o:title=""/>
                </v:shape>
                <o:OLEObject Type="Embed" ProgID="Equation.3" ShapeID="_x0000_i1029" DrawAspect="Content" ObjectID="_1644311771" r:id="rId27"/>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lastRenderedPageBreak/>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8"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Set time of last dose to 0 and shift T</w:t>
            </w:r>
            <w:r w:rsidRPr="00433F2C">
              <w:rPr>
                <w:iCs/>
                <w:sz w:val="18"/>
                <w:szCs w:val="18"/>
                <w:vertAlign w:val="subscript"/>
              </w:rPr>
              <w:t>i</w:t>
            </w:r>
            <w:r w:rsidRPr="00433F2C">
              <w:rPr>
                <w:iCs/>
                <w:sz w:val="18"/>
                <w:szCs w:val="18"/>
              </w:rPr>
              <w:t xml:space="preserve"> accordingly in calculation of Kel. This impacts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75pt;height:14.25pt" o:ole="">
                  <v:imagedata r:id="rId29" o:title=""/>
                </v:shape>
                <o:OLEObject Type="Embed" ProgID="Equation.3" ShapeID="_x0000_i1030" DrawAspect="Content" ObjectID="_1644311772" r:id="rId30"/>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1" w:name="KELC0"/>
            <w:r w:rsidRPr="00252B00">
              <w:rPr>
                <w:rFonts w:cs="Arial"/>
                <w:b/>
                <w:sz w:val="18"/>
                <w:szCs w:val="18"/>
              </w:rPr>
              <w:t>KELC0</w:t>
            </w:r>
            <w:bookmarkEnd w:id="101"/>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LO"/>
            <w:r w:rsidRPr="00252B00">
              <w:rPr>
                <w:rFonts w:cs="Arial"/>
                <w:b/>
                <w:sz w:val="18"/>
                <w:szCs w:val="18"/>
              </w:rPr>
              <w:t>KELTMLO</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3" w:name="KELTMHI"/>
            <w:r w:rsidRPr="00252B00">
              <w:rPr>
                <w:rFonts w:cs="Arial"/>
                <w:b/>
                <w:sz w:val="18"/>
                <w:szCs w:val="18"/>
              </w:rPr>
              <w:t>KELTMHI</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lastRenderedPageBreak/>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4" w:name="KELNOPT"/>
            <w:r w:rsidRPr="00252B00">
              <w:rPr>
                <w:rFonts w:cs="Arial"/>
                <w:b/>
                <w:sz w:val="18"/>
                <w:szCs w:val="18"/>
              </w:rPr>
              <w:t>KELNOPT</w:t>
            </w:r>
            <w:bookmarkEnd w:id="104"/>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E63656" w:rsidRPr="00433F2C">
              <w:rPr>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5" w:name="KELRSQ"/>
            <w:r w:rsidRPr="00252B00">
              <w:rPr>
                <w:rFonts w:cs="Arial"/>
                <w:b/>
                <w:sz w:val="18"/>
                <w:szCs w:val="18"/>
              </w:rPr>
              <w:t>KELRSQ</w:t>
            </w:r>
            <w:bookmarkEnd w:id="105"/>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7pt;height:33.75pt" o:ole="">
                  <v:imagedata r:id="rId31" o:title=""/>
                </v:shape>
                <o:OLEObject Type="Embed" ProgID="Equation.3" ShapeID="_x0000_i1031" DrawAspect="Content" ObjectID="_1644311773" r:id="rId32"/>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4.95pt;height:33.75pt" o:ole="">
                  <v:imagedata r:id="rId33" o:title=""/>
                </v:shape>
                <o:OLEObject Type="Embed" ProgID="Equation.3" ShapeID="_x0000_i1032" DrawAspect="Content" ObjectID="_1644311774" r:id="rId34"/>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25pt;height:36.3pt" o:ole="">
                  <v:imagedata r:id="rId35" o:title=""/>
                </v:shape>
                <o:OLEObject Type="Embed" ProgID="Equation.3" ShapeID="_x0000_i1033" DrawAspect="Content" ObjectID="_1644311775" r:id="rId36"/>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2.15pt;height:36.3pt" o:ole="">
                  <v:imagedata r:id="rId37" o:title=""/>
                </v:shape>
                <o:OLEObject Type="Embed" ProgID="Equation.3" ShapeID="_x0000_i1034" DrawAspect="Content" ObjectID="_1644311776" r:id="rId38"/>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6" w:name="KELRSQA"/>
            <w:r w:rsidRPr="00252B00">
              <w:rPr>
                <w:b/>
                <w:iCs/>
                <w:sz w:val="18"/>
                <w:szCs w:val="18"/>
              </w:rPr>
              <w:t>KELRSQA</w:t>
            </w:r>
            <w:bookmarkEnd w:id="106"/>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adjusted for the number of points used for the estimation of </w:t>
            </w:r>
            <w:r w:rsidRPr="00433F2C">
              <w:rPr>
                <w:rFonts w:cs="Arial"/>
                <w:sz w:val="18"/>
                <w:szCs w:val="18"/>
              </w:rPr>
              <w:lastRenderedPageBreak/>
              <w:t>(</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85pt;height:33.75pt" o:ole="">
                  <v:imagedata r:id="rId39" o:title=""/>
                </v:shape>
                <o:OLEObject Type="Embed" ProgID="Equation.3" ShapeID="_x0000_i1035" DrawAspect="Content" ObjectID="_1644311777" r:id="rId40"/>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7" w:name="KELR"/>
            <w:r>
              <w:rPr>
                <w:b/>
                <w:iCs/>
                <w:sz w:val="18"/>
                <w:szCs w:val="18"/>
              </w:rPr>
              <w:t>KELR</w:t>
            </w:r>
            <w:bookmarkEnd w:id="107"/>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3C01E1"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8" w:name="THALF"/>
            <w:r w:rsidRPr="00252B00">
              <w:rPr>
                <w:b/>
                <w:iCs/>
                <w:sz w:val="18"/>
                <w:szCs w:val="18"/>
              </w:rPr>
              <w:t>THALF</w:t>
            </w:r>
            <w:bookmarkEnd w:id="108"/>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5pt;height:31.8pt" o:ole="">
                  <v:imagedata r:id="rId41" o:title=""/>
                </v:shape>
                <o:OLEObject Type="Embed" ProgID="Equation.3" ShapeID="_x0000_i1036" DrawAspect="Content" ObjectID="_1644311778" r:id="rId42"/>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9" w:name="THALFF"/>
            <w:r w:rsidRPr="00252B00">
              <w:rPr>
                <w:b/>
                <w:iCs/>
                <w:sz w:val="18"/>
                <w:szCs w:val="18"/>
              </w:rPr>
              <w:t>THALFF</w:t>
            </w:r>
            <w:bookmarkEnd w:id="109"/>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7F51D9">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6B2B14">
              <w:rPr>
                <w:b/>
                <w:i/>
              </w:rPr>
              <w:t>M</w:t>
            </w:r>
            <w:r w:rsidR="006B2B14" w:rsidRPr="0002670C">
              <w:rPr>
                <w:b/>
                <w:i/>
              </w:rPr>
              <w:t xml:space="preserve">odel </w:t>
            </w:r>
            <w:r w:rsidR="006B2B14">
              <w:rPr>
                <w:b/>
                <w:i/>
              </w:rPr>
              <w:t>C</w:t>
            </w:r>
            <w:r w:rsidR="006B2B14" w:rsidRPr="0002670C">
              <w:rPr>
                <w:b/>
                <w:i/>
              </w:rPr>
              <w:t xml:space="preserve">onfiguration </w:t>
            </w:r>
            <w:r w:rsidR="006B2B14">
              <w:rPr>
                <w:b/>
                <w:i/>
              </w:rPr>
              <w:t>T</w:t>
            </w:r>
            <w:r w:rsidR="006B2B14"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 xml:space="preserve">All AUC </w:t>
            </w:r>
            <w:r w:rsidRPr="00252B00">
              <w:rPr>
                <w:b/>
                <w:iCs/>
                <w:sz w:val="18"/>
                <w:szCs w:val="18"/>
              </w:rPr>
              <w:lastRenderedPageBreak/>
              <w:t>Calculations</w:t>
            </w:r>
          </w:p>
        </w:tc>
        <w:tc>
          <w:tcPr>
            <w:tcW w:w="5465" w:type="dxa"/>
          </w:tcPr>
          <w:p w:rsidR="00433F2C" w:rsidRPr="00433F2C" w:rsidRDefault="00433F2C">
            <w:pPr>
              <w:pStyle w:val="TableContent"/>
              <w:rPr>
                <w:b/>
                <w:iCs/>
                <w:sz w:val="18"/>
                <w:szCs w:val="18"/>
              </w:rPr>
            </w:pPr>
            <w:r w:rsidRPr="00433F2C">
              <w:rPr>
                <w:b/>
                <w:iCs/>
                <w:sz w:val="18"/>
                <w:szCs w:val="18"/>
              </w:rPr>
              <w:lastRenderedPageBreak/>
              <w:t>For all AUC Calculations:</w:t>
            </w:r>
          </w:p>
          <w:p w:rsidR="00433F2C" w:rsidRPr="00433F2C" w:rsidRDefault="00433F2C">
            <w:pPr>
              <w:pStyle w:val="TableContent"/>
              <w:numPr>
                <w:ilvl w:val="0"/>
                <w:numId w:val="4"/>
              </w:numPr>
              <w:rPr>
                <w:iCs/>
                <w:sz w:val="18"/>
                <w:szCs w:val="18"/>
              </w:rPr>
            </w:pPr>
            <w:r w:rsidRPr="00433F2C">
              <w:rPr>
                <w:iCs/>
                <w:sz w:val="18"/>
                <w:szCs w:val="18"/>
              </w:rPr>
              <w:lastRenderedPageBreak/>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AB382F">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T"/>
            <w:r w:rsidRPr="00252B00">
              <w:rPr>
                <w:b/>
                <w:iCs/>
                <w:sz w:val="18"/>
                <w:szCs w:val="18"/>
              </w:rPr>
              <w:t>AUCT</w:t>
            </w:r>
            <w:bookmarkEnd w:id="110"/>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1" w:name="AUCT1_T2"/>
            <w:r w:rsidRPr="00252B00">
              <w:rPr>
                <w:b/>
                <w:iCs/>
                <w:sz w:val="18"/>
                <w:szCs w:val="18"/>
              </w:rPr>
              <w:t>AUCT1_T2</w:t>
            </w:r>
            <w:bookmarkEnd w:id="111"/>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4957A4">
              <w:rPr>
                <w:b/>
                <w:i/>
              </w:rPr>
              <w:t>M</w:t>
            </w:r>
            <w:r w:rsidR="004957A4" w:rsidRPr="0002670C">
              <w:rPr>
                <w:b/>
                <w:i/>
              </w:rPr>
              <w:t xml:space="preserve">odel </w:t>
            </w:r>
            <w:r w:rsidR="004957A4">
              <w:rPr>
                <w:b/>
                <w:i/>
              </w:rPr>
              <w:t>C</w:t>
            </w:r>
            <w:r w:rsidR="004957A4" w:rsidRPr="0002670C">
              <w:rPr>
                <w:b/>
                <w:i/>
              </w:rPr>
              <w:t xml:space="preserve">onfiguration </w:t>
            </w:r>
            <w:r w:rsidR="004957A4">
              <w:rPr>
                <w:b/>
                <w:i/>
              </w:rPr>
              <w:t>T</w:t>
            </w:r>
            <w:r w:rsidR="004957A4"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AB382F">
                    <w:t xml:space="preserve">Missing </w:t>
                  </w:r>
                  <w:r w:rsidR="00AB382F">
                    <w:lastRenderedPageBreak/>
                    <w:t>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lastRenderedPageBreak/>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lastRenderedPageBreak/>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2" w:name="AUCALL"/>
            <w:r w:rsidRPr="00252B00">
              <w:rPr>
                <w:b/>
                <w:iCs/>
                <w:sz w:val="18"/>
                <w:szCs w:val="18"/>
              </w:rPr>
              <w:t>AUCALL</w:t>
            </w:r>
            <w:bookmarkEnd w:id="112"/>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drawing>
                <wp:inline distT="0" distB="0" distL="0" distR="0" wp14:anchorId="2A1CF266" wp14:editId="338C0D32">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3"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t>1.0</w:t>
            </w:r>
          </w:p>
        </w:tc>
        <w:tc>
          <w:tcPr>
            <w:tcW w:w="1375" w:type="dxa"/>
          </w:tcPr>
          <w:p w:rsidR="003E74CE" w:rsidRPr="00252B00" w:rsidRDefault="003E74CE" w:rsidP="009415D1">
            <w:pPr>
              <w:pStyle w:val="TableContent"/>
              <w:rPr>
                <w:b/>
                <w:iCs/>
                <w:sz w:val="18"/>
                <w:szCs w:val="18"/>
              </w:rPr>
            </w:pPr>
            <w:bookmarkStart w:id="113" w:name="AUCLAST"/>
            <w:r w:rsidRPr="00252B00">
              <w:rPr>
                <w:b/>
                <w:iCs/>
                <w:sz w:val="18"/>
                <w:szCs w:val="18"/>
              </w:rPr>
              <w:t>AUCLAST</w:t>
            </w:r>
            <w:bookmarkEnd w:id="113"/>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4" w:name="AUCLASTi"/>
            <w:r w:rsidRPr="00252B00">
              <w:rPr>
                <w:b/>
                <w:iCs/>
                <w:sz w:val="18"/>
                <w:szCs w:val="18"/>
              </w:rPr>
              <w:t>AUCLAST</w:t>
            </w:r>
            <w:r w:rsidR="00B922E8" w:rsidRPr="00252B00">
              <w:rPr>
                <w:b/>
                <w:iCs/>
                <w:sz w:val="18"/>
                <w:szCs w:val="18"/>
              </w:rPr>
              <w:t>i</w:t>
            </w:r>
            <w:bookmarkEnd w:id="114"/>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5" w:name="AUCINFO"/>
            <w:r w:rsidRPr="00252B00">
              <w:rPr>
                <w:b/>
                <w:iCs/>
                <w:sz w:val="18"/>
                <w:szCs w:val="18"/>
              </w:rPr>
              <w:t>AUCINFO</w:t>
            </w:r>
            <w:bookmarkEnd w:id="115"/>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102BFA"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lastRenderedPageBreak/>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6" w:name="AUCINFOi"/>
            <w:r w:rsidRPr="00252B00">
              <w:rPr>
                <w:b/>
                <w:iCs/>
                <w:sz w:val="18"/>
                <w:szCs w:val="18"/>
              </w:rPr>
              <w:t>AUCINFO</w:t>
            </w:r>
            <w:r w:rsidR="007B589D" w:rsidRPr="00252B00">
              <w:rPr>
                <w:b/>
                <w:iCs/>
                <w:sz w:val="18"/>
                <w:szCs w:val="18"/>
              </w:rPr>
              <w:t>i</w:t>
            </w:r>
            <w:bookmarkEnd w:id="116"/>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25pt;height:31.8pt" o:ole="">
                  <v:imagedata r:id="rId44" o:title=""/>
                </v:shape>
                <o:OLEObject Type="Embed" ProgID="Equation.3" ShapeID="_x0000_i1037" DrawAspect="Content" ObjectID="_1644311779" r:id="rId45"/>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05pt;height:19.45pt" o:ole="">
                  <v:imagedata r:id="rId46" o:title=""/>
                </v:shape>
                <o:OLEObject Type="Embed" ProgID="Equation.3" ShapeID="_x0000_i1038" DrawAspect="Content" ObjectID="_1644311780" r:id="rId47"/>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7" w:name="OLE_LINK5"/>
                  <w:r w:rsidRPr="00433F2C">
                    <w:rPr>
                      <w:iCs/>
                      <w:sz w:val="18"/>
                      <w:szCs w:val="18"/>
                    </w:rPr>
                    <w:t>Return “NA”</w:t>
                  </w:r>
                  <w:bookmarkEnd w:id="117"/>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8" w:name="AUCINFP"/>
            <w:r w:rsidRPr="00252B00">
              <w:rPr>
                <w:b/>
                <w:iCs/>
                <w:sz w:val="18"/>
                <w:szCs w:val="18"/>
              </w:rPr>
              <w:t>AUCINFP</w:t>
            </w:r>
            <w:bookmarkEnd w:id="118"/>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6.2pt;height:18.8pt" o:ole="">
                  <v:imagedata r:id="rId18" o:title=""/>
                </v:shape>
                <o:OLEObject Type="Embed" ProgID="Equation.3" ShapeID="_x0000_i1039" DrawAspect="Content" ObjectID="_1644311781" r:id="rId48"/>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15pt;height:31.8pt" o:ole="">
                  <v:imagedata r:id="rId49" o:title=""/>
                </v:shape>
                <o:OLEObject Type="Embed" ProgID="Equation.3" ShapeID="_x0000_i1040" DrawAspect="Content" ObjectID="_1644311782" r:id="rId50"/>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1.75pt;height:19.45pt" o:ole="">
                  <v:imagedata r:id="rId51" o:title=""/>
                </v:shape>
                <o:OLEObject Type="Embed" ProgID="Equation.3" ShapeID="_x0000_i1041" DrawAspect="Content" ObjectID="_1644311783" r:id="rId52"/>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6D7C35" w:rsidRDefault="00433F2C">
            <w:pPr>
              <w:pStyle w:val="TableContent"/>
              <w:rPr>
                <w:b/>
                <w:iCs/>
                <w:sz w:val="18"/>
                <w:szCs w:val="18"/>
              </w:rPr>
            </w:pPr>
            <w:bookmarkStart w:id="119" w:name="AUCINFPi"/>
            <w:r w:rsidRPr="006D7C35">
              <w:rPr>
                <w:b/>
                <w:iCs/>
                <w:sz w:val="18"/>
                <w:szCs w:val="18"/>
              </w:rPr>
              <w:t>AUCINFP</w:t>
            </w:r>
            <w:r w:rsidR="00B922E8" w:rsidRPr="006D7C35">
              <w:rPr>
                <w:b/>
                <w:iCs/>
                <w:sz w:val="18"/>
                <w:szCs w:val="18"/>
              </w:rPr>
              <w:t>i</w:t>
            </w:r>
            <w:bookmarkEnd w:id="119"/>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tab/>
            </w:r>
            <w:r w:rsidR="002D141E" w:rsidRPr="00433F2C">
              <w:rPr>
                <w:bCs w:val="0"/>
                <w:iCs/>
                <w:position w:val="-12"/>
                <w:sz w:val="18"/>
                <w:szCs w:val="18"/>
              </w:rPr>
              <w:object w:dxaOrig="2720" w:dyaOrig="380">
                <v:shape id="_x0000_i1042" type="#_x0000_t75" style="width:136.2pt;height:18.8pt" o:ole="">
                  <v:imagedata r:id="rId18" o:title=""/>
                </v:shape>
                <o:OLEObject Type="Embed" ProgID="Equation.3" ShapeID="_x0000_i1042" DrawAspect="Content" ObjectID="_1644311784" r:id="rId53"/>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15pt;height:31.8pt" o:ole="">
                  <v:imagedata r:id="rId49" o:title=""/>
                </v:shape>
                <o:OLEObject Type="Embed" ProgID="Equation.3" ShapeID="_x0000_i1043" DrawAspect="Content" ObjectID="_1644311785" r:id="rId54"/>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1.75pt;height:19.45pt" o:ole="">
                  <v:imagedata r:id="rId51" o:title=""/>
                </v:shape>
                <o:OLEObject Type="Embed" ProgID="Equation.3" ShapeID="_x0000_i1044" DrawAspect="Content" ObjectID="_1644311786" r:id="rId55"/>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004F34B0">
                    <w:rPr>
                      <w:iCs/>
                      <w:sz w:val="18"/>
                      <w:szCs w:val="18"/>
                    </w:rPr>
                    <w:t>i</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sz w:val="18"/>
                <w:szCs w:val="18"/>
              </w:rPr>
            </w:pPr>
            <w:bookmarkStart w:id="120" w:name="AUCXPCTO"/>
            <w:r w:rsidRPr="00252B00">
              <w:rPr>
                <w:rFonts w:cs="Arial"/>
                <w:b/>
                <w:sz w:val="18"/>
                <w:szCs w:val="18"/>
              </w:rPr>
              <w:t>AUCXPCTO</w:t>
            </w:r>
            <w:bookmarkEnd w:id="120"/>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75pt;height:33.75pt" o:ole="">
                  <v:imagedata r:id="rId56" o:title=""/>
                </v:shape>
                <o:OLEObject Type="Embed" ProgID="Equation.3" ShapeID="_x0000_i1045" DrawAspect="Content" ObjectID="_1644311787" r:id="rId57"/>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lastRenderedPageBreak/>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lastRenderedPageBreak/>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lastRenderedPageBreak/>
              <w:t>1.0</w:t>
            </w:r>
          </w:p>
        </w:tc>
        <w:tc>
          <w:tcPr>
            <w:tcW w:w="1375" w:type="dxa"/>
          </w:tcPr>
          <w:p w:rsidR="00C86340" w:rsidRPr="00252B00" w:rsidRDefault="00C86340">
            <w:pPr>
              <w:pStyle w:val="TableContent"/>
              <w:rPr>
                <w:rFonts w:cs="Arial"/>
                <w:b/>
                <w:sz w:val="18"/>
                <w:szCs w:val="18"/>
              </w:rPr>
            </w:pPr>
            <w:bookmarkStart w:id="121" w:name="AUCXPCTOi"/>
            <w:r w:rsidRPr="00252B00">
              <w:rPr>
                <w:rFonts w:cs="Arial"/>
                <w:b/>
                <w:sz w:val="18"/>
                <w:szCs w:val="18"/>
              </w:rPr>
              <w:t>AUCXPCTO</w:t>
            </w:r>
            <w:r w:rsidR="00E92C2F" w:rsidRPr="00252B00">
              <w:rPr>
                <w:rFonts w:cs="Arial"/>
                <w:b/>
                <w:sz w:val="18"/>
                <w:szCs w:val="18"/>
              </w:rPr>
              <w:t>i</w:t>
            </w:r>
            <w:bookmarkEnd w:id="12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p>
          <w:p w:rsidR="006D7C35" w:rsidRDefault="00102BFA">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t>1.0</w:t>
            </w:r>
          </w:p>
        </w:tc>
        <w:tc>
          <w:tcPr>
            <w:tcW w:w="1375" w:type="dxa"/>
          </w:tcPr>
          <w:p w:rsidR="00E92C2F" w:rsidRPr="00252B00" w:rsidRDefault="00E92C2F" w:rsidP="009415D1">
            <w:pPr>
              <w:pStyle w:val="TableContent"/>
              <w:rPr>
                <w:rFonts w:cs="Arial"/>
                <w:b/>
                <w:iCs/>
                <w:sz w:val="18"/>
                <w:szCs w:val="18"/>
              </w:rPr>
            </w:pPr>
            <w:bookmarkStart w:id="122" w:name="AUCXPCTP"/>
            <w:r w:rsidRPr="00252B00">
              <w:rPr>
                <w:rFonts w:cs="Arial"/>
                <w:b/>
                <w:sz w:val="18"/>
                <w:szCs w:val="18"/>
              </w:rPr>
              <w:t>AUCXPCTP</w:t>
            </w:r>
            <w:bookmarkEnd w:id="122"/>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5pt;height:33.75pt" o:ole="">
                  <v:imagedata r:id="rId58" o:title=""/>
                </v:shape>
                <o:OLEObject Type="Embed" ProgID="Equation.3" ShapeID="_x0000_i1046" DrawAspect="Content" ObjectID="_1644311788" r:id="rId59"/>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3" w:name="AUCXPCTPi"/>
            <w:r w:rsidRPr="00252B00">
              <w:rPr>
                <w:rFonts w:cs="Arial"/>
                <w:b/>
                <w:sz w:val="18"/>
                <w:szCs w:val="18"/>
              </w:rPr>
              <w:t>AUCXPCTP</w:t>
            </w:r>
            <w:r w:rsidR="00E92C2F" w:rsidRPr="00252B00">
              <w:rPr>
                <w:rFonts w:cs="Arial"/>
                <w:b/>
                <w:sz w:val="18"/>
                <w:szCs w:val="18"/>
              </w:rPr>
              <w:t>i</w:t>
            </w:r>
            <w:bookmarkEnd w:id="12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102BFA"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4" w:name="AUCTAUi"/>
            <w:r w:rsidRPr="00252B00">
              <w:rPr>
                <w:b/>
                <w:iCs/>
                <w:sz w:val="18"/>
                <w:szCs w:val="18"/>
              </w:rPr>
              <w:t>AUCTAU</w:t>
            </w:r>
            <w:r w:rsidRPr="00252B00">
              <w:rPr>
                <w:b/>
                <w:i/>
                <w:sz w:val="18"/>
                <w:szCs w:val="18"/>
              </w:rPr>
              <w:t>i</w:t>
            </w:r>
            <w:bookmarkEnd w:id="124"/>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 xml:space="preserve">start of the dosing interval (TOLDi) </w:t>
            </w:r>
            <w:r w:rsidRPr="00433F2C">
              <w:rPr>
                <w:b/>
                <w:iCs/>
                <w:sz w:val="18"/>
                <w:szCs w:val="18"/>
              </w:rPr>
              <w:t xml:space="preserve"> until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5" w:name="AUMCLAST"/>
            <w:r w:rsidRPr="00252B00">
              <w:rPr>
                <w:b/>
                <w:iCs/>
                <w:sz w:val="18"/>
                <w:szCs w:val="18"/>
              </w:rPr>
              <w:t>AUMCLAST</w:t>
            </w:r>
            <w:bookmarkEnd w:id="125"/>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lastRenderedPageBreak/>
              <w:t>1.0</w:t>
            </w:r>
          </w:p>
        </w:tc>
        <w:tc>
          <w:tcPr>
            <w:tcW w:w="1375" w:type="dxa"/>
          </w:tcPr>
          <w:p w:rsidR="00284696" w:rsidRPr="00252B00" w:rsidRDefault="00284696" w:rsidP="00702B90">
            <w:pPr>
              <w:pStyle w:val="TableContent"/>
              <w:rPr>
                <w:b/>
                <w:iCs/>
                <w:sz w:val="18"/>
                <w:szCs w:val="18"/>
              </w:rPr>
            </w:pPr>
            <w:bookmarkStart w:id="126" w:name="AUMCLASTi"/>
            <w:r w:rsidRPr="00252B00">
              <w:rPr>
                <w:b/>
                <w:iCs/>
                <w:sz w:val="18"/>
                <w:szCs w:val="18"/>
              </w:rPr>
              <w:t>AUMCLAST</w:t>
            </w:r>
            <w:r>
              <w:rPr>
                <w:b/>
                <w:iCs/>
                <w:sz w:val="18"/>
                <w:szCs w:val="18"/>
              </w:rPr>
              <w:t>i</w:t>
            </w:r>
            <w:bookmarkEnd w:id="126"/>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Use the appropriate trapezoidal rule (see section “Calculating AUC and AUMC” for reference) and 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t>1.0</w:t>
            </w:r>
          </w:p>
        </w:tc>
        <w:tc>
          <w:tcPr>
            <w:tcW w:w="1375" w:type="dxa"/>
          </w:tcPr>
          <w:p w:rsidR="00B92DEE" w:rsidRPr="00252B00" w:rsidRDefault="00B92DEE" w:rsidP="009415D1">
            <w:pPr>
              <w:pStyle w:val="TableContent"/>
              <w:rPr>
                <w:b/>
                <w:iCs/>
                <w:sz w:val="18"/>
                <w:szCs w:val="18"/>
              </w:rPr>
            </w:pPr>
            <w:bookmarkStart w:id="127" w:name="AUMCINFO"/>
            <w:r w:rsidRPr="00252B00">
              <w:rPr>
                <w:b/>
                <w:iCs/>
                <w:sz w:val="18"/>
                <w:szCs w:val="18"/>
              </w:rPr>
              <w:t>AUMCINFO</w:t>
            </w:r>
            <w:bookmarkEnd w:id="127"/>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90.05pt;height:33.75pt" o:ole="">
                  <v:imagedata r:id="rId60" o:title=""/>
                </v:shape>
                <o:OLEObject Type="Embed" ProgID="Equation.3" ShapeID="_x0000_i1047" DrawAspect="Content" ObjectID="_1644311789" r:id="rId61"/>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75pt;height:19.45pt" o:ole="">
                  <v:imagedata r:id="rId62" o:title=""/>
                </v:shape>
                <o:OLEObject Type="Embed" ProgID="Equation.3" ShapeID="_x0000_i1048" DrawAspect="Content" ObjectID="_1644311790" r:id="rId63"/>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8" w:name="AUMCINFOi"/>
            <w:r w:rsidRPr="00FC0CD4">
              <w:rPr>
                <w:b/>
                <w:iCs/>
                <w:sz w:val="18"/>
                <w:szCs w:val="18"/>
              </w:rPr>
              <w:t>AUMCINFO</w:t>
            </w:r>
            <w:r w:rsidR="00B92DEE" w:rsidRPr="00FC0CD4">
              <w:rPr>
                <w:b/>
                <w:iCs/>
                <w:sz w:val="18"/>
                <w:szCs w:val="18"/>
              </w:rPr>
              <w:t>i</w:t>
            </w:r>
            <w:bookmarkEnd w:id="128"/>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90.05pt;height:33.75pt" o:ole="">
                  <v:imagedata r:id="rId60" o:title=""/>
                </v:shape>
                <o:OLEObject Type="Embed" ProgID="Equation.3" ShapeID="_x0000_i1049" DrawAspect="Content" ObjectID="_1644311791" r:id="rId64"/>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75pt;height:19.45pt" o:ole="">
                  <v:imagedata r:id="rId62" o:title=""/>
                </v:shape>
                <o:OLEObject Type="Embed" ProgID="Equation.3" ShapeID="_x0000_i1050" DrawAspect="Content" ObjectID="_1644311792" r:id="rId65"/>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9" w:name="AUMCINFP"/>
            <w:r w:rsidRPr="00252B00">
              <w:rPr>
                <w:b/>
                <w:iCs/>
                <w:sz w:val="18"/>
                <w:szCs w:val="18"/>
              </w:rPr>
              <w:t>AUMCINFP</w:t>
            </w:r>
            <w:bookmarkEnd w:id="129"/>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45pt;height:18.8pt" o:ole="">
                  <v:imagedata r:id="rId66" o:title=""/>
                </v:shape>
                <o:OLEObject Type="Embed" ProgID="Equation.3" ShapeID="_x0000_i1051" DrawAspect="Content" ObjectID="_1644311793" r:id="rId67"/>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2.25pt;height:33.75pt" o:ole="">
                  <v:imagedata r:id="rId68" o:title=""/>
                </v:shape>
                <o:OLEObject Type="Embed" ProgID="Equation.3" ShapeID="_x0000_i1052" DrawAspect="Content" ObjectID="_1644311794" r:id="rId69"/>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1.75pt;height:19.45pt" o:ole="">
                  <v:imagedata r:id="rId70" o:title=""/>
                </v:shape>
                <o:OLEObject Type="Embed" ProgID="Equation.3" ShapeID="_x0000_i1053" DrawAspect="Content" ObjectID="_1644311795" r:id="rId71"/>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30" w:name="AUMCINFPi"/>
            <w:r w:rsidRPr="00FC0CD4">
              <w:rPr>
                <w:b/>
                <w:iCs/>
                <w:sz w:val="18"/>
                <w:szCs w:val="18"/>
              </w:rPr>
              <w:t>AUMCINFP</w:t>
            </w:r>
            <w:r w:rsidR="00B92DEE" w:rsidRPr="00FC0CD4">
              <w:rPr>
                <w:b/>
                <w:iCs/>
                <w:sz w:val="18"/>
                <w:szCs w:val="18"/>
              </w:rPr>
              <w:t>i</w:t>
            </w:r>
            <w:bookmarkEnd w:id="130"/>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45pt;height:18.8pt" o:ole="">
                  <v:imagedata r:id="rId66" o:title=""/>
                </v:shape>
                <o:OLEObject Type="Embed" ProgID="Equation.3" ShapeID="_x0000_i1054" DrawAspect="Content" ObjectID="_1644311796" r:id="rId72"/>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2.25pt;height:33.75pt" o:ole="">
                  <v:imagedata r:id="rId68" o:title=""/>
                </v:shape>
                <o:OLEObject Type="Embed" ProgID="Equation.3" ShapeID="_x0000_i1055" DrawAspect="Content" ObjectID="_1644311797" r:id="rId73"/>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1.75pt;height:19.45pt" o:ole="">
                  <v:imagedata r:id="rId70" o:title=""/>
                </v:shape>
                <o:OLEObject Type="Embed" ProgID="Equation.3" ShapeID="_x0000_i1056" DrawAspect="Content" ObjectID="_1644311798" r:id="rId74"/>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1" w:name="AUMCXPTO"/>
            <w:r w:rsidRPr="00252B00">
              <w:rPr>
                <w:rFonts w:cs="Arial"/>
                <w:b/>
                <w:sz w:val="18"/>
                <w:szCs w:val="18"/>
              </w:rPr>
              <w:t>AUMCXPTO</w:t>
            </w:r>
            <w:bookmarkEnd w:id="131"/>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6.85pt;height:33.75pt" o:ole="">
                  <v:imagedata r:id="rId75" o:title=""/>
                </v:shape>
                <o:OLEObject Type="Embed" ProgID="Equation.3" ShapeID="_x0000_i1057" DrawAspect="Content" ObjectID="_1644311799" r:id="rId76"/>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2" w:name="AUMCXPTOi"/>
            <w:r w:rsidRPr="00252B00">
              <w:rPr>
                <w:rFonts w:cs="Arial"/>
                <w:b/>
                <w:sz w:val="18"/>
                <w:szCs w:val="18"/>
              </w:rPr>
              <w:t>AUMCXPTOi</w:t>
            </w:r>
            <w:bookmarkEnd w:id="132"/>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6.85pt;height:33.75pt" o:ole="">
                  <v:imagedata r:id="rId75" o:title=""/>
                </v:shape>
                <o:OLEObject Type="Embed" ProgID="Equation.3" ShapeID="_x0000_i1058" DrawAspect="Content" ObjectID="_1644311800" r:id="rId77"/>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3" w:name="AUMCXPTP"/>
            <w:r w:rsidRPr="00252B00">
              <w:rPr>
                <w:rFonts w:cs="Arial"/>
                <w:b/>
                <w:sz w:val="18"/>
                <w:szCs w:val="18"/>
              </w:rPr>
              <w:t>AUMCXPTP</w:t>
            </w:r>
            <w:bookmarkEnd w:id="133"/>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2pt;height:33.75pt" o:ole="">
                  <v:imagedata r:id="rId78" o:title=""/>
                </v:shape>
                <o:OLEObject Type="Embed" ProgID="Equation.3" ShapeID="_x0000_i1059" DrawAspect="Content" ObjectID="_1644311801" r:id="rId79"/>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4" w:name="AUMCXPTPi"/>
            <w:r w:rsidRPr="00252B00">
              <w:rPr>
                <w:rFonts w:cs="Arial"/>
                <w:b/>
                <w:sz w:val="18"/>
                <w:szCs w:val="18"/>
              </w:rPr>
              <w:t>AUMCXPTPi</w:t>
            </w:r>
            <w:bookmarkEnd w:id="134"/>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2pt;height:33.75pt" o:ole="">
                  <v:imagedata r:id="rId78" o:title=""/>
                </v:shape>
                <o:OLEObject Type="Embed" ProgID="Equation.3" ShapeID="_x0000_i1060" DrawAspect="Content" ObjectID="_1644311802" r:id="rId80"/>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5" w:name="AUMCTAUi"/>
            <w:r w:rsidRPr="00252B00">
              <w:rPr>
                <w:b/>
                <w:iCs/>
                <w:sz w:val="18"/>
                <w:szCs w:val="18"/>
              </w:rPr>
              <w:t>AUMCTAU</w:t>
            </w:r>
            <w:r w:rsidRPr="00252B00">
              <w:rPr>
                <w:b/>
                <w:i/>
                <w:sz w:val="18"/>
                <w:szCs w:val="18"/>
              </w:rPr>
              <w:t>i</w:t>
            </w:r>
            <w:bookmarkEnd w:id="135"/>
          </w:p>
        </w:tc>
        <w:tc>
          <w:tcPr>
            <w:tcW w:w="5465" w:type="dxa"/>
          </w:tcPr>
          <w:p w:rsidR="00C86340" w:rsidRPr="00433F2C" w:rsidRDefault="00C86340" w:rsidP="00E30D5C">
            <w:pPr>
              <w:pStyle w:val="TableContent"/>
              <w:rPr>
                <w:iCs/>
                <w:sz w:val="18"/>
                <w:szCs w:val="18"/>
              </w:rPr>
            </w:pPr>
            <w:r w:rsidRPr="00433F2C">
              <w:rPr>
                <w:b/>
                <w:iCs/>
                <w:sz w:val="18"/>
                <w:szCs w:val="18"/>
              </w:rPr>
              <w:t>For steady-state data, the Area under the first moment curve  from zero time 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6"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6"/>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MRTIVIFP(i) as MRTPi for intravascular administration. This has been changed to MRTIVIFP(i)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4.9pt;height:31.8pt" o:ole="">
                  <v:imagedata r:id="rId81" o:title=""/>
                </v:shape>
                <o:OLEObject Type="Embed" ProgID="Equation.3" ShapeID="_x0000_i1061" DrawAspect="Content" ObjectID="_1644311803" r:id="rId8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5.15pt;height:31.8pt" o:ole="">
                  <v:imagedata r:id="rId83" o:title=""/>
                </v:shape>
                <o:OLEObject Type="Embed" ProgID="Equation.3" ShapeID="_x0000_i1062" DrawAspect="Content" ObjectID="_1644311804" r:id="rId8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35pt;height:27.25pt" o:ole="">
                  <v:imagedata r:id="rId85" o:title=""/>
                </v:shape>
                <o:OLEObject Type="Embed" ProgID="Equation.3" ShapeID="_x0000_i1063" DrawAspect="Content" ObjectID="_1644311805" r:id="rId86"/>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35pt;height:24.65pt" o:ole="">
                  <v:imagedata r:id="rId87" o:title=""/>
                </v:shape>
                <o:OLEObject Type="Embed" ProgID="Equation.3" ShapeID="_x0000_i1064" DrawAspect="Content" ObjectID="_1644311806" r:id="rId88"/>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7"/>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MRTIVIFO(i) as MRTOi for intravascular administration. This has been changed to MRTIVIFO(i)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5pt;height:31.8pt" o:ole="">
                  <v:imagedata r:id="rId89" o:title=""/>
                </v:shape>
                <o:OLEObject Type="Embed" ProgID="Equation.3" ShapeID="_x0000_i1065" DrawAspect="Content" ObjectID="_1644311807" r:id="rId90"/>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75pt;height:31.8pt" o:ole="">
                  <v:imagedata r:id="rId91" o:title=""/>
                </v:shape>
                <o:OLEObject Type="Embed" ProgID="Equation.3" ShapeID="_x0000_i1066" DrawAspect="Content" ObjectID="_1644311808" r:id="rId9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67" type="#_x0000_t75" style="width:264pt;height:27.25pt" o:ole="">
                  <v:imagedata r:id="rId93" o:title=""/>
                </v:shape>
                <o:OLEObject Type="Embed" ProgID="Equation.3" ShapeID="_x0000_i1067" DrawAspect="Content" ObjectID="_1644311809" r:id="rId94"/>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60" w:dyaOrig="620">
                <v:shape id="_x0000_i1068" type="#_x0000_t75" style="width:260.75pt;height:21.4pt" o:ole="">
                  <v:imagedata r:id="rId95" o:title=""/>
                </v:shape>
                <o:OLEObject Type="Embed" ProgID="Equation.3" ShapeID="_x0000_i1068" DrawAspect="Content" ObjectID="_1644311810" r:id="rId96"/>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Pr="00846DB7">
              <w:rPr>
                <w:bCs w:val="0"/>
                <w:sz w:val="18"/>
              </w:rPr>
              <w:t>TAU</w:t>
            </w:r>
            <w:r w:rsidRPr="003E7CE7">
              <w:rPr>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8"/>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MRTEVIFP(i) as MRTPi for extravascular administration. This has been changed to MRTEVIFP(i)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9" type="#_x0000_t75" style="width:138.15pt;height:31.8pt" o:ole="">
                  <v:imagedata r:id="rId97" o:title=""/>
                </v:shape>
                <o:OLEObject Type="Embed" ProgID="Equation.3" ShapeID="_x0000_i1069" DrawAspect="Content" ObjectID="_1644311811" r:id="rId98"/>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080" w:dyaOrig="620">
                <v:shape id="_x0000_i1070" type="#_x0000_t75" style="width:260.1pt;height:27.25pt" o:ole="">
                  <v:imagedata r:id="rId99" o:title=""/>
                </v:shape>
                <o:OLEObject Type="Embed" ProgID="Equation.3" ShapeID="_x0000_i1070" DrawAspect="Content" ObjectID="_1644311812" r:id="rId100"/>
              </w:object>
            </w: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w:t>
            </w:r>
            <w:r w:rsidRPr="009841DE">
              <w:rPr>
                <w:sz w:val="18"/>
                <w:szCs w:val="18"/>
              </w:rPr>
              <w:lastRenderedPageBreak/>
              <w:t xml:space="preserve">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curve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9"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9"/>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MRTEVIFO(i) as MRTOi for extravascular administration. This has been changed to MRTEVIFO(i)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71" type="#_x0000_t75" style="width:140.75pt;height:31.8pt" o:ole="">
                  <v:imagedata r:id="rId101" o:title=""/>
                </v:shape>
                <o:OLEObject Type="Embed" ProgID="Equation.3" ShapeID="_x0000_i1071" DrawAspect="Content" ObjectID="_1644311813" r:id="rId102"/>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6140" w:dyaOrig="620">
                <v:shape id="_x0000_i1072" type="#_x0000_t75" style="width:259.45pt;height:27.25pt" o:ole="">
                  <v:imagedata r:id="rId103" o:title=""/>
                </v:shape>
                <o:OLEObject Type="Embed" ProgID="Equation.3" ShapeID="_x0000_i1072" DrawAspect="Content" ObjectID="_1644311814" r:id="rId104"/>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sidRPr="009841DE">
              <w:rPr>
                <w:iCs/>
                <w:sz w:val="18"/>
                <w:szCs w:val="18"/>
              </w:rPr>
              <w:t xml:space="preserve">urve  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lastRenderedPageBreak/>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0" w:name="MRTLAST"/>
            <w:r w:rsidRPr="00252B00">
              <w:rPr>
                <w:b/>
                <w:iCs/>
                <w:sz w:val="18"/>
                <w:szCs w:val="18"/>
              </w:rPr>
              <w:t>MRTLAST</w:t>
            </w:r>
            <w:bookmarkEnd w:id="140"/>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73" type="#_x0000_t75" style="width:114.15pt;height:38.25pt" o:ole="">
                  <v:imagedata r:id="rId105" o:title=""/>
                </v:shape>
                <o:OLEObject Type="Embed" ProgID="Equation.3" ShapeID="_x0000_i1073" DrawAspect="Content" ObjectID="_1644311815" r:id="rId106"/>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4" type="#_x0000_t75" style="width:151.8pt;height:38.25pt" o:ole="">
                  <v:imagedata r:id="rId107" o:title=""/>
                </v:shape>
                <o:OLEObject Type="Embed" ProgID="Equation.3" ShapeID="_x0000_i1074" DrawAspect="Content" ObjectID="_1644311816" r:id="rId108"/>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  </w:t>
            </w:r>
            <w:r w:rsidRPr="00ED03BB">
              <w:rPr>
                <w:sz w:val="18"/>
                <w:szCs w:val="18"/>
              </w:rPr>
              <w:t>A</w:t>
            </w:r>
            <w:r w:rsidR="00391D31">
              <w:rPr>
                <w:sz w:val="18"/>
                <w:szCs w:val="18"/>
              </w:rPr>
              <w:t>rea</w:t>
            </w:r>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t>2.0</w:t>
            </w:r>
          </w:p>
        </w:tc>
        <w:tc>
          <w:tcPr>
            <w:tcW w:w="1375" w:type="dxa"/>
          </w:tcPr>
          <w:p w:rsidR="00CA5175" w:rsidRPr="00252B00" w:rsidRDefault="00CA5175" w:rsidP="00CA5175">
            <w:pPr>
              <w:pStyle w:val="TableContent"/>
              <w:rPr>
                <w:b/>
                <w:iCs/>
                <w:sz w:val="18"/>
                <w:szCs w:val="18"/>
              </w:rPr>
            </w:pPr>
            <w:bookmarkStart w:id="141" w:name="MRTLASTi"/>
            <w:r w:rsidRPr="00252B00">
              <w:rPr>
                <w:b/>
                <w:iCs/>
                <w:sz w:val="18"/>
                <w:szCs w:val="18"/>
              </w:rPr>
              <w:t>MRTLAST</w:t>
            </w:r>
            <w:r>
              <w:rPr>
                <w:b/>
                <w:iCs/>
                <w:sz w:val="18"/>
                <w:szCs w:val="18"/>
              </w:rPr>
              <w:t>i</w:t>
            </w:r>
            <w:bookmarkEnd w:id="141"/>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Pr="00252B00">
              <w:rPr>
                <w:b/>
                <w:iCs/>
                <w:sz w:val="18"/>
                <w:szCs w:val="18"/>
              </w:rPr>
              <w:t>AUMCLAST</w:t>
            </w:r>
            <w:r>
              <w:rPr>
                <w:b/>
                <w:iCs/>
                <w:sz w:val="18"/>
                <w:szCs w:val="18"/>
              </w:rPr>
              <w:t>i</w:t>
            </w:r>
            <w:r>
              <w:rPr>
                <w:sz w:val="18"/>
                <w:szCs w:val="18"/>
              </w:rPr>
              <w:fldChar w:fldCharType="end"/>
            </w:r>
            <w:r w:rsidR="00CA5175">
              <w:rPr>
                <w:sz w:val="18"/>
                <w:szCs w:val="18"/>
              </w:rPr>
              <w:t xml:space="preserve"> =  </w:t>
            </w:r>
            <w:r w:rsidR="00CA5175" w:rsidRPr="00ED03BB">
              <w:rPr>
                <w:sz w:val="18"/>
                <w:szCs w:val="18"/>
              </w:rPr>
              <w:t>A</w:t>
            </w:r>
            <w:r w:rsidR="00CA5175">
              <w:rPr>
                <w:sz w:val="18"/>
                <w:szCs w:val="18"/>
              </w:rPr>
              <w:t>rea</w:t>
            </w:r>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Pr>
                <w:rFonts w:cs="Arial"/>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Pr="00252B00">
                    <w:rPr>
                      <w:b/>
                      <w:iCs/>
                      <w:sz w:val="18"/>
                      <w:szCs w:val="18"/>
                    </w:rPr>
                    <w:t>AUMCLAST</w:t>
                  </w:r>
                  <w:r>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lastRenderedPageBreak/>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2" w:name="CLFO"/>
            <w:r w:rsidRPr="00252B00">
              <w:rPr>
                <w:b/>
                <w:iCs/>
                <w:sz w:val="18"/>
                <w:szCs w:val="18"/>
              </w:rPr>
              <w:t>CLFO</w:t>
            </w:r>
            <w:bookmarkEnd w:id="142"/>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5" type="#_x0000_t75" style="width:129.1pt;height:35.05pt" o:ole="">
                  <v:imagedata r:id="rId109" o:title=""/>
                </v:shape>
                <o:OLEObject Type="Embed" ProgID="Equation.3" ShapeID="_x0000_i1075" DrawAspect="Content" ObjectID="_1644311817" r:id="rId110"/>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3" w:name="CLO"/>
            <w:r w:rsidRPr="00252B00">
              <w:rPr>
                <w:b/>
                <w:iCs/>
                <w:sz w:val="18"/>
                <w:szCs w:val="18"/>
              </w:rPr>
              <w:t>CLO</w:t>
            </w:r>
            <w:bookmarkEnd w:id="143"/>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6" type="#_x0000_t75" style="width:112.2pt;height:35.05pt" o:ole="">
                  <v:imagedata r:id="rId111" o:title=""/>
                </v:shape>
                <o:OLEObject Type="Embed" ProgID="Equation.3" ShapeID="_x0000_i1076" DrawAspect="Content" ObjectID="_1644311818" r:id="rId112"/>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4" w:name="CLFP"/>
            <w:r w:rsidRPr="00252B00">
              <w:rPr>
                <w:b/>
                <w:iCs/>
                <w:sz w:val="18"/>
                <w:szCs w:val="18"/>
              </w:rPr>
              <w:t>CLFP</w:t>
            </w:r>
            <w:bookmarkEnd w:id="144"/>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7" type="#_x0000_t75" style="width:129.1pt;height:31.8pt" o:ole="">
                  <v:imagedata r:id="rId113" o:title=""/>
                </v:shape>
                <o:OLEObject Type="Embed" ProgID="Equation.3" ShapeID="_x0000_i1077" DrawAspect="Content" ObjectID="_1644311819" r:id="rId114"/>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5"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5"/>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8" type="#_x0000_t75" style="width:118.05pt;height:31.8pt" o:ole="">
                  <v:imagedata r:id="rId115" o:title=""/>
                </v:shape>
                <o:OLEObject Type="Embed" ProgID="Equation.3" ShapeID="_x0000_i1078" DrawAspect="Content" ObjectID="_1644311820" r:id="rId11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6" w:name="CLP"/>
            <w:r w:rsidRPr="00252B00">
              <w:rPr>
                <w:b/>
                <w:iCs/>
                <w:sz w:val="18"/>
                <w:szCs w:val="18"/>
              </w:rPr>
              <w:t>CLP</w:t>
            </w:r>
            <w:bookmarkEnd w:id="146"/>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lastRenderedPageBreak/>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9" type="#_x0000_t75" style="width:129.1pt;height:31.8pt" o:ole="">
                  <v:imagedata r:id="rId117" o:title=""/>
                </v:shape>
                <o:OLEObject Type="Embed" ProgID="Equation.3" ShapeID="_x0000_i1079" DrawAspect="Content" ObjectID="_1644311821" r:id="rId118"/>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47"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7"/>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80" type="#_x0000_t75" style="width:110.25pt;height:31.8pt" o:ole="">
                  <v:imagedata r:id="rId119" o:title=""/>
                </v:shape>
                <o:OLEObject Type="Embed" ProgID="Equation.3" ShapeID="_x0000_i1080" DrawAspect="Content" ObjectID="_1644311822" r:id="rId120"/>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8" w:name="VZFO"/>
            <w:r w:rsidRPr="00252B00">
              <w:rPr>
                <w:b/>
                <w:iCs/>
                <w:sz w:val="18"/>
                <w:szCs w:val="18"/>
              </w:rPr>
              <w:t>VZFO</w:t>
            </w:r>
            <w:bookmarkEnd w:id="148"/>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81" type="#_x0000_t75" style="width:151.8pt;height:35.05pt" o:ole="">
                  <v:imagedata r:id="rId121" o:title=""/>
                </v:shape>
                <o:OLEObject Type="Embed" ProgID="Equation.3" ShapeID="_x0000_i1081" DrawAspect="Content" ObjectID="_1644311823" r:id="rId122"/>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 xml:space="preserve">unknown for extravascular </w:t>
            </w:r>
            <w:r>
              <w:rPr>
                <w:iCs/>
                <w:sz w:val="18"/>
                <w:szCs w:val="18"/>
              </w:rPr>
              <w:lastRenderedPageBreak/>
              <w:t>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49" w:name="VZFP"/>
            <w:r w:rsidRPr="00E563A9">
              <w:rPr>
                <w:b/>
                <w:iCs/>
                <w:sz w:val="18"/>
                <w:szCs w:val="18"/>
              </w:rPr>
              <w:t>VZFP</w:t>
            </w:r>
            <w:bookmarkEnd w:id="149"/>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82" type="#_x0000_t75" style="width:149.2pt;height:35.05pt" o:ole="">
                  <v:imagedata r:id="rId123" o:title=""/>
                </v:shape>
                <o:OLEObject Type="Embed" ProgID="Equation.3" ShapeID="_x0000_i1082" DrawAspect="Content" ObjectID="_1644311824" r:id="rId124"/>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E563A9" w:rsidRDefault="00C86340">
            <w:pPr>
              <w:pStyle w:val="TableContent"/>
              <w:rPr>
                <w:b/>
                <w:iCs/>
                <w:sz w:val="18"/>
                <w:szCs w:val="18"/>
              </w:rPr>
            </w:pPr>
            <w:bookmarkStart w:id="150"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50"/>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lastRenderedPageBreak/>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83" type="#_x0000_t75" style="width:147.25pt;height:31.8pt" o:ole="">
                  <v:imagedata r:id="rId125" o:title=""/>
                </v:shape>
                <o:OLEObject Type="Embed" ProgID="Equation.3" ShapeID="_x0000_i1083" DrawAspect="Content" ObjectID="_1644311825" r:id="rId126"/>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E563A9" w:rsidRDefault="00C86340">
            <w:pPr>
              <w:pStyle w:val="TableContent"/>
              <w:rPr>
                <w:b/>
                <w:iCs/>
                <w:sz w:val="18"/>
                <w:szCs w:val="18"/>
              </w:rPr>
            </w:pPr>
            <w:bookmarkStart w:id="151" w:name="VZO"/>
            <w:r w:rsidRPr="00E563A9">
              <w:rPr>
                <w:b/>
                <w:iCs/>
                <w:sz w:val="18"/>
                <w:szCs w:val="18"/>
              </w:rPr>
              <w:t>VZO</w:t>
            </w:r>
            <w:bookmarkEnd w:id="151"/>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4" type="#_x0000_t75" style="width:164.1pt;height:35.05pt" o:ole="">
                  <v:imagedata r:id="rId127" o:title=""/>
                </v:shape>
                <o:OLEObject Type="Embed" ProgID="Equation.3" ShapeID="_x0000_i1084" DrawAspect="Content" ObjectID="_1644311826" r:id="rId128"/>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2" w:name="VZP"/>
            <w:r w:rsidRPr="00F71A6D">
              <w:rPr>
                <w:b/>
                <w:iCs/>
                <w:sz w:val="18"/>
                <w:szCs w:val="18"/>
              </w:rPr>
              <w:t>VZP</w:t>
            </w:r>
            <w:bookmarkEnd w:id="152"/>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5" type="#_x0000_t75" style="width:140.1pt;height:35.05pt" o:ole="">
                  <v:imagedata r:id="rId129" o:title=""/>
                </v:shape>
                <o:OLEObject Type="Embed" ProgID="Equation.3" ShapeID="_x0000_i1085" DrawAspect="Content" ObjectID="_1644311827" r:id="rId130"/>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F71A6D" w:rsidRDefault="00C86340">
            <w:pPr>
              <w:pStyle w:val="TableContent"/>
              <w:rPr>
                <w:b/>
                <w:iCs/>
                <w:sz w:val="18"/>
                <w:szCs w:val="18"/>
              </w:rPr>
            </w:pPr>
            <w:bookmarkStart w:id="153"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3"/>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6" type="#_x0000_t75" style="width:142.05pt;height:31.8pt" o:ole="">
                  <v:imagedata r:id="rId131" o:title=""/>
                </v:shape>
                <o:OLEObject Type="Embed" ProgID="Equation.3" ShapeID="_x0000_i1086" DrawAspect="Content" ObjectID="_1644311828" r:id="rId132"/>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t>2.0</w:t>
            </w:r>
          </w:p>
        </w:tc>
        <w:tc>
          <w:tcPr>
            <w:tcW w:w="1375" w:type="dxa"/>
          </w:tcPr>
          <w:p w:rsidR="00F214ED" w:rsidRPr="00F71A6D" w:rsidRDefault="00F214ED" w:rsidP="005733CA">
            <w:pPr>
              <w:pStyle w:val="TableContent"/>
              <w:rPr>
                <w:b/>
                <w:iCs/>
                <w:sz w:val="18"/>
                <w:szCs w:val="18"/>
              </w:rPr>
            </w:pPr>
            <w:bookmarkStart w:id="154" w:name="VSSO"/>
            <w:r w:rsidRPr="00F71A6D">
              <w:rPr>
                <w:b/>
                <w:iCs/>
                <w:sz w:val="18"/>
                <w:szCs w:val="18"/>
              </w:rPr>
              <w:t>VSSO</w:t>
            </w:r>
            <w:bookmarkEnd w:id="154"/>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lastRenderedPageBreak/>
              <w:t>2.0</w:t>
            </w:r>
          </w:p>
        </w:tc>
        <w:tc>
          <w:tcPr>
            <w:tcW w:w="1375" w:type="dxa"/>
          </w:tcPr>
          <w:p w:rsidR="00094A5A" w:rsidRPr="00F71A6D" w:rsidRDefault="00094A5A" w:rsidP="005733CA">
            <w:pPr>
              <w:pStyle w:val="TableContent"/>
              <w:rPr>
                <w:b/>
                <w:iCs/>
                <w:sz w:val="18"/>
                <w:szCs w:val="18"/>
              </w:rPr>
            </w:pPr>
            <w:bookmarkStart w:id="155" w:name="VSSOi"/>
            <w:r w:rsidRPr="00F71A6D">
              <w:rPr>
                <w:b/>
                <w:iCs/>
                <w:sz w:val="18"/>
                <w:szCs w:val="18"/>
              </w:rPr>
              <w:t>VSSO</w:t>
            </w:r>
            <w:r w:rsidR="00F214ED">
              <w:rPr>
                <w:b/>
                <w:iCs/>
                <w:sz w:val="18"/>
                <w:szCs w:val="18"/>
              </w:rPr>
              <w:t>i</w:t>
            </w:r>
            <w:bookmarkEnd w:id="155"/>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102BFA"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MRTIVIFO</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6" w:name="VSSP"/>
            <w:r w:rsidRPr="00F71A6D">
              <w:rPr>
                <w:b/>
                <w:iCs/>
                <w:sz w:val="18"/>
                <w:szCs w:val="18"/>
              </w:rPr>
              <w:t>VSS</w:t>
            </w:r>
            <w:r w:rsidR="00094A5A">
              <w:rPr>
                <w:b/>
                <w:iCs/>
                <w:sz w:val="18"/>
                <w:szCs w:val="18"/>
              </w:rPr>
              <w:t>P</w:t>
            </w:r>
            <w:bookmarkEnd w:id="156"/>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r w:rsidR="008D078D" w:rsidRPr="00252B00">
              <w:rPr>
                <w:rFonts w:eastAsia="SimSun" w:cs="Arial" w:hint="eastAsia"/>
                <w:b/>
                <w:sz w:val="18"/>
                <w:szCs w:val="18"/>
                <w:lang w:eastAsia="zh-CN"/>
              </w:rPr>
              <w:t>MRTIVIFP</w:t>
            </w:r>
            <w:r w:rsidR="008D078D"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7" w:name="VSSPi"/>
            <w:r w:rsidRPr="00F71A6D">
              <w:rPr>
                <w:b/>
                <w:iCs/>
                <w:sz w:val="18"/>
                <w:szCs w:val="18"/>
              </w:rPr>
              <w:t>VSSPi</w:t>
            </w:r>
            <w:bookmarkEnd w:id="157"/>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102BFA"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80349B" w:rsidRPr="00252B00">
                    <w:rPr>
                      <w:rFonts w:eastAsia="SimSun" w:cs="Arial" w:hint="eastAsia"/>
                      <w:b/>
                      <w:sz w:val="18"/>
                      <w:szCs w:val="18"/>
                      <w:lang w:eastAsia="zh-CN"/>
                    </w:rPr>
                    <w:t>MRTIVIFP</w:t>
                  </w:r>
                  <w:r w:rsidR="0080349B"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Ri"/>
            <w:r w:rsidRPr="00F71A6D">
              <w:rPr>
                <w:rFonts w:ascii="Arial" w:hAnsi="Arial" w:cs="Arial"/>
                <w:b/>
                <w:sz w:val="18"/>
                <w:szCs w:val="18"/>
              </w:rPr>
              <w:t>PTR</w:t>
            </w:r>
            <w:r w:rsidRPr="00F71A6D">
              <w:rPr>
                <w:rFonts w:ascii="Arial" w:hAnsi="Arial" w:cs="Arial"/>
                <w:b/>
                <w:i/>
                <w:iCs/>
                <w:sz w:val="18"/>
                <w:szCs w:val="18"/>
              </w:rPr>
              <w:t>i</w:t>
            </w:r>
            <w:bookmarkEnd w:id="158"/>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7" type="#_x0000_t75" style="width:9.1pt;height:16.85pt" o:ole="">
                  <v:imagedata r:id="rId133" o:title=""/>
                </v:shape>
                <o:OLEObject Type="Embed" ProgID="Equation.3" ShapeID="_x0000_i1087" DrawAspect="Content" ObjectID="_1644311829" r:id="rId134"/>
              </w:object>
            </w:r>
            <w:r w:rsidRPr="00433F2C">
              <w:rPr>
                <w:position w:val="-24"/>
                <w:sz w:val="18"/>
                <w:szCs w:val="18"/>
              </w:rPr>
              <w:object w:dxaOrig="1600" w:dyaOrig="620">
                <v:shape id="_x0000_i1088" type="#_x0000_t75" style="width:81.1pt;height:31.8pt" o:ole="">
                  <v:imagedata r:id="rId135" o:title=""/>
                </v:shape>
                <o:OLEObject Type="Embed" ProgID="Equation.3" ShapeID="_x0000_i1088" DrawAspect="Content" ObjectID="_1644311830" r:id="rId136"/>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9"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9"/>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9" type="#_x0000_t75" style="width:9.1pt;height:16.85pt" o:ole="">
                  <v:imagedata r:id="rId133" o:title=""/>
                </v:shape>
                <o:OLEObject Type="Embed" ProgID="Equation.3" ShapeID="_x0000_i1089" DrawAspect="Content" ObjectID="_1644311831" r:id="rId137"/>
              </w:object>
            </w:r>
            <w:r w:rsidRPr="00433F2C">
              <w:rPr>
                <w:position w:val="-24"/>
                <w:sz w:val="18"/>
                <w:szCs w:val="18"/>
              </w:rPr>
              <w:object w:dxaOrig="2900" w:dyaOrig="620">
                <v:shape id="_x0000_i1090" type="#_x0000_t75" style="width:145.3pt;height:31.8pt" o:ole="">
                  <v:imagedata r:id="rId138" o:title=""/>
                </v:shape>
                <o:OLEObject Type="Embed" ProgID="Equation.3" ShapeID="_x0000_i1090" DrawAspect="Content" ObjectID="_1644311832" r:id="rId139"/>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0"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60"/>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91" type="#_x0000_t75" style="width:9.1pt;height:16.85pt" o:ole="">
                  <v:imagedata r:id="rId133" o:title=""/>
                </v:shape>
                <o:OLEObject Type="Embed" ProgID="Equation.3" ShapeID="_x0000_i1091" DrawAspect="Content" ObjectID="_1644311833" r:id="rId140"/>
              </w:object>
            </w:r>
            <w:r w:rsidRPr="00433F2C">
              <w:rPr>
                <w:position w:val="-24"/>
                <w:sz w:val="18"/>
                <w:szCs w:val="18"/>
              </w:rPr>
              <w:object w:dxaOrig="3860" w:dyaOrig="620">
                <v:shape id="_x0000_i1092" type="#_x0000_t75" style="width:194.6pt;height:31.8pt" o:ole="">
                  <v:imagedata r:id="rId141" o:title=""/>
                </v:shape>
                <o:OLEObject Type="Embed" ProgID="Equation.3" ShapeID="_x0000_i1092" DrawAspect="Content" ObjectID="_1644311834" r:id="rId142"/>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lastRenderedPageBreak/>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1" w:name="PTFi"/>
            <w:r w:rsidRPr="00F71A6D">
              <w:rPr>
                <w:rFonts w:ascii="Arial" w:hAnsi="Arial" w:cs="Arial"/>
                <w:b/>
                <w:sz w:val="18"/>
                <w:szCs w:val="18"/>
              </w:rPr>
              <w:t>PTF</w:t>
            </w:r>
            <w:r w:rsidRPr="00F71A6D">
              <w:rPr>
                <w:rFonts w:ascii="Arial" w:hAnsi="Arial" w:cs="Arial"/>
                <w:b/>
                <w:i/>
                <w:iCs/>
                <w:sz w:val="18"/>
                <w:szCs w:val="18"/>
              </w:rPr>
              <w:t>i</w:t>
            </w:r>
            <w:bookmarkEnd w:id="161"/>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93" type="#_x0000_t75" style="width:125.85pt;height:31.8pt" o:ole="">
                  <v:imagedata r:id="rId143" o:title=""/>
                </v:shape>
                <o:OLEObject Type="Embed" ProgID="Equation.3" ShapeID="_x0000_i1093" DrawAspect="Content" ObjectID="_1644311835" r:id="rId144"/>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lastRenderedPageBreak/>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2"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2"/>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4" type="#_x0000_t75" style="width:96.65pt;height:31.8pt" o:ole="">
                  <v:imagedata r:id="rId145" o:title=""/>
                </v:shape>
                <o:OLEObject Type="Embed" ProgID="Equation.3" ShapeID="_x0000_i1094" DrawAspect="Content" ObjectID="_1644311836" r:id="rId146"/>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3" w:name="CTROUGHi"/>
            <w:r w:rsidRPr="00F71A6D">
              <w:rPr>
                <w:b/>
                <w:sz w:val="18"/>
                <w:szCs w:val="18"/>
              </w:rPr>
              <w:t>CTROUGH</w:t>
            </w:r>
            <w:r w:rsidRPr="00F71A6D">
              <w:rPr>
                <w:b/>
                <w:i/>
                <w:iCs/>
                <w:sz w:val="18"/>
                <w:szCs w:val="18"/>
              </w:rPr>
              <w:t>i</w:t>
            </w:r>
            <w:bookmarkEnd w:id="163"/>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This is the concentration that corresponds to the nominal time of 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t>3.0</w:t>
            </w:r>
          </w:p>
        </w:tc>
        <w:tc>
          <w:tcPr>
            <w:tcW w:w="1375" w:type="dxa"/>
          </w:tcPr>
          <w:p w:rsidR="00C86340" w:rsidRPr="00F71A6D" w:rsidRDefault="00C86340">
            <w:pPr>
              <w:pStyle w:val="TableContent"/>
              <w:rPr>
                <w:b/>
                <w:sz w:val="18"/>
                <w:szCs w:val="18"/>
              </w:rPr>
            </w:pPr>
            <w:bookmarkStart w:id="164"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4"/>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w:t>
            </w:r>
            <w:r w:rsidRPr="00433F2C">
              <w:rPr>
                <w:rFonts w:cs="Arial"/>
                <w:sz w:val="18"/>
                <w:szCs w:val="18"/>
              </w:rPr>
              <w:lastRenderedPageBreak/>
              <w:t>multiple dosing.</w:t>
            </w:r>
            <w:r>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Pr="00433F2C" w:rsidRDefault="00C86340"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lastRenderedPageBreak/>
              <w:t>2.0</w:t>
            </w:r>
          </w:p>
        </w:tc>
        <w:tc>
          <w:tcPr>
            <w:tcW w:w="1375" w:type="dxa"/>
          </w:tcPr>
          <w:p w:rsidR="00C86340" w:rsidRPr="00F71A6D" w:rsidRDefault="00C86340">
            <w:pPr>
              <w:pStyle w:val="TableContent"/>
              <w:rPr>
                <w:b/>
                <w:sz w:val="18"/>
                <w:szCs w:val="18"/>
              </w:rPr>
            </w:pPr>
            <w:bookmarkStart w:id="165" w:name="C0"/>
            <w:r w:rsidRPr="00F71A6D">
              <w:rPr>
                <w:b/>
                <w:sz w:val="18"/>
                <w:szCs w:val="18"/>
              </w:rPr>
              <w:t>C0</w:t>
            </w:r>
            <w:bookmarkEnd w:id="165"/>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8217FC"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6E0493" w:rsidRDefault="006E0493" w:rsidP="00C01FF0">
            <w:pPr>
              <w:rPr>
                <w:sz w:val="18"/>
                <w:szCs w:val="18"/>
              </w:rPr>
            </w:pPr>
          </w:p>
          <w:p w:rsidR="006E0493" w:rsidRDefault="006E0493" w:rsidP="00C01FF0">
            <w:pPr>
              <w:rPr>
                <w:rFonts w:ascii="Calibri" w:hAnsi="Calibri" w:cs="Calibri"/>
                <w:color w:val="000000"/>
                <w:shd w:val="clear" w:color="auto" w:fill="FFFFFF"/>
              </w:rPr>
            </w:pPr>
            <w:r>
              <w:rPr>
                <w:sz w:val="18"/>
                <w:szCs w:val="18"/>
              </w:rPr>
              <w:t xml:space="preserve">Note: </w:t>
            </w:r>
            <w:r>
              <w:rPr>
                <w:rFonts w:ascii="Calibri" w:hAnsi="Calibri" w:cs="Calibri"/>
                <w:color w:val="000000"/>
                <w:shd w:val="clear" w:color="auto" w:fill="FFFFFF"/>
              </w:rPr>
              <w:t xml:space="preserve">If a concentration in the profile at TIME&lt;=0 appears AND </w:t>
            </w:r>
            <w:r>
              <w:rPr>
                <w:rFonts w:ascii="Calibri" w:hAnsi="Calibri" w:cs="Calibri"/>
                <w:color w:val="000000"/>
                <w:shd w:val="clear" w:color="auto" w:fill="FFFFFF"/>
              </w:rPr>
              <w:t>its</w:t>
            </w:r>
            <w:r>
              <w:rPr>
                <w:rFonts w:ascii="Calibri" w:hAnsi="Calibri" w:cs="Calibri"/>
                <w:color w:val="000000"/>
                <w:shd w:val="clear" w:color="auto" w:fill="FFFFFF"/>
              </w:rPr>
              <w:t xml:space="preserve"> value is </w:t>
            </w:r>
            <w:r>
              <w:rPr>
                <w:rFonts w:ascii="Calibri" w:hAnsi="Calibri" w:cs="Calibri"/>
                <w:color w:val="000000"/>
                <w:shd w:val="clear" w:color="auto" w:fill="FFFFFF"/>
              </w:rPr>
              <w:t>numerically zero (0)</w:t>
            </w:r>
            <w:r>
              <w:rPr>
                <w:rFonts w:ascii="Calibri" w:hAnsi="Calibri" w:cs="Calibri"/>
                <w:color w:val="000000"/>
                <w:shd w:val="clear" w:color="auto" w:fill="FFFFFF"/>
              </w:rPr>
              <w:t xml:space="preserve">, that concentration data point is removed from the generation of C0, </w:t>
            </w:r>
            <w:r>
              <w:rPr>
                <w:rFonts w:ascii="Calibri" w:hAnsi="Calibri" w:cs="Calibri"/>
                <w:color w:val="000000"/>
                <w:shd w:val="clear" w:color="auto" w:fill="FFFFFF"/>
              </w:rPr>
              <w:t xml:space="preserve">the non-zero concentration value </w:t>
            </w:r>
            <w:r>
              <w:rPr>
                <w:rFonts w:ascii="Calibri" w:hAnsi="Calibri" w:cs="Calibri"/>
                <w:color w:val="000000"/>
                <w:shd w:val="clear" w:color="auto" w:fill="FFFFFF"/>
              </w:rPr>
              <w:t>as the value for the C0 parameter.</w:t>
            </w:r>
            <w:r>
              <w:rPr>
                <w:rFonts w:ascii="Calibri" w:hAnsi="Calibri" w:cs="Calibri"/>
                <w:color w:val="000000"/>
                <w:shd w:val="clear" w:color="auto" w:fill="FFFFFF"/>
              </w:rPr>
              <w:t xml:space="preserve"> This is consistent with scenario 1) below. </w:t>
            </w:r>
          </w:p>
          <w:p w:rsidR="006E0493" w:rsidRDefault="006E0493" w:rsidP="00C01FF0">
            <w:pPr>
              <w:rPr>
                <w:rFonts w:ascii="Calibri" w:hAnsi="Calibri" w:cs="Calibri"/>
                <w:color w:val="000000"/>
                <w:shd w:val="clear" w:color="auto" w:fill="FFFFFF"/>
              </w:rPr>
            </w:pPr>
          </w:p>
          <w:p w:rsidR="006E0493" w:rsidRDefault="006E0493" w:rsidP="00C01FF0">
            <w:pPr>
              <w:rPr>
                <w:sz w:val="18"/>
                <w:szCs w:val="18"/>
              </w:rPr>
            </w:pPr>
            <w:r>
              <w:rPr>
                <w:rFonts w:ascii="Calibri" w:hAnsi="Calibri" w:cs="Calibri"/>
                <w:color w:val="000000"/>
                <w:shd w:val="clear" w:color="auto" w:fill="FFFFFF"/>
              </w:rPr>
              <w:t>If no concentration-time data points appear in the profile at time of last dose, then scenario 2) is utilized for estimating the value of C0.</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lastRenderedPageBreak/>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If time of last dose is at 6 hr, then C0  equals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w:t>
            </w:r>
            <w:r w:rsidR="006E0493">
              <w:rPr>
                <w:sz w:val="18"/>
                <w:szCs w:val="18"/>
              </w:rPr>
              <w:t xml:space="preserve">non-zero </w:t>
            </w:r>
            <w:r w:rsidRPr="00433F2C">
              <w:rPr>
                <w:sz w:val="18"/>
                <w:szCs w:val="18"/>
              </w:rPr>
              <w:t xml:space="preserve">concentration values </w:t>
            </w:r>
            <w:r>
              <w:rPr>
                <w:sz w:val="18"/>
                <w:szCs w:val="18"/>
              </w:rPr>
              <w:t>using the</w:t>
            </w:r>
            <w:r w:rsidRPr="00433F2C">
              <w:rPr>
                <w:sz w:val="18"/>
                <w:szCs w:val="18"/>
              </w:rPr>
              <w:t xml:space="preserve"> </w:t>
            </w:r>
          </w:p>
          <w:p w:rsidR="00C86340" w:rsidRDefault="00C86340" w:rsidP="00C01FF0">
            <w:pPr>
              <w:rPr>
                <w:sz w:val="18"/>
                <w:szCs w:val="18"/>
              </w:rPr>
            </w:pPr>
            <w:r>
              <w:rPr>
                <w:sz w:val="18"/>
                <w:szCs w:val="18"/>
              </w:rPr>
              <w:t>l</w:t>
            </w:r>
            <w:r w:rsidRPr="00433F2C">
              <w:rPr>
                <w:sz w:val="18"/>
                <w:szCs w:val="18"/>
              </w:rPr>
              <w:t>og-linear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5" type="#_x0000_t75" style="width:101.2pt;height:31.8pt" o:ole="">
                  <v:imagedata r:id="rId147" o:title=""/>
                </v:shape>
                <o:OLEObject Type="Embed" ProgID="Equation.3" ShapeID="_x0000_i1095" DrawAspect="Content" ObjectID="_1644311837" r:id="rId148"/>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times  when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6" type="#_x0000_t75" style="width:105.75pt;height:19.45pt" o:ole="">
                  <v:imagedata r:id="rId149" o:title=""/>
                </v:shape>
                <o:OLEObject Type="Embed" ProgID="Equation.3" ShapeID="_x0000_i1096" DrawAspect="Content" ObjectID="_1644311838" r:id="rId150"/>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lastRenderedPageBreak/>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t>C0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6"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6"/>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7" type="#_x0000_t75" style="width:177.75pt;height:14.25pt" o:ole="">
                  <v:imagedata r:id="rId151" o:title=""/>
                </v:shape>
                <o:OLEObject Type="Embed" ProgID="Equation.3" ShapeID="_x0000_i1097" DrawAspect="Content" ObjectID="_1644311839" r:id="rId152"/>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8" type="#_x0000_t75" style="width:173.2pt;height:33.75pt" o:ole="">
                  <v:imagedata r:id="rId153" o:title=""/>
                </v:shape>
                <o:OLEObject Type="Embed" ProgID="Equation.3" ShapeID="_x0000_i1098" DrawAspect="Content" ObjectID="_1644311840" r:id="rId154"/>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4310CC">
              <w:t xml:space="preserve">Estimate AUCXBPCTO </w:t>
            </w:r>
            <w:r w:rsidR="004310CC"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Pr="00433F2C">
              <w:rPr>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7"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7"/>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9" type="#_x0000_t75" style="width:175.15pt;height:14.25pt" o:ole="">
                  <v:imagedata r:id="rId155" o:title=""/>
                </v:shape>
                <o:OLEObject Type="Embed" ProgID="Equation.3" ShapeID="_x0000_i1099" DrawAspect="Content" ObjectID="_1644311841" r:id="rId156"/>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100" type="#_x0000_t75" style="width:168pt;height:33.75pt" o:ole="">
                  <v:imagedata r:id="rId157" o:title=""/>
                </v:shape>
                <o:OLEObject Type="Embed" ProgID="Equation.3" ShapeID="_x0000_i1100" DrawAspect="Content" ObjectID="_1644311842" r:id="rId158"/>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4310CC">
              <w:t xml:space="preserve">Estimate </w:t>
            </w:r>
            <w:r w:rsidR="004310CC" w:rsidRPr="009107E9">
              <w:t>AUC</w:t>
            </w:r>
            <w:r w:rsidR="004310CC">
              <w:t>XBPCTP</w:t>
            </w:r>
            <w:r w:rsidR="004310CC" w:rsidRPr="009107E9">
              <w:t xml:space="preserve"> (</w:t>
            </w:r>
            <w:r w:rsidR="004310CC">
              <w:t>predicted</w:t>
            </w:r>
            <w:r w:rsidR="004310CC"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lastRenderedPageBreak/>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Pr="00433F2C">
              <w:rPr>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8" w:name="V0"/>
            <w:r w:rsidRPr="00433F2C">
              <w:rPr>
                <w:rFonts w:cs="Arial"/>
                <w:b/>
                <w:bCs/>
                <w:sz w:val="18"/>
                <w:szCs w:val="18"/>
              </w:rPr>
              <w:t>V0</w:t>
            </w:r>
            <w:bookmarkEnd w:id="168"/>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101" type="#_x0000_t75" style="width:57.75pt;height:31.8pt" o:ole="">
                  <v:imagedata r:id="rId159" o:title=""/>
                </v:shape>
                <o:OLEObject Type="Embed" ProgID="Equation.3" ShapeID="_x0000_i1101" DrawAspect="Content" ObjectID="_1644311843" r:id="rId160"/>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t>3.0</w:t>
            </w:r>
          </w:p>
        </w:tc>
        <w:tc>
          <w:tcPr>
            <w:tcW w:w="1375" w:type="dxa"/>
          </w:tcPr>
          <w:p w:rsidR="00201FF3" w:rsidRPr="00433F2C" w:rsidRDefault="00201FF3" w:rsidP="0097746A">
            <w:pPr>
              <w:rPr>
                <w:rFonts w:cs="Arial"/>
                <w:b/>
                <w:bCs/>
                <w:sz w:val="18"/>
                <w:szCs w:val="18"/>
              </w:rPr>
            </w:pPr>
            <w:bookmarkStart w:id="169" w:name="CMAXC"/>
            <w:r>
              <w:rPr>
                <w:rFonts w:cs="Arial"/>
                <w:b/>
                <w:bCs/>
                <w:sz w:val="18"/>
                <w:szCs w:val="18"/>
              </w:rPr>
              <w:t>CMAXC</w:t>
            </w:r>
            <w:bookmarkEnd w:id="169"/>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t>3.0</w:t>
            </w:r>
          </w:p>
        </w:tc>
        <w:tc>
          <w:tcPr>
            <w:tcW w:w="1375" w:type="dxa"/>
          </w:tcPr>
          <w:p w:rsidR="00C86340" w:rsidRPr="00433F2C" w:rsidRDefault="00C86340" w:rsidP="005C5E18">
            <w:pPr>
              <w:rPr>
                <w:rFonts w:cs="Arial"/>
                <w:b/>
                <w:bCs/>
                <w:sz w:val="18"/>
                <w:szCs w:val="18"/>
              </w:rPr>
            </w:pPr>
            <w:bookmarkStart w:id="170" w:name="CMAXCi"/>
            <w:r>
              <w:rPr>
                <w:rFonts w:cs="Arial"/>
                <w:b/>
                <w:bCs/>
                <w:sz w:val="18"/>
                <w:szCs w:val="18"/>
              </w:rPr>
              <w:t>CMAXCi</w:t>
            </w:r>
            <w:bookmarkEnd w:id="170"/>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6A29E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6A29E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for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102" type="#_x0000_t75" style="width:179.7pt;height:16.2pt" o:ole="">
                  <v:imagedata r:id="rId161" o:title=""/>
                </v:shape>
                <o:OLEObject Type="Embed" ProgID="Equation.3" ShapeID="_x0000_i1102" DrawAspect="Content" ObjectID="_1644311844" r:id="rId162"/>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1" w:name="AUCINFOC"/>
            <w:r>
              <w:rPr>
                <w:rFonts w:cs="Arial"/>
                <w:b/>
                <w:bCs/>
                <w:sz w:val="18"/>
                <w:szCs w:val="18"/>
              </w:rPr>
              <w:t>AUCINFOC</w:t>
            </w:r>
            <w:bookmarkEnd w:id="171"/>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103" type="#_x0000_t75" style="width:168pt;height:31.8pt" o:ole="">
                  <v:imagedata r:id="rId163" o:title=""/>
                </v:shape>
                <o:OLEObject Type="Embed" ProgID="Equation.3" ShapeID="_x0000_i1103" DrawAspect="Content" ObjectID="_1644311845" r:id="rId164"/>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2" w:name="AUCINFPC"/>
            <w:r>
              <w:rPr>
                <w:rFonts w:cs="Arial"/>
                <w:b/>
                <w:bCs/>
                <w:sz w:val="18"/>
                <w:szCs w:val="18"/>
              </w:rPr>
              <w:t>AUCINFPC</w:t>
            </w:r>
            <w:bookmarkEnd w:id="172"/>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4" type="#_x0000_t75" style="width:164.1pt;height:31.8pt" o:ole="">
                  <v:imagedata r:id="rId165" o:title=""/>
                </v:shape>
                <o:OLEObject Type="Embed" ProgID="Equation.3" ShapeID="_x0000_i1104" DrawAspect="Content" ObjectID="_1644311846" r:id="rId166"/>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t>3.0</w:t>
            </w:r>
          </w:p>
        </w:tc>
        <w:tc>
          <w:tcPr>
            <w:tcW w:w="1375" w:type="dxa"/>
          </w:tcPr>
          <w:p w:rsidR="00B922E8" w:rsidRDefault="00B922E8" w:rsidP="009415D1">
            <w:pPr>
              <w:rPr>
                <w:rFonts w:cs="Arial"/>
                <w:b/>
                <w:bCs/>
                <w:sz w:val="18"/>
                <w:szCs w:val="18"/>
              </w:rPr>
            </w:pPr>
            <w:bookmarkStart w:id="173" w:name="AUCLASTC"/>
            <w:r>
              <w:rPr>
                <w:rFonts w:cs="Arial"/>
                <w:b/>
                <w:bCs/>
                <w:sz w:val="18"/>
                <w:szCs w:val="18"/>
              </w:rPr>
              <w:t>AUCLASTC</w:t>
            </w:r>
            <w:bookmarkEnd w:id="173"/>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5" type="#_x0000_t75" style="width:238.7pt;height:31.8pt" o:ole="">
                  <v:imagedata r:id="rId167" o:title=""/>
                </v:shape>
                <o:OLEObject Type="Embed" ProgID="Equation.3" ShapeID="_x0000_i1105" DrawAspect="Content" ObjectID="_1644311847" r:id="rId168"/>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6" type="#_x0000_t75" style="width:153.1pt;height:19.45pt" o:ole="">
                  <v:imagedata r:id="rId169" o:title=""/>
                </v:shape>
                <o:OLEObject Type="Embed" ProgID="Equation.3" ShapeID="_x0000_i1106" DrawAspect="Content" ObjectID="_1644311848" r:id="rId170"/>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observed at time zero (i.e. the predose concentraton). </w:t>
            </w:r>
          </w:p>
          <w:p w:rsidR="00B922E8" w:rsidRDefault="00B922E8" w:rsidP="009415D1">
            <w:pPr>
              <w:pStyle w:val="TableContent"/>
              <w:rPr>
                <w:sz w:val="18"/>
                <w:szCs w:val="18"/>
              </w:rPr>
            </w:pPr>
            <w:r>
              <w:rPr>
                <w:sz w:val="18"/>
                <w:szCs w:val="18"/>
              </w:rPr>
              <w:t>KEL is the terminal phase rate constant for the concentration-time profile of interest.</w:t>
            </w:r>
          </w:p>
        </w:tc>
        <w:tc>
          <w:tcPr>
            <w:tcW w:w="998" w:type="dxa"/>
          </w:tcPr>
          <w:p w:rsidR="00B922E8" w:rsidRDefault="00B922E8" w:rsidP="009415D1">
            <w:pPr>
              <w:pStyle w:val="TableContent"/>
              <w:rPr>
                <w:sz w:val="18"/>
                <w:szCs w:val="18"/>
              </w:rPr>
            </w:pPr>
            <w:r>
              <w:rPr>
                <w:sz w:val="18"/>
                <w:szCs w:val="18"/>
              </w:rPr>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4" w:name="AUCLASTCi"/>
            <w:r>
              <w:rPr>
                <w:rFonts w:cs="Arial"/>
                <w:b/>
                <w:bCs/>
                <w:sz w:val="18"/>
                <w:szCs w:val="18"/>
              </w:rPr>
              <w:t>AUCLASTCi</w:t>
            </w:r>
            <w:bookmarkEnd w:id="174"/>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Pr="00433F2C">
              <w:rPr>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7" type="#_x0000_t75" style="width:238.7pt;height:31.8pt" o:ole="">
                  <v:imagedata r:id="rId167" o:title=""/>
                </v:shape>
                <o:OLEObject Type="Embed" ProgID="Equation.3" ShapeID="_x0000_i1107" DrawAspect="Content" ObjectID="_1644311849" r:id="rId171"/>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lastRenderedPageBreak/>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8" type="#_x0000_t75" style="width:153.1pt;height:19.45pt" o:ole="">
                  <v:imagedata r:id="rId169" o:title=""/>
                </v:shape>
                <o:OLEObject Type="Embed" ProgID="Equation.3" ShapeID="_x0000_i1108" DrawAspect="Content" ObjectID="_1644311850" r:id="rId172"/>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lastRenderedPageBreak/>
              <w:t>2</w:t>
            </w:r>
          </w:p>
        </w:tc>
        <w:tc>
          <w:tcPr>
            <w:tcW w:w="1571" w:type="dxa"/>
          </w:tcPr>
          <w:p w:rsidR="00C86340" w:rsidRDefault="00C86340">
            <w:pPr>
              <w:pStyle w:val="TableContent"/>
              <w:rPr>
                <w:rFonts w:cs="Arial"/>
                <w:sz w:val="18"/>
                <w:szCs w:val="18"/>
              </w:rPr>
            </w:pPr>
            <w:r>
              <w:rPr>
                <w:rFonts w:cs="Arial"/>
                <w:sz w:val="18"/>
                <w:szCs w:val="18"/>
              </w:rPr>
              <w:t>AUCU</w:t>
            </w:r>
          </w:p>
        </w:tc>
      </w:tr>
      <w:tr w:rsidR="00FD521E" w:rsidRPr="00433F2C" w:rsidTr="00C466A3">
        <w:trPr>
          <w:jc w:val="center"/>
        </w:trPr>
        <w:tc>
          <w:tcPr>
            <w:tcW w:w="1080" w:type="dxa"/>
          </w:tcPr>
          <w:p w:rsidR="00FD521E" w:rsidRDefault="00FD521E" w:rsidP="005C5E18">
            <w:pPr>
              <w:rPr>
                <w:rFonts w:cs="Arial"/>
                <w:bCs/>
                <w:sz w:val="18"/>
                <w:szCs w:val="18"/>
              </w:rPr>
            </w:pPr>
            <w:r>
              <w:rPr>
                <w:rFonts w:cs="Arial"/>
                <w:bCs/>
                <w:sz w:val="18"/>
                <w:szCs w:val="18"/>
              </w:rPr>
              <w:lastRenderedPageBreak/>
              <w:t>3.0</w:t>
            </w:r>
          </w:p>
        </w:tc>
        <w:tc>
          <w:tcPr>
            <w:tcW w:w="1375" w:type="dxa"/>
          </w:tcPr>
          <w:p w:rsidR="00FD521E" w:rsidRDefault="00FD521E" w:rsidP="005C5E18">
            <w:pPr>
              <w:rPr>
                <w:rFonts w:cs="Arial"/>
                <w:b/>
                <w:bCs/>
                <w:sz w:val="18"/>
                <w:szCs w:val="18"/>
              </w:rPr>
            </w:pPr>
            <w:bookmarkStart w:id="175" w:name="Fu"/>
            <w:r>
              <w:rPr>
                <w:rFonts w:cs="Arial"/>
                <w:b/>
                <w:bCs/>
                <w:sz w:val="18"/>
                <w:szCs w:val="18"/>
              </w:rPr>
              <w:t>Fu</w:t>
            </w:r>
            <w:bookmarkEnd w:id="175"/>
          </w:p>
        </w:tc>
        <w:tc>
          <w:tcPr>
            <w:tcW w:w="5465" w:type="dxa"/>
          </w:tcPr>
          <w:p w:rsidR="00FD521E" w:rsidRDefault="00FD521E" w:rsidP="008038AF">
            <w:pPr>
              <w:pStyle w:val="TableContent"/>
              <w:rPr>
                <w:b/>
                <w:iCs/>
                <w:sz w:val="18"/>
                <w:szCs w:val="18"/>
              </w:rPr>
            </w:pPr>
            <w:r>
              <w:rPr>
                <w:b/>
                <w:iCs/>
                <w:sz w:val="18"/>
                <w:szCs w:val="18"/>
              </w:rPr>
              <w:t>Fraction Unbound</w:t>
            </w:r>
          </w:p>
          <w:p w:rsidR="00114BB0" w:rsidRDefault="00FD521E" w:rsidP="00FD521E">
            <w:pPr>
              <w:pStyle w:val="TableContent"/>
              <w:rPr>
                <w:sz w:val="18"/>
                <w:szCs w:val="18"/>
              </w:rPr>
            </w:pPr>
            <w:r>
              <w:rPr>
                <w:sz w:val="18"/>
                <w:szCs w:val="18"/>
              </w:rPr>
              <w:t xml:space="preserve">Fraction unbound, </w:t>
            </w:r>
            <w:r w:rsidRPr="00114BB0">
              <w:rPr>
                <w:sz w:val="18"/>
                <w:szCs w:val="18"/>
              </w:rPr>
              <w:t>Fu</w:t>
            </w:r>
            <w:r>
              <w:rPr>
                <w:sz w:val="18"/>
                <w:szCs w:val="18"/>
              </w:rPr>
              <w:t>,</w:t>
            </w:r>
            <w:r w:rsidRPr="00114BB0">
              <w:rPr>
                <w:sz w:val="18"/>
                <w:szCs w:val="18"/>
              </w:rPr>
              <w:t xml:space="preserve"> should be reported and summarized as a unitless value (i.e., the fraction unbound should be provided rather than the % unbound).</w:t>
            </w:r>
          </w:p>
          <w:p w:rsidR="00FD521E" w:rsidRDefault="00114BB0" w:rsidP="00FD521E">
            <w:pPr>
              <w:pStyle w:val="TableContent"/>
              <w:rPr>
                <w:sz w:val="18"/>
                <w:szCs w:val="18"/>
              </w:rPr>
            </w:pPr>
            <w:r>
              <w:rPr>
                <w:sz w:val="18"/>
                <w:szCs w:val="18"/>
              </w:rPr>
              <w:t>Note Fu is not computed by the computation engine but defined here so it can be reported as a PK parameter.</w:t>
            </w:r>
          </w:p>
          <w:p w:rsidR="00FD521E" w:rsidRPr="00114BB0" w:rsidRDefault="00FD521E" w:rsidP="00114BB0">
            <w:pPr>
              <w:pStyle w:val="TableContent"/>
              <w:rPr>
                <w:sz w:val="18"/>
                <w:szCs w:val="18"/>
              </w:rPr>
            </w:pPr>
            <w:r w:rsidRPr="00114BB0">
              <w:rPr>
                <w:sz w:val="18"/>
                <w:szCs w:val="18"/>
              </w:rPr>
              <w:t>Fu should be treated as a PK parameter and summarized/listed in</w:t>
            </w:r>
            <w:r w:rsidR="00114BB0" w:rsidRPr="00114BB0">
              <w:rPr>
                <w:sz w:val="18"/>
                <w:szCs w:val="18"/>
              </w:rPr>
              <w:t xml:space="preserve"> the same fashion as AUC or </w:t>
            </w:r>
            <w:r w:rsidR="00114BB0">
              <w:rPr>
                <w:sz w:val="18"/>
                <w:szCs w:val="18"/>
              </w:rPr>
              <w:t>CMAX</w:t>
            </w:r>
            <w:r w:rsidRPr="00114BB0">
              <w:rPr>
                <w:sz w:val="18"/>
                <w:szCs w:val="18"/>
              </w:rPr>
              <w:t>.</w:t>
            </w:r>
          </w:p>
        </w:tc>
        <w:tc>
          <w:tcPr>
            <w:tcW w:w="998" w:type="dxa"/>
          </w:tcPr>
          <w:p w:rsidR="00FD521E" w:rsidRDefault="00114BB0">
            <w:pPr>
              <w:pStyle w:val="TableContent"/>
              <w:rPr>
                <w:sz w:val="18"/>
                <w:szCs w:val="18"/>
              </w:rPr>
            </w:pPr>
            <w:r>
              <w:rPr>
                <w:sz w:val="18"/>
                <w:szCs w:val="18"/>
              </w:rPr>
              <w:t>As reported</w:t>
            </w:r>
          </w:p>
        </w:tc>
        <w:tc>
          <w:tcPr>
            <w:tcW w:w="1571" w:type="dxa"/>
          </w:tcPr>
          <w:p w:rsidR="00FD521E" w:rsidRDefault="00FD521E">
            <w:pPr>
              <w:pStyle w:val="TableContent"/>
              <w:rPr>
                <w:rFonts w:cs="Arial"/>
                <w:sz w:val="18"/>
                <w:szCs w:val="18"/>
              </w:rPr>
            </w:pPr>
            <w:r>
              <w:rPr>
                <w:rFonts w:cs="Arial"/>
                <w:sz w:val="18"/>
                <w:szCs w:val="18"/>
              </w:rPr>
              <w:t>None - unitless</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pPr>
        <w:rPr>
          <w:b/>
        </w:rPr>
      </w:pPr>
    </w:p>
    <w:p w:rsidR="003E52B3" w:rsidRDefault="003A06B8" w:rsidP="0014390B">
      <w:pPr>
        <w:pStyle w:val="StyleHeading3Before1lineAfter1line5"/>
      </w:pPr>
      <w:bookmarkStart w:id="176" w:name="_Toc5186419"/>
      <w:r>
        <w:t>U</w:t>
      </w:r>
      <w:r w:rsidR="000930D5">
        <w:t>rine</w:t>
      </w:r>
      <w:bookmarkEnd w:id="176"/>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concentration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4913E9" w:rsidRPr="005A7C0D">
        <w:t xml:space="preserve">Parameter </w:t>
      </w:r>
      <w:r w:rsidR="004913E9">
        <w:t xml:space="preserve">Model Mapping </w:t>
      </w:r>
      <w:r w:rsidR="004913E9" w:rsidRPr="005A7C0D">
        <w:t xml:space="preserve">List - </w:t>
      </w:r>
      <w:r w:rsidR="004913E9" w:rsidRPr="00C85D5B">
        <w:t xml:space="preserve">Primary </w:t>
      </w:r>
      <w:r w:rsidR="004913E9">
        <w:t xml:space="preserve">and Derived </w:t>
      </w:r>
      <w:r w:rsidR="004913E9">
        <w:fldChar w:fldCharType="end"/>
      </w:r>
      <w:r>
        <w:t>”, unless otherwise specified.</w:t>
      </w:r>
    </w:p>
    <w:p w:rsidR="004505E4" w:rsidRDefault="004505E4"/>
    <w:p w:rsidR="004505E4" w:rsidRDefault="004505E4">
      <w:r w:rsidRPr="004505E4">
        <w:rPr>
          <w:b/>
        </w:rPr>
        <w:t>Note:</w:t>
      </w:r>
      <w:r>
        <w:t xml:space="preserve"> For mixed model M1 and M4  </w:t>
      </w:r>
      <w:r w:rsidR="0043204D">
        <w:t xml:space="preserve">the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465367" w:rsidRPr="00E3122C">
        <w:t xml:space="preserve">Volume/Weight </w:t>
      </w:r>
      <w:r w:rsidR="00465367"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 xml:space="preserve">If any interval within a collection period is missing such that a urine volume wasn’t measured or a urine sample was not analyzed this is considered a true missing or NA as </w:t>
      </w:r>
      <w:r w:rsidRPr="00244CF7">
        <w:rPr>
          <w:rFonts w:ascii="Arial" w:hAnsi="Arial" w:cs="Arial"/>
          <w:sz w:val="20"/>
          <w:szCs w:val="20"/>
        </w:rPr>
        <w:lastRenderedPageBreak/>
        <w:t>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renal  excretion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r w:rsidRPr="00FE1E44">
              <w:rPr>
                <w:vertAlign w:val="superscript"/>
              </w:rPr>
              <w:t>1</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7" w:name="AT"/>
            <w:r w:rsidRPr="00F71A6D">
              <w:rPr>
                <w:b/>
                <w:iCs/>
                <w:sz w:val="18"/>
                <w:szCs w:val="18"/>
              </w:rPr>
              <w:t>AT</w:t>
            </w:r>
            <w:bookmarkEnd w:id="177"/>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 xml:space="preserve">the body at time T, where T can have a </w:t>
            </w:r>
            <w:r w:rsidR="008F39FF">
              <w:rPr>
                <w:rFonts w:cs="Arial"/>
                <w:sz w:val="18"/>
                <w:szCs w:val="18"/>
              </w:rPr>
              <w:lastRenderedPageBreak/>
              <w:t>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9" type="#_x0000_t75" style="width:60.3pt;height:14.25pt" o:ole="">
                  <v:imagedata r:id="rId173" o:title=""/>
                </v:shape>
                <o:OLEObject Type="Embed" ProgID="Equation.3" ShapeID="_x0000_i1109" DrawAspect="Content" ObjectID="_1644311851" r:id="rId174"/>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707156" w:rsidRPr="00E3122C">
              <w:t xml:space="preserve">Volume/Weight </w:t>
            </w:r>
            <w:r w:rsidR="00707156"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8" w:name="AET"/>
            <w:r w:rsidRPr="00F71A6D">
              <w:rPr>
                <w:b/>
                <w:iCs/>
                <w:sz w:val="18"/>
                <w:szCs w:val="18"/>
              </w:rPr>
              <w:t>AE</w:t>
            </w:r>
            <w:r w:rsidRPr="006D7C35">
              <w:rPr>
                <w:b/>
                <w:sz w:val="18"/>
                <w:szCs w:val="18"/>
              </w:rPr>
              <w:t>T</w:t>
            </w:r>
            <w:bookmarkEnd w:id="178"/>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where t 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lastRenderedPageBreak/>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9" w:name="AE"/>
            <w:r w:rsidRPr="00F71A6D">
              <w:rPr>
                <w:b/>
                <w:iCs/>
                <w:sz w:val="18"/>
                <w:szCs w:val="18"/>
              </w:rPr>
              <w:t>AE</w:t>
            </w:r>
            <w:bookmarkEnd w:id="179"/>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t>1.0</w:t>
            </w:r>
          </w:p>
        </w:tc>
        <w:tc>
          <w:tcPr>
            <w:tcW w:w="1821" w:type="dxa"/>
          </w:tcPr>
          <w:p w:rsidR="00433F2C" w:rsidRPr="00F71A6D" w:rsidRDefault="00433F2C">
            <w:pPr>
              <w:pStyle w:val="body"/>
              <w:spacing w:before="0" w:beforeAutospacing="0" w:after="0" w:afterAutospacing="0"/>
              <w:rPr>
                <w:rFonts w:cs="Arial"/>
                <w:b/>
                <w:sz w:val="18"/>
                <w:szCs w:val="18"/>
              </w:rPr>
            </w:pPr>
            <w:bookmarkStart w:id="180" w:name="AETAUi"/>
            <w:r w:rsidRPr="00F71A6D">
              <w:rPr>
                <w:rFonts w:cs="Arial"/>
                <w:b/>
                <w:sz w:val="18"/>
                <w:szCs w:val="18"/>
              </w:rPr>
              <w:t>AETAUi</w:t>
            </w:r>
            <w:bookmarkEnd w:id="180"/>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lastRenderedPageBreak/>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lastRenderedPageBreak/>
              <w:t>1.0</w:t>
            </w:r>
          </w:p>
        </w:tc>
        <w:tc>
          <w:tcPr>
            <w:tcW w:w="1821" w:type="dxa"/>
          </w:tcPr>
          <w:p w:rsidR="00433F2C" w:rsidRPr="00F71A6D" w:rsidRDefault="00433F2C">
            <w:pPr>
              <w:rPr>
                <w:rFonts w:cs="Arial"/>
                <w:b/>
                <w:sz w:val="18"/>
                <w:szCs w:val="18"/>
              </w:rPr>
            </w:pPr>
            <w:bookmarkStart w:id="181"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1"/>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10" type="#_x0000_t75" style="width:127.8pt;height:33.75pt" o:ole="">
                  <v:imagedata r:id="rId175" o:title=""/>
                </v:shape>
                <o:OLEObject Type="Embed" ProgID="Equation.3" ShapeID="_x0000_i1110" DrawAspect="Content" ObjectID="_1644311852" r:id="rId176"/>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t>1.0</w:t>
            </w:r>
          </w:p>
        </w:tc>
        <w:tc>
          <w:tcPr>
            <w:tcW w:w="1821" w:type="dxa"/>
          </w:tcPr>
          <w:p w:rsidR="00433F2C" w:rsidRPr="00F71A6D" w:rsidRDefault="00433F2C">
            <w:pPr>
              <w:pStyle w:val="TableContent"/>
              <w:rPr>
                <w:b/>
                <w:iCs/>
                <w:sz w:val="18"/>
                <w:szCs w:val="18"/>
              </w:rPr>
            </w:pPr>
            <w:bookmarkStart w:id="182" w:name="AEPCT"/>
            <w:r w:rsidRPr="00F71A6D">
              <w:rPr>
                <w:b/>
                <w:iCs/>
                <w:sz w:val="18"/>
                <w:szCs w:val="18"/>
              </w:rPr>
              <w:t>AE</w:t>
            </w:r>
            <w:r w:rsidR="001154E8" w:rsidRPr="00F71A6D">
              <w:rPr>
                <w:b/>
                <w:iCs/>
                <w:sz w:val="18"/>
                <w:szCs w:val="18"/>
              </w:rPr>
              <w:t>PCT</w:t>
            </w:r>
            <w:bookmarkEnd w:id="182"/>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lastRenderedPageBreak/>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11" type="#_x0000_t75" style="width:119.35pt;height:33.75pt" o:ole="">
                  <v:imagedata r:id="rId177" o:title=""/>
                </v:shape>
                <o:OLEObject Type="Embed" ProgID="Equation.3" ShapeID="_x0000_i1111" DrawAspect="Content" ObjectID="_1644311853" r:id="rId178"/>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3" w:name="AETAUPTi"/>
            <w:r w:rsidRPr="00F71A6D">
              <w:rPr>
                <w:b/>
                <w:iCs/>
                <w:sz w:val="18"/>
                <w:szCs w:val="18"/>
              </w:rPr>
              <w:t>AETAU</w:t>
            </w:r>
            <w:r w:rsidR="00873259">
              <w:rPr>
                <w:b/>
                <w:i/>
                <w:sz w:val="18"/>
                <w:szCs w:val="18"/>
              </w:rPr>
              <w:t>PTi</w:t>
            </w:r>
            <w:bookmarkEnd w:id="183"/>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12" type="#_x0000_t75" style="width:149.2pt;height:33.75pt" o:ole="">
                  <v:imagedata r:id="rId179" o:title=""/>
                </v:shape>
                <o:OLEObject Type="Embed" ProgID="Equation.3" ShapeID="_x0000_i1112" DrawAspect="Content" ObjectID="_1644311854" r:id="rId180"/>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lastRenderedPageBreak/>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873259" w:rsidRPr="00F71A6D">
              <w:rPr>
                <w:b/>
                <w:iCs/>
                <w:sz w:val="18"/>
                <w:szCs w:val="18"/>
              </w:rPr>
              <w:t>AETAU</w:t>
            </w:r>
            <w:r w:rsidR="00873259">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Pr="00F71A6D">
              <w:rPr>
                <w:b/>
                <w:iCs/>
                <w:sz w:val="18"/>
                <w:szCs w:val="18"/>
              </w:rPr>
              <w:t>AETAU</w:t>
            </w:r>
            <w:r>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21" w:type="dxa"/>
          </w:tcPr>
          <w:p w:rsidR="00D40304" w:rsidRPr="00F71A6D" w:rsidRDefault="00D40304" w:rsidP="00C1481F">
            <w:pPr>
              <w:pStyle w:val="TableContent"/>
              <w:rPr>
                <w:b/>
                <w:iCs/>
                <w:sz w:val="18"/>
                <w:szCs w:val="18"/>
              </w:rPr>
            </w:pPr>
            <w:bookmarkStart w:id="184" w:name="VOLSUM"/>
            <w:r w:rsidRPr="00F71A6D">
              <w:rPr>
                <w:rFonts w:cs="Arial"/>
                <w:b/>
                <w:sz w:val="18"/>
                <w:szCs w:val="18"/>
              </w:rPr>
              <w:t>VOLSUM</w:t>
            </w:r>
            <w:bookmarkEnd w:id="184"/>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5B0655" w:rsidRPr="00253268">
        <w:t>Derivations for parameters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Pr="00433F2C">
              <w:rPr>
                <w:rFonts w:cs="Arial"/>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Pr="00433F2C">
              <w:rPr>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Pr="00433F2C">
              <w:rPr>
                <w:rFonts w:cs="Arial"/>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Pr="00433F2C">
              <w:rPr>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Pr="00433F2C">
              <w:rPr>
                <w:rFonts w:cs="Arial"/>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Pr="00433F2C">
              <w:rPr>
                <w:rFonts w:cs="Arial"/>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Pr="00433F2C">
              <w:rPr>
                <w:iCs/>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Pr="00433F2C">
              <w:rPr>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Pr="00433F2C">
              <w:rPr>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5" w:name="TMAXRATE"/>
            <w:r w:rsidRPr="00F71A6D">
              <w:rPr>
                <w:rFonts w:cs="Arial"/>
                <w:b/>
                <w:sz w:val="18"/>
                <w:szCs w:val="18"/>
              </w:rPr>
              <w:t>TMAXRATE</w:t>
            </w:r>
            <w:bookmarkEnd w:id="185"/>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lastRenderedPageBreak/>
              <w:t>3.0</w:t>
            </w:r>
          </w:p>
        </w:tc>
        <w:tc>
          <w:tcPr>
            <w:tcW w:w="1857" w:type="dxa"/>
          </w:tcPr>
          <w:p w:rsidR="00D40304" w:rsidRPr="00F71A6D" w:rsidRDefault="00D40304" w:rsidP="00C1481F">
            <w:pPr>
              <w:pStyle w:val="TableContent"/>
              <w:rPr>
                <w:b/>
                <w:iCs/>
                <w:sz w:val="18"/>
                <w:szCs w:val="18"/>
              </w:rPr>
            </w:pPr>
            <w:bookmarkStart w:id="186" w:name="TMAXRATEi"/>
            <w:r w:rsidRPr="00F71A6D">
              <w:rPr>
                <w:rFonts w:cs="Arial"/>
                <w:b/>
                <w:sz w:val="18"/>
                <w:szCs w:val="18"/>
              </w:rPr>
              <w:t>TMAXRATEi</w:t>
            </w:r>
            <w:bookmarkEnd w:id="186"/>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t>2.0†</w:t>
            </w:r>
          </w:p>
        </w:tc>
        <w:tc>
          <w:tcPr>
            <w:tcW w:w="1857" w:type="dxa"/>
          </w:tcPr>
          <w:p w:rsidR="00284696" w:rsidRPr="00F71A6D" w:rsidRDefault="00284696" w:rsidP="00702B90">
            <w:pPr>
              <w:pStyle w:val="TableContent"/>
              <w:rPr>
                <w:b/>
                <w:iCs/>
                <w:sz w:val="18"/>
                <w:szCs w:val="18"/>
              </w:rPr>
            </w:pPr>
            <w:bookmarkStart w:id="187" w:name="MAXRATE"/>
            <w:r w:rsidRPr="00F71A6D">
              <w:rPr>
                <w:rFonts w:cs="Arial"/>
                <w:b/>
                <w:sz w:val="18"/>
                <w:szCs w:val="18"/>
              </w:rPr>
              <w:t>MAXRATE</w:t>
            </w:r>
            <w:bookmarkEnd w:id="187"/>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8" w:name="MAXRATEi"/>
            <w:r w:rsidRPr="00F71A6D">
              <w:rPr>
                <w:rFonts w:cs="Arial"/>
                <w:b/>
                <w:sz w:val="18"/>
                <w:szCs w:val="18"/>
              </w:rPr>
              <w:t>MAXRATEi</w:t>
            </w:r>
            <w:bookmarkEnd w:id="188"/>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lastRenderedPageBreak/>
              <w:t>2.0†</w:t>
            </w:r>
          </w:p>
        </w:tc>
        <w:tc>
          <w:tcPr>
            <w:tcW w:w="1857" w:type="dxa"/>
          </w:tcPr>
          <w:p w:rsidR="008C4C9D" w:rsidRPr="00F71A6D" w:rsidRDefault="008C4C9D" w:rsidP="00B0351F">
            <w:pPr>
              <w:pStyle w:val="TableContent"/>
              <w:rPr>
                <w:b/>
                <w:iCs/>
                <w:sz w:val="18"/>
                <w:szCs w:val="18"/>
              </w:rPr>
            </w:pPr>
            <w:bookmarkStart w:id="189" w:name="MIDPTLAST"/>
            <w:r w:rsidRPr="00F71A6D">
              <w:rPr>
                <w:rFonts w:cs="Arial"/>
                <w:b/>
                <w:sz w:val="18"/>
                <w:szCs w:val="18"/>
              </w:rPr>
              <w:t>MIDPTLAST</w:t>
            </w:r>
            <w:bookmarkEnd w:id="189"/>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MIDPTLASTi"/>
            <w:r w:rsidRPr="00F71A6D">
              <w:rPr>
                <w:rFonts w:cs="Arial"/>
                <w:b/>
                <w:sz w:val="18"/>
                <w:szCs w:val="18"/>
              </w:rPr>
              <w:t>MIDPTLASTi</w:t>
            </w:r>
            <w:bookmarkEnd w:id="190"/>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RATELASTi"/>
            <w:r w:rsidRPr="00F71A6D">
              <w:rPr>
                <w:rFonts w:cs="Arial"/>
                <w:b/>
                <w:sz w:val="18"/>
                <w:szCs w:val="18"/>
              </w:rPr>
              <w:t>RATELASTi</w:t>
            </w:r>
            <w:bookmarkEnd w:id="191"/>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RATELAST in above example is 219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LAST"/>
            <w:r w:rsidRPr="00F71A6D">
              <w:rPr>
                <w:rFonts w:cs="Arial"/>
                <w:b/>
                <w:sz w:val="18"/>
                <w:szCs w:val="18"/>
              </w:rPr>
              <w:t>AURCLAST</w:t>
            </w:r>
            <w:bookmarkEnd w:id="192"/>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ALL"/>
            <w:r w:rsidRPr="00F71A6D">
              <w:rPr>
                <w:rFonts w:cs="Arial"/>
                <w:b/>
                <w:sz w:val="18"/>
                <w:szCs w:val="18"/>
              </w:rPr>
              <w:t>AURCALL</w:t>
            </w:r>
            <w:bookmarkEnd w:id="193"/>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4" w:name="AURCINFO"/>
            <w:r w:rsidRPr="00F71A6D">
              <w:rPr>
                <w:rFonts w:cs="Arial"/>
                <w:b/>
                <w:sz w:val="18"/>
                <w:szCs w:val="18"/>
              </w:rPr>
              <w:t>AURCINFO</w:t>
            </w:r>
            <w:bookmarkEnd w:id="194"/>
          </w:p>
        </w:tc>
        <w:tc>
          <w:tcPr>
            <w:tcW w:w="4539" w:type="dxa"/>
          </w:tcPr>
          <w:p w:rsidR="00D40304" w:rsidRPr="007C3AA8" w:rsidRDefault="00D40304" w:rsidP="00C1481F">
            <w:pPr>
              <w:rPr>
                <w:rFonts w:cs="Arial"/>
                <w:b/>
                <w:sz w:val="18"/>
                <w:szCs w:val="20"/>
              </w:rPr>
            </w:pPr>
            <w:r w:rsidRPr="007C3AA8">
              <w:rPr>
                <w:rFonts w:cs="Arial"/>
                <w:b/>
                <w:sz w:val="18"/>
                <w:szCs w:val="20"/>
              </w:rPr>
              <w:t xml:space="preserve">Area under the urinary excretion rate curve </w:t>
            </w:r>
            <w:r w:rsidRPr="007C3AA8">
              <w:rPr>
                <w:rFonts w:cs="Arial"/>
                <w:b/>
                <w:sz w:val="18"/>
                <w:szCs w:val="20"/>
              </w:rPr>
              <w:lastRenderedPageBreak/>
              <w:t>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lastRenderedPageBreak/>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lastRenderedPageBreak/>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5" w:name="AURCT1_T2"/>
            <w:r w:rsidRPr="00F71A6D">
              <w:rPr>
                <w:b/>
                <w:iCs/>
                <w:sz w:val="18"/>
                <w:szCs w:val="18"/>
              </w:rPr>
              <w:t>AURCT1_T2</w:t>
            </w:r>
            <w:bookmarkEnd w:id="195"/>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AB382F">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XPCTO"/>
            <w:r w:rsidRPr="00F71A6D">
              <w:rPr>
                <w:rFonts w:cs="Arial"/>
                <w:b/>
                <w:sz w:val="18"/>
                <w:szCs w:val="18"/>
              </w:rPr>
              <w:t>AURCXPCTO</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INFP"/>
            <w:r w:rsidRPr="00F71A6D">
              <w:rPr>
                <w:rFonts w:cs="Arial"/>
                <w:b/>
                <w:sz w:val="18"/>
                <w:szCs w:val="18"/>
              </w:rPr>
              <w:t>AURCINFP</w:t>
            </w:r>
            <w:bookmarkEnd w:id="197"/>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lastRenderedPageBreak/>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8" w:name="AURCXPCTP"/>
            <w:r w:rsidRPr="00F71A6D">
              <w:rPr>
                <w:rFonts w:cs="Arial"/>
                <w:b/>
                <w:sz w:val="18"/>
                <w:szCs w:val="18"/>
              </w:rPr>
              <w:t>AURCXPCTP</w:t>
            </w:r>
            <w:bookmarkEnd w:id="198"/>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9"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9"/>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r>
              <w:rPr>
                <w:rFonts w:cs="Arial"/>
                <w:szCs w:val="20"/>
              </w:rPr>
              <w:t>,</w:t>
            </w:r>
            <w:r w:rsidRPr="00D809F3">
              <w:rPr>
                <w:rFonts w:cs="Arial"/>
                <w:szCs w:val="20"/>
                <w:vertAlign w:val="subscript"/>
              </w:rPr>
              <w:t>Steady-State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DC57C4">
            <w:pPr>
              <w:pStyle w:val="TableContent"/>
              <w:rPr>
                <w:rFonts w:cs="Arial"/>
                <w:b/>
                <w:sz w:val="18"/>
                <w:szCs w:val="18"/>
              </w:rPr>
            </w:pPr>
            <w:bookmarkStart w:id="200"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200"/>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r w:rsidR="00333E88">
              <w:rPr>
                <w:rFonts w:cs="Arial"/>
                <w:szCs w:val="20"/>
              </w:rPr>
              <w:t>,</w:t>
            </w:r>
            <w:r w:rsidR="00333E88" w:rsidRPr="00D809F3">
              <w:rPr>
                <w:rFonts w:cs="Arial"/>
                <w:szCs w:val="20"/>
                <w:vertAlign w:val="subscript"/>
              </w:rPr>
              <w:t>Steady-State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201"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1"/>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r w:rsidR="00F834FF" w:rsidRPr="00D809F3">
              <w:rPr>
                <w:rFonts w:cs="Arial"/>
                <w:szCs w:val="20"/>
                <w:vertAlign w:val="subscript"/>
              </w:rPr>
              <w:t xml:space="preserve">,Steady-State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2"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2"/>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A93929" w:rsidRDefault="00A93929" w:rsidP="00333E88"/>
    <w:p w:rsidR="00A93929" w:rsidRDefault="00A93929" w:rsidP="00705926">
      <w:pPr>
        <w:pStyle w:val="Heading3"/>
      </w:pPr>
      <w:bookmarkStart w:id="203" w:name="_Toc5186420"/>
      <w:r>
        <w:t xml:space="preserve">Derived PK Parameters </w:t>
      </w:r>
      <w:r w:rsidR="00752C1E" w:rsidRPr="00D809F3">
        <w:rPr>
          <w:rFonts w:eastAsia="Times New Roman"/>
        </w:rPr>
        <w:t>with</w:t>
      </w:r>
      <w:r w:rsidR="003F17FC">
        <w:t xml:space="preserve"> urine and plasma</w:t>
      </w:r>
      <w:bookmarkEnd w:id="203"/>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lastRenderedPageBreak/>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4" w:name="CLR"/>
            <w:r w:rsidRPr="00D84378">
              <w:rPr>
                <w:rFonts w:eastAsia="SimSun" w:cs="Arial" w:hint="eastAsia"/>
                <w:b/>
                <w:sz w:val="18"/>
                <w:szCs w:val="18"/>
                <w:lang w:eastAsia="zh-CN"/>
              </w:rPr>
              <w:t>CLR</w:t>
            </w:r>
            <w:bookmarkEnd w:id="204"/>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13" type="#_x0000_t75" style="width:93.4pt;height:31.8pt" o:ole="">
                  <v:imagedata r:id="rId181" o:title=""/>
                </v:shape>
                <o:OLEObject Type="Embed" ProgID="Equation.3" ShapeID="_x0000_i1113" DrawAspect="Content" ObjectID="_1644311855" r:id="rId182"/>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5" w:name="CLRT"/>
            <w:r w:rsidRPr="00D84378">
              <w:rPr>
                <w:rFonts w:eastAsia="SimSun" w:cs="Arial"/>
                <w:b/>
                <w:sz w:val="18"/>
                <w:szCs w:val="18"/>
                <w:lang w:eastAsia="zh-CN"/>
              </w:rPr>
              <w:t>CLRT</w:t>
            </w:r>
            <w:bookmarkEnd w:id="205"/>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4" type="#_x0000_t75" style="width:73.3pt;height:31.8pt" o:ole="">
                  <v:imagedata r:id="rId183" o:title=""/>
                </v:shape>
                <o:OLEObject Type="Embed" ProgID="Equation.3" ShapeID="_x0000_i1114" DrawAspect="Content" ObjectID="_1644311856" r:id="rId184"/>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Pr="00F71A6D">
              <w:rPr>
                <w:b/>
                <w:iCs/>
                <w:sz w:val="18"/>
                <w:szCs w:val="18"/>
              </w:rPr>
              <w:t>AE</w:t>
            </w:r>
            <w:r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t>3.0</w:t>
            </w:r>
          </w:p>
        </w:tc>
        <w:tc>
          <w:tcPr>
            <w:tcW w:w="1791" w:type="dxa"/>
          </w:tcPr>
          <w:p w:rsidR="00193CF3" w:rsidRPr="00D84378" w:rsidRDefault="00193CF3" w:rsidP="00464F9E">
            <w:pPr>
              <w:pStyle w:val="TableContent"/>
              <w:rPr>
                <w:rFonts w:cs="Arial"/>
                <w:b/>
                <w:sz w:val="18"/>
                <w:szCs w:val="18"/>
              </w:rPr>
            </w:pPr>
            <w:bookmarkStart w:id="206"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6"/>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5" type="#_x0000_t75" style="width:118.05pt;height:31.8pt" o:ole="">
                  <v:imagedata r:id="rId185" o:title=""/>
                </v:shape>
                <o:OLEObject Type="Embed" ProgID="Equation.3" ShapeID="_x0000_i1115" DrawAspect="Content" ObjectID="_1644311857" r:id="rId186"/>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252B00">
              <w:rPr>
                <w:b/>
                <w:iCs/>
                <w:sz w:val="18"/>
                <w:szCs w:val="18"/>
              </w:rPr>
              <w:t>AUCTAU</w:t>
            </w:r>
            <w:r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 xml:space="preserve">Can be specified as CLRTAU instead of </w:t>
            </w:r>
            <w:r w:rsidRPr="0084439A">
              <w:rPr>
                <w:rFonts w:cs="Arial"/>
                <w:sz w:val="18"/>
                <w:szCs w:val="18"/>
              </w:rPr>
              <w:lastRenderedPageBreak/>
              <w:t>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 w:rsidR="003F17FC" w:rsidRDefault="003F17FC" w:rsidP="0084439A">
      <w:pPr>
        <w:pStyle w:val="Heading3"/>
      </w:pPr>
      <w:bookmarkStart w:id="207" w:name="_Toc5186421"/>
      <w:r>
        <w:t xml:space="preserve">Derived PK Parameters </w:t>
      </w:r>
      <w:r w:rsidR="0093224E">
        <w:t xml:space="preserve">for </w:t>
      </w:r>
      <w:r>
        <w:t>Metabolite</w:t>
      </w:r>
      <w:r w:rsidR="0093224E">
        <w:t>s</w:t>
      </w:r>
      <w:bookmarkEnd w:id="207"/>
      <w:r>
        <w:t xml:space="preserve"> </w:t>
      </w:r>
    </w:p>
    <w:p w:rsidR="00A93929" w:rsidRDefault="006E08A0" w:rsidP="00333E88">
      <w:r>
        <w:t xml:space="preserve">Note that the value of </w:t>
      </w:r>
      <w:r>
        <w:fldChar w:fldCharType="begin"/>
      </w:r>
      <w:r>
        <w:instrText xml:space="preserve"> REF PKTERMPARENT \h </w:instrText>
      </w:r>
      <w:r>
        <w:fldChar w:fldCharType="separate"/>
      </w:r>
      <w:r>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8"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8"/>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09" w:name="MRAUCLAST"/>
            <w:r w:rsidRPr="00D84378">
              <w:rPr>
                <w:rFonts w:cs="Arial"/>
                <w:b/>
                <w:sz w:val="18"/>
                <w:szCs w:val="18"/>
              </w:rPr>
              <w:t>MRAUC</w:t>
            </w:r>
            <w:r w:rsidR="001C11EC" w:rsidRPr="00D84378">
              <w:rPr>
                <w:rFonts w:cs="Arial"/>
                <w:b/>
                <w:sz w:val="18"/>
                <w:szCs w:val="18"/>
              </w:rPr>
              <w:t>LAST</w:t>
            </w:r>
            <w:bookmarkEnd w:id="209"/>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0" w:name="MRAUCTAUi"/>
            <w:r w:rsidRPr="00D84378">
              <w:rPr>
                <w:rFonts w:cs="Arial"/>
                <w:b/>
                <w:sz w:val="18"/>
                <w:szCs w:val="18"/>
              </w:rPr>
              <w:t>MRAUC</w:t>
            </w:r>
            <w:r w:rsidR="001C11EC" w:rsidRPr="00D84378">
              <w:rPr>
                <w:rFonts w:cs="Arial"/>
                <w:b/>
                <w:sz w:val="18"/>
                <w:szCs w:val="18"/>
              </w:rPr>
              <w:t>TAUi</w:t>
            </w:r>
            <w:bookmarkEnd w:id="210"/>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1" w:name="MRCMAX"/>
            <w:r w:rsidRPr="00D84378">
              <w:rPr>
                <w:rFonts w:cs="Arial"/>
                <w:b/>
                <w:sz w:val="18"/>
                <w:szCs w:val="18"/>
              </w:rPr>
              <w:t>MRCMAX</w:t>
            </w:r>
            <w:bookmarkEnd w:id="211"/>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2"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2"/>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Default="00334256" w:rsidP="00333E88">
      <w:pPr>
        <w:rPr>
          <w:rFonts w:eastAsia="SimSun"/>
          <w:lang w:eastAsia="zh-CN"/>
        </w:rPr>
      </w:pPr>
    </w:p>
    <w:p w:rsidR="00D41AD8" w:rsidRDefault="00D41AD8" w:rsidP="0096700A">
      <w:pPr>
        <w:pStyle w:val="Heading3"/>
        <w:ind w:left="1260"/>
      </w:pPr>
      <w:bookmarkStart w:id="213" w:name="_Toc5186422"/>
      <w:r w:rsidRPr="00A36E90">
        <w:t xml:space="preserve">Derived PK Parameters </w:t>
      </w:r>
      <w:r>
        <w:t>– Dose Normalization</w:t>
      </w:r>
      <w:bookmarkEnd w:id="213"/>
    </w:p>
    <w:p w:rsidR="00D41AD8" w:rsidRDefault="006C5A1D" w:rsidP="00333E88">
      <w:pPr>
        <w:rPr>
          <w:rFonts w:eastAsia="SimSun"/>
          <w:lang w:eastAsia="zh-CN"/>
        </w:rPr>
      </w:pPr>
      <w:r>
        <w:rPr>
          <w:rFonts w:eastAsia="SimSun"/>
          <w:lang w:eastAsia="zh-CN"/>
        </w:rPr>
        <w:lastRenderedPageBreak/>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4"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4"/>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6" type="#_x0000_t75" style="width:86.25pt;height:31.8pt" o:ole="">
                  <v:imagedata r:id="rId187" o:title=""/>
                </v:shape>
                <o:OLEObject Type="Embed" ProgID="Equation.3" ShapeID="_x0000_i1116" DrawAspect="Content" ObjectID="_1644311858" r:id="rId188"/>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6E2E2B">
              <w:rPr>
                <w:b/>
                <w:i/>
              </w:rPr>
              <w:t>M</w:t>
            </w:r>
            <w:r w:rsidR="006E2E2B" w:rsidRPr="0002670C">
              <w:rPr>
                <w:b/>
                <w:i/>
              </w:rPr>
              <w:t xml:space="preserve">odel </w:t>
            </w:r>
            <w:r w:rsidR="006E2E2B">
              <w:rPr>
                <w:b/>
                <w:i/>
              </w:rPr>
              <w:t>C</w:t>
            </w:r>
            <w:r w:rsidR="006E2E2B" w:rsidRPr="0002670C">
              <w:rPr>
                <w:b/>
                <w:i/>
              </w:rPr>
              <w:t xml:space="preserve">onfiguration </w:t>
            </w:r>
            <w:r w:rsidR="006E2E2B">
              <w:rPr>
                <w:b/>
                <w:i/>
              </w:rPr>
              <w:t>T</w:t>
            </w:r>
            <w:r w:rsidR="006E2E2B"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r w:rsidR="006E2E2B">
              <w:rPr>
                <w:rFonts w:cs="Arial"/>
                <w:sz w:val="18"/>
                <w:szCs w:val="18"/>
              </w:rPr>
              <w:t xml:space="preserve">is </w:t>
            </w:r>
            <w:r>
              <w:rPr>
                <w:rFonts w:cs="Arial"/>
                <w:sz w:val="18"/>
                <w:szCs w:val="18"/>
              </w:rPr>
              <w:t xml:space="preserve"> not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be  ng*hr/mL/mg (not hr/mL).  </w:t>
            </w:r>
          </w:p>
          <w:p w:rsidR="006C5A1D" w:rsidRPr="00433F2C" w:rsidRDefault="006C5A1D" w:rsidP="00F36EA6">
            <w:pPr>
              <w:pStyle w:val="TableContent"/>
              <w:rPr>
                <w:rFonts w:cs="Arial"/>
                <w:sz w:val="18"/>
                <w:szCs w:val="18"/>
              </w:rPr>
            </w:pPr>
            <w:r w:rsidRPr="00433F2C">
              <w:rPr>
                <w:rFonts w:cs="Arial"/>
                <w:i/>
                <w:iCs/>
                <w:sz w:val="18"/>
                <w:szCs w:val="18"/>
              </w:rPr>
              <w:t>It’s simpler, and easier to relate to the observed (non-normalized)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15" w:name="AUCTDN"/>
            <w:r w:rsidRPr="00D84378">
              <w:rPr>
                <w:b/>
                <w:iCs/>
                <w:sz w:val="18"/>
                <w:szCs w:val="18"/>
              </w:rPr>
              <w:t>AUCT</w:t>
            </w:r>
            <w:r w:rsidR="00ED7C61" w:rsidRPr="00D84378">
              <w:rPr>
                <w:b/>
                <w:iCs/>
                <w:sz w:val="18"/>
                <w:szCs w:val="18"/>
              </w:rPr>
              <w:t>D</w:t>
            </w:r>
            <w:r w:rsidRPr="00D84378">
              <w:rPr>
                <w:b/>
                <w:iCs/>
                <w:sz w:val="18"/>
                <w:szCs w:val="18"/>
              </w:rPr>
              <w:t>N</w:t>
            </w:r>
            <w:bookmarkEnd w:id="215"/>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Pr="00433F2C">
              <w:rPr>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7" type="#_x0000_t75" style="width:101.85pt;height:31.8pt" o:ole="">
                  <v:imagedata r:id="rId189" o:title=""/>
                </v:shape>
                <o:OLEObject Type="Embed" ProgID="Equation.3" ShapeID="_x0000_i1117" DrawAspect="Content" ObjectID="_1644311859" r:id="rId190"/>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6" w:name="AUCALLDN"/>
            <w:r>
              <w:rPr>
                <w:rFonts w:cs="Arial"/>
                <w:b/>
                <w:sz w:val="18"/>
                <w:szCs w:val="18"/>
              </w:rPr>
              <w:t>AUCALL</w:t>
            </w:r>
            <w:r w:rsidRPr="00D84378">
              <w:rPr>
                <w:rFonts w:cs="Arial"/>
                <w:b/>
                <w:sz w:val="18"/>
                <w:szCs w:val="18"/>
              </w:rPr>
              <w:t>DN</w:t>
            </w:r>
            <w:bookmarkEnd w:id="216"/>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7"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lastRenderedPageBreak/>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lastRenderedPageBreak/>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lastRenderedPageBreak/>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8"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8"/>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9" w:name="AUCLASTDN"/>
            <w:r w:rsidRPr="00D84378">
              <w:rPr>
                <w:b/>
                <w:iCs/>
                <w:sz w:val="18"/>
                <w:szCs w:val="18"/>
              </w:rPr>
              <w:t>AUCLASTDN</w:t>
            </w:r>
            <w:bookmarkEnd w:id="219"/>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Pr>
                <w:rFonts w:cs="Arial"/>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20"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20"/>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1"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1"/>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ED7C61">
              <w:rPr>
                <w:rFonts w:cs="Arial"/>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2" w:name="CMAXDN"/>
            <w:r w:rsidRPr="00D84378">
              <w:rPr>
                <w:rFonts w:cs="Arial"/>
                <w:b/>
                <w:sz w:val="18"/>
                <w:szCs w:val="18"/>
              </w:rPr>
              <w:t>CMAXDN</w:t>
            </w:r>
            <w:bookmarkEnd w:id="222"/>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3"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3"/>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102BFA"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t>3.0</w:t>
            </w:r>
          </w:p>
        </w:tc>
        <w:tc>
          <w:tcPr>
            <w:tcW w:w="1443" w:type="dxa"/>
          </w:tcPr>
          <w:p w:rsidR="005901BD" w:rsidRPr="00D84378" w:rsidRDefault="005901BD" w:rsidP="00F36EA6">
            <w:pPr>
              <w:pStyle w:val="TableContent"/>
              <w:rPr>
                <w:rFonts w:cs="Arial"/>
                <w:b/>
                <w:sz w:val="18"/>
                <w:szCs w:val="18"/>
              </w:rPr>
            </w:pPr>
            <w:bookmarkStart w:id="224" w:name="CMINDN"/>
            <w:r>
              <w:rPr>
                <w:rFonts w:cs="Arial"/>
                <w:b/>
                <w:sz w:val="18"/>
                <w:szCs w:val="18"/>
              </w:rPr>
              <w:t>CMINDN</w:t>
            </w:r>
            <w:bookmarkEnd w:id="224"/>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D41AD8" w:rsidRDefault="00D41AD8" w:rsidP="00333E88">
      <w:pPr>
        <w:rPr>
          <w:rFonts w:eastAsia="SimSun"/>
          <w:lang w:eastAsia="zh-CN"/>
        </w:rPr>
      </w:pPr>
    </w:p>
    <w:p w:rsidR="0093224E" w:rsidRDefault="00752C1E" w:rsidP="0084439A">
      <w:pPr>
        <w:pStyle w:val="Heading3"/>
      </w:pPr>
      <w:r w:rsidRPr="00A36E90">
        <w:t xml:space="preserve"> </w:t>
      </w:r>
      <w:bookmarkStart w:id="225" w:name="_Toc5186423"/>
      <w:r w:rsidRPr="00A36E90">
        <w:t xml:space="preserve">Derived PK Parameters </w:t>
      </w:r>
      <w:r w:rsidR="0093224E">
        <w:t>- B</w:t>
      </w:r>
      <w:r w:rsidRPr="00A36E90">
        <w:rPr>
          <w:rFonts w:hint="eastAsia"/>
        </w:rPr>
        <w:t xml:space="preserve">ody </w:t>
      </w:r>
      <w:r w:rsidR="0093224E">
        <w:t>Size Normalization</w:t>
      </w:r>
      <w:bookmarkEnd w:id="225"/>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t>Model Input/Calling Arguments and Data Flags</w:t>
      </w:r>
      <w:r>
        <w:fldChar w:fldCharType="end"/>
      </w:r>
      <w:r>
        <w:t xml:space="preserve"> for </w:t>
      </w:r>
      <w:r w:rsidR="00D62BAC">
        <w:fldChar w:fldCharType="begin"/>
      </w:r>
      <w:r w:rsidR="00D62BAC">
        <w:instrText xml:space="preserve"> REF NORMBS \h </w:instrText>
      </w:r>
      <w:r w:rsidR="00D62BAC">
        <w:fldChar w:fldCharType="separate"/>
      </w:r>
      <w:r w:rsidR="00D62BAC">
        <w:rPr>
          <w:b/>
          <w:bCs/>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6" w:name="VSSPW"/>
            <w:r w:rsidRPr="007074B7">
              <w:rPr>
                <w:rFonts w:eastAsia="SimSun" w:cs="Arial"/>
                <w:b/>
                <w:sz w:val="18"/>
                <w:szCs w:val="18"/>
                <w:lang w:eastAsia="zh-CN"/>
              </w:rPr>
              <w:t>VSSPW</w:t>
            </w:r>
            <w:bookmarkEnd w:id="226"/>
          </w:p>
          <w:p w:rsidR="00752C1E" w:rsidRPr="00D84378" w:rsidRDefault="00752C1E" w:rsidP="00FB0143">
            <w:pPr>
              <w:pStyle w:val="TableContent"/>
              <w:tabs>
                <w:tab w:val="left" w:pos="960"/>
              </w:tabs>
              <w:rPr>
                <w:rFonts w:eastAsia="SimSun" w:cs="Arial"/>
                <w:b/>
                <w:sz w:val="18"/>
                <w:szCs w:val="18"/>
                <w:lang w:eastAsia="zh-CN"/>
              </w:rPr>
            </w:pPr>
            <w:bookmarkStart w:id="227"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7"/>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lastRenderedPageBreak/>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102BFA"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8" w:name="VSSOW"/>
            <w:r w:rsidRPr="00D84378">
              <w:rPr>
                <w:rFonts w:eastAsia="SimSun" w:cs="Arial" w:hint="eastAsia"/>
                <w:b/>
                <w:sz w:val="18"/>
                <w:szCs w:val="18"/>
                <w:lang w:eastAsia="zh-CN"/>
              </w:rPr>
              <w:t>VSSOW</w:t>
            </w:r>
            <w:bookmarkEnd w:id="228"/>
          </w:p>
          <w:p w:rsidR="00E32FCA" w:rsidRPr="00D84378" w:rsidRDefault="00E32FCA" w:rsidP="00FB0143">
            <w:pPr>
              <w:pStyle w:val="TableContent"/>
              <w:tabs>
                <w:tab w:val="left" w:pos="960"/>
              </w:tabs>
              <w:rPr>
                <w:rFonts w:eastAsia="SimSun" w:cs="Arial"/>
                <w:b/>
                <w:sz w:val="18"/>
                <w:szCs w:val="18"/>
                <w:lang w:eastAsia="zh-CN"/>
              </w:rPr>
            </w:pPr>
            <w:bookmarkStart w:id="229" w:name="VSSOWi"/>
            <w:r>
              <w:rPr>
                <w:rFonts w:eastAsia="SimSun" w:cs="Arial"/>
                <w:b/>
                <w:sz w:val="18"/>
                <w:szCs w:val="18"/>
                <w:lang w:eastAsia="zh-CN"/>
              </w:rPr>
              <w:t>VSSOWi</w:t>
            </w:r>
            <w:bookmarkEnd w:id="229"/>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102BFA"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0" w:name="CLPW"/>
            <w:r w:rsidRPr="00D84378">
              <w:rPr>
                <w:rFonts w:eastAsia="SimSun" w:cs="Arial" w:hint="eastAsia"/>
                <w:b/>
                <w:sz w:val="18"/>
                <w:szCs w:val="18"/>
                <w:lang w:eastAsia="zh-CN"/>
              </w:rPr>
              <w:t>CLPW</w:t>
            </w:r>
            <w:bookmarkEnd w:id="230"/>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8" type="#_x0000_t75" style="width:101.2pt;height:31.8pt" o:ole="">
                  <v:imagedata r:id="rId191" o:title=""/>
                </v:shape>
                <o:OLEObject Type="Embed" ProgID="Equation.3" ShapeID="_x0000_i1118" DrawAspect="Content" ObjectID="_1644311860" r:id="rId19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OW"/>
            <w:r w:rsidRPr="00D84378">
              <w:rPr>
                <w:rFonts w:eastAsia="SimSun" w:cs="Arial" w:hint="eastAsia"/>
                <w:b/>
                <w:sz w:val="18"/>
                <w:szCs w:val="18"/>
                <w:lang w:eastAsia="zh-CN"/>
              </w:rPr>
              <w:t>CLOW</w:t>
            </w:r>
            <w:bookmarkEnd w:id="231"/>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9" type="#_x0000_t75" style="width:101.2pt;height:31.8pt" o:ole="">
                  <v:imagedata r:id="rId193" o:title=""/>
                </v:shape>
                <o:OLEObject Type="Embed" ProgID="Equation.3" ShapeID="_x0000_i1119" DrawAspect="Content" ObjectID="_1644311861" r:id="rId19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lastRenderedPageBreak/>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2"/>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20" type="#_x0000_t75" style="width:114.8pt;height:31.8pt" o:ole="">
                  <v:imagedata r:id="rId195" o:title=""/>
                </v:shape>
                <o:OLEObject Type="Embed" ProgID="Equation.3" ShapeID="_x0000_i1120" DrawAspect="Content" ObjectID="_1644311862" r:id="rId196"/>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CLFPW"/>
            <w:r w:rsidRPr="00D84378">
              <w:rPr>
                <w:rFonts w:eastAsia="SimSun" w:cs="Arial" w:hint="eastAsia"/>
                <w:b/>
                <w:sz w:val="18"/>
                <w:szCs w:val="18"/>
                <w:lang w:eastAsia="zh-CN"/>
              </w:rPr>
              <w:t>CLFPW</w:t>
            </w:r>
            <w:bookmarkEnd w:id="233"/>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21" type="#_x0000_t75" style="width:108.95pt;height:31.8pt" o:ole="">
                  <v:imagedata r:id="rId197" o:title=""/>
                </v:shape>
                <o:OLEObject Type="Embed" ProgID="Equation.3" ShapeID="_x0000_i1121" DrawAspect="Content" ObjectID="_1644311863" r:id="rId198"/>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CLFOW"/>
            <w:r w:rsidRPr="00D84378">
              <w:rPr>
                <w:rFonts w:eastAsia="SimSun" w:cs="Arial" w:hint="eastAsia"/>
                <w:b/>
                <w:sz w:val="18"/>
                <w:szCs w:val="18"/>
                <w:lang w:eastAsia="zh-CN"/>
              </w:rPr>
              <w:t>CLFOW</w:t>
            </w:r>
            <w:bookmarkEnd w:id="234"/>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22" type="#_x0000_t75" style="width:108.3pt;height:31.8pt" o:ole="">
                  <v:imagedata r:id="rId199" o:title=""/>
                </v:shape>
                <o:OLEObject Type="Embed" ProgID="Equation.3" ShapeID="_x0000_i1122" DrawAspect="Content" ObjectID="_1644311864" r:id="rId20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5"/>
          </w:p>
        </w:tc>
        <w:tc>
          <w:tcPr>
            <w:tcW w:w="4387" w:type="dxa"/>
          </w:tcPr>
          <w:p w:rsidR="00752C1E" w:rsidRDefault="00752C1E" w:rsidP="00FB0143">
            <w:pPr>
              <w:rPr>
                <w:rFonts w:cs="Arial"/>
                <w:sz w:val="18"/>
                <w:szCs w:val="18"/>
              </w:rPr>
            </w:pPr>
            <w:r w:rsidRPr="00701644">
              <w:rPr>
                <w:rFonts w:cs="Arial"/>
                <w:sz w:val="18"/>
                <w:szCs w:val="18"/>
              </w:rPr>
              <w:t xml:space="preserve">The total body clearance for extravascular administration divided by the fraction of dose </w:t>
            </w:r>
            <w:r w:rsidRPr="00701644">
              <w:rPr>
                <w:rFonts w:cs="Arial"/>
                <w:sz w:val="18"/>
                <w:szCs w:val="18"/>
              </w:rPr>
              <w:lastRenderedPageBreak/>
              <w:t>absorbed, calculated using AUCTAU, divided by the weight.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23" type="#_x0000_t75" style="width:125.85pt;height:31.8pt" o:ole="">
                  <v:imagedata r:id="rId201" o:title=""/>
                </v:shape>
                <o:OLEObject Type="Embed" ProgID="Equation.3" ShapeID="_x0000_i1123" DrawAspect="Content" ObjectID="_1644311865" r:id="rId202"/>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VZPW"/>
            <w:r w:rsidRPr="00D84378">
              <w:rPr>
                <w:rFonts w:eastAsia="SimSun" w:cs="Arial" w:hint="eastAsia"/>
                <w:b/>
                <w:sz w:val="18"/>
                <w:szCs w:val="18"/>
                <w:lang w:eastAsia="zh-CN"/>
              </w:rPr>
              <w:t>VZPW</w:t>
            </w:r>
            <w:bookmarkEnd w:id="236"/>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4" type="#_x0000_t75" style="width:97.95pt;height:31.8pt" o:ole="">
                  <v:imagedata r:id="rId203" o:title=""/>
                </v:shape>
                <o:OLEObject Type="Embed" ProgID="Equation.3" ShapeID="_x0000_i1124" DrawAspect="Content" ObjectID="_1644311866" r:id="rId204"/>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OW"/>
            <w:r w:rsidRPr="00D84378">
              <w:rPr>
                <w:rFonts w:eastAsia="SimSun" w:cs="Arial" w:hint="eastAsia"/>
                <w:b/>
                <w:sz w:val="18"/>
                <w:szCs w:val="18"/>
                <w:lang w:eastAsia="zh-CN"/>
              </w:rPr>
              <w:t>VZOW</w:t>
            </w:r>
            <w:bookmarkEnd w:id="237"/>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5" type="#_x0000_t75" style="width:101.2pt;height:31.8pt" o:ole="">
                  <v:imagedata r:id="rId205" o:title=""/>
                </v:shape>
                <o:OLEObject Type="Embed" ProgID="Equation.3" ShapeID="_x0000_i1125" DrawAspect="Content" ObjectID="_1644311867" r:id="rId206"/>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8"/>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6" type="#_x0000_t75" style="width:116.75pt;height:31.8pt" o:ole="">
                  <v:imagedata r:id="rId207" o:title=""/>
                </v:shape>
                <o:OLEObject Type="Embed" ProgID="Equation.3" ShapeID="_x0000_i1126" DrawAspect="Content" ObjectID="_1644311868" r:id="rId208"/>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9" w:name="VZFPW"/>
            <w:r w:rsidRPr="00D84378">
              <w:rPr>
                <w:rFonts w:eastAsia="SimSun" w:cs="Arial" w:hint="eastAsia"/>
                <w:b/>
                <w:sz w:val="18"/>
                <w:szCs w:val="18"/>
                <w:lang w:eastAsia="zh-CN"/>
              </w:rPr>
              <w:t>VZFPW</w:t>
            </w:r>
            <w:bookmarkEnd w:id="239"/>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7" type="#_x0000_t75" style="width:105.75pt;height:31.8pt" o:ole="">
                  <v:imagedata r:id="rId209" o:title=""/>
                </v:shape>
                <o:OLEObject Type="Embed" ProgID="Equation.3" ShapeID="_x0000_i1127" DrawAspect="Content" ObjectID="_1644311869" r:id="rId210"/>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40" w:name="VZFOW"/>
            <w:r w:rsidRPr="00F91039">
              <w:rPr>
                <w:rFonts w:eastAsia="SimSun" w:cs="Arial" w:hint="eastAsia"/>
                <w:b/>
                <w:sz w:val="18"/>
                <w:szCs w:val="18"/>
                <w:lang w:eastAsia="zh-CN"/>
              </w:rPr>
              <w:t>VZFOW</w:t>
            </w:r>
            <w:bookmarkEnd w:id="240"/>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8" type="#_x0000_t75" style="width:107.7pt;height:31.8pt" o:ole="">
                  <v:imagedata r:id="rId211" o:title=""/>
                </v:shape>
                <o:OLEObject Type="Embed" ProgID="Equation.3" ShapeID="_x0000_i1128" DrawAspect="Content" ObjectID="_1644311870" r:id="rId212"/>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 xml:space="preserve">ed value </w:t>
            </w:r>
            <w:r w:rsidRPr="00752C1E">
              <w:rPr>
                <w:rFonts w:eastAsia="SimSun"/>
                <w:iCs/>
                <w:sz w:val="18"/>
                <w:szCs w:val="18"/>
                <w:lang w:eastAsia="zh-CN"/>
              </w:rPr>
              <w:lastRenderedPageBreak/>
              <w:t>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1"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1"/>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9" type="#_x0000_t75" style="width:123.25pt;height:31.8pt" o:ole="">
                  <v:imagedata r:id="rId213" o:title=""/>
                </v:shape>
                <o:OLEObject Type="Embed" ProgID="Equation.3" ShapeID="_x0000_i1129" DrawAspect="Content" ObjectID="_1644311871" r:id="rId214"/>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D62BAC">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752C1E" w:rsidRPr="00D809F3" w:rsidRDefault="00752C1E" w:rsidP="00333E88">
      <w:pPr>
        <w:rPr>
          <w:rFonts w:eastAsia="SimSun"/>
          <w:lang w:eastAsia="zh-CN"/>
        </w:rPr>
      </w:pPr>
    </w:p>
    <w:p w:rsidR="00206992" w:rsidRDefault="00206992">
      <w:pPr>
        <w:pStyle w:val="Heading1"/>
      </w:pPr>
      <w:r>
        <w:t xml:space="preserve"> </w:t>
      </w:r>
      <w:bookmarkStart w:id="242" w:name="_Toc5186424"/>
      <w:r w:rsidR="007C002F" w:rsidRPr="00A36E90">
        <w:t xml:space="preserve">Derived PK Parameters </w:t>
      </w:r>
      <w:r w:rsidR="007C002F">
        <w:t xml:space="preserve">for </w:t>
      </w:r>
      <w:r>
        <w:t>Absolute and Relative Bioavailability</w:t>
      </w:r>
      <w:bookmarkEnd w:id="242"/>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3" w:name="F"/>
            <w:r w:rsidRPr="00D84378">
              <w:rPr>
                <w:rFonts w:cs="Arial"/>
                <w:b/>
                <w:sz w:val="18"/>
                <w:szCs w:val="18"/>
              </w:rPr>
              <w:t>F</w:t>
            </w:r>
            <w:bookmarkEnd w:id="243"/>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4" w:name="FREL"/>
            <w:r w:rsidRPr="00D84378">
              <w:rPr>
                <w:rFonts w:cs="Arial"/>
                <w:b/>
                <w:sz w:val="18"/>
                <w:szCs w:val="18"/>
              </w:rPr>
              <w:t>F</w:t>
            </w:r>
            <w:r w:rsidR="00DC57C4" w:rsidRPr="00D84378">
              <w:rPr>
                <w:rFonts w:cs="Arial"/>
                <w:b/>
                <w:sz w:val="18"/>
                <w:szCs w:val="18"/>
              </w:rPr>
              <w:t>REL</w:t>
            </w:r>
            <w:bookmarkEnd w:id="244"/>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lastRenderedPageBreak/>
              <w:t>3.0</w:t>
            </w:r>
          </w:p>
        </w:tc>
        <w:tc>
          <w:tcPr>
            <w:tcW w:w="1975" w:type="dxa"/>
          </w:tcPr>
          <w:p w:rsidR="00710820" w:rsidRPr="00D84378" w:rsidRDefault="00DC57C4" w:rsidP="0041542A">
            <w:pPr>
              <w:pStyle w:val="TableContent"/>
              <w:rPr>
                <w:rFonts w:cs="Arial"/>
                <w:b/>
                <w:sz w:val="18"/>
                <w:szCs w:val="18"/>
              </w:rPr>
            </w:pPr>
            <w:bookmarkStart w:id="245" w:name="FRELLASTi"/>
            <w:r w:rsidRPr="00D84378">
              <w:rPr>
                <w:rFonts w:cs="Arial"/>
                <w:b/>
                <w:sz w:val="18"/>
                <w:szCs w:val="18"/>
              </w:rPr>
              <w:t>FRELLAST</w:t>
            </w:r>
            <w:r w:rsidR="005B1E02" w:rsidRPr="00D84378">
              <w:rPr>
                <w:rFonts w:cs="Arial"/>
                <w:b/>
                <w:sz w:val="18"/>
                <w:szCs w:val="18"/>
              </w:rPr>
              <w:t>i</w:t>
            </w:r>
            <w:bookmarkEnd w:id="245"/>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7B1EC9" w:rsidRPr="00433F2C">
              <w:rPr>
                <w:iCs/>
                <w:sz w:val="18"/>
                <w:szCs w:val="18"/>
              </w:rPr>
              <w:t>AUCLAST</w:t>
            </w:r>
            <w:r w:rsidR="007B1EC9">
              <w:rPr>
                <w:iCs/>
                <w:sz w:val="18"/>
                <w:szCs w:val="18"/>
              </w:rPr>
              <w: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6" w:name="FA"/>
            <w:r w:rsidRPr="00D84378">
              <w:rPr>
                <w:rFonts w:cs="Arial"/>
                <w:b/>
                <w:sz w:val="18"/>
                <w:szCs w:val="18"/>
              </w:rPr>
              <w:t>F</w:t>
            </w:r>
            <w:r w:rsidR="004C4FFF" w:rsidRPr="00D84378">
              <w:rPr>
                <w:rFonts w:cs="Arial"/>
                <w:b/>
                <w:sz w:val="18"/>
                <w:szCs w:val="18"/>
              </w:rPr>
              <w:t>A</w:t>
            </w:r>
            <w:bookmarkEnd w:id="246"/>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DC57C4" w:rsidRPr="00D84378" w:rsidRDefault="00710820" w:rsidP="0014390B">
            <w:pPr>
              <w:pStyle w:val="TableContent"/>
              <w:rPr>
                <w:rFonts w:cs="Arial"/>
                <w:b/>
                <w:sz w:val="18"/>
                <w:szCs w:val="18"/>
                <w:vertAlign w:val="subscript"/>
              </w:rPr>
            </w:pPr>
            <w:bookmarkStart w:id="247" w:name="FTAUi"/>
            <w:r w:rsidRPr="00D84378">
              <w:rPr>
                <w:rFonts w:cs="Arial"/>
                <w:b/>
                <w:sz w:val="18"/>
                <w:szCs w:val="18"/>
              </w:rPr>
              <w:t>F</w:t>
            </w:r>
            <w:r w:rsidR="00285EA5" w:rsidRPr="00D84378">
              <w:rPr>
                <w:rFonts w:cs="Arial"/>
                <w:b/>
                <w:sz w:val="18"/>
                <w:szCs w:val="18"/>
              </w:rPr>
              <w:t>TAUi</w:t>
            </w:r>
            <w:bookmarkEnd w:id="247"/>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r w:rsidRPr="00DC667B">
              <w:rPr>
                <w:i/>
                <w:iCs/>
                <w:sz w:val="18"/>
                <w:szCs w:val="18"/>
              </w:rPr>
              <w:t xml:space="preserve">i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
    <w:p w:rsidR="00334256" w:rsidRPr="00206992" w:rsidRDefault="00334256" w:rsidP="00D809F3"/>
    <w:p w:rsidR="00A565BE" w:rsidRPr="00BC7FBE" w:rsidRDefault="00BC7FBE" w:rsidP="00894BFE">
      <w:r>
        <w:t xml:space="preserve"> </w:t>
      </w:r>
    </w:p>
    <w:p w:rsidR="00C16496" w:rsidRDefault="00C16496">
      <w:pPr>
        <w:pStyle w:val="Heading1"/>
      </w:pPr>
      <w:bookmarkStart w:id="248" w:name="_Toc5186425"/>
      <w:r>
        <w:t>Computation Engine User Interface</w:t>
      </w:r>
      <w:r w:rsidR="0043204D">
        <w:t xml:space="preserve"> Considerations</w:t>
      </w:r>
      <w:bookmarkEnd w:id="248"/>
    </w:p>
    <w:p w:rsidR="00347A0C" w:rsidRDefault="00347A0C" w:rsidP="00347A0C">
      <w:pPr>
        <w:pStyle w:val="Heading2"/>
      </w:pPr>
      <w:bookmarkStart w:id="249" w:name="_Toc5186426"/>
      <w:r w:rsidRPr="0050395C">
        <w:t>User</w:t>
      </w:r>
      <w:r w:rsidR="0093461A">
        <w:t>/Application</w:t>
      </w:r>
      <w:r w:rsidRPr="0050395C">
        <w:t xml:space="preserve"> Interface</w:t>
      </w:r>
      <w:bookmarkEnd w:id="249"/>
      <w:r w:rsidRPr="0050395C">
        <w:t xml:space="preserve"> </w:t>
      </w:r>
    </w:p>
    <w:p w:rsidR="000411F1" w:rsidRPr="000411F1" w:rsidRDefault="000411F1" w:rsidP="00B92DEE"/>
    <w:p w:rsidR="003E55DF" w:rsidRDefault="003E55DF" w:rsidP="003E55DF">
      <w:pPr>
        <w:pStyle w:val="Heading2"/>
      </w:pPr>
      <w:bookmarkStart w:id="250" w:name="_Toc507192793"/>
      <w:bookmarkStart w:id="251" w:name="_Toc507192794"/>
      <w:bookmarkStart w:id="252" w:name="_Toc507192795"/>
      <w:bookmarkStart w:id="253" w:name="_Toc5186428"/>
      <w:bookmarkEnd w:id="250"/>
      <w:bookmarkEnd w:id="251"/>
      <w:bookmarkEnd w:id="252"/>
      <w:r>
        <w:t>KEL related user interface computations</w:t>
      </w:r>
    </w:p>
    <w:p w:rsidR="003E55DF" w:rsidRDefault="003E55DF" w:rsidP="003E55DF">
      <w:r>
        <w:t>Regressions are repeated using the last three points with non-zero concentration, then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30" type="#_x0000_t75" style="width:131.7pt;height:21.4pt" o:ole="">
            <v:imagedata r:id="rId215" o:title=""/>
          </v:shape>
          <o:OLEObject Type="Embed" ProgID="Equation.3" ShapeID="_x0000_i1130" DrawAspect="Content" ObjectID="_1644311872" r:id="rId216"/>
        </w:object>
      </w:r>
    </w:p>
    <w:p w:rsidR="003E55DF" w:rsidRDefault="003E55DF" w:rsidP="003E55DF"/>
    <w:p w:rsidR="003E55DF" w:rsidRDefault="003E55DF" w:rsidP="003E55DF">
      <w:r>
        <w:lastRenderedPageBreak/>
        <w:t>where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r>
        <w:t>Parameters on-the-fly</w:t>
      </w:r>
      <w:bookmarkEnd w:id="253"/>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Pr="005A7C0D">
        <w:t xml:space="preserve">Parameter </w:t>
      </w:r>
      <w:r>
        <w:t xml:space="preserve">Model Mapping </w:t>
      </w:r>
      <w:r w:rsidRPr="005A7C0D">
        <w:t xml:space="preserve">List - </w:t>
      </w:r>
      <w:r w:rsidRPr="00C85D5B">
        <w:t xml:space="preserve">Primary </w:t>
      </w:r>
      <w:r>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812B2A"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4" w:name="_Ref510453990"/>
      <w:bookmarkStart w:id="255" w:name="_Toc5186429"/>
      <w:r>
        <w:t>References</w:t>
      </w:r>
      <w:bookmarkEnd w:id="254"/>
      <w:bookmarkEnd w:id="255"/>
    </w:p>
    <w:p w:rsidR="003E52B3" w:rsidRDefault="003E52B3" w:rsidP="00150E35">
      <w:pPr>
        <w:pStyle w:val="Heading2"/>
      </w:pPr>
      <w:bookmarkStart w:id="256" w:name="_Toc5186430"/>
      <w:r>
        <w:t>Project References</w:t>
      </w:r>
      <w:bookmarkEnd w:id="256"/>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102BFA">
            <w:pPr>
              <w:pStyle w:val="TableContent"/>
            </w:pPr>
            <w:hyperlink r:id="rId217"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w:t>
            </w:r>
            <w:r w:rsidRPr="009C0D27">
              <w:lastRenderedPageBreak/>
              <w:t>ns.xlsx?Web=1</w:t>
            </w:r>
          </w:p>
        </w:tc>
      </w:tr>
    </w:tbl>
    <w:p w:rsidR="003E52B3" w:rsidRDefault="003E52B3"/>
    <w:p w:rsidR="003E52B3" w:rsidRDefault="00A201C4" w:rsidP="00150E35">
      <w:pPr>
        <w:pStyle w:val="Heading2"/>
      </w:pPr>
      <w:bookmarkStart w:id="257" w:name="_Toc5186431"/>
      <w:r>
        <w:t xml:space="preserve">Technical </w:t>
      </w:r>
      <w:r w:rsidR="003E52B3">
        <w:t>References</w:t>
      </w:r>
      <w:bookmarkEnd w:id="257"/>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58" w:name="R"/>
            <w:r w:rsidRPr="00EB144D">
              <w:rPr>
                <w:rFonts w:cs="Arial"/>
                <w:szCs w:val="20"/>
                <w:lang w:eastAsia="en-US"/>
              </w:rPr>
              <w:t>R</w:t>
            </w:r>
            <w:bookmarkEnd w:id="258"/>
            <w:r w:rsidRPr="00EB144D">
              <w:rPr>
                <w:rFonts w:cs="Arial"/>
                <w:szCs w:val="20"/>
                <w:lang w:eastAsia="en-US"/>
              </w:rPr>
              <w:t xml:space="preserve">: A language and environment for statistical computing. R Foundation for StatisticalComputing, Vienna, Austria. </w:t>
            </w:r>
            <w:hyperlink r:id="rId218"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Leon Shargei, Andrew B.C. Yu ,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J. Gabrielsson and D. Weiner ,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Pharmacokinetics:Concepts and Applications. Philadelphia, Pennsylvannia.</w:t>
            </w:r>
          </w:p>
        </w:tc>
      </w:tr>
      <w:tr w:rsidR="001958AB" w:rsidTr="00EB144D">
        <w:tc>
          <w:tcPr>
            <w:tcW w:w="840" w:type="dxa"/>
          </w:tcPr>
          <w:p w:rsidR="001958AB" w:rsidRDefault="001958AB" w:rsidP="00EB144D">
            <w:pPr>
              <w:pStyle w:val="TableText"/>
              <w:jc w:val="center"/>
            </w:pPr>
            <w:r>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59" w:name="_Toc5186432"/>
      <w:bookmarkStart w:id="260" w:name="_Ref126398678"/>
      <w:r>
        <w:lastRenderedPageBreak/>
        <w:t>Appendices</w:t>
      </w:r>
      <w:bookmarkEnd w:id="259"/>
    </w:p>
    <w:p w:rsidR="00D7547A" w:rsidRDefault="00D7547A" w:rsidP="00D7547A">
      <w:pPr>
        <w:pStyle w:val="Heading2"/>
      </w:pPr>
      <w:bookmarkStart w:id="261" w:name="_Ref125781280"/>
      <w:bookmarkStart w:id="262" w:name="_Ref125781338"/>
      <w:bookmarkStart w:id="263" w:name="_Ref506784987"/>
      <w:bookmarkStart w:id="264" w:name="_Toc5186433"/>
      <w:r>
        <w:t>Calculating AUC, AUMC</w:t>
      </w:r>
      <w:bookmarkEnd w:id="261"/>
      <w:bookmarkEnd w:id="262"/>
      <w:r>
        <w:t>, and AURC</w:t>
      </w:r>
      <w:bookmarkEnd w:id="263"/>
      <w:bookmarkEnd w:id="264"/>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5" w:name="_Toc5186434"/>
      <w:r w:rsidRPr="0014390B">
        <w:t>Background</w:t>
      </w:r>
      <w:bookmarkEnd w:id="265"/>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1EE2FE59" wp14:editId="0544653E">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9">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2BECA4E3" wp14:editId="307E5622">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31" type="#_x0000_t75" style="width:120.65pt;height:31.15pt" o:ole="">
                  <v:imagedata r:id="rId221" o:title=""/>
                </v:shape>
                <o:OLEObject Type="Embed" ProgID="Equation.3" ShapeID="_x0000_i1131" DrawAspect="Content" ObjectID="_1644311873" r:id="rId222"/>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32" type="#_x0000_t75" style="width:186.8pt;height:31.8pt" o:ole="">
                  <v:imagedata r:id="rId223" o:title=""/>
                </v:shape>
                <o:OLEObject Type="Embed" ProgID="Equation.3" ShapeID="_x0000_i1132" DrawAspect="Content" ObjectID="_1644311874" r:id="rId224"/>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33" type="#_x0000_t75" style="width:120.65pt;height:53.2pt" o:ole="">
                  <v:imagedata r:id="rId225" o:title=""/>
                </v:shape>
                <o:OLEObject Type="Embed" ProgID="Equation.3" ShapeID="_x0000_i1133" DrawAspect="Content" ObjectID="_1644311875" r:id="rId226"/>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4" type="#_x0000_t75" style="width:261.4pt;height:58.4pt" o:ole="">
                  <v:imagedata r:id="rId227" o:title=""/>
                </v:shape>
                <o:OLEObject Type="Embed" ProgID="Equation.3" ShapeID="_x0000_i1134" DrawAspect="Content" ObjectID="_1644311876" r:id="rId228"/>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79BB1CA2" wp14:editId="1A465B3B">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6" w:name="_Toc5186435"/>
      <w:r>
        <w:t>Options</w:t>
      </w:r>
      <w:bookmarkEnd w:id="266"/>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The linear method is used up to Tmax (the first occurrence of Cmax), and the log trapezoidal method is used for the remainder of the profile. If Ci or Ci+1 is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If Ci or Ci+1 is 0 then the linear trapezoidal rule is used.</w:t>
            </w:r>
          </w:p>
        </w:tc>
      </w:tr>
    </w:tbl>
    <w:p w:rsidR="00E02355" w:rsidRDefault="00E02355" w:rsidP="00D7547A"/>
    <w:p w:rsidR="00AB382F" w:rsidRDefault="00D7547A" w:rsidP="00707156">
      <w:pPr>
        <w:pStyle w:val="Heading4"/>
      </w:pPr>
      <w:bookmarkStart w:id="267" w:name="_Ref5399839"/>
      <w:r w:rsidRPr="0014390B">
        <w:t>Interpolation</w:t>
      </w:r>
      <w:r>
        <w:t xml:space="preserve"> of Missing Data for AUC and AUMC Calculations</w:t>
      </w:r>
      <w:bookmarkEnd w:id="267"/>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5" type="#_x0000_t75" style="width:142.7pt;height:38.25pt" o:ole="">
                  <v:imagedata r:id="rId230" o:title=""/>
                </v:shape>
                <o:OLEObject Type="Embed" ProgID="Equation.3" ShapeID="_x0000_i1135" DrawAspect="Content" ObjectID="_1644311877" r:id="rId231"/>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6" type="#_x0000_t75" style="width:214.7pt;height:38.25pt" o:ole="">
                  <v:imagedata r:id="rId232" o:title=""/>
                </v:shape>
                <o:OLEObject Type="Embed" ProgID="Equation.3" ShapeID="_x0000_i1136" DrawAspect="Content" ObjectID="_1644311878" r:id="rId233"/>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68" w:name="_Toc5186436"/>
      <w:r>
        <w:t xml:space="preserve">NCA Computations: General Issues with Data Handling Rules for </w:t>
      </w:r>
      <w:r w:rsidR="00AB382F">
        <w:t>Partial</w:t>
      </w:r>
      <w:r>
        <w:t xml:space="preserve"> Areas</w:t>
      </w:r>
      <w:bookmarkEnd w:id="268"/>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18269AF6" wp14:editId="1C138F82">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35753449" wp14:editId="6C63A7FD">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Pr>
                <w:b/>
                <w:i/>
              </w:rPr>
              <w:t>M</w:t>
            </w:r>
            <w:r w:rsidRPr="0002670C">
              <w:rPr>
                <w:b/>
                <w:i/>
              </w:rPr>
              <w:t xml:space="preserve">odel </w:t>
            </w:r>
            <w:r>
              <w:rPr>
                <w:b/>
                <w:i/>
              </w:rPr>
              <w:t>C</w:t>
            </w:r>
            <w:r w:rsidRPr="0002670C">
              <w:rPr>
                <w:b/>
                <w:i/>
              </w:rPr>
              <w:t xml:space="preserve">onfiguration </w:t>
            </w:r>
            <w:r>
              <w:rPr>
                <w:b/>
                <w:i/>
              </w:rPr>
              <w:t>T</w:t>
            </w:r>
            <w:r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6307C16" wp14:editId="4D15367A">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6">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Pr>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41D7C208" wp14:editId="0D3B9356">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7">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AUCLAST</w:t>
            </w:r>
            <w:r w:rsidR="00755282">
              <w:rPr>
                <w:iCs/>
                <w:sz w:val="18"/>
                <w:szCs w:val="18"/>
              </w:rPr>
              <w: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755282" w:rsidRPr="00433F2C">
              <w:rPr>
                <w:iCs/>
                <w:sz w:val="18"/>
                <w:szCs w:val="18"/>
              </w:rPr>
              <w:t>AUCTAU</w:t>
            </w:r>
            <w:r w:rsidR="00755282" w:rsidRPr="00433F2C">
              <w:rPr>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755282" w:rsidRPr="00433F2C">
        <w:rPr>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755282"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755282"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755282" w:rsidRPr="00433F2C">
        <w:rPr>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Pr="00B92DEE">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Pr="00B92DEE">
        <w:rPr>
          <w:iCs/>
          <w:sz w:val="18"/>
          <w:szCs w:val="18"/>
        </w:rPr>
        <w:t>AUCTAU</w:t>
      </w:r>
      <w:r w:rsidRPr="00B92DEE">
        <w:rPr>
          <w:i/>
          <w:sz w:val="18"/>
          <w:szCs w:val="18"/>
        </w:rPr>
        <w:t>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Pr="00B92DEE">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986C8C">
        <w:t>Pre Computation Checks and Dataset or Computation Flag Definitions</w:t>
      </w:r>
      <w:r w:rsidR="00986C8C">
        <w:rPr>
          <w:noProof/>
          <w:highlight w:val="yellow"/>
        </w:rPr>
        <w:fldChar w:fldCharType="end"/>
      </w:r>
      <w:r w:rsidR="00986C8C">
        <w:rPr>
          <w:noProof/>
        </w:rPr>
        <w:t xml:space="preserve"> for </w:t>
      </w:r>
      <w:r>
        <w:rPr>
          <w:noProof/>
        </w:rPr>
        <w:t xml:space="preserve"> </w:t>
      </w:r>
      <w:r w:rsidR="00986C8C">
        <w:rPr>
          <w:b/>
          <w:bCs w:val="0"/>
          <w:sz w:val="18"/>
        </w:rPr>
        <w:t>FLGACCEPTTAU</w:t>
      </w:r>
      <w:r w:rsidR="00986C8C">
        <w:rPr>
          <w:noProof/>
        </w:rPr>
        <w:t>.</w:t>
      </w:r>
    </w:p>
    <w:p w:rsidR="00EB7ADE" w:rsidRDefault="00EB7ADE" w:rsidP="00EB7ADE"/>
    <w:p w:rsidR="002818BB" w:rsidRDefault="002818BB" w:rsidP="00CC4A0E">
      <w:pPr>
        <w:pStyle w:val="Heading2"/>
      </w:pPr>
      <w:bookmarkStart w:id="269" w:name="_Toc507192806"/>
      <w:bookmarkStart w:id="270" w:name="_Toc507192807"/>
      <w:bookmarkStart w:id="271" w:name="_Toc507192822"/>
      <w:bookmarkStart w:id="272" w:name="_Toc507192823"/>
      <w:bookmarkStart w:id="273" w:name="_Toc507192824"/>
      <w:bookmarkStart w:id="274" w:name="_Toc507192826"/>
      <w:bookmarkStart w:id="275" w:name="_Ref506785910"/>
      <w:bookmarkStart w:id="276" w:name="_Toc5186437"/>
      <w:bookmarkEnd w:id="269"/>
      <w:bookmarkEnd w:id="270"/>
      <w:bookmarkEnd w:id="271"/>
      <w:bookmarkEnd w:id="272"/>
      <w:bookmarkEnd w:id="273"/>
      <w:bookmarkEnd w:id="274"/>
      <w:r>
        <w:t xml:space="preserve">Significant Figures </w:t>
      </w:r>
      <w:r w:rsidR="00D3240D">
        <w:t>Definition</w:t>
      </w:r>
      <w:bookmarkEnd w:id="275"/>
      <w:bookmarkEnd w:id="276"/>
    </w:p>
    <w:p w:rsidR="00B42A44" w:rsidRDefault="00B42A44" w:rsidP="0014390B">
      <w:pPr>
        <w:pStyle w:val="StyleHeading3Before1lineAfter1line4"/>
      </w:pPr>
      <w:bookmarkStart w:id="277" w:name="_Toc5186438"/>
      <w:r>
        <w:t>Definition</w:t>
      </w:r>
      <w:bookmarkEnd w:id="277"/>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14390B">
      <w:pPr>
        <w:pStyle w:val="StyleHeading3Before1lineAfter1line4"/>
      </w:pPr>
      <w:bookmarkStart w:id="278" w:name="_Toc5186439"/>
      <w:r>
        <w:t>Multiplication and Division</w:t>
      </w:r>
      <w:bookmarkEnd w:id="278"/>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14390B">
      <w:pPr>
        <w:pStyle w:val="StyleHeading3Before1lineAfter1line4"/>
      </w:pPr>
      <w:bookmarkStart w:id="279" w:name="_Toc5186440"/>
      <w:r>
        <w:lastRenderedPageBreak/>
        <w:t>Addition and Subtraction</w:t>
      </w:r>
      <w:bookmarkEnd w:id="279"/>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80" w:name="_Ref506784923"/>
      <w:bookmarkStart w:id="281" w:name="_Ref506785084"/>
      <w:bookmarkStart w:id="282" w:name="_Ref506785138"/>
      <w:bookmarkStart w:id="283" w:name="_Ref506785160"/>
      <w:bookmarkStart w:id="284" w:name="_Toc5186441"/>
      <w:r>
        <w:t>Missing Data</w:t>
      </w:r>
      <w:bookmarkEnd w:id="280"/>
      <w:bookmarkEnd w:id="281"/>
      <w:bookmarkEnd w:id="282"/>
      <w:bookmarkEnd w:id="283"/>
      <w:bookmarkEnd w:id="284"/>
    </w:p>
    <w:p w:rsidR="00F96653" w:rsidRDefault="00F96653" w:rsidP="0014390B">
      <w:pPr>
        <w:pStyle w:val="StyleHeading3Before1lineAfter1line4"/>
      </w:pPr>
      <w:bookmarkStart w:id="285" w:name="_Ref125960332"/>
      <w:bookmarkStart w:id="286" w:name="_Ref125960336"/>
      <w:bookmarkStart w:id="287" w:name="_Toc5186442"/>
      <w:r>
        <w:t>Missing Data at Time of Dose</w:t>
      </w:r>
      <w:bookmarkEnd w:id="285"/>
      <w:bookmarkEnd w:id="286"/>
      <w:bookmarkEnd w:id="287"/>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41900955" wp14:editId="4DC2D978">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F96653" w:rsidRDefault="00F96653" w:rsidP="00F96653">
      <w:pPr>
        <w:pStyle w:val="Caption"/>
      </w:pPr>
    </w:p>
    <w:p w:rsidR="00F96653" w:rsidRDefault="00F96653" w:rsidP="0014390B">
      <w:pPr>
        <w:pStyle w:val="StyleHeading3Before1lineAfter1line4"/>
      </w:pPr>
      <w:bookmarkStart w:id="288" w:name="_Ref125781163"/>
      <w:bookmarkStart w:id="289" w:name="_Ref125781229"/>
      <w:bookmarkStart w:id="290" w:name="_Ref125781237"/>
      <w:bookmarkStart w:id="291" w:name="_Toc5186443"/>
      <w:r>
        <w:t>AUC Calculations and Missing Data</w:t>
      </w:r>
      <w:bookmarkEnd w:id="288"/>
      <w:bookmarkEnd w:id="289"/>
      <w:bookmarkEnd w:id="290"/>
      <w:bookmarkEnd w:id="291"/>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 start or end times, use concentration values estimated as shown in the following diagrams.</w:t>
      </w:r>
    </w:p>
    <w:p w:rsidR="000570A8" w:rsidRDefault="000570A8" w:rsidP="00B4041D">
      <w:pPr>
        <w:pStyle w:val="Heading4"/>
        <w:numPr>
          <w:ilvl w:val="3"/>
          <w:numId w:val="48"/>
        </w:numPr>
      </w:pPr>
      <w:r>
        <w:t xml:space="preserve"> AUC Start time has no data</w:t>
      </w:r>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471DB765" wp14:editId="5A117F9F">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6C59E01C" wp14:editId="4EF77AD9">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92" w:name="_Ref506786211"/>
      <w:bookmarkStart w:id="293" w:name="_Toc5186444"/>
      <w:r>
        <w:t>Study Design Elements (SDE)</w:t>
      </w:r>
      <w:bookmarkEnd w:id="292"/>
      <w:r w:rsidR="00602D09">
        <w:t>/Profile Identifier</w:t>
      </w:r>
      <w:bookmarkEnd w:id="293"/>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4" w:name="_Ref509581096"/>
      <w:bookmarkStart w:id="295" w:name="_Toc5186445"/>
      <w:r>
        <w:t>Analysis Ready Dataset (ARD)</w:t>
      </w:r>
      <w:bookmarkEnd w:id="294"/>
      <w:bookmarkEnd w:id="295"/>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the </w:t>
      </w:r>
      <w:r w:rsidR="0027597E">
        <w:t xml:space="preserve">this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92572">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102BFA"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t>PKUSMID  must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102BFA"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102BFA"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102BFA"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102BFA"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102BFA"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Pr>
                <w:rFonts w:cs="Arial"/>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There are certain sample types and study designs that may require different approaches. One notable example is that for PRE-DOSE or TROUGH samples, typically the analysis requires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  SC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6" w:name="_Toc5186446"/>
      <w:r>
        <w:t xml:space="preserve">Other </w:t>
      </w:r>
      <w:r w:rsidR="00345981">
        <w:t xml:space="preserve">Key </w:t>
      </w:r>
      <w:r>
        <w:t>Assumptions</w:t>
      </w:r>
      <w:bookmarkEnd w:id="296"/>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Parameters that are derived from AUC</w:t>
            </w:r>
            <w:r w:rsidRPr="00846DB7">
              <w:rPr>
                <w:bCs w:val="0"/>
                <w:sz w:val="18"/>
                <w:vertAlign w:val="subscript"/>
              </w:rPr>
              <w:t>inf</w:t>
            </w:r>
            <w:r w:rsidRPr="00846DB7">
              <w:rPr>
                <w:bCs w:val="0"/>
                <w:sz w:val="18"/>
              </w:rPr>
              <w:t xml:space="preserve"> ,AUMC</w:t>
            </w:r>
            <w:r w:rsidRPr="00846DB7">
              <w:rPr>
                <w:bCs w:val="0"/>
                <w:sz w:val="18"/>
                <w:vertAlign w:val="subscript"/>
              </w:rPr>
              <w:t xml:space="preserve">inf,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3925C1">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297" w:name="_Toc5186447"/>
      <w:r>
        <w:t>Footnoting for PK Parameter Estimates</w:t>
      </w:r>
      <w:bookmarkEnd w:id="297"/>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298" w:name="_Ref507327434"/>
      <w:bookmarkStart w:id="299" w:name="_Toc5186448"/>
      <w:r>
        <w:t xml:space="preserve">Examples of Profiles and Dosing Intervals in </w:t>
      </w:r>
      <w:r w:rsidR="003C5335">
        <w:t>open</w:t>
      </w:r>
      <w:r>
        <w:t>NCA</w:t>
      </w:r>
      <w:bookmarkEnd w:id="260"/>
      <w:bookmarkEnd w:id="298"/>
      <w:bookmarkEnd w:id="299"/>
    </w:p>
    <w:p w:rsidR="003E52B3" w:rsidRDefault="003E52B3" w:rsidP="003E7CE7">
      <w:pPr>
        <w:pStyle w:val="Heading3"/>
      </w:pPr>
      <w:bookmarkStart w:id="300" w:name="_Toc5186449"/>
      <w:r>
        <w:t>Example 1</w:t>
      </w:r>
      <w:r w:rsidR="00FF57D2">
        <w:t>:</w:t>
      </w:r>
      <w:r>
        <w:t xml:space="preserve">  Single-Dose Profiles</w:t>
      </w:r>
      <w:bookmarkEnd w:id="300"/>
    </w:p>
    <w:p w:rsidR="003E52B3" w:rsidRDefault="006F214C">
      <w:r>
        <w:rPr>
          <w:noProof/>
          <w:lang w:eastAsia="en-US"/>
        </w:rPr>
        <w:drawing>
          <wp:inline distT="0" distB="0" distL="0" distR="0" wp14:anchorId="0730A73C" wp14:editId="708C5873">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532A21B2" wp14:editId="125B957D">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01" w:name="_Toc5186450"/>
      <w:r>
        <w:t>Example 2:</w:t>
      </w:r>
      <w:r w:rsidR="003E52B3">
        <w:t xml:space="preserve">  Multiple-Dose Profile</w:t>
      </w:r>
      <w:bookmarkEnd w:id="301"/>
    </w:p>
    <w:p w:rsidR="003E52B3" w:rsidRDefault="003E52B3"/>
    <w:p w:rsidR="003E52B3" w:rsidRDefault="006F214C">
      <w:r>
        <w:rPr>
          <w:noProof/>
          <w:lang w:eastAsia="en-US"/>
        </w:rPr>
        <w:lastRenderedPageBreak/>
        <w:drawing>
          <wp:inline distT="0" distB="0" distL="0" distR="0" wp14:anchorId="69CAC5D5" wp14:editId="231464E8">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606FDAAB" wp14:editId="3E24A96A">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02" w:name="_Toc5186451"/>
      <w:r>
        <w:lastRenderedPageBreak/>
        <w:t>Example 3</w:t>
      </w:r>
      <w:r w:rsidR="00FF57D2">
        <w:t>:</w:t>
      </w:r>
      <w:r>
        <w:t xml:space="preserve">  Multiple-Dose Profile Including 2 Doses</w:t>
      </w:r>
      <w:bookmarkEnd w:id="302"/>
    </w:p>
    <w:p w:rsidR="003E52B3" w:rsidRDefault="006F214C">
      <w:r>
        <w:rPr>
          <w:noProof/>
          <w:lang w:eastAsia="en-US"/>
        </w:rPr>
        <w:drawing>
          <wp:inline distT="0" distB="0" distL="0" distR="0" wp14:anchorId="6623F58E" wp14:editId="0C902D71">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5"/>
              </a:graphicData>
            </a:graphic>
          </wp:inline>
        </w:drawing>
      </w:r>
    </w:p>
    <w:p w:rsidR="003E52B3" w:rsidRDefault="003E52B3"/>
    <w:p w:rsidR="003E52B3" w:rsidRDefault="006F214C">
      <w:r>
        <w:rPr>
          <w:noProof/>
          <w:lang w:eastAsia="en-US"/>
        </w:rPr>
        <w:drawing>
          <wp:inline distT="0" distB="0" distL="0" distR="0" wp14:anchorId="122C0E43" wp14:editId="3F2BDB62">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3"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3"/>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4" w:name="_Toc5186452"/>
      <w:r>
        <w:lastRenderedPageBreak/>
        <w:t>Example 4:  Multiple-Dose Profile Including 3 Doses</w:t>
      </w:r>
      <w:bookmarkEnd w:id="304"/>
    </w:p>
    <w:p w:rsidR="003C5AD9" w:rsidRDefault="003C5AD9">
      <w:pPr>
        <w:pStyle w:val="BodyText"/>
      </w:pPr>
    </w:p>
    <w:p w:rsidR="00F17045" w:rsidRDefault="00F17045">
      <w:pPr>
        <w:pStyle w:val="BodyText"/>
      </w:pPr>
      <w:r>
        <w:rPr>
          <w:noProof/>
          <w:lang w:eastAsia="en-US"/>
        </w:rPr>
        <w:drawing>
          <wp:inline distT="0" distB="0" distL="0" distR="0" wp14:anchorId="108C1D8A" wp14:editId="6A55EFED">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7DE24B28" wp14:editId="6D6A4B98">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5" w:name="_Ref507164346"/>
      <w:bookmarkStart w:id="306" w:name="_Toc5186453"/>
      <w:r>
        <w:t xml:space="preserve">Data </w:t>
      </w:r>
      <w:r w:rsidR="00046DF7">
        <w:t xml:space="preserve">Exclusion </w:t>
      </w:r>
      <w:r>
        <w:t>Flag</w:t>
      </w:r>
      <w:r w:rsidR="00046DF7">
        <w:t xml:space="preserve"> Fields</w:t>
      </w:r>
      <w:bookmarkEnd w:id="305"/>
      <w:bookmarkEnd w:id="306"/>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7"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07"/>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a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8"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08"/>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09" w:name="FLGEXSDE"/>
            <w:r w:rsidRPr="005273BF">
              <w:rPr>
                <w:rFonts w:eastAsia="Times New Roman" w:cs="Arial"/>
                <w:b/>
                <w:szCs w:val="20"/>
                <w:lang w:eastAsia="en-US"/>
              </w:rPr>
              <w:t>FLGEX</w:t>
            </w:r>
            <w:r>
              <w:rPr>
                <w:rFonts w:eastAsia="Times New Roman" w:cs="Arial"/>
                <w:b/>
                <w:szCs w:val="20"/>
                <w:lang w:eastAsia="en-US"/>
              </w:rPr>
              <w:t>SDE</w:t>
            </w:r>
            <w:bookmarkEnd w:id="309"/>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subjects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10" w:name="FLGEXST"/>
            <w:r w:rsidRPr="002C7ABD">
              <w:rPr>
                <w:rFonts w:eastAsia="Times New Roman" w:cs="Arial"/>
                <w:b/>
                <w:szCs w:val="20"/>
                <w:lang w:eastAsia="en-US"/>
              </w:rPr>
              <w:t>FLG</w:t>
            </w:r>
            <w:r>
              <w:rPr>
                <w:rFonts w:eastAsia="Times New Roman" w:cs="Arial"/>
                <w:b/>
                <w:szCs w:val="20"/>
                <w:lang w:eastAsia="en-US"/>
              </w:rPr>
              <w:t>EXST</w:t>
            </w:r>
            <w:bookmarkEnd w:id="310"/>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11" w:name="FLGCZERO"/>
            <w:r>
              <w:rPr>
                <w:rFonts w:eastAsia="Times New Roman" w:cs="Arial"/>
                <w:b/>
                <w:szCs w:val="20"/>
                <w:lang w:eastAsia="en-US"/>
              </w:rPr>
              <w:lastRenderedPageBreak/>
              <w:t>FLGCZERO</w:t>
            </w:r>
            <w:bookmarkEnd w:id="311"/>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a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bookmarkStart w:id="312" w:name="FLGEXPROF"/>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E725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fldChar w:fldCharType="begin"/>
            </w:r>
            <w:r>
              <w:rPr>
                <w:rFonts w:eastAsia="Times New Roman" w:cs="Arial"/>
                <w:b/>
                <w:szCs w:val="20"/>
                <w:lang w:eastAsia="en-US"/>
              </w:rPr>
              <w:instrText xml:space="preserve"> REF FLGEXPROF \h </w:instrText>
            </w:r>
            <w:r>
              <w:rPr>
                <w:rFonts w:eastAsia="Times New Roman" w:cs="Arial"/>
                <w:b/>
                <w:szCs w:val="20"/>
                <w:lang w:eastAsia="en-US"/>
              </w:rPr>
            </w:r>
            <w:r>
              <w:rPr>
                <w:rFonts w:eastAsia="Times New Roman" w:cs="Arial"/>
                <w:b/>
                <w:szCs w:val="20"/>
                <w:lang w:eastAsia="en-US"/>
              </w:rPr>
              <w:fldChar w:fldCharType="separate"/>
            </w:r>
            <w:r>
              <w:rPr>
                <w:rFonts w:cs="Arial"/>
                <w:color w:val="000000"/>
                <w:sz w:val="18"/>
                <w:szCs w:val="18"/>
              </w:rPr>
              <w:t>FLGEXPROF</w:t>
            </w:r>
            <w:r>
              <w:rPr>
                <w:rFonts w:eastAsia="Times New Roman" w:cs="Arial"/>
                <w:b/>
                <w:szCs w:val="20"/>
                <w:lang w:eastAsia="en-US"/>
              </w:rPr>
              <w:fldChar w:fldCharType="end"/>
            </w:r>
            <w:bookmarkEnd w:id="312"/>
            <w:r>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1E7255">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color w:val="000000"/>
                <w:sz w:val="18"/>
                <w:szCs w:val="18"/>
              </w:rPr>
              <w:t>FLGEXPROF</w:t>
            </w:r>
            <w:r>
              <w:rPr>
                <w:rFonts w:cs="Arial"/>
                <w:color w:val="000000"/>
                <w:sz w:val="18"/>
                <w:szCs w:val="18"/>
              </w:rPr>
              <w:fldChar w:fldCharType="end"/>
            </w:r>
            <w:r>
              <w:rPr>
                <w:rFonts w:cs="Arial"/>
                <w:color w:val="000000"/>
                <w:sz w:val="18"/>
                <w:szCs w:val="18"/>
              </w:rPr>
              <w:t xml:space="preserve"> 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Pr="00252B00">
              <w:rPr>
                <w:b/>
                <w:sz w:val="18"/>
                <w:szCs w:val="18"/>
              </w:rPr>
              <w:t>CMIN</w:t>
            </w:r>
            <w:r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3" w:name="_Toc507192843"/>
      <w:bookmarkEnd w:id="313"/>
      <w:r>
        <w:rPr>
          <w:rFonts w:eastAsia="Times New Roman"/>
          <w:b w:val="0"/>
          <w:szCs w:val="20"/>
          <w:lang w:eastAsia="en-US"/>
        </w:rPr>
        <w:t xml:space="preserve">†- </w:t>
      </w:r>
      <w:r>
        <w:t>Not yet implemented in openNCA interface to computation engine nor in computation engine code itself.</w:t>
      </w:r>
      <w:r w:rsidR="00B912C9">
        <w:br w:type="page"/>
      </w:r>
      <w:bookmarkStart w:id="314" w:name="_Ref507327453"/>
      <w:bookmarkStart w:id="315" w:name="_Toc5186454"/>
    </w:p>
    <w:p w:rsidR="004D4096" w:rsidRPr="002320FF" w:rsidRDefault="004D4096" w:rsidP="00CD1F9F">
      <w:pPr>
        <w:pStyle w:val="Heading2"/>
      </w:pPr>
      <w:r w:rsidRPr="002320FF">
        <w:lastRenderedPageBreak/>
        <w:t>Multiple Dosing Interval and TAU handling</w:t>
      </w:r>
      <w:bookmarkEnd w:id="314"/>
      <w:bookmarkEnd w:id="315"/>
    </w:p>
    <w:p w:rsidR="002320FF" w:rsidRPr="002320FF" w:rsidRDefault="002320FF" w:rsidP="0014390B">
      <w:pPr>
        <w:pStyle w:val="StyleHeading3Before1lineAfter1line8"/>
      </w:pPr>
      <w:bookmarkStart w:id="316" w:name="_Toc5186455"/>
      <w:r w:rsidRPr="002320FF">
        <w:t>Variables</w:t>
      </w:r>
      <w:bookmarkEnd w:id="3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17" w:name="DIi"/>
            <w:r w:rsidRPr="000A1106">
              <w:rPr>
                <w:b/>
                <w:bCs w:val="0"/>
                <w:sz w:val="18"/>
              </w:rPr>
              <w:t>DIi</w:t>
            </w:r>
            <w:bookmarkEnd w:id="317"/>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18" w:name="TAUi"/>
            <w:r w:rsidRPr="00717DEE">
              <w:rPr>
                <w:b/>
                <w:bCs w:val="0"/>
                <w:sz w:val="18"/>
              </w:rPr>
              <w:t>TAU</w:t>
            </w:r>
            <w:r w:rsidRPr="00717DEE">
              <w:rPr>
                <w:b/>
                <w:bCs w:val="0"/>
                <w:i/>
                <w:sz w:val="18"/>
              </w:rPr>
              <w:t>i</w:t>
            </w:r>
            <w:bookmarkEnd w:id="318"/>
          </w:p>
          <w:p w:rsidR="002B6022" w:rsidRPr="00717DEE" w:rsidRDefault="002B6022" w:rsidP="00784295">
            <w:pPr>
              <w:pStyle w:val="TableContent"/>
              <w:rPr>
                <w:b/>
                <w:bCs w:val="0"/>
                <w:sz w:val="18"/>
              </w:rPr>
            </w:pPr>
            <w:bookmarkStart w:id="319" w:name="TAU"/>
            <w:r w:rsidRPr="00717DEE">
              <w:rPr>
                <w:b/>
                <w:bCs w:val="0"/>
                <w:sz w:val="18"/>
              </w:rPr>
              <w:t>TAU</w:t>
            </w:r>
            <w:bookmarkEnd w:id="319"/>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3A3797">
              <w:rPr>
                <w:b/>
                <w:i/>
              </w:rPr>
              <w:t>M</w:t>
            </w:r>
            <w:r w:rsidR="003A3797" w:rsidRPr="0002670C">
              <w:rPr>
                <w:b/>
                <w:i/>
              </w:rPr>
              <w:t xml:space="preserve">odel </w:t>
            </w:r>
            <w:r w:rsidR="003A3797">
              <w:rPr>
                <w:b/>
                <w:i/>
              </w:rPr>
              <w:t>C</w:t>
            </w:r>
            <w:r w:rsidR="003A3797" w:rsidRPr="0002670C">
              <w:rPr>
                <w:b/>
                <w:i/>
              </w:rPr>
              <w:t xml:space="preserve">onfiguration </w:t>
            </w:r>
            <w:r w:rsidR="003A3797">
              <w:rPr>
                <w:b/>
                <w:i/>
              </w:rPr>
              <w:t>T</w:t>
            </w:r>
            <w:r w:rsidR="003A3797"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0A5C02" w:rsidRPr="00846DB7">
              <w:rPr>
                <w:bCs w:val="0"/>
                <w:sz w:val="18"/>
              </w:rPr>
              <w:t>TAU</w:t>
            </w:r>
            <w:r w:rsidR="000A5C02" w:rsidRPr="003E7CE7">
              <w:rPr>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20" w:name="TAUiU"/>
            <w:r w:rsidRPr="000A1106">
              <w:rPr>
                <w:b/>
                <w:bCs w:val="0"/>
                <w:sz w:val="18"/>
              </w:rPr>
              <w:lastRenderedPageBreak/>
              <w:t>TAU</w:t>
            </w:r>
            <w:r w:rsidRPr="000A1106">
              <w:rPr>
                <w:b/>
                <w:bCs w:val="0"/>
                <w:i/>
                <w:sz w:val="18"/>
              </w:rPr>
              <w:t>i</w:t>
            </w:r>
            <w:r w:rsidRPr="000A1106">
              <w:rPr>
                <w:b/>
                <w:bCs w:val="0"/>
                <w:sz w:val="18"/>
              </w:rPr>
              <w:t>U</w:t>
            </w:r>
            <w:bookmarkEnd w:id="320"/>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Pr="00846DB7">
              <w:rPr>
                <w:bCs w:val="0"/>
                <w:sz w:val="18"/>
              </w:rPr>
              <w:t>TAU</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21" w:name="TOLD"/>
            <w:bookmarkStart w:id="322" w:name="TOLDi"/>
            <w:r w:rsidRPr="00717DEE">
              <w:rPr>
                <w:b/>
                <w:bCs w:val="0"/>
                <w:sz w:val="18"/>
              </w:rPr>
              <w:t>TOLD</w:t>
            </w:r>
            <w:bookmarkEnd w:id="321"/>
            <w:r w:rsidR="000221CA">
              <w:rPr>
                <w:b/>
                <w:bCs w:val="0"/>
                <w:sz w:val="18"/>
              </w:rPr>
              <w:t>i</w:t>
            </w:r>
            <w:bookmarkEnd w:id="322"/>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Pr>
                <w:bCs w:val="0"/>
                <w:sz w:val="18"/>
              </w:rPr>
              <w:t>TOLD</w:t>
            </w:r>
            <w:r w:rsidRPr="003E7CE7">
              <w:rPr>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14390B">
      <w:pPr>
        <w:pStyle w:val="StyleHeading3Before1lineAfter1line9"/>
      </w:pPr>
      <w:bookmarkStart w:id="323" w:name="_Toc5186456"/>
      <w:r w:rsidRPr="00EF2D99">
        <w:lastRenderedPageBreak/>
        <w:t>Example Datase</w:t>
      </w:r>
      <w:r w:rsidR="002320FF">
        <w:t>t</w:t>
      </w:r>
      <w:r w:rsidR="000A5C02">
        <w:t xml:space="preserve"> illustrating Dosing Intervals, TAUi and TOLDi values</w:t>
      </w:r>
      <w:bookmarkEnd w:id="323"/>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4" w:name="_Toc5186457"/>
      <w:r>
        <w:t>Flow</w:t>
      </w:r>
      <w:bookmarkEnd w:id="324"/>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5" w:name="_Toc5186458"/>
      <w:r>
        <w:t xml:space="preserve">Important </w:t>
      </w:r>
      <w:r w:rsidR="00F17C3E" w:rsidRPr="00F17C3E">
        <w:t>assumpti</w:t>
      </w:r>
      <w:r w:rsidR="002320FF">
        <w:t>ons</w:t>
      </w:r>
      <w:bookmarkEnd w:id="325"/>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26" w:name="_Ref507945116"/>
      <w:bookmarkStart w:id="327" w:name="_Toc5186459"/>
      <w:bookmarkStart w:id="328" w:name="_Ref507221300"/>
      <w:bookmarkStart w:id="329" w:name="_Ref507221480"/>
      <w:bookmarkStart w:id="330" w:name="_Ref507327366"/>
      <w:bookmarkStart w:id="331"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26"/>
      <w:bookmarkEnd w:id="327"/>
      <w:r w:rsidR="006C6456">
        <w:t xml:space="preserve"> </w:t>
      </w:r>
      <w:bookmarkEnd w:id="328"/>
      <w:bookmarkEnd w:id="329"/>
      <w:bookmarkEnd w:id="330"/>
      <w:bookmarkEnd w:id="331"/>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AE</w:t>
            </w:r>
            <w:r w:rsidR="006D7C35" w:rsidRPr="006D7C35">
              <w:rPr>
                <w:b/>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AETAU</w:t>
            </w:r>
            <w:r>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F92C7A" w:rsidRPr="00F71A6D">
              <w:rPr>
                <w:rFonts w:cs="Arial"/>
                <w:b/>
                <w:sz w:val="18"/>
                <w:szCs w:val="18"/>
              </w:rPr>
              <w:t>AE</w:t>
            </w:r>
            <w:r w:rsidR="00F92C7A" w:rsidRPr="00F71A6D">
              <w:rPr>
                <w:rFonts w:cs="Arial"/>
                <w:b/>
                <w:iCs/>
                <w:sz w:val="18"/>
                <w:szCs w:val="18"/>
              </w:rPr>
              <w:t>T</w:t>
            </w:r>
            <w:r w:rsidR="00F92C7A"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6D7C35"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AUCALL</w:t>
            </w:r>
            <w:r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D5E85"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B15506" w:rsidRPr="0090327A">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AUCLASTDN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1874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874A9"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AUCLASTCi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874A9" w:rsidRPr="004A3B48" w:rsidRDefault="001874A9"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874A9"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874A9" w:rsidRPr="004A3B48" w:rsidRDefault="001874A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874A9"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B15506"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b/>
                <w:iCs/>
                <w:sz w:val="18"/>
                <w:szCs w:val="18"/>
              </w:rPr>
              <w:t>AUCTAUDN</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433F2C">
              <w:rPr>
                <w:rFonts w:cs="Arial"/>
                <w:b/>
                <w:bCs/>
                <w:sz w:val="18"/>
                <w:szCs w:val="18"/>
              </w:rPr>
              <w:t>AUCXB</w:t>
            </w:r>
            <w:r w:rsidR="00F92C7A">
              <w:rPr>
                <w:rFonts w:cs="Arial"/>
                <w:b/>
                <w:bCs/>
                <w:sz w:val="18"/>
                <w:szCs w:val="18"/>
              </w:rPr>
              <w:t>PCT</w:t>
            </w:r>
            <w:r w:rsidR="00F92C7A"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AUMCLAST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b/>
                <w:iCs/>
                <w:sz w:val="18"/>
                <w:szCs w:val="18"/>
              </w:rPr>
              <w:t>AUMCTAU</w:t>
            </w:r>
            <w:r w:rsidR="00B15506"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B15506"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 xml:space="preserve">AURCT (define as for AUCT above but consistent with </w:t>
            </w:r>
            <w:r>
              <w:rPr>
                <w:rFonts w:eastAsia="Times New Roman" w:cs="Arial"/>
                <w:sz w:val="18"/>
                <w:szCs w:val="18"/>
                <w:lang w:eastAsia="en-US"/>
              </w:rPr>
              <w:lastRenderedPageBreak/>
              <w:t>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487462"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F92C7A" w:rsidRPr="00F71A6D">
              <w:rPr>
                <w:rFonts w:hint="eastAsia"/>
                <w:b/>
                <w:iCs/>
                <w:sz w:val="18"/>
                <w:szCs w:val="18"/>
              </w:rPr>
              <w:t>C</w:t>
            </w:r>
            <w:r w:rsidR="00F92C7A" w:rsidRPr="00F71A6D">
              <w:rPr>
                <w:b/>
                <w:iCs/>
                <w:sz w:val="18"/>
                <w:szCs w:val="18"/>
              </w:rPr>
              <w:t>AV</w:t>
            </w:r>
            <w:r w:rsidR="00F92C7A" w:rsidRPr="00F71A6D">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CENDINFDN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CLFTAU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CLTAU</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CLTAUW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C466A3">
              <w:rPr>
                <w:b/>
                <w:iCs/>
                <w:sz w:val="18"/>
                <w:szCs w:val="18"/>
              </w:rPr>
              <w:t>CMAX</w:t>
            </w:r>
            <w:r w:rsidRPr="00C466A3">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5906D4"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CMAXDN</w:t>
            </w:r>
            <w:r>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1BD" w:rsidRPr="004A3B48" w:rsidRDefault="005901BD"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CMINDN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1BD" w:rsidRPr="004A3B48" w:rsidRDefault="005901BD" w:rsidP="00B77B5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252B00">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F71A6D">
              <w:rPr>
                <w:rFonts w:eastAsia="SimSun" w:hint="eastAsia"/>
                <w:b/>
                <w:sz w:val="18"/>
                <w:szCs w:val="18"/>
                <w:lang w:eastAsia="zh-CN"/>
              </w:rPr>
              <w:t>END</w:t>
            </w:r>
            <w:r w:rsidRPr="00F71A6D">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0A1106">
              <w:rPr>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BB5F2E"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952343"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C59B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AC59BC" w:rsidRDefault="00AC59BC"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C59BC" w:rsidRPr="004A3B48" w:rsidRDefault="00AC59BC"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C59BC"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C59BC" w:rsidRPr="004A3B48" w:rsidRDefault="00AC59BC"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AC59BC" w:rsidRPr="004A3B48" w:rsidRDefault="00AC59BC" w:rsidP="009C7019">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AC3933"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8C4C9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8C4C9D" w:rsidRDefault="008C4C9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8C4C9D" w:rsidRPr="004A3B48" w:rsidRDefault="008C4C9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8C4C9D" w:rsidRPr="004A3B48" w:rsidRDefault="008C4C9D"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Default="000B5933"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391D3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52343"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F71A6D">
              <w:rPr>
                <w:rFonts w:cs="Arial"/>
                <w:b/>
                <w:i/>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533A06"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717DEE">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TAU</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F0652E" w:rsidRDefault="005901B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TENDINF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0652E" w:rsidRPr="004A3B48" w:rsidDel="00952343"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140B0" w:rsidRDefault="001E4208" w:rsidP="009C717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AE72F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AE72FA" w:rsidRPr="004A3B48" w:rsidRDefault="00497122"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AE72FA" w:rsidRPr="004A3B48" w:rsidRDefault="00AE72FA"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AE72FA" w:rsidRPr="004A3B48" w:rsidRDefault="00AE72FA"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AE72FA" w:rsidRPr="004A3B48" w:rsidRDefault="00AE72FA" w:rsidP="00EF3C60">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DB5E1F"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252B00">
              <w:rPr>
                <w:b/>
                <w:i/>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5234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52343" w:rsidRPr="004A3B48" w:rsidRDefault="000221CA"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52343" w:rsidRPr="004A3B48" w:rsidRDefault="00952343"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952343" w:rsidRPr="004A3B48" w:rsidRDefault="00952343" w:rsidP="00087AD5">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717DEE">
              <w:rPr>
                <w:b/>
                <w:bCs/>
                <w:sz w:val="18"/>
              </w:rPr>
              <w:t>TOLD</w:t>
            </w:r>
            <w:r w:rsidRPr="00717DEE">
              <w:rPr>
                <w:b/>
                <w:bCs/>
                <w:i/>
                <w:sz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6140B0"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140B0" w:rsidRDefault="00094A5A"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140B0" w:rsidRPr="004A3B48" w:rsidRDefault="006140B0"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140B0" w:rsidRPr="004A3B48" w:rsidRDefault="006140B0" w:rsidP="0090327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EB5A7C" w:rsidRDefault="00EB5A7C"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7074B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074B7"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914C29"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074B7" w:rsidRPr="004A3B48" w:rsidRDefault="007074B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074B7" w:rsidRPr="004A3B48" w:rsidRDefault="007074B7" w:rsidP="005733CA">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7074B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hint="eastAsia"/>
                <w:b/>
                <w:sz w:val="18"/>
                <w:szCs w:val="18"/>
                <w:lang w:eastAsia="zh-CN"/>
              </w:rPr>
              <w:t>VSSPW</w:t>
            </w:r>
            <w:r w:rsidRPr="007074B7">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914C29"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Pr="004A3B48"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914C29"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14C29" w:rsidRDefault="00914C29"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14C29" w:rsidRPr="004A3B48" w:rsidRDefault="00914C29"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14C29" w:rsidRPr="004A3B48" w:rsidRDefault="00914C29" w:rsidP="003B350D">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Del="00293AA5"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EB5A7C" w:rsidRDefault="00EB5A7C"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nil"/>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717DEE" w:rsidRDefault="00EB5A7C"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B7409"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EB5A7C" w:rsidRPr="00717DEE" w:rsidRDefault="00EB5A7C"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EB5A7C" w:rsidRPr="004A3B48" w:rsidRDefault="00EB5A7C"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EB5A7C" w:rsidRPr="004A3B48" w:rsidRDefault="00EB5A7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5253A6">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w:t>
            </w:r>
            <w:r>
              <w:rPr>
                <w:b/>
                <w:bCs/>
                <w:sz w:val="18"/>
              </w:rPr>
              <w:t>ACCEPT</w:t>
            </w:r>
            <w:r w:rsidRPr="00815919">
              <w:rPr>
                <w:b/>
                <w:bCs/>
                <w:sz w:val="18"/>
              </w:rPr>
              <w: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815919">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855A1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AC59BC"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AC59BC" w:rsidRDefault="00AC59B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77" w:type="dxa"/>
            <w:tcBorders>
              <w:top w:val="nil"/>
              <w:left w:val="nil"/>
              <w:bottom w:val="nil"/>
              <w:right w:val="nil"/>
            </w:tcBorders>
          </w:tcPr>
          <w:p w:rsidR="00AC59BC" w:rsidRPr="004A3B48" w:rsidRDefault="00AC59BC"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AC59BC" w:rsidRPr="004A3B48" w:rsidRDefault="00AC59B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AC59BC" w:rsidRPr="004A3B48" w:rsidRDefault="00AC59BC" w:rsidP="00EB5A7C">
            <w:pPr>
              <w:jc w:val="center"/>
              <w:rPr>
                <w:rFonts w:eastAsia="Times New Roman" w:cs="Arial"/>
                <w:sz w:val="18"/>
                <w:szCs w:val="18"/>
                <w:lang w:eastAsia="en-US"/>
              </w:rPr>
            </w:pPr>
          </w:p>
        </w:tc>
      </w:tr>
      <w:tr w:rsidR="000D527D"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0D527D" w:rsidRDefault="000D527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77" w:type="dxa"/>
            <w:tcBorders>
              <w:top w:val="nil"/>
              <w:left w:val="nil"/>
              <w:bottom w:val="nil"/>
              <w:right w:val="nil"/>
            </w:tcBorders>
          </w:tcPr>
          <w:p w:rsidR="000D527D" w:rsidRPr="004A3B48" w:rsidRDefault="000D527D"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0D527D" w:rsidRDefault="000D527D"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0D527D" w:rsidRPr="004A3B48" w:rsidRDefault="000D527D"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lastRenderedPageBreak/>
        <w:t>** - INPUT flag to computation engine</w:t>
      </w:r>
    </w:p>
    <w:p w:rsidR="002D0314" w:rsidRDefault="002D0314" w:rsidP="002D0314"/>
    <w:bookmarkStart w:id="332" w:name="_Ref507324033"/>
    <w:bookmarkStart w:id="333" w:name="_Toc5186460"/>
    <w:p w:rsidR="0046020B" w:rsidRDefault="00AB6178" w:rsidP="00EE2758">
      <w:pPr>
        <w:pStyle w:val="Heading2"/>
      </w:pPr>
      <w:r>
        <w:fldChar w:fldCharType="begin"/>
      </w:r>
      <w:r>
        <w:instrText xml:space="preserve"> REF C0 \h </w:instrText>
      </w:r>
      <w:r>
        <w:fldChar w:fldCharType="separate"/>
      </w:r>
      <w:r w:rsidRPr="00F71A6D">
        <w:rPr>
          <w:b w:val="0"/>
          <w:sz w:val="18"/>
          <w:szCs w:val="18"/>
        </w:rPr>
        <w:t>C0</w:t>
      </w:r>
      <w:r>
        <w:fldChar w:fldCharType="end"/>
      </w:r>
      <w:r w:rsidR="0046020B">
        <w:t xml:space="preserve"> Example</w:t>
      </w:r>
      <w:bookmarkEnd w:id="332"/>
      <w:bookmarkEnd w:id="333"/>
    </w:p>
    <w:p w:rsidR="009107E9" w:rsidRDefault="009107E9" w:rsidP="00707156">
      <w:pPr>
        <w:pStyle w:val="Heading3"/>
      </w:pPr>
      <w:bookmarkStart w:id="334" w:name="_Toc5186461"/>
      <w:r>
        <w:t>Example Data</w:t>
      </w:r>
      <w:bookmarkEnd w:id="334"/>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3E781A5A" wp14:editId="2097C10B">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5" w:name="_Toc5186462"/>
      <w:r>
        <w:t>Estimate C0</w:t>
      </w:r>
      <w:bookmarkEnd w:id="335"/>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AB6178">
        <w:rPr>
          <w:rFonts w:eastAsia="Times New Roman" w:cs="Arial"/>
          <w:b/>
          <w:szCs w:val="20"/>
          <w:lang w:eastAsia="en-US"/>
        </w:rPr>
        <w:t>FLGCZERO</w:t>
      </w:r>
      <w:r w:rsidR="00AB6178">
        <w:fldChar w:fldCharType="end"/>
      </w:r>
      <w:r w:rsidR="00AB6178">
        <w:t xml:space="preserve">. If the latter, a linear regression of the ln(concentration)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lastRenderedPageBreak/>
        <w:tab/>
      </w:r>
      <w:r w:rsidRPr="009107E9">
        <w:tab/>
      </w:r>
      <w:r w:rsidRPr="00D34070">
        <w:rPr>
          <w:lang w:val="fr-FR"/>
        </w:rPr>
        <w:t xml:space="preserve">K = (ln(C2)-ln(C1)) / (t2-t1) = (ln(4)-ln(6.3))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Where C1  and C2 are the 1st and 2nd concentration, respectively,  and T1  and T2 are the time post-dose of the 1st and 2nd concentration, respectively.</w:t>
      </w:r>
    </w:p>
    <w:p w:rsidR="00EE2758" w:rsidRPr="009107E9" w:rsidRDefault="00EE2758" w:rsidP="00707156">
      <w:pPr>
        <w:pStyle w:val="Heading3"/>
      </w:pPr>
      <w:bookmarkStart w:id="336" w:name="_Ref518056718"/>
      <w:bookmarkStart w:id="337" w:name="_Toc5186463"/>
      <w:r>
        <w:t xml:space="preserve">Estimate </w:t>
      </w:r>
      <w:r w:rsidR="008B1C44">
        <w:t xml:space="preserve">AUCXBPCTO </w:t>
      </w:r>
      <w:r w:rsidRPr="009107E9">
        <w:t>(observed)</w:t>
      </w:r>
      <w:bookmarkEnd w:id="336"/>
      <w:bookmarkEnd w:id="337"/>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AUCINFO )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38" w:name="_Ref518636614"/>
      <w:bookmarkStart w:id="339" w:name="_Ref518648704"/>
      <w:bookmarkStart w:id="340" w:name="_Toc5186464"/>
      <w:r>
        <w:t xml:space="preserve">Estimate </w:t>
      </w:r>
      <w:r w:rsidRPr="009107E9">
        <w:t>AUC</w:t>
      </w:r>
      <w:r w:rsidR="008B1C44">
        <w:t>XBPCTP</w:t>
      </w:r>
      <w:r w:rsidRPr="009107E9">
        <w:t xml:space="preserve"> (</w:t>
      </w:r>
      <w:r>
        <w:t>predicted</w:t>
      </w:r>
      <w:r w:rsidRPr="009107E9">
        <w:t>)</w:t>
      </w:r>
      <w:bookmarkEnd w:id="338"/>
      <w:bookmarkEnd w:id="339"/>
      <w:bookmarkEnd w:id="340"/>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AUCINFP</w:t>
      </w:r>
      <w:r w:rsidRPr="00D34070">
        <w:rPr>
          <w:i/>
          <w:iCs/>
          <w:lang w:val="fr-FR"/>
        </w:rPr>
        <w:t xml:space="preserve"> )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41" w:name="_Toc165687219"/>
      <w:bookmarkStart w:id="342" w:name="_Ref507323841"/>
      <w:bookmarkStart w:id="343" w:name="_Ref507323867"/>
      <w:bookmarkStart w:id="344" w:name="_Toc5186465"/>
      <w:r w:rsidRPr="00E3122C">
        <w:t xml:space="preserve">Volume/Weight </w:t>
      </w:r>
      <w:r w:rsidRPr="009D4CB4">
        <w:t>conversion for Urine data</w:t>
      </w:r>
      <w:bookmarkEnd w:id="341"/>
      <w:bookmarkEnd w:id="342"/>
      <w:bookmarkEnd w:id="343"/>
      <w:bookmarkEnd w:id="344"/>
    </w:p>
    <w:p w:rsidR="009202EF" w:rsidRPr="009202EF" w:rsidRDefault="009202EF" w:rsidP="00707156">
      <w:pPr>
        <w:pStyle w:val="Heading3"/>
      </w:pPr>
      <w:bookmarkStart w:id="345" w:name="_Toc5186466"/>
      <w:r>
        <w:t>Calculation</w:t>
      </w:r>
      <w:bookmarkEnd w:id="345"/>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7" type="#_x0000_t75" style="width:78.5pt;height:31.8pt" o:ole="">
            <v:imagedata r:id="rId250" o:title=""/>
          </v:shape>
          <o:OLEObject Type="Embed" ProgID="Equation.3" ShapeID="_x0000_i1137" DrawAspect="Content" ObjectID="_1644311879" r:id="rId251"/>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lastRenderedPageBreak/>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AT at the end of each post-dose or  collection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(200 mL )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(350 mL )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(300 mL )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r w:rsidRPr="00D34070">
        <w:rPr>
          <w:rFonts w:cs="Arial"/>
          <w:i/>
          <w:sz w:val="18"/>
          <w:szCs w:val="18"/>
          <w:lang w:val="fr-FR"/>
        </w:rPr>
        <w:t>etc.</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46" w:name="_Toc5186467"/>
      <w:r>
        <w:t>NCA Dataset correction</w:t>
      </w:r>
      <w:r w:rsidR="000411F1">
        <w:t xml:space="preserve"> for PKAMT</w:t>
      </w:r>
      <w:bookmarkEnd w:id="346"/>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47" w:name="_Toc165687234"/>
      <w:bookmarkStart w:id="348" w:name="_Ref507322560"/>
      <w:bookmarkStart w:id="349" w:name="_Toc5186468"/>
      <w:r w:rsidRPr="00253268">
        <w:t>Derivations</w:t>
      </w:r>
      <w:bookmarkEnd w:id="347"/>
      <w:r w:rsidRPr="00253268">
        <w:t xml:space="preserve"> for </w:t>
      </w:r>
      <w:r w:rsidR="001D1F13">
        <w:t>P</w:t>
      </w:r>
      <w:r w:rsidRPr="00253268">
        <w:t>arameter calculations</w:t>
      </w:r>
      <w:bookmarkEnd w:id="348"/>
      <w:bookmarkEnd w:id="349"/>
    </w:p>
    <w:p w:rsidR="00253268" w:rsidRDefault="009C058E" w:rsidP="005B0655">
      <w:pPr>
        <w:shd w:val="clear" w:color="auto" w:fill="FFFF00"/>
      </w:pPr>
      <w:r w:rsidRPr="00C37399">
        <w:t xml:space="preserve">These </w:t>
      </w:r>
      <w:r w:rsidR="00344F9F" w:rsidRPr="00C37399">
        <w:t xml:space="preserve">midpoint time </w:t>
      </w:r>
      <w:r w:rsidRPr="00C37399">
        <w:t>derivations are done at the time of preparing parameter calculations</w:t>
      </w:r>
      <w:r w:rsidR="0062254A" w:rsidRPr="00C37399">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80"/>
        <w:gridCol w:w="4984"/>
        <w:gridCol w:w="1116"/>
        <w:gridCol w:w="1080"/>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50" w:name="MIDPTA"/>
            <w:r w:rsidRPr="000A1106">
              <w:rPr>
                <w:b/>
                <w:sz w:val="18"/>
              </w:rPr>
              <w:t>MIDPTA</w:t>
            </w:r>
            <w:bookmarkEnd w:id="350"/>
          </w:p>
          <w:p w:rsidR="001D1F13" w:rsidRPr="000A1106" w:rsidRDefault="001D1F13" w:rsidP="009C1808">
            <w:pPr>
              <w:pStyle w:val="TableText"/>
              <w:rPr>
                <w:b/>
                <w:sz w:val="18"/>
              </w:rPr>
            </w:pPr>
            <w:bookmarkStart w:id="351" w:name="MIDPTAU"/>
            <w:r w:rsidRPr="000A1106">
              <w:rPr>
                <w:b/>
                <w:sz w:val="18"/>
              </w:rPr>
              <w:t>MIDPTAU</w:t>
            </w:r>
            <w:bookmarkEnd w:id="351"/>
          </w:p>
        </w:tc>
        <w:tc>
          <w:tcPr>
            <w:tcW w:w="4984" w:type="dxa"/>
          </w:tcPr>
          <w:p w:rsidR="006215F6" w:rsidRPr="00846DB7" w:rsidRDefault="006215F6" w:rsidP="009C1808">
            <w:pPr>
              <w:pStyle w:val="TableText"/>
              <w:rPr>
                <w:rFonts w:cs="Arial"/>
                <w:b/>
              </w:rPr>
            </w:pPr>
            <w:r w:rsidRPr="00846DB7">
              <w:rPr>
                <w:sz w:val="18"/>
              </w:rPr>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8" type="#_x0000_t75" style="width:237.4pt;height:33.75pt" o:ole="">
                  <v:imagedata r:id="rId252" o:title=""/>
                </v:shape>
                <o:OLEObject Type="Embed" ProgID="Equation.3" ShapeID="_x0000_i1138" DrawAspect="Content" ObjectID="_1644311880" r:id="rId253"/>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2" w:name="MIDPTN"/>
            <w:r w:rsidRPr="000A1106">
              <w:rPr>
                <w:b/>
                <w:sz w:val="18"/>
              </w:rPr>
              <w:t>MIDPTN</w:t>
            </w:r>
            <w:bookmarkEnd w:id="352"/>
          </w:p>
          <w:p w:rsidR="001D1F13" w:rsidRPr="000A1106" w:rsidRDefault="001D1F13" w:rsidP="009C1808">
            <w:pPr>
              <w:pStyle w:val="TableText"/>
              <w:rPr>
                <w:b/>
                <w:sz w:val="18"/>
              </w:rPr>
            </w:pPr>
            <w:bookmarkStart w:id="353" w:name="MIDPTNU"/>
            <w:r w:rsidRPr="000A1106">
              <w:rPr>
                <w:b/>
                <w:sz w:val="18"/>
              </w:rPr>
              <w:t>MIDPTNU</w:t>
            </w:r>
            <w:bookmarkEnd w:id="353"/>
          </w:p>
        </w:tc>
        <w:tc>
          <w:tcPr>
            <w:tcW w:w="4984" w:type="dxa"/>
          </w:tcPr>
          <w:p w:rsidR="006215F6" w:rsidRPr="00846DB7" w:rsidRDefault="006215F6" w:rsidP="009C1808">
            <w:pPr>
              <w:pStyle w:val="TableText"/>
              <w:rPr>
                <w:rFonts w:cs="Arial"/>
                <w:b/>
              </w:rPr>
            </w:pPr>
            <w:r w:rsidRPr="00846DB7">
              <w:rPr>
                <w:sz w:val="18"/>
              </w:rPr>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9" type="#_x0000_t75" style="width:237.4pt;height:33.75pt" o:ole="">
                  <v:imagedata r:id="rId254" o:title=""/>
                </v:shape>
                <o:OLEObject Type="Embed" ProgID="Equation.3" ShapeID="_x0000_i1139" DrawAspect="Content" ObjectID="_1644311881" r:id="rId255"/>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4" w:name="RATEA"/>
            <w:r w:rsidRPr="000A1106">
              <w:rPr>
                <w:b/>
                <w:sz w:val="18"/>
              </w:rPr>
              <w:t>RATEA</w:t>
            </w:r>
            <w:bookmarkEnd w:id="354"/>
          </w:p>
          <w:p w:rsidR="001D1F13" w:rsidRPr="000A1106" w:rsidRDefault="001D1F13" w:rsidP="009C1808">
            <w:pPr>
              <w:pStyle w:val="TableText"/>
              <w:rPr>
                <w:rFonts w:cs="Arial"/>
                <w:b/>
                <w:sz w:val="18"/>
                <w:highlight w:val="yellow"/>
              </w:rPr>
            </w:pPr>
            <w:bookmarkStart w:id="355" w:name="RATEAU"/>
            <w:r w:rsidRPr="000A1106">
              <w:rPr>
                <w:b/>
                <w:sz w:val="18"/>
              </w:rPr>
              <w:t>RATEAU</w:t>
            </w:r>
            <w:bookmarkEnd w:id="355"/>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40" type="#_x0000_t75" style="width:156.3pt;height:31.8pt" o:ole="">
                  <v:imagedata r:id="rId256" o:title=""/>
                </v:shape>
                <o:OLEObject Type="Embed" ProgID="Equation.3" ShapeID="_x0000_i1140" DrawAspect="Content" ObjectID="_1644311882" r:id="rId257"/>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w:t>
            </w:r>
            <w:r w:rsidRPr="002E72B7">
              <w:rPr>
                <w:rFonts w:cs="Arial"/>
                <w:sz w:val="18"/>
                <w:szCs w:val="18"/>
              </w:rPr>
              <w:lastRenderedPageBreak/>
              <w:t>=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6" w:name="RATEN"/>
            <w:r w:rsidRPr="000A1106">
              <w:rPr>
                <w:b/>
                <w:sz w:val="18"/>
              </w:rPr>
              <w:t>RATEN</w:t>
            </w:r>
            <w:bookmarkEnd w:id="356"/>
          </w:p>
          <w:p w:rsidR="001D1F13" w:rsidRPr="000A1106" w:rsidRDefault="001D1F13" w:rsidP="009C1808">
            <w:pPr>
              <w:pStyle w:val="TableText"/>
              <w:rPr>
                <w:b/>
                <w:sz w:val="18"/>
              </w:rPr>
            </w:pPr>
            <w:bookmarkStart w:id="357" w:name="RATENU"/>
            <w:r w:rsidRPr="000A1106">
              <w:rPr>
                <w:b/>
                <w:sz w:val="18"/>
              </w:rPr>
              <w:t>RATENU</w:t>
            </w:r>
            <w:bookmarkEnd w:id="357"/>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41" type="#_x0000_t75" style="width:158.9pt;height:31.8pt" o:ole="">
                  <v:imagedata r:id="rId258" o:title=""/>
                </v:shape>
                <o:OLEObject Type="Embed" ProgID="Equation.3" ShapeID="_x0000_i1141" DrawAspect="Content" ObjectID="_1644311883" r:id="rId259"/>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 xml:space="preserve">RATE at collection interval at 0-4 hrs will be calculated as </w:t>
            </w:r>
            <w:r w:rsidRPr="00846DB7">
              <w:rPr>
                <w:rFonts w:cs="Arial"/>
                <w:sz w:val="18"/>
                <w:szCs w:val="18"/>
              </w:rPr>
              <w:lastRenderedPageBreak/>
              <w:t>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8" w:name="RATEU"/>
            <w:r w:rsidRPr="000A1106">
              <w:rPr>
                <w:b/>
                <w:sz w:val="18"/>
              </w:rPr>
              <w:t>RATEU</w:t>
            </w:r>
            <w:bookmarkEnd w:id="358"/>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Pr>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Pr>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Pr="00846DB7">
              <w:rPr>
                <w:bCs w:val="0"/>
                <w:sz w:val="18"/>
              </w:rPr>
              <w:t>TAUi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866A7F" w:rsidRPr="00846DB7">
              <w:rPr>
                <w:bCs w:val="0"/>
                <w:sz w:val="18"/>
              </w:rPr>
              <w:t>TAUi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CF6A23" w:rsidRPr="00846DB7" w:rsidRDefault="00CF6A23" w:rsidP="004913E9">
            <w:pPr>
              <w:pStyle w:val="TableContent"/>
              <w:rPr>
                <w:iCs/>
                <w:sz w:val="18"/>
                <w:szCs w:val="18"/>
              </w:rPr>
            </w:pPr>
            <w:r w:rsidRPr="00846DB7">
              <w:rPr>
                <w:i/>
                <w:iCs/>
                <w:sz w:val="18"/>
                <w:szCs w:val="18"/>
              </w:rPr>
              <w:t xml:space="preserve">Refer to </w:t>
            </w:r>
            <w:r w:rsidR="004913E9">
              <w:rPr>
                <w:i/>
                <w:iCs/>
                <w:sz w:val="18"/>
                <w:szCs w:val="18"/>
              </w:rPr>
              <w:t>A</w:t>
            </w:r>
            <w:r w:rsidRPr="00846DB7">
              <w:rPr>
                <w:i/>
                <w:iCs/>
                <w:sz w:val="18"/>
                <w:szCs w:val="18"/>
              </w:rPr>
              <w:t>ppendix “</w:t>
            </w:r>
            <w:r w:rsidR="004913E9">
              <w:rPr>
                <w:i/>
                <w:iCs/>
                <w:sz w:val="18"/>
                <w:szCs w:val="18"/>
              </w:rPr>
              <w:fldChar w:fldCharType="begin"/>
            </w:r>
            <w:r w:rsidR="004913E9">
              <w:rPr>
                <w:i/>
                <w:iCs/>
                <w:sz w:val="18"/>
                <w:szCs w:val="18"/>
              </w:rPr>
              <w:instrText xml:space="preserve"> REF _Ref507327453 \h </w:instrText>
            </w:r>
            <w:r w:rsidR="004913E9">
              <w:rPr>
                <w:i/>
                <w:iCs/>
                <w:sz w:val="18"/>
                <w:szCs w:val="18"/>
              </w:rPr>
            </w:r>
            <w:r w:rsidR="004913E9">
              <w:rPr>
                <w:i/>
                <w:iCs/>
                <w:sz w:val="18"/>
                <w:szCs w:val="18"/>
              </w:rPr>
              <w:fldChar w:fldCharType="separate"/>
            </w:r>
            <w:r w:rsidR="004913E9" w:rsidRPr="002320FF">
              <w:t>Multiple Dosing Interval and TAU handling</w:t>
            </w:r>
            <w:r w:rsidR="004913E9">
              <w:rPr>
                <w:i/>
                <w:iCs/>
                <w:sz w:val="18"/>
                <w:szCs w:val="18"/>
              </w:rPr>
              <w:fldChar w:fldCharType="end"/>
            </w:r>
            <w:r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0A1106" w:rsidRDefault="0001380E" w:rsidP="008B5BB4">
            <w:pPr>
              <w:pStyle w:val="TableContent"/>
              <w:rPr>
                <w:rFonts w:cs="Arial"/>
                <w:b/>
                <w:iCs/>
                <w:sz w:val="18"/>
                <w:szCs w:val="18"/>
              </w:rPr>
            </w:pPr>
            <w:bookmarkStart w:id="359" w:name="DOFi"/>
            <w:r w:rsidRPr="000A1106">
              <w:rPr>
                <w:rFonts w:cs="Arial"/>
                <w:b/>
                <w:iCs/>
                <w:sz w:val="18"/>
                <w:szCs w:val="18"/>
              </w:rPr>
              <w:t>DOFi</w:t>
            </w:r>
            <w:bookmarkEnd w:id="359"/>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w:t>
            </w:r>
            <w:r>
              <w:rPr>
                <w:iCs/>
                <w:sz w:val="18"/>
                <w:szCs w:val="18"/>
              </w:rPr>
              <w:lastRenderedPageBreak/>
              <w:t>computation engine from Dates and Times of Start and Stop of dosing.</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Calculation:</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E13DCE" w:rsidRPr="00846DB7" w:rsidRDefault="00E13DCE" w:rsidP="008B5BB4">
            <w:pPr>
              <w:pStyle w:val="TableContent"/>
              <w:rPr>
                <w:iCs/>
                <w:sz w:val="18"/>
                <w:szCs w:val="18"/>
              </w:rPr>
            </w:pPr>
            <w:r>
              <w:rPr>
                <w:iCs/>
                <w:sz w:val="18"/>
                <w:szCs w:val="18"/>
              </w:rPr>
              <w:t xml:space="preserve">DOF = </w:t>
            </w:r>
            <w:r w:rsidRPr="000B7100">
              <w:rPr>
                <w:rFonts w:cs="Arial"/>
                <w:color w:val="000000"/>
                <w:sz w:val="18"/>
                <w:szCs w:val="18"/>
              </w:rPr>
              <w:t>ACTENDTIME</w:t>
            </w:r>
            <w:r>
              <w:rPr>
                <w:rFonts w:cs="Arial"/>
                <w:color w:val="000000"/>
                <w:sz w:val="18"/>
                <w:szCs w:val="18"/>
              </w:rPr>
              <w:t xml:space="preserve"> - ACTTIME</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r w:rsidRPr="00846DB7">
              <w:rPr>
                <w:iCs/>
                <w:sz w:val="18"/>
                <w:szCs w:val="18"/>
              </w:rPr>
              <w:t>If Actual Time not available then use nominal time</w:t>
            </w:r>
          </w:p>
        </w:tc>
        <w:tc>
          <w:tcPr>
            <w:tcW w:w="1116" w:type="dxa"/>
          </w:tcPr>
          <w:p w:rsidR="00CF6A23" w:rsidRPr="00846DB7" w:rsidRDefault="00CF6A23" w:rsidP="008B5BB4">
            <w:pPr>
              <w:pStyle w:val="TableContent"/>
              <w:rPr>
                <w:iCs/>
                <w:sz w:val="18"/>
                <w:szCs w:val="18"/>
              </w:rPr>
            </w:pPr>
            <w:r w:rsidRPr="00846DB7">
              <w:rPr>
                <w:iCs/>
                <w:sz w:val="18"/>
                <w:szCs w:val="18"/>
              </w:rPr>
              <w:lastRenderedPageBreak/>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60" w:name="NDOSE"/>
            <w:r w:rsidRPr="000A1106">
              <w:rPr>
                <w:rFonts w:cs="Arial"/>
                <w:b/>
                <w:iCs/>
                <w:sz w:val="18"/>
                <w:szCs w:val="18"/>
              </w:rPr>
              <w:t>NDOSE</w:t>
            </w:r>
            <w:bookmarkEnd w:id="360"/>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61" w:name="_Toc5186469"/>
      <w:r>
        <w:t>Calling Sequences for openNCA Computation Engine R Package</w:t>
      </w:r>
      <w:bookmarkEnd w:id="361"/>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r w:rsidRPr="00111284">
        <w:rPr>
          <w:rFonts w:ascii="Courier New" w:hAnsi="Courier New" w:cs="Courier New"/>
          <w:sz w:val="20"/>
          <w:szCs w:val="18"/>
        </w:rPr>
        <w:t>compute-call2.sh</w:t>
      </w:r>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t>OUTPUT="." – computation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r w:rsidRPr="00111284">
        <w:rPr>
          <w:rFonts w:ascii="Courier New" w:hAnsi="Courier New" w:cs="Courier New"/>
          <w:sz w:val="20"/>
          <w:szCs w:val="18"/>
        </w:rPr>
        <w:t>opennca-kel-calc.R</w:t>
      </w:r>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r>
        <w:rPr>
          <w:rFonts w:ascii="Courier New" w:hAnsi="Courier New" w:cs="Courier New"/>
          <w:sz w:val="20"/>
          <w:szCs w:val="18"/>
        </w:rPr>
        <w:t>virtual-compute-call</w:t>
      </w:r>
      <w:r w:rsidRPr="00A05618">
        <w:rPr>
          <w:rFonts w:ascii="Courier New" w:hAnsi="Courier New" w:cs="Courier New"/>
          <w:sz w:val="20"/>
          <w:szCs w:val="18"/>
        </w:rPr>
        <w:t>.sh</w:t>
      </w:r>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w:t>
      </w:r>
      <w:r>
        <w:rPr>
          <w:rFonts w:ascii="Courier New" w:hAnsi="Courier New" w:cs="Courier New"/>
          <w:sz w:val="20"/>
          <w:szCs w:val="18"/>
        </w:rPr>
        <w:lastRenderedPageBreak/>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OUTPUT="." – computation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run_computation(data=d,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run_computation(data=d,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 w:author="Tensfeldt, Thomas G" w:date="2020-02-27T12:25:00Z" w:initials="TTG">
    <w:p w:rsidR="00CE0400" w:rsidRDefault="00CE0400">
      <w:pPr>
        <w:pStyle w:val="CommentText"/>
      </w:pPr>
      <w:r>
        <w:rPr>
          <w:rStyle w:val="CommentReference"/>
        </w:rPr>
        <w:annotationRef/>
      </w:r>
      <w:r>
        <w:t>Remove</w:t>
      </w:r>
      <w:r w:rsidR="006E0493">
        <w:t xml:space="preserve"> </w:t>
      </w:r>
      <w:r>
        <w:t>SAMPLEVOLUME – calculation of AE/AET has to depend on only AMOUNT or SAMPLEVOLUME should not specify both. Decision has been made to convert to AMOUNT/AMOUNTU and change all of the Computaiton Engine Code to reflect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400" w:rsidRDefault="00CE0400">
      <w:r>
        <w:separator/>
      </w:r>
    </w:p>
  </w:endnote>
  <w:endnote w:type="continuationSeparator" w:id="0">
    <w:p w:rsidR="00CE0400" w:rsidRDefault="00CE0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altName w:val="Times New Roman"/>
    <w:panose1 w:val="00000000000000000000"/>
    <w:charset w:val="00"/>
    <w:family w:val="roman"/>
    <w:notTrueType/>
    <w:pitch w:val="default"/>
    <w:sig w:usb0="00000003" w:usb1="080F0000" w:usb2="00000010" w:usb3="00000000" w:csb0="0006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0400" w:rsidRDefault="00CE0400"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102BFA">
      <w:rPr>
        <w:noProof/>
        <w:sz w:val="18"/>
        <w:szCs w:val="18"/>
      </w:rPr>
      <w:t>78</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102BFA">
      <w:rPr>
        <w:noProof/>
        <w:sz w:val="18"/>
        <w:szCs w:val="18"/>
      </w:rPr>
      <w:t>157</w:t>
    </w:r>
    <w:r>
      <w:rPr>
        <w:sz w:val="18"/>
        <w:szCs w:val="18"/>
      </w:rPr>
      <w:fldChar w:fldCharType="end"/>
    </w:r>
    <w:r>
      <w:rPr>
        <w:sz w:val="18"/>
        <w:szCs w:val="18"/>
      </w:rPr>
      <w:tab/>
    </w:r>
    <w:r w:rsidR="00FD521E">
      <w:rPr>
        <w:sz w:val="18"/>
        <w:szCs w:val="18"/>
      </w:rPr>
      <w:t>2</w:t>
    </w:r>
    <w:r w:rsidR="006E0493">
      <w:rPr>
        <w:sz w:val="18"/>
        <w:szCs w:val="18"/>
      </w:rPr>
      <w:t>7</w:t>
    </w:r>
    <w:r>
      <w:rPr>
        <w:sz w:val="18"/>
        <w:szCs w:val="18"/>
      </w:rPr>
      <w:t xml:space="preserve"> Feb 2020</w:t>
    </w:r>
  </w:p>
  <w:p w:rsidR="00CE0400" w:rsidRDefault="00CE0400"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400" w:rsidRDefault="00CE0400">
      <w:r>
        <w:separator/>
      </w:r>
    </w:p>
  </w:footnote>
  <w:footnote w:type="continuationSeparator" w:id="0">
    <w:p w:rsidR="00CE0400" w:rsidRDefault="00CE04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197035"/>
    <w:multiLevelType w:val="multilevel"/>
    <w:tmpl w:val="F45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5">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7">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20">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1">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4">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2">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3">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2">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8">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50">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31"/>
  </w:num>
  <w:num w:numId="3">
    <w:abstractNumId w:val="40"/>
  </w:num>
  <w:num w:numId="4">
    <w:abstractNumId w:val="16"/>
  </w:num>
  <w:num w:numId="5">
    <w:abstractNumId w:val="38"/>
  </w:num>
  <w:num w:numId="6">
    <w:abstractNumId w:val="19"/>
  </w:num>
  <w:num w:numId="7">
    <w:abstractNumId w:val="8"/>
  </w:num>
  <w:num w:numId="8">
    <w:abstractNumId w:val="14"/>
  </w:num>
  <w:num w:numId="9">
    <w:abstractNumId w:val="20"/>
  </w:num>
  <w:num w:numId="10">
    <w:abstractNumId w:val="1"/>
  </w:num>
  <w:num w:numId="11">
    <w:abstractNumId w:val="26"/>
  </w:num>
  <w:num w:numId="12">
    <w:abstractNumId w:val="41"/>
  </w:num>
  <w:num w:numId="13">
    <w:abstractNumId w:val="34"/>
  </w:num>
  <w:num w:numId="14">
    <w:abstractNumId w:val="49"/>
  </w:num>
  <w:num w:numId="15">
    <w:abstractNumId w:val="23"/>
  </w:num>
  <w:num w:numId="16">
    <w:abstractNumId w:val="7"/>
  </w:num>
  <w:num w:numId="17">
    <w:abstractNumId w:val="32"/>
  </w:num>
  <w:num w:numId="18">
    <w:abstractNumId w:val="3"/>
  </w:num>
  <w:num w:numId="19">
    <w:abstractNumId w:val="6"/>
  </w:num>
  <w:num w:numId="20">
    <w:abstractNumId w:val="10"/>
  </w:num>
  <w:num w:numId="21">
    <w:abstractNumId w:val="30"/>
  </w:num>
  <w:num w:numId="22">
    <w:abstractNumId w:val="35"/>
  </w:num>
  <w:num w:numId="23">
    <w:abstractNumId w:val="2"/>
  </w:num>
  <w:num w:numId="24">
    <w:abstractNumId w:val="50"/>
  </w:num>
  <w:num w:numId="25">
    <w:abstractNumId w:val="39"/>
  </w:num>
  <w:num w:numId="26">
    <w:abstractNumId w:val="29"/>
  </w:num>
  <w:num w:numId="27">
    <w:abstractNumId w:val="12"/>
  </w:num>
  <w:num w:numId="28">
    <w:abstractNumId w:val="25"/>
  </w:num>
  <w:num w:numId="29">
    <w:abstractNumId w:val="45"/>
  </w:num>
  <w:num w:numId="30">
    <w:abstractNumId w:val="17"/>
  </w:num>
  <w:num w:numId="31">
    <w:abstractNumId w:val="5"/>
  </w:num>
  <w:num w:numId="32">
    <w:abstractNumId w:val="22"/>
  </w:num>
  <w:num w:numId="33">
    <w:abstractNumId w:val="36"/>
  </w:num>
  <w:num w:numId="34">
    <w:abstractNumId w:val="27"/>
  </w:num>
  <w:num w:numId="35">
    <w:abstractNumId w:val="44"/>
  </w:num>
  <w:num w:numId="36">
    <w:abstractNumId w:val="21"/>
  </w:num>
  <w:num w:numId="37">
    <w:abstractNumId w:val="42"/>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15"/>
  </w:num>
  <w:num w:numId="41">
    <w:abstractNumId w:val="15"/>
  </w:num>
  <w:num w:numId="42">
    <w:abstractNumId w:val="15"/>
  </w:num>
  <w:num w:numId="43">
    <w:abstractNumId w:val="15"/>
  </w:num>
  <w:num w:numId="44">
    <w:abstractNumId w:val="28"/>
  </w:num>
  <w:num w:numId="45">
    <w:abstractNumId w:val="11"/>
  </w:num>
  <w:num w:numId="46">
    <w:abstractNumId w:val="47"/>
  </w:num>
  <w:num w:numId="47">
    <w:abstractNumId w:val="53"/>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6"/>
  </w:num>
  <w:num w:numId="56">
    <w:abstractNumId w:val="33"/>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num>
  <w:num w:numId="60">
    <w:abstractNumId w:val="15"/>
  </w:num>
  <w:num w:numId="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9"/>
  </w:num>
  <w:num w:numId="64">
    <w:abstractNumId w:val="51"/>
  </w:num>
  <w:num w:numId="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7"/>
  </w:num>
  <w:num w:numId="67">
    <w:abstractNumId w:val="18"/>
  </w:num>
  <w:num w:numId="68">
    <w:abstractNumId w:val="0"/>
  </w:num>
  <w:num w:numId="69">
    <w:abstractNumId w:val="4"/>
  </w:num>
  <w:num w:numId="70">
    <w:abstractNumId w:val="24"/>
  </w:num>
  <w:num w:numId="71">
    <w:abstractNumId w:val="1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6"/>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3347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7562"/>
    <w:rsid w:val="00011BED"/>
    <w:rsid w:val="0001257C"/>
    <w:rsid w:val="0001380E"/>
    <w:rsid w:val="00013D89"/>
    <w:rsid w:val="00014EC9"/>
    <w:rsid w:val="000173F4"/>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A52"/>
    <w:rsid w:val="00042F0D"/>
    <w:rsid w:val="00046654"/>
    <w:rsid w:val="00046DF7"/>
    <w:rsid w:val="00046FCB"/>
    <w:rsid w:val="00047A63"/>
    <w:rsid w:val="00047E59"/>
    <w:rsid w:val="000513F3"/>
    <w:rsid w:val="00051D91"/>
    <w:rsid w:val="000550F6"/>
    <w:rsid w:val="00055C1F"/>
    <w:rsid w:val="00056180"/>
    <w:rsid w:val="000570A8"/>
    <w:rsid w:val="00057A8D"/>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60F8"/>
    <w:rsid w:val="000768B6"/>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30D5"/>
    <w:rsid w:val="000931BB"/>
    <w:rsid w:val="00094A5A"/>
    <w:rsid w:val="00095F15"/>
    <w:rsid w:val="000970D7"/>
    <w:rsid w:val="00097678"/>
    <w:rsid w:val="000977D2"/>
    <w:rsid w:val="00097E09"/>
    <w:rsid w:val="00097EC1"/>
    <w:rsid w:val="000A01B1"/>
    <w:rsid w:val="000A1106"/>
    <w:rsid w:val="000A1BCC"/>
    <w:rsid w:val="000A2623"/>
    <w:rsid w:val="000A2A50"/>
    <w:rsid w:val="000A376A"/>
    <w:rsid w:val="000A5C02"/>
    <w:rsid w:val="000A5FA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527D"/>
    <w:rsid w:val="000D5E93"/>
    <w:rsid w:val="000D5F78"/>
    <w:rsid w:val="000D61D6"/>
    <w:rsid w:val="000D723E"/>
    <w:rsid w:val="000E0F5F"/>
    <w:rsid w:val="000E1284"/>
    <w:rsid w:val="000E1CA8"/>
    <w:rsid w:val="000E22F4"/>
    <w:rsid w:val="000E247C"/>
    <w:rsid w:val="000E2879"/>
    <w:rsid w:val="000E334E"/>
    <w:rsid w:val="000E4AFB"/>
    <w:rsid w:val="000E548B"/>
    <w:rsid w:val="000E6973"/>
    <w:rsid w:val="000F0253"/>
    <w:rsid w:val="000F0BEB"/>
    <w:rsid w:val="000F1B88"/>
    <w:rsid w:val="000F59BA"/>
    <w:rsid w:val="000F5F29"/>
    <w:rsid w:val="000F6356"/>
    <w:rsid w:val="001014AE"/>
    <w:rsid w:val="00101BA3"/>
    <w:rsid w:val="00102BFA"/>
    <w:rsid w:val="00103241"/>
    <w:rsid w:val="00103391"/>
    <w:rsid w:val="00106CA6"/>
    <w:rsid w:val="00111284"/>
    <w:rsid w:val="001117DE"/>
    <w:rsid w:val="00111C05"/>
    <w:rsid w:val="00114176"/>
    <w:rsid w:val="00114BB0"/>
    <w:rsid w:val="00114D81"/>
    <w:rsid w:val="00114EE4"/>
    <w:rsid w:val="001154E8"/>
    <w:rsid w:val="001155D9"/>
    <w:rsid w:val="00115A85"/>
    <w:rsid w:val="00117A45"/>
    <w:rsid w:val="00120876"/>
    <w:rsid w:val="00121702"/>
    <w:rsid w:val="0012452B"/>
    <w:rsid w:val="0012542A"/>
    <w:rsid w:val="0012723D"/>
    <w:rsid w:val="00127A5F"/>
    <w:rsid w:val="00131161"/>
    <w:rsid w:val="00131430"/>
    <w:rsid w:val="001326B1"/>
    <w:rsid w:val="00133225"/>
    <w:rsid w:val="00133D8B"/>
    <w:rsid w:val="00137D2E"/>
    <w:rsid w:val="00140F62"/>
    <w:rsid w:val="00141027"/>
    <w:rsid w:val="00143846"/>
    <w:rsid w:val="0014390B"/>
    <w:rsid w:val="001440B3"/>
    <w:rsid w:val="0014524A"/>
    <w:rsid w:val="001465AD"/>
    <w:rsid w:val="00147318"/>
    <w:rsid w:val="00150E35"/>
    <w:rsid w:val="001520AB"/>
    <w:rsid w:val="00152219"/>
    <w:rsid w:val="00152CEB"/>
    <w:rsid w:val="001530EC"/>
    <w:rsid w:val="001550FC"/>
    <w:rsid w:val="0015523F"/>
    <w:rsid w:val="00156052"/>
    <w:rsid w:val="0016304A"/>
    <w:rsid w:val="00165BCD"/>
    <w:rsid w:val="00167887"/>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29AF"/>
    <w:rsid w:val="001A3038"/>
    <w:rsid w:val="001A4007"/>
    <w:rsid w:val="001A47D3"/>
    <w:rsid w:val="001A4BA6"/>
    <w:rsid w:val="001A55A9"/>
    <w:rsid w:val="001A7399"/>
    <w:rsid w:val="001A7860"/>
    <w:rsid w:val="001A7ADC"/>
    <w:rsid w:val="001B0F15"/>
    <w:rsid w:val="001B1338"/>
    <w:rsid w:val="001B3A1F"/>
    <w:rsid w:val="001B43D6"/>
    <w:rsid w:val="001B5738"/>
    <w:rsid w:val="001B5C3C"/>
    <w:rsid w:val="001B71D8"/>
    <w:rsid w:val="001B75B0"/>
    <w:rsid w:val="001C11EC"/>
    <w:rsid w:val="001C1B73"/>
    <w:rsid w:val="001C3B5C"/>
    <w:rsid w:val="001C51DD"/>
    <w:rsid w:val="001D0733"/>
    <w:rsid w:val="001D1F13"/>
    <w:rsid w:val="001D276E"/>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5127"/>
    <w:rsid w:val="001F5629"/>
    <w:rsid w:val="001F643E"/>
    <w:rsid w:val="001F683B"/>
    <w:rsid w:val="001F6D29"/>
    <w:rsid w:val="001F6E3A"/>
    <w:rsid w:val="001F6FE7"/>
    <w:rsid w:val="001F7C8B"/>
    <w:rsid w:val="002002DB"/>
    <w:rsid w:val="00201979"/>
    <w:rsid w:val="00201FF3"/>
    <w:rsid w:val="00202077"/>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421C6"/>
    <w:rsid w:val="0024346D"/>
    <w:rsid w:val="00243C34"/>
    <w:rsid w:val="00244CF7"/>
    <w:rsid w:val="00245530"/>
    <w:rsid w:val="00247EF4"/>
    <w:rsid w:val="002502A0"/>
    <w:rsid w:val="0025051D"/>
    <w:rsid w:val="00252546"/>
    <w:rsid w:val="002525AB"/>
    <w:rsid w:val="00252B00"/>
    <w:rsid w:val="00253268"/>
    <w:rsid w:val="002538E3"/>
    <w:rsid w:val="0025438C"/>
    <w:rsid w:val="00254B7E"/>
    <w:rsid w:val="00256011"/>
    <w:rsid w:val="00256B37"/>
    <w:rsid w:val="002602E7"/>
    <w:rsid w:val="00261441"/>
    <w:rsid w:val="00262AF9"/>
    <w:rsid w:val="0026395D"/>
    <w:rsid w:val="0026452F"/>
    <w:rsid w:val="00264845"/>
    <w:rsid w:val="00265D4B"/>
    <w:rsid w:val="00267FDF"/>
    <w:rsid w:val="00271361"/>
    <w:rsid w:val="0027271D"/>
    <w:rsid w:val="002732ED"/>
    <w:rsid w:val="00273AD9"/>
    <w:rsid w:val="00273C6F"/>
    <w:rsid w:val="00273F55"/>
    <w:rsid w:val="002741A4"/>
    <w:rsid w:val="002744DA"/>
    <w:rsid w:val="00274B5C"/>
    <w:rsid w:val="0027597E"/>
    <w:rsid w:val="00275E2F"/>
    <w:rsid w:val="0027633E"/>
    <w:rsid w:val="00276737"/>
    <w:rsid w:val="00277B3C"/>
    <w:rsid w:val="00280177"/>
    <w:rsid w:val="002818BB"/>
    <w:rsid w:val="00283897"/>
    <w:rsid w:val="00284696"/>
    <w:rsid w:val="00285EA5"/>
    <w:rsid w:val="00287B7F"/>
    <w:rsid w:val="00290115"/>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C01F6"/>
    <w:rsid w:val="002C0FFB"/>
    <w:rsid w:val="002C17B2"/>
    <w:rsid w:val="002C3303"/>
    <w:rsid w:val="002C515B"/>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40E7"/>
    <w:rsid w:val="003341D2"/>
    <w:rsid w:val="00334256"/>
    <w:rsid w:val="0033565B"/>
    <w:rsid w:val="00335A6D"/>
    <w:rsid w:val="00336BD8"/>
    <w:rsid w:val="00337CD3"/>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50B4"/>
    <w:rsid w:val="00355121"/>
    <w:rsid w:val="00355133"/>
    <w:rsid w:val="00357373"/>
    <w:rsid w:val="0035737F"/>
    <w:rsid w:val="00357386"/>
    <w:rsid w:val="00357BDC"/>
    <w:rsid w:val="0036036E"/>
    <w:rsid w:val="00360A9F"/>
    <w:rsid w:val="00360BBD"/>
    <w:rsid w:val="0036168E"/>
    <w:rsid w:val="003627AA"/>
    <w:rsid w:val="00362959"/>
    <w:rsid w:val="00362DA5"/>
    <w:rsid w:val="00363DF6"/>
    <w:rsid w:val="00365366"/>
    <w:rsid w:val="00365D40"/>
    <w:rsid w:val="003679F8"/>
    <w:rsid w:val="00370050"/>
    <w:rsid w:val="003705AB"/>
    <w:rsid w:val="0037092E"/>
    <w:rsid w:val="003711DC"/>
    <w:rsid w:val="00372203"/>
    <w:rsid w:val="0037415D"/>
    <w:rsid w:val="00374A46"/>
    <w:rsid w:val="003750CC"/>
    <w:rsid w:val="00377460"/>
    <w:rsid w:val="00382245"/>
    <w:rsid w:val="003827EA"/>
    <w:rsid w:val="00382D9D"/>
    <w:rsid w:val="0038382D"/>
    <w:rsid w:val="00385505"/>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5657"/>
    <w:rsid w:val="003B6F9C"/>
    <w:rsid w:val="003B769D"/>
    <w:rsid w:val="003C01E1"/>
    <w:rsid w:val="003C035F"/>
    <w:rsid w:val="003C07B7"/>
    <w:rsid w:val="003C08F4"/>
    <w:rsid w:val="003C0BD6"/>
    <w:rsid w:val="003C1DEB"/>
    <w:rsid w:val="003C2F7C"/>
    <w:rsid w:val="003C33CA"/>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399B"/>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2989"/>
    <w:rsid w:val="00404BE3"/>
    <w:rsid w:val="0040650F"/>
    <w:rsid w:val="00410BD7"/>
    <w:rsid w:val="00411B42"/>
    <w:rsid w:val="00411DF5"/>
    <w:rsid w:val="00412435"/>
    <w:rsid w:val="00412694"/>
    <w:rsid w:val="004128A2"/>
    <w:rsid w:val="004137B1"/>
    <w:rsid w:val="0041513C"/>
    <w:rsid w:val="0041542A"/>
    <w:rsid w:val="00415F6D"/>
    <w:rsid w:val="004208E4"/>
    <w:rsid w:val="004232D7"/>
    <w:rsid w:val="0042383F"/>
    <w:rsid w:val="004255B0"/>
    <w:rsid w:val="00425847"/>
    <w:rsid w:val="00426BBC"/>
    <w:rsid w:val="00430793"/>
    <w:rsid w:val="004310CC"/>
    <w:rsid w:val="0043172A"/>
    <w:rsid w:val="0043204D"/>
    <w:rsid w:val="004324B8"/>
    <w:rsid w:val="0043311F"/>
    <w:rsid w:val="0043372B"/>
    <w:rsid w:val="004339C0"/>
    <w:rsid w:val="00433F2C"/>
    <w:rsid w:val="00434AF6"/>
    <w:rsid w:val="004401B7"/>
    <w:rsid w:val="004401C7"/>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F9E"/>
    <w:rsid w:val="00465367"/>
    <w:rsid w:val="00465936"/>
    <w:rsid w:val="00465AA8"/>
    <w:rsid w:val="00465BD4"/>
    <w:rsid w:val="00466D6D"/>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4EEA"/>
    <w:rsid w:val="004957A4"/>
    <w:rsid w:val="00497122"/>
    <w:rsid w:val="004A0E9E"/>
    <w:rsid w:val="004A11CD"/>
    <w:rsid w:val="004A2988"/>
    <w:rsid w:val="004A3B48"/>
    <w:rsid w:val="004A4146"/>
    <w:rsid w:val="004A4674"/>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4096"/>
    <w:rsid w:val="004D4382"/>
    <w:rsid w:val="004D50D8"/>
    <w:rsid w:val="004D5A47"/>
    <w:rsid w:val="004D5E85"/>
    <w:rsid w:val="004D6522"/>
    <w:rsid w:val="004D6584"/>
    <w:rsid w:val="004D71FD"/>
    <w:rsid w:val="004E06E8"/>
    <w:rsid w:val="004E084D"/>
    <w:rsid w:val="004E29FC"/>
    <w:rsid w:val="004E4ADB"/>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51FE1"/>
    <w:rsid w:val="00555703"/>
    <w:rsid w:val="00556804"/>
    <w:rsid w:val="0055730E"/>
    <w:rsid w:val="00557715"/>
    <w:rsid w:val="005606D5"/>
    <w:rsid w:val="0056310E"/>
    <w:rsid w:val="005634A4"/>
    <w:rsid w:val="0056417A"/>
    <w:rsid w:val="00564531"/>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778B"/>
    <w:rsid w:val="005901BD"/>
    <w:rsid w:val="005903C4"/>
    <w:rsid w:val="005906D4"/>
    <w:rsid w:val="00591970"/>
    <w:rsid w:val="00591C41"/>
    <w:rsid w:val="00591C84"/>
    <w:rsid w:val="00592A02"/>
    <w:rsid w:val="00595DE8"/>
    <w:rsid w:val="00596D42"/>
    <w:rsid w:val="005A0EFF"/>
    <w:rsid w:val="005A192A"/>
    <w:rsid w:val="005A1A3E"/>
    <w:rsid w:val="005A3A3C"/>
    <w:rsid w:val="005A5045"/>
    <w:rsid w:val="005A568A"/>
    <w:rsid w:val="005A7C0D"/>
    <w:rsid w:val="005B0655"/>
    <w:rsid w:val="005B0D2B"/>
    <w:rsid w:val="005B1E02"/>
    <w:rsid w:val="005B2122"/>
    <w:rsid w:val="005B2B5C"/>
    <w:rsid w:val="005B380F"/>
    <w:rsid w:val="005B57EF"/>
    <w:rsid w:val="005B6C60"/>
    <w:rsid w:val="005B715D"/>
    <w:rsid w:val="005B73C7"/>
    <w:rsid w:val="005B7409"/>
    <w:rsid w:val="005C0175"/>
    <w:rsid w:val="005C09AA"/>
    <w:rsid w:val="005C0EA5"/>
    <w:rsid w:val="005C3514"/>
    <w:rsid w:val="005C4352"/>
    <w:rsid w:val="005C5E18"/>
    <w:rsid w:val="005C6B36"/>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6D0F"/>
    <w:rsid w:val="006970CC"/>
    <w:rsid w:val="00697948"/>
    <w:rsid w:val="00697C5C"/>
    <w:rsid w:val="006A29E3"/>
    <w:rsid w:val="006A3EC1"/>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7C35"/>
    <w:rsid w:val="006E0493"/>
    <w:rsid w:val="006E08A0"/>
    <w:rsid w:val="006E14AA"/>
    <w:rsid w:val="006E29F7"/>
    <w:rsid w:val="006E2A28"/>
    <w:rsid w:val="006E2E2B"/>
    <w:rsid w:val="006E3297"/>
    <w:rsid w:val="006E388E"/>
    <w:rsid w:val="006E5696"/>
    <w:rsid w:val="006E6071"/>
    <w:rsid w:val="006E6390"/>
    <w:rsid w:val="006E67AF"/>
    <w:rsid w:val="006F0465"/>
    <w:rsid w:val="006F0CAD"/>
    <w:rsid w:val="006F160C"/>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64C8"/>
    <w:rsid w:val="00707156"/>
    <w:rsid w:val="007074B7"/>
    <w:rsid w:val="00707F0C"/>
    <w:rsid w:val="00710820"/>
    <w:rsid w:val="007110D2"/>
    <w:rsid w:val="00714592"/>
    <w:rsid w:val="00716583"/>
    <w:rsid w:val="00716C23"/>
    <w:rsid w:val="007172B3"/>
    <w:rsid w:val="00717A46"/>
    <w:rsid w:val="00717DEE"/>
    <w:rsid w:val="007201A2"/>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686"/>
    <w:rsid w:val="00752921"/>
    <w:rsid w:val="00752C1E"/>
    <w:rsid w:val="00752D2D"/>
    <w:rsid w:val="00753BEE"/>
    <w:rsid w:val="00755282"/>
    <w:rsid w:val="00755D16"/>
    <w:rsid w:val="00755D36"/>
    <w:rsid w:val="007566EA"/>
    <w:rsid w:val="007573B7"/>
    <w:rsid w:val="00757CF0"/>
    <w:rsid w:val="0076043E"/>
    <w:rsid w:val="00760477"/>
    <w:rsid w:val="00760BB9"/>
    <w:rsid w:val="00763499"/>
    <w:rsid w:val="00763AA4"/>
    <w:rsid w:val="00764918"/>
    <w:rsid w:val="00764E8A"/>
    <w:rsid w:val="007658EE"/>
    <w:rsid w:val="00765AFC"/>
    <w:rsid w:val="00765C0F"/>
    <w:rsid w:val="007663AD"/>
    <w:rsid w:val="00766DAD"/>
    <w:rsid w:val="00767D6F"/>
    <w:rsid w:val="00771C0A"/>
    <w:rsid w:val="00771CEC"/>
    <w:rsid w:val="00772186"/>
    <w:rsid w:val="007737F3"/>
    <w:rsid w:val="00773D41"/>
    <w:rsid w:val="00774665"/>
    <w:rsid w:val="007747BE"/>
    <w:rsid w:val="007766E7"/>
    <w:rsid w:val="00776A97"/>
    <w:rsid w:val="00777C5A"/>
    <w:rsid w:val="007800EC"/>
    <w:rsid w:val="007804FD"/>
    <w:rsid w:val="00781E96"/>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459D"/>
    <w:rsid w:val="007B4AAB"/>
    <w:rsid w:val="007B589D"/>
    <w:rsid w:val="007B595C"/>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4775"/>
    <w:rsid w:val="0080609F"/>
    <w:rsid w:val="00807F09"/>
    <w:rsid w:val="008113C2"/>
    <w:rsid w:val="00811809"/>
    <w:rsid w:val="008129D9"/>
    <w:rsid w:val="00812B2A"/>
    <w:rsid w:val="00814F55"/>
    <w:rsid w:val="008155A3"/>
    <w:rsid w:val="0081564E"/>
    <w:rsid w:val="00815919"/>
    <w:rsid w:val="00815C8B"/>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1664"/>
    <w:rsid w:val="00841D0A"/>
    <w:rsid w:val="00842B82"/>
    <w:rsid w:val="00843A68"/>
    <w:rsid w:val="008442DB"/>
    <w:rsid w:val="0084439A"/>
    <w:rsid w:val="008447C7"/>
    <w:rsid w:val="00844BA4"/>
    <w:rsid w:val="00846DB7"/>
    <w:rsid w:val="0084761C"/>
    <w:rsid w:val="008500CC"/>
    <w:rsid w:val="008505D5"/>
    <w:rsid w:val="0085097D"/>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4BFE"/>
    <w:rsid w:val="008965EA"/>
    <w:rsid w:val="008967E3"/>
    <w:rsid w:val="00896F6C"/>
    <w:rsid w:val="008971B6"/>
    <w:rsid w:val="008A26F5"/>
    <w:rsid w:val="008A27C5"/>
    <w:rsid w:val="008A3EDF"/>
    <w:rsid w:val="008A401A"/>
    <w:rsid w:val="008A4057"/>
    <w:rsid w:val="008A45BB"/>
    <w:rsid w:val="008A67D9"/>
    <w:rsid w:val="008B043A"/>
    <w:rsid w:val="008B1C4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CCF"/>
    <w:rsid w:val="008D2EA0"/>
    <w:rsid w:val="008D657B"/>
    <w:rsid w:val="008D7901"/>
    <w:rsid w:val="008D7A27"/>
    <w:rsid w:val="008E0AAD"/>
    <w:rsid w:val="008E0C46"/>
    <w:rsid w:val="008E3369"/>
    <w:rsid w:val="008E3A07"/>
    <w:rsid w:val="008E5488"/>
    <w:rsid w:val="008E782E"/>
    <w:rsid w:val="008E7CCF"/>
    <w:rsid w:val="008F0B1F"/>
    <w:rsid w:val="008F1845"/>
    <w:rsid w:val="008F1E11"/>
    <w:rsid w:val="008F39FF"/>
    <w:rsid w:val="008F5FAC"/>
    <w:rsid w:val="0090264D"/>
    <w:rsid w:val="0090266A"/>
    <w:rsid w:val="0090327A"/>
    <w:rsid w:val="00903441"/>
    <w:rsid w:val="00903A54"/>
    <w:rsid w:val="00904961"/>
    <w:rsid w:val="00904E94"/>
    <w:rsid w:val="009057E1"/>
    <w:rsid w:val="009077C7"/>
    <w:rsid w:val="0091029F"/>
    <w:rsid w:val="009107E9"/>
    <w:rsid w:val="0091258B"/>
    <w:rsid w:val="00914C29"/>
    <w:rsid w:val="00914FB7"/>
    <w:rsid w:val="00915CEF"/>
    <w:rsid w:val="00916D8A"/>
    <w:rsid w:val="009202EF"/>
    <w:rsid w:val="009209B8"/>
    <w:rsid w:val="00922A7F"/>
    <w:rsid w:val="00922CAD"/>
    <w:rsid w:val="00923DA0"/>
    <w:rsid w:val="009259A6"/>
    <w:rsid w:val="009263D6"/>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738D"/>
    <w:rsid w:val="009500F4"/>
    <w:rsid w:val="00950395"/>
    <w:rsid w:val="009504BF"/>
    <w:rsid w:val="0095115B"/>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6C8C"/>
    <w:rsid w:val="0098711C"/>
    <w:rsid w:val="00990321"/>
    <w:rsid w:val="00990DC9"/>
    <w:rsid w:val="00991246"/>
    <w:rsid w:val="009919AB"/>
    <w:rsid w:val="009923E8"/>
    <w:rsid w:val="0099283F"/>
    <w:rsid w:val="00994A0F"/>
    <w:rsid w:val="009951BE"/>
    <w:rsid w:val="00995489"/>
    <w:rsid w:val="00995B04"/>
    <w:rsid w:val="00996563"/>
    <w:rsid w:val="009A2633"/>
    <w:rsid w:val="009A271E"/>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491"/>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6FAC"/>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5CB"/>
    <w:rsid w:val="00AB0960"/>
    <w:rsid w:val="00AB0AD8"/>
    <w:rsid w:val="00AB2684"/>
    <w:rsid w:val="00AB382F"/>
    <w:rsid w:val="00AB4B19"/>
    <w:rsid w:val="00AB6178"/>
    <w:rsid w:val="00AC05DB"/>
    <w:rsid w:val="00AC1C47"/>
    <w:rsid w:val="00AC2762"/>
    <w:rsid w:val="00AC2789"/>
    <w:rsid w:val="00AC3933"/>
    <w:rsid w:val="00AC59BC"/>
    <w:rsid w:val="00AC64FB"/>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189C"/>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3E9C"/>
    <w:rsid w:val="00BA4D0E"/>
    <w:rsid w:val="00BA6590"/>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96D"/>
    <w:rsid w:val="00BC38E5"/>
    <w:rsid w:val="00BC3E51"/>
    <w:rsid w:val="00BC4558"/>
    <w:rsid w:val="00BC561A"/>
    <w:rsid w:val="00BC62A9"/>
    <w:rsid w:val="00BC7FBE"/>
    <w:rsid w:val="00BD0C89"/>
    <w:rsid w:val="00BD12D8"/>
    <w:rsid w:val="00BD13D2"/>
    <w:rsid w:val="00BD309D"/>
    <w:rsid w:val="00BD4506"/>
    <w:rsid w:val="00BD518F"/>
    <w:rsid w:val="00BD5DDB"/>
    <w:rsid w:val="00BD675F"/>
    <w:rsid w:val="00BD7662"/>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4208"/>
    <w:rsid w:val="00C35F70"/>
    <w:rsid w:val="00C36D1A"/>
    <w:rsid w:val="00C37399"/>
    <w:rsid w:val="00C41FB3"/>
    <w:rsid w:val="00C441EA"/>
    <w:rsid w:val="00C4575E"/>
    <w:rsid w:val="00C45DC7"/>
    <w:rsid w:val="00C4643B"/>
    <w:rsid w:val="00C466A3"/>
    <w:rsid w:val="00C46E3E"/>
    <w:rsid w:val="00C50C80"/>
    <w:rsid w:val="00C52C03"/>
    <w:rsid w:val="00C539BC"/>
    <w:rsid w:val="00C552E1"/>
    <w:rsid w:val="00C55DD0"/>
    <w:rsid w:val="00C575AC"/>
    <w:rsid w:val="00C60157"/>
    <w:rsid w:val="00C610BF"/>
    <w:rsid w:val="00C62611"/>
    <w:rsid w:val="00C6296E"/>
    <w:rsid w:val="00C6448A"/>
    <w:rsid w:val="00C645CB"/>
    <w:rsid w:val="00C6493F"/>
    <w:rsid w:val="00C663F1"/>
    <w:rsid w:val="00C667C5"/>
    <w:rsid w:val="00C66C71"/>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88"/>
    <w:rsid w:val="00CA6067"/>
    <w:rsid w:val="00CA64C9"/>
    <w:rsid w:val="00CA773B"/>
    <w:rsid w:val="00CB04E5"/>
    <w:rsid w:val="00CB14C3"/>
    <w:rsid w:val="00CB28DD"/>
    <w:rsid w:val="00CB2D0A"/>
    <w:rsid w:val="00CB491C"/>
    <w:rsid w:val="00CB7291"/>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0400"/>
    <w:rsid w:val="00CE1741"/>
    <w:rsid w:val="00CE1EDE"/>
    <w:rsid w:val="00CE22A7"/>
    <w:rsid w:val="00CE2358"/>
    <w:rsid w:val="00CE24B7"/>
    <w:rsid w:val="00CE24B9"/>
    <w:rsid w:val="00CE2DDA"/>
    <w:rsid w:val="00CE374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1711C"/>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363B"/>
    <w:rsid w:val="00D83CB5"/>
    <w:rsid w:val="00D84378"/>
    <w:rsid w:val="00D84BF3"/>
    <w:rsid w:val="00D85268"/>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CF8"/>
    <w:rsid w:val="00DC1617"/>
    <w:rsid w:val="00DC1E1E"/>
    <w:rsid w:val="00DC244C"/>
    <w:rsid w:val="00DC3296"/>
    <w:rsid w:val="00DC3E3D"/>
    <w:rsid w:val="00DC48F1"/>
    <w:rsid w:val="00DC57C4"/>
    <w:rsid w:val="00DC6169"/>
    <w:rsid w:val="00DC667B"/>
    <w:rsid w:val="00DC758A"/>
    <w:rsid w:val="00DC7764"/>
    <w:rsid w:val="00DC79B9"/>
    <w:rsid w:val="00DC7EA4"/>
    <w:rsid w:val="00DD024A"/>
    <w:rsid w:val="00DD05A1"/>
    <w:rsid w:val="00DD0757"/>
    <w:rsid w:val="00DD08EA"/>
    <w:rsid w:val="00DD196E"/>
    <w:rsid w:val="00DD23B0"/>
    <w:rsid w:val="00DD25E3"/>
    <w:rsid w:val="00DD5A18"/>
    <w:rsid w:val="00DD5E24"/>
    <w:rsid w:val="00DD7937"/>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6071"/>
    <w:rsid w:val="00E06CFE"/>
    <w:rsid w:val="00E07DE6"/>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40754"/>
    <w:rsid w:val="00E41059"/>
    <w:rsid w:val="00E41BC4"/>
    <w:rsid w:val="00E41F91"/>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0E15"/>
    <w:rsid w:val="00E81D8B"/>
    <w:rsid w:val="00E821B5"/>
    <w:rsid w:val="00E8268C"/>
    <w:rsid w:val="00E8558A"/>
    <w:rsid w:val="00E86C3B"/>
    <w:rsid w:val="00E86E22"/>
    <w:rsid w:val="00E92270"/>
    <w:rsid w:val="00E92B7C"/>
    <w:rsid w:val="00E92C2F"/>
    <w:rsid w:val="00E93A8E"/>
    <w:rsid w:val="00E94D58"/>
    <w:rsid w:val="00E95A59"/>
    <w:rsid w:val="00E961FC"/>
    <w:rsid w:val="00EA1E1E"/>
    <w:rsid w:val="00EA261A"/>
    <w:rsid w:val="00EA3836"/>
    <w:rsid w:val="00EA4C98"/>
    <w:rsid w:val="00EB144D"/>
    <w:rsid w:val="00EB15DD"/>
    <w:rsid w:val="00EB17CF"/>
    <w:rsid w:val="00EB17E9"/>
    <w:rsid w:val="00EB2A2F"/>
    <w:rsid w:val="00EB3111"/>
    <w:rsid w:val="00EB3BD9"/>
    <w:rsid w:val="00EB5A7C"/>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C61"/>
    <w:rsid w:val="00EE05B4"/>
    <w:rsid w:val="00EE13DF"/>
    <w:rsid w:val="00EE2758"/>
    <w:rsid w:val="00EE3172"/>
    <w:rsid w:val="00EE44D4"/>
    <w:rsid w:val="00EE6CB8"/>
    <w:rsid w:val="00EE6F51"/>
    <w:rsid w:val="00EE71CA"/>
    <w:rsid w:val="00EF1E61"/>
    <w:rsid w:val="00EF2D99"/>
    <w:rsid w:val="00EF3C60"/>
    <w:rsid w:val="00EF42DD"/>
    <w:rsid w:val="00EF4608"/>
    <w:rsid w:val="00EF4DCB"/>
    <w:rsid w:val="00EF5A8B"/>
    <w:rsid w:val="00EF6433"/>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96A"/>
    <w:rsid w:val="00F71A6D"/>
    <w:rsid w:val="00F73BA8"/>
    <w:rsid w:val="00F743C8"/>
    <w:rsid w:val="00F760E8"/>
    <w:rsid w:val="00F76B60"/>
    <w:rsid w:val="00F77239"/>
    <w:rsid w:val="00F772C0"/>
    <w:rsid w:val="00F8026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228"/>
    <w:rsid w:val="00FA13F7"/>
    <w:rsid w:val="00FA3A4B"/>
    <w:rsid w:val="00FA4485"/>
    <w:rsid w:val="00FA46CB"/>
    <w:rsid w:val="00FA5060"/>
    <w:rsid w:val="00FA6051"/>
    <w:rsid w:val="00FB0143"/>
    <w:rsid w:val="00FB0367"/>
    <w:rsid w:val="00FB204F"/>
    <w:rsid w:val="00FB4E56"/>
    <w:rsid w:val="00FC0CD4"/>
    <w:rsid w:val="00FC313D"/>
    <w:rsid w:val="00FC34D1"/>
    <w:rsid w:val="00FC3FC6"/>
    <w:rsid w:val="00FC457E"/>
    <w:rsid w:val="00FC53A9"/>
    <w:rsid w:val="00FC6244"/>
    <w:rsid w:val="00FC697D"/>
    <w:rsid w:val="00FD0A5E"/>
    <w:rsid w:val="00FD103A"/>
    <w:rsid w:val="00FD294C"/>
    <w:rsid w:val="00FD3AB2"/>
    <w:rsid w:val="00FD4710"/>
    <w:rsid w:val="00FD521E"/>
    <w:rsid w:val="00FE023E"/>
    <w:rsid w:val="00FE0A76"/>
    <w:rsid w:val="00FE127B"/>
    <w:rsid w:val="00FE1568"/>
    <w:rsid w:val="00FE25BD"/>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34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4332453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2.bin"/><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8.bin"/><Relationship Id="rId138" Type="http://schemas.openxmlformats.org/officeDocument/2006/relationships/image" Target="media/image55.wmf"/><Relationship Id="rId159" Type="http://schemas.openxmlformats.org/officeDocument/2006/relationships/image" Target="media/image65.wmf"/><Relationship Id="rId170" Type="http://schemas.openxmlformats.org/officeDocument/2006/relationships/oleObject" Target="embeddings/oleObject82.bin"/><Relationship Id="rId191" Type="http://schemas.openxmlformats.org/officeDocument/2006/relationships/image" Target="media/image80.wmf"/><Relationship Id="rId205" Type="http://schemas.openxmlformats.org/officeDocument/2006/relationships/image" Target="media/image87.wmf"/><Relationship Id="rId226" Type="http://schemas.openxmlformats.org/officeDocument/2006/relationships/oleObject" Target="embeddings/oleObject109.bin"/><Relationship Id="rId247" Type="http://schemas.openxmlformats.org/officeDocument/2006/relationships/image" Target="media/image114.png"/><Relationship Id="rId107" Type="http://schemas.openxmlformats.org/officeDocument/2006/relationships/image" Target="media/image40.wmf"/><Relationship Id="rId11" Type="http://schemas.openxmlformats.org/officeDocument/2006/relationships/endnotes" Target="endnotes.xml"/><Relationship Id="rId32" Type="http://schemas.openxmlformats.org/officeDocument/2006/relationships/oleObject" Target="embeddings/oleObject7.bin"/><Relationship Id="rId53" Type="http://schemas.openxmlformats.org/officeDocument/2006/relationships/oleObject" Target="embeddings/oleObject18.bin"/><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60.wmf"/><Relationship Id="rId5" Type="http://schemas.openxmlformats.org/officeDocument/2006/relationships/numbering" Target="numbering.xml"/><Relationship Id="rId95" Type="http://schemas.openxmlformats.org/officeDocument/2006/relationships/image" Target="media/image34.wmf"/><Relationship Id="rId160" Type="http://schemas.openxmlformats.org/officeDocument/2006/relationships/oleObject" Target="embeddings/oleObject77.bin"/><Relationship Id="rId181" Type="http://schemas.openxmlformats.org/officeDocument/2006/relationships/image" Target="media/image75.wmf"/><Relationship Id="rId216" Type="http://schemas.openxmlformats.org/officeDocument/2006/relationships/oleObject" Target="embeddings/oleObject106.bin"/><Relationship Id="rId237" Type="http://schemas.openxmlformats.org/officeDocument/2006/relationships/image" Target="media/image105.emf"/><Relationship Id="rId258"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3.wmf"/><Relationship Id="rId64" Type="http://schemas.openxmlformats.org/officeDocument/2006/relationships/oleObject" Target="embeddings/oleObject25.bin"/><Relationship Id="rId118" Type="http://schemas.openxmlformats.org/officeDocument/2006/relationships/oleObject" Target="embeddings/oleObject55.bin"/><Relationship Id="rId139" Type="http://schemas.openxmlformats.org/officeDocument/2006/relationships/oleObject" Target="embeddings/oleObject66.bin"/><Relationship Id="rId85" Type="http://schemas.openxmlformats.org/officeDocument/2006/relationships/image" Target="media/image29.wmf"/><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98.wmf"/><Relationship Id="rId248" Type="http://schemas.openxmlformats.org/officeDocument/2006/relationships/image" Target="media/image115.emf"/><Relationship Id="rId12" Type="http://schemas.openxmlformats.org/officeDocument/2006/relationships/hyperlink" Target="https://cran.r-project.org/" TargetMode="External"/><Relationship Id="rId33" Type="http://schemas.openxmlformats.org/officeDocument/2006/relationships/image" Target="media/image8.wmf"/><Relationship Id="rId108" Type="http://schemas.openxmlformats.org/officeDocument/2006/relationships/oleObject" Target="embeddings/oleObject50.bin"/><Relationship Id="rId129" Type="http://schemas.openxmlformats.org/officeDocument/2006/relationships/image" Target="media/image51.wmf"/><Relationship Id="rId54" Type="http://schemas.openxmlformats.org/officeDocument/2006/relationships/oleObject" Target="embeddings/oleObject19.bin"/><Relationship Id="rId75" Type="http://schemas.openxmlformats.org/officeDocument/2006/relationships/image" Target="media/image25.wmf"/><Relationship Id="rId96" Type="http://schemas.openxmlformats.org/officeDocument/2006/relationships/oleObject" Target="embeddings/oleObject44.bin"/><Relationship Id="rId140" Type="http://schemas.openxmlformats.org/officeDocument/2006/relationships/oleObject" Target="embeddings/oleObject67.bin"/><Relationship Id="rId161" Type="http://schemas.openxmlformats.org/officeDocument/2006/relationships/image" Target="media/image66.wmf"/><Relationship Id="rId182" Type="http://schemas.openxmlformats.org/officeDocument/2006/relationships/oleObject" Target="embeddings/oleObject89.bin"/><Relationship Id="rId217"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oleObject" Target="embeddings/oleObject112.bin"/><Relationship Id="rId238" Type="http://schemas.openxmlformats.org/officeDocument/2006/relationships/image" Target="media/image106.jpeg"/><Relationship Id="rId254" Type="http://schemas.openxmlformats.org/officeDocument/2006/relationships/image" Target="media/image119.wmf"/><Relationship Id="rId259" Type="http://schemas.openxmlformats.org/officeDocument/2006/relationships/oleObject" Target="embeddings/oleObject117.bin"/><Relationship Id="rId23" Type="http://schemas.openxmlformats.org/officeDocument/2006/relationships/oleObject" Target="embeddings/oleObject3.bin"/><Relationship Id="rId28" Type="http://schemas.openxmlformats.org/officeDocument/2006/relationships/hyperlink" Target="http://mathworld.wolfram.com/LeastSquaresFitting.html" TargetMode="External"/><Relationship Id="rId49" Type="http://schemas.openxmlformats.org/officeDocument/2006/relationships/image" Target="media/image16.wmf"/><Relationship Id="rId114" Type="http://schemas.openxmlformats.org/officeDocument/2006/relationships/oleObject" Target="embeddings/oleObject53.bin"/><Relationship Id="rId119" Type="http://schemas.openxmlformats.org/officeDocument/2006/relationships/image" Target="media/image46.wmf"/><Relationship Id="rId44" Type="http://schemas.openxmlformats.org/officeDocument/2006/relationships/image" Target="media/image14.wmf"/><Relationship Id="rId60" Type="http://schemas.openxmlformats.org/officeDocument/2006/relationships/image" Target="media/image20.wmf"/><Relationship Id="rId65" Type="http://schemas.openxmlformats.org/officeDocument/2006/relationships/oleObject" Target="embeddings/oleObject26.bin"/><Relationship Id="rId81" Type="http://schemas.openxmlformats.org/officeDocument/2006/relationships/image" Target="media/image27.wmf"/><Relationship Id="rId86" Type="http://schemas.openxmlformats.org/officeDocument/2006/relationships/oleObject" Target="embeddings/oleObject39.bin"/><Relationship Id="rId130" Type="http://schemas.openxmlformats.org/officeDocument/2006/relationships/oleObject" Target="embeddings/oleObject61.bin"/><Relationship Id="rId135" Type="http://schemas.openxmlformats.org/officeDocument/2006/relationships/image" Target="media/image54.wmf"/><Relationship Id="rId151" Type="http://schemas.openxmlformats.org/officeDocument/2006/relationships/image" Target="media/image61.wmf"/><Relationship Id="rId156" Type="http://schemas.openxmlformats.org/officeDocument/2006/relationships/oleObject" Target="embeddings/oleObject75.bin"/><Relationship Id="rId177" Type="http://schemas.openxmlformats.org/officeDocument/2006/relationships/image" Target="media/image73.wmf"/><Relationship Id="rId198" Type="http://schemas.openxmlformats.org/officeDocument/2006/relationships/oleObject" Target="embeddings/oleObject97.bin"/><Relationship Id="rId172" Type="http://schemas.openxmlformats.org/officeDocument/2006/relationships/oleObject" Target="embeddings/oleObject84.bin"/><Relationship Id="rId193" Type="http://schemas.openxmlformats.org/officeDocument/2006/relationships/image" Target="media/image81.wmf"/><Relationship Id="rId202" Type="http://schemas.openxmlformats.org/officeDocument/2006/relationships/oleObject" Target="embeddings/oleObject99.bin"/><Relationship Id="rId207" Type="http://schemas.openxmlformats.org/officeDocument/2006/relationships/image" Target="media/image88.wmf"/><Relationship Id="rId223" Type="http://schemas.openxmlformats.org/officeDocument/2006/relationships/image" Target="media/image96.wmf"/><Relationship Id="rId228" Type="http://schemas.openxmlformats.org/officeDocument/2006/relationships/oleObject" Target="embeddings/oleObject110.bin"/><Relationship Id="rId244" Type="http://schemas.openxmlformats.org/officeDocument/2006/relationships/image" Target="media/image112.wmf"/><Relationship Id="rId249" Type="http://schemas.openxmlformats.org/officeDocument/2006/relationships/image" Target="media/image116.emf"/><Relationship Id="rId13" Type="http://schemas.openxmlformats.org/officeDocument/2006/relationships/hyperlink" Target="https://github.com/" TargetMode="External"/><Relationship Id="rId18" Type="http://schemas.openxmlformats.org/officeDocument/2006/relationships/image" Target="media/image1.wmf"/><Relationship Id="rId39" Type="http://schemas.openxmlformats.org/officeDocument/2006/relationships/image" Target="media/image11.wmf"/><Relationship Id="rId109" Type="http://schemas.openxmlformats.org/officeDocument/2006/relationships/image" Target="media/image41.wmf"/><Relationship Id="rId260" Type="http://schemas.openxmlformats.org/officeDocument/2006/relationships/fontTable" Target="fontTable.xml"/><Relationship Id="rId34" Type="http://schemas.openxmlformats.org/officeDocument/2006/relationships/oleObject" Target="embeddings/oleObject8.bin"/><Relationship Id="rId50" Type="http://schemas.openxmlformats.org/officeDocument/2006/relationships/oleObject" Target="embeddings/oleObject16.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image" Target="media/image35.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49.wmf"/><Relationship Id="rId141" Type="http://schemas.openxmlformats.org/officeDocument/2006/relationships/image" Target="media/image56.wmf"/><Relationship Id="rId146" Type="http://schemas.openxmlformats.org/officeDocument/2006/relationships/oleObject" Target="embeddings/oleObject70.bin"/><Relationship Id="rId167" Type="http://schemas.openxmlformats.org/officeDocument/2006/relationships/image" Target="media/image69.wmf"/><Relationship Id="rId188" Type="http://schemas.openxmlformats.org/officeDocument/2006/relationships/oleObject" Target="embeddings/oleObject92.bin"/><Relationship Id="rId7" Type="http://schemas.microsoft.com/office/2007/relationships/stylesWithEffects" Target="stylesWithEffects.xml"/><Relationship Id="rId71" Type="http://schemas.openxmlformats.org/officeDocument/2006/relationships/oleObject" Target="embeddings/oleObject29.bin"/><Relationship Id="rId92" Type="http://schemas.openxmlformats.org/officeDocument/2006/relationships/oleObject" Target="embeddings/oleObject42.bin"/><Relationship Id="rId162" Type="http://schemas.openxmlformats.org/officeDocument/2006/relationships/oleObject" Target="embeddings/oleObject78.bin"/><Relationship Id="rId183" Type="http://schemas.openxmlformats.org/officeDocument/2006/relationships/image" Target="media/image76.wmf"/><Relationship Id="rId213" Type="http://schemas.openxmlformats.org/officeDocument/2006/relationships/image" Target="media/image91.wmf"/><Relationship Id="rId218" Type="http://schemas.openxmlformats.org/officeDocument/2006/relationships/hyperlink" Target="https://www.R-project.org/" TargetMode="External"/><Relationship Id="rId234" Type="http://schemas.openxmlformats.org/officeDocument/2006/relationships/image" Target="media/image102.emf"/><Relationship Id="rId239" Type="http://schemas.openxmlformats.org/officeDocument/2006/relationships/image" Target="media/image107.jpeg"/><Relationship Id="rId2" Type="http://schemas.openxmlformats.org/officeDocument/2006/relationships/customXml" Target="../customXml/item2.xml"/><Relationship Id="rId29" Type="http://schemas.openxmlformats.org/officeDocument/2006/relationships/image" Target="media/image6.wmf"/><Relationship Id="rId250" Type="http://schemas.openxmlformats.org/officeDocument/2006/relationships/image" Target="media/image117.wmf"/><Relationship Id="rId255" Type="http://schemas.openxmlformats.org/officeDocument/2006/relationships/oleObject" Target="embeddings/oleObject115.bin"/><Relationship Id="rId24" Type="http://schemas.openxmlformats.org/officeDocument/2006/relationships/image" Target="media/image4.wmf"/><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2.wmf"/><Relationship Id="rId87" Type="http://schemas.openxmlformats.org/officeDocument/2006/relationships/image" Target="media/image30.wmf"/><Relationship Id="rId110" Type="http://schemas.openxmlformats.org/officeDocument/2006/relationships/oleObject" Target="embeddings/oleObject51.bin"/><Relationship Id="rId115" Type="http://schemas.openxmlformats.org/officeDocument/2006/relationships/image" Target="media/image44.wmf"/><Relationship Id="rId131" Type="http://schemas.openxmlformats.org/officeDocument/2006/relationships/image" Target="media/image52.wmf"/><Relationship Id="rId136" Type="http://schemas.openxmlformats.org/officeDocument/2006/relationships/oleObject" Target="embeddings/oleObject64.bin"/><Relationship Id="rId157" Type="http://schemas.openxmlformats.org/officeDocument/2006/relationships/image" Target="media/image64.wmf"/><Relationship Id="rId178" Type="http://schemas.openxmlformats.org/officeDocument/2006/relationships/oleObject" Target="embeddings/oleObject87.bin"/><Relationship Id="rId61" Type="http://schemas.openxmlformats.org/officeDocument/2006/relationships/oleObject" Target="embeddings/oleObject23.bin"/><Relationship Id="rId82" Type="http://schemas.openxmlformats.org/officeDocument/2006/relationships/oleObject" Target="embeddings/oleObject37.bin"/><Relationship Id="rId152" Type="http://schemas.openxmlformats.org/officeDocument/2006/relationships/oleObject" Target="embeddings/oleObject73.bin"/><Relationship Id="rId173" Type="http://schemas.openxmlformats.org/officeDocument/2006/relationships/image" Target="media/image71.wmf"/><Relationship Id="rId194" Type="http://schemas.openxmlformats.org/officeDocument/2006/relationships/oleObject" Target="embeddings/oleObject95.bin"/><Relationship Id="rId199" Type="http://schemas.openxmlformats.org/officeDocument/2006/relationships/image" Target="media/image84.wmf"/><Relationship Id="rId203" Type="http://schemas.openxmlformats.org/officeDocument/2006/relationships/image" Target="media/image86.wmf"/><Relationship Id="rId208" Type="http://schemas.openxmlformats.org/officeDocument/2006/relationships/oleObject" Target="embeddings/oleObject102.bin"/><Relationship Id="rId229" Type="http://schemas.openxmlformats.org/officeDocument/2006/relationships/image" Target="media/image99.emf"/><Relationship Id="rId19" Type="http://schemas.openxmlformats.org/officeDocument/2006/relationships/oleObject" Target="embeddings/oleObject1.bin"/><Relationship Id="rId224" Type="http://schemas.openxmlformats.org/officeDocument/2006/relationships/oleObject" Target="embeddings/oleObject108.bin"/><Relationship Id="rId240" Type="http://schemas.openxmlformats.org/officeDocument/2006/relationships/image" Target="media/image108.jpeg"/><Relationship Id="rId245" Type="http://schemas.openxmlformats.org/officeDocument/2006/relationships/chart" Target="charts/chart1.xml"/><Relationship Id="rId261" Type="http://schemas.openxmlformats.org/officeDocument/2006/relationships/theme" Target="theme/theme1.xml"/><Relationship Id="rId14" Type="http://schemas.openxmlformats.org/officeDocument/2006/relationships/hyperlink" Target="https://github.com/tensfeldt/openNCA" TargetMode="External"/><Relationship Id="rId30" Type="http://schemas.openxmlformats.org/officeDocument/2006/relationships/oleObject" Target="embeddings/oleObject6.bin"/><Relationship Id="rId35" Type="http://schemas.openxmlformats.org/officeDocument/2006/relationships/image" Target="media/image9.wmf"/><Relationship Id="rId56" Type="http://schemas.openxmlformats.org/officeDocument/2006/relationships/image" Target="media/image18.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39.wmf"/><Relationship Id="rId126" Type="http://schemas.openxmlformats.org/officeDocument/2006/relationships/oleObject" Target="embeddings/oleObject59.bin"/><Relationship Id="rId147" Type="http://schemas.openxmlformats.org/officeDocument/2006/relationships/image" Target="media/image59.wmf"/><Relationship Id="rId168" Type="http://schemas.openxmlformats.org/officeDocument/2006/relationships/oleObject" Target="embeddings/oleObject81.bin"/><Relationship Id="rId8" Type="http://schemas.openxmlformats.org/officeDocument/2006/relationships/settings" Target="settings.xml"/><Relationship Id="rId51" Type="http://schemas.openxmlformats.org/officeDocument/2006/relationships/image" Target="media/image17.wmf"/><Relationship Id="rId72" Type="http://schemas.openxmlformats.org/officeDocument/2006/relationships/oleObject" Target="embeddings/oleObject30.bin"/><Relationship Id="rId93" Type="http://schemas.openxmlformats.org/officeDocument/2006/relationships/image" Target="media/image33.wmf"/><Relationship Id="rId98" Type="http://schemas.openxmlformats.org/officeDocument/2006/relationships/oleObject" Target="embeddings/oleObject45.bin"/><Relationship Id="rId121" Type="http://schemas.openxmlformats.org/officeDocument/2006/relationships/image" Target="media/image47.wmf"/><Relationship Id="rId142" Type="http://schemas.openxmlformats.org/officeDocument/2006/relationships/oleObject" Target="embeddings/oleObject68.bin"/><Relationship Id="rId163" Type="http://schemas.openxmlformats.org/officeDocument/2006/relationships/image" Target="media/image67.wmf"/><Relationship Id="rId184" Type="http://schemas.openxmlformats.org/officeDocument/2006/relationships/oleObject" Target="embeddings/oleObject90.bin"/><Relationship Id="rId189" Type="http://schemas.openxmlformats.org/officeDocument/2006/relationships/image" Target="media/image79.wmf"/><Relationship Id="rId219" Type="http://schemas.openxmlformats.org/officeDocument/2006/relationships/image" Target="media/image93.emf"/><Relationship Id="rId3" Type="http://schemas.openxmlformats.org/officeDocument/2006/relationships/customXml" Target="../customXml/item3.xml"/><Relationship Id="rId214" Type="http://schemas.openxmlformats.org/officeDocument/2006/relationships/oleObject" Target="embeddings/oleObject105.bin"/><Relationship Id="rId230" Type="http://schemas.openxmlformats.org/officeDocument/2006/relationships/image" Target="media/image100.wmf"/><Relationship Id="rId235" Type="http://schemas.openxmlformats.org/officeDocument/2006/relationships/image" Target="media/image103.emf"/><Relationship Id="rId251" Type="http://schemas.openxmlformats.org/officeDocument/2006/relationships/oleObject" Target="embeddings/oleObject113.bin"/><Relationship Id="rId256" Type="http://schemas.openxmlformats.org/officeDocument/2006/relationships/image" Target="media/image120.wmf"/><Relationship Id="rId25" Type="http://schemas.openxmlformats.org/officeDocument/2006/relationships/oleObject" Target="embeddings/oleObject4.bin"/><Relationship Id="rId46" Type="http://schemas.openxmlformats.org/officeDocument/2006/relationships/image" Target="media/image15.wmf"/><Relationship Id="rId67" Type="http://schemas.openxmlformats.org/officeDocument/2006/relationships/oleObject" Target="embeddings/oleObject27.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0" Type="http://schemas.openxmlformats.org/officeDocument/2006/relationships/image" Target="media/image2.wmf"/><Relationship Id="rId41" Type="http://schemas.openxmlformats.org/officeDocument/2006/relationships/image" Target="media/image12.wmf"/><Relationship Id="rId62" Type="http://schemas.openxmlformats.org/officeDocument/2006/relationships/image" Target="media/image21.wmf"/><Relationship Id="rId83" Type="http://schemas.openxmlformats.org/officeDocument/2006/relationships/image" Target="media/image28.wmf"/><Relationship Id="rId88" Type="http://schemas.openxmlformats.org/officeDocument/2006/relationships/oleObject" Target="embeddings/oleObject40.bin"/><Relationship Id="rId111" Type="http://schemas.openxmlformats.org/officeDocument/2006/relationships/image" Target="media/image42.wmf"/><Relationship Id="rId132" Type="http://schemas.openxmlformats.org/officeDocument/2006/relationships/oleObject" Target="embeddings/oleObject62.bin"/><Relationship Id="rId153" Type="http://schemas.openxmlformats.org/officeDocument/2006/relationships/image" Target="media/image62.wmf"/><Relationship Id="rId174" Type="http://schemas.openxmlformats.org/officeDocument/2006/relationships/oleObject" Target="embeddings/oleObject85.bin"/><Relationship Id="rId179" Type="http://schemas.openxmlformats.org/officeDocument/2006/relationships/image" Target="media/image74.wmf"/><Relationship Id="rId195" Type="http://schemas.openxmlformats.org/officeDocument/2006/relationships/image" Target="media/image82.wmf"/><Relationship Id="rId209" Type="http://schemas.openxmlformats.org/officeDocument/2006/relationships/image" Target="media/image89.wmf"/><Relationship Id="rId190" Type="http://schemas.openxmlformats.org/officeDocument/2006/relationships/oleObject" Target="embeddings/oleObject93.bin"/><Relationship Id="rId204" Type="http://schemas.openxmlformats.org/officeDocument/2006/relationships/oleObject" Target="embeddings/oleObject100.bin"/><Relationship Id="rId220" Type="http://schemas.openxmlformats.org/officeDocument/2006/relationships/image" Target="media/image94.emf"/><Relationship Id="rId225" Type="http://schemas.openxmlformats.org/officeDocument/2006/relationships/image" Target="media/image97.wmf"/><Relationship Id="rId241" Type="http://schemas.openxmlformats.org/officeDocument/2006/relationships/image" Target="media/image109.emf"/><Relationship Id="rId246" Type="http://schemas.openxmlformats.org/officeDocument/2006/relationships/image" Target="media/image113.wmf"/><Relationship Id="rId15" Type="http://schemas.openxmlformats.org/officeDocument/2006/relationships/comments" Target="comments.xml"/><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oleObject" Target="embeddings/oleObject49.bin"/><Relationship Id="rId127" Type="http://schemas.openxmlformats.org/officeDocument/2006/relationships/image" Target="media/image50.wmf"/><Relationship Id="rId10" Type="http://schemas.openxmlformats.org/officeDocument/2006/relationships/footnotes" Target="footnotes.xml"/><Relationship Id="rId31" Type="http://schemas.openxmlformats.org/officeDocument/2006/relationships/image" Target="media/image7.wmf"/><Relationship Id="rId52" Type="http://schemas.openxmlformats.org/officeDocument/2006/relationships/oleObject" Target="embeddings/oleObject17.bin"/><Relationship Id="rId73" Type="http://schemas.openxmlformats.org/officeDocument/2006/relationships/oleObject" Target="embeddings/oleObject31.bin"/><Relationship Id="rId78" Type="http://schemas.openxmlformats.org/officeDocument/2006/relationships/image" Target="media/image26.wmf"/><Relationship Id="rId94" Type="http://schemas.openxmlformats.org/officeDocument/2006/relationships/oleObject" Target="embeddings/oleObject43.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7.bin"/><Relationship Id="rId143" Type="http://schemas.openxmlformats.org/officeDocument/2006/relationships/image" Target="media/image57.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image" Target="media/image70.wmf"/><Relationship Id="rId185" Type="http://schemas.openxmlformats.org/officeDocument/2006/relationships/image" Target="media/image77.wmf"/><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oleObject" Target="embeddings/oleObject88.bin"/><Relationship Id="rId210" Type="http://schemas.openxmlformats.org/officeDocument/2006/relationships/oleObject" Target="embeddings/oleObject103.bin"/><Relationship Id="rId215" Type="http://schemas.openxmlformats.org/officeDocument/2006/relationships/image" Target="media/image92.wmf"/><Relationship Id="rId236" Type="http://schemas.openxmlformats.org/officeDocument/2006/relationships/image" Target="media/image104.emf"/><Relationship Id="rId257" Type="http://schemas.openxmlformats.org/officeDocument/2006/relationships/oleObject" Target="embeddings/oleObject116.bin"/><Relationship Id="rId26" Type="http://schemas.openxmlformats.org/officeDocument/2006/relationships/image" Target="media/image5.wmf"/><Relationship Id="rId231" Type="http://schemas.openxmlformats.org/officeDocument/2006/relationships/oleObject" Target="embeddings/oleObject111.bin"/><Relationship Id="rId252" Type="http://schemas.openxmlformats.org/officeDocument/2006/relationships/image" Target="media/image118.wmf"/><Relationship Id="rId47" Type="http://schemas.openxmlformats.org/officeDocument/2006/relationships/oleObject" Target="embeddings/oleObject14.bin"/><Relationship Id="rId68" Type="http://schemas.openxmlformats.org/officeDocument/2006/relationships/image" Target="media/image23.wmf"/><Relationship Id="rId89" Type="http://schemas.openxmlformats.org/officeDocument/2006/relationships/image" Target="media/image31.wmf"/><Relationship Id="rId112" Type="http://schemas.openxmlformats.org/officeDocument/2006/relationships/oleObject" Target="embeddings/oleObject52.bin"/><Relationship Id="rId133" Type="http://schemas.openxmlformats.org/officeDocument/2006/relationships/image" Target="media/image53.wmf"/><Relationship Id="rId154" Type="http://schemas.openxmlformats.org/officeDocument/2006/relationships/oleObject" Target="embeddings/oleObject74.bin"/><Relationship Id="rId175" Type="http://schemas.openxmlformats.org/officeDocument/2006/relationships/image" Target="media/image7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hyperlink" Target="http://sharepoint.pfizer.com/sites/CPAccelerator/Clin%20Pharm%20Guidance%20Documents/Ch_23_PK%20Data%20and%20NCA%20Conventions_Final_17April2012.pdf?Web=1" TargetMode="External"/><Relationship Id="rId221" Type="http://schemas.openxmlformats.org/officeDocument/2006/relationships/image" Target="media/image95.wmf"/><Relationship Id="rId242" Type="http://schemas.openxmlformats.org/officeDocument/2006/relationships/image" Target="media/image110.wmf"/><Relationship Id="rId37" Type="http://schemas.openxmlformats.org/officeDocument/2006/relationships/image" Target="media/image10.wmf"/><Relationship Id="rId58" Type="http://schemas.openxmlformats.org/officeDocument/2006/relationships/image" Target="media/image19.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48.wmf"/><Relationship Id="rId144" Type="http://schemas.openxmlformats.org/officeDocument/2006/relationships/oleObject" Target="embeddings/oleObject69.bin"/><Relationship Id="rId90" Type="http://schemas.openxmlformats.org/officeDocument/2006/relationships/oleObject" Target="embeddings/oleObject41.bin"/><Relationship Id="rId165" Type="http://schemas.openxmlformats.org/officeDocument/2006/relationships/image" Target="media/image68.wmf"/><Relationship Id="rId186" Type="http://schemas.openxmlformats.org/officeDocument/2006/relationships/oleObject" Target="embeddings/oleObject91.bin"/><Relationship Id="rId211" Type="http://schemas.openxmlformats.org/officeDocument/2006/relationships/image" Target="media/image90.wmf"/><Relationship Id="rId232" Type="http://schemas.openxmlformats.org/officeDocument/2006/relationships/image" Target="media/image101.wmf"/><Relationship Id="rId253" Type="http://schemas.openxmlformats.org/officeDocument/2006/relationships/oleObject" Target="embeddings/oleObject114.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8.bin"/><Relationship Id="rId113" Type="http://schemas.openxmlformats.org/officeDocument/2006/relationships/image" Target="media/image43.wmf"/><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63.wmf"/><Relationship Id="rId176" Type="http://schemas.openxmlformats.org/officeDocument/2006/relationships/oleObject" Target="embeddings/oleObject86.bin"/><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oleObject" Target="embeddings/oleObject107.bin"/><Relationship Id="rId243" Type="http://schemas.openxmlformats.org/officeDocument/2006/relationships/image" Target="media/image111.wmf"/><Relationship Id="rId17" Type="http://schemas.openxmlformats.org/officeDocument/2006/relationships/footer" Target="footer1.xml"/><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image" Target="media/image38.wmf"/><Relationship Id="rId124" Type="http://schemas.openxmlformats.org/officeDocument/2006/relationships/oleObject" Target="embeddings/oleObject58.bin"/><Relationship Id="rId70" Type="http://schemas.openxmlformats.org/officeDocument/2006/relationships/image" Target="media/image24.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80.bin"/><Relationship Id="rId187" Type="http://schemas.openxmlformats.org/officeDocument/2006/relationships/image" Target="media/image78.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722410496"/>
        <c:axId val="722441728"/>
      </c:scatterChart>
      <c:valAx>
        <c:axId val="722410496"/>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2441728"/>
        <c:crosses val="autoZero"/>
        <c:crossBetween val="midCat"/>
        <c:majorUnit val="12"/>
      </c:valAx>
      <c:valAx>
        <c:axId val="722441728"/>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2410496"/>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51360C5E-F835-4F0A-B841-B2B3BCD52753}">
  <ds:schemaRefs>
    <ds:schemaRef ds:uri="http://www.simcyp.com/"/>
  </ds:schemaRefs>
</ds:datastoreItem>
</file>

<file path=customXml/itemProps4.xml><?xml version="1.0" encoding="utf-8"?>
<ds:datastoreItem xmlns:ds="http://schemas.openxmlformats.org/officeDocument/2006/customXml" ds:itemID="{4BCD504C-BCB5-4CCB-9407-271572E7F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10928</TotalTime>
  <Pages>157</Pages>
  <Words>35394</Words>
  <Characters>206757</Characters>
  <Application>Microsoft Office Word</Application>
  <DocSecurity>0</DocSecurity>
  <Lines>1722</Lines>
  <Paragraphs>483</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241668</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41</cp:revision>
  <cp:lastPrinted>2007-04-29T14:42:00Z</cp:lastPrinted>
  <dcterms:created xsi:type="dcterms:W3CDTF">2019-10-29T02:37:00Z</dcterms:created>
  <dcterms:modified xsi:type="dcterms:W3CDTF">2020-02-27T17:26:00Z</dcterms:modified>
</cp:coreProperties>
</file>