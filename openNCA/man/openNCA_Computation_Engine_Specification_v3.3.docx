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DB0AB0">
      <w:pPr>
        <w:spacing w:after="100"/>
        <w:jc w:val="center"/>
        <w:rPr>
          <w:b/>
          <w:bCs/>
          <w:kern w:val="36"/>
          <w:sz w:val="36"/>
          <w:szCs w:val="36"/>
        </w:rPr>
      </w:pPr>
      <w:r>
        <w:rPr>
          <w:b/>
          <w:bCs/>
          <w:kern w:val="36"/>
          <w:sz w:val="36"/>
          <w:szCs w:val="36"/>
        </w:rPr>
        <w:t>28</w:t>
      </w:r>
      <w:r w:rsidR="00262AF9">
        <w:rPr>
          <w:b/>
          <w:bCs/>
          <w:kern w:val="36"/>
          <w:sz w:val="36"/>
          <w:szCs w:val="36"/>
        </w:rPr>
        <w:t xml:space="preserve"> </w:t>
      </w:r>
      <w:r w:rsidR="00B3796A">
        <w:rPr>
          <w:b/>
          <w:bCs/>
          <w:kern w:val="36"/>
          <w:sz w:val="36"/>
          <w:szCs w:val="36"/>
        </w:rPr>
        <w:t>Oct</w:t>
      </w:r>
      <w:r w:rsidR="005253A6">
        <w:rPr>
          <w:b/>
          <w:bCs/>
          <w:kern w:val="36"/>
          <w:sz w:val="36"/>
          <w:szCs w:val="36"/>
        </w:rPr>
        <w:t xml:space="preserve">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3E52B3" w:rsidRDefault="003E52B3">
      <w:pPr>
        <w:pStyle w:val="Subtitle"/>
      </w:pPr>
      <w:r>
        <w:rPr>
          <w:rFonts w:cs="Arial"/>
          <w:b w:val="0"/>
          <w:bCs w:val="0"/>
          <w:kern w:val="36"/>
          <w:sz w:val="36"/>
          <w:szCs w:val="36"/>
        </w:rPr>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5186395"/>
      <w:r w:rsidRPr="00697948">
        <w:lastRenderedPageBreak/>
        <w:t>Table of Contents</w:t>
      </w:r>
      <w:bookmarkEnd w:id="0"/>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916D8A">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916D8A">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916D8A">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5186396"/>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8" w:name="_Toc507192754"/>
      <w:bookmarkStart w:id="9" w:name="1044518"/>
      <w:bookmarkEnd w:id="8"/>
      <w:bookmarkEnd w:id="9"/>
      <w:r>
        <w:br w:type="page"/>
      </w:r>
      <w:bookmarkStart w:id="10" w:name="_Toc5186397"/>
      <w:bookmarkStart w:id="11" w:name="OLE_LINK1"/>
      <w:r>
        <w:lastRenderedPageBreak/>
        <w:t>Overview</w:t>
      </w:r>
      <w:bookmarkEnd w:id="10"/>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2" w:name="_Toc5186398"/>
      <w:r>
        <w:t>Purpose</w:t>
      </w:r>
      <w:bookmarkEnd w:id="12"/>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3" w:name="_Toc5186399"/>
      <w:r>
        <w:t xml:space="preserve">Document </w:t>
      </w:r>
      <w:r w:rsidR="003E52B3">
        <w:t>Scope</w:t>
      </w:r>
      <w:bookmarkEnd w:id="13"/>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4" w:name="_Toc5186400"/>
      <w:r>
        <w:t>Non-Compartmental Analysis</w:t>
      </w:r>
      <w:r w:rsidR="003E52B3">
        <w:t xml:space="preserve"> </w:t>
      </w:r>
      <w:r w:rsidR="00C41FB3">
        <w:t>Models/</w:t>
      </w:r>
      <w:r w:rsidR="003C33CA">
        <w:t>Parameters</w:t>
      </w:r>
      <w:bookmarkEnd w:id="14"/>
    </w:p>
    <w:p w:rsidR="00D3622F" w:rsidRDefault="00D3622F" w:rsidP="00D3622F">
      <w:pPr>
        <w:pStyle w:val="Heading2"/>
      </w:pPr>
      <w:bookmarkStart w:id="15" w:name="_Toc5186401"/>
      <w:r>
        <w:t>Definitions</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6" w:name="_Ref498089187"/>
      <w:bookmarkStart w:id="17" w:name="_Toc5186402"/>
      <w:r>
        <w:t>Models</w:t>
      </w:r>
      <w:bookmarkEnd w:id="16"/>
      <w:bookmarkEnd w:id="17"/>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8" w:name="_Toc507192762"/>
      <w:bookmarkStart w:id="19" w:name="_Toc507192763"/>
      <w:bookmarkStart w:id="20" w:name="_Ref508021077"/>
      <w:bookmarkStart w:id="21" w:name="_Ref508115651"/>
      <w:bookmarkStart w:id="22" w:name="_Toc5186403"/>
      <w:bookmarkEnd w:id="18"/>
      <w:bookmarkEnd w:id="19"/>
      <w:r>
        <w:t xml:space="preserve">Model </w:t>
      </w:r>
      <w:bookmarkEnd w:id="20"/>
      <w:r w:rsidR="0002670C">
        <w:t>Configuration Template</w:t>
      </w:r>
      <w:bookmarkEnd w:id="21"/>
      <w:bookmarkEnd w:id="22"/>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3"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3"/>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4" w:name="RETURNCOLS"/>
            <w:r w:rsidRPr="00323C5D">
              <w:rPr>
                <w:rFonts w:eastAsia="Times New Roman" w:cs="Arial"/>
                <w:color w:val="000000"/>
                <w:sz w:val="18"/>
                <w:szCs w:val="18"/>
                <w:lang w:eastAsia="en-US"/>
              </w:rPr>
              <w:t>RETURNCOLS</w:t>
            </w:r>
            <w:bookmarkEnd w:id="24"/>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5" w:name="LLOQPATTERNS"/>
            <w:r w:rsidRPr="00323C5D">
              <w:rPr>
                <w:rFonts w:eastAsia="Times New Roman" w:cs="Arial"/>
                <w:color w:val="000000"/>
                <w:sz w:val="18"/>
                <w:szCs w:val="18"/>
                <w:lang w:eastAsia="en-US"/>
              </w:rPr>
              <w:lastRenderedPageBreak/>
              <w:t>LLOQPATTERNS</w:t>
            </w:r>
            <w:bookmarkEnd w:id="25"/>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6"/>
            <w:del w:id="27"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8"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Sample Volume Units data field</w:delText>
              </w:r>
              <w:commentRangeEnd w:id="26"/>
              <w:r w:rsidR="009A5901" w:rsidDel="00A35D83">
                <w:rPr>
                  <w:rStyle w:val="CommentReference"/>
                </w:rPr>
                <w:commentReference w:id="26"/>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3" w:name="PKTERMPARENT"/>
            <w:r w:rsidRPr="00E86E22">
              <w:rPr>
                <w:rFonts w:eastAsia="Times New Roman" w:cs="Arial"/>
                <w:color w:val="000000"/>
                <w:sz w:val="18"/>
                <w:szCs w:val="18"/>
                <w:lang w:eastAsia="en-US"/>
              </w:rPr>
              <w:t>PKTERMPARENT</w:t>
            </w:r>
            <w:bookmarkEnd w:id="33"/>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4" w:name="AUCNPAIR"/>
            <w:r w:rsidRPr="007B459D">
              <w:rPr>
                <w:rFonts w:eastAsia="Times New Roman" w:cs="Arial"/>
                <w:color w:val="000000"/>
                <w:sz w:val="18"/>
                <w:szCs w:val="18"/>
                <w:lang w:eastAsia="en-US"/>
              </w:rPr>
              <w:t>AUCNPAIR</w:t>
            </w:r>
            <w:bookmarkEnd w:id="34"/>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5" w:name="FLAGSDISPLAYLIST"/>
            <w:r w:rsidRPr="009D7C24">
              <w:rPr>
                <w:rFonts w:eastAsia="Times New Roman" w:cs="Arial"/>
                <w:color w:val="000000"/>
                <w:sz w:val="18"/>
                <w:szCs w:val="18"/>
                <w:lang w:eastAsia="en-US"/>
              </w:rPr>
              <w:t>FLAGSDISPLAYLIST</w:t>
            </w:r>
            <w:bookmarkEnd w:id="35"/>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6" w:name="INCLUDEINTERPOLATION"/>
            <w:r>
              <w:rPr>
                <w:rFonts w:eastAsia="Times New Roman" w:cs="Arial"/>
                <w:color w:val="000000"/>
                <w:sz w:val="18"/>
                <w:szCs w:val="18"/>
                <w:lang w:eastAsia="en-US"/>
              </w:rPr>
              <w:t>INCLUDEINTERPOLATION</w:t>
            </w:r>
            <w:bookmarkEnd w:id="36"/>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7" w:name="_Toc5186404"/>
      <w:r>
        <w:t>Secondary Configuration Template</w:t>
      </w:r>
      <w:bookmarkEnd w:id="37"/>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8" w:name="_Toc5186405"/>
      <w:r>
        <w:t>Parameter Units</w:t>
      </w:r>
      <w:bookmarkEnd w:id="38"/>
    </w:p>
    <w:p w:rsidR="0050066E" w:rsidRPr="0050066E" w:rsidRDefault="00994A0F" w:rsidP="00AE2A1B">
      <w:pPr>
        <w:pStyle w:val="Heading2"/>
      </w:pPr>
      <w:bookmarkStart w:id="39" w:name="_Toc5186406"/>
      <w:r>
        <w:t xml:space="preserve">Parameter </w:t>
      </w:r>
      <w:r w:rsidR="0050066E">
        <w:t>Unit</w:t>
      </w:r>
      <w:r>
        <w:t xml:space="preserve"> Classes</w:t>
      </w:r>
      <w:bookmarkEnd w:id="39"/>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0" w:name="_Toc5186407"/>
      <w:r>
        <w:t>Parameter Unit Conversions</w:t>
      </w:r>
      <w:bookmarkEnd w:id="40"/>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1" w:name="_Toc5186408"/>
      <w:r>
        <w:t>Parameter s</w:t>
      </w:r>
      <w:r w:rsidR="00AA6DAC">
        <w:t>ignificant figures</w:t>
      </w:r>
      <w:r w:rsidR="00E16979">
        <w:t xml:space="preserve"> and decimal places</w:t>
      </w:r>
      <w:bookmarkEnd w:id="41"/>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2" w:name="_Toc5186409"/>
      <w:r>
        <w:t xml:space="preserve">Automated </w:t>
      </w:r>
      <w:r w:rsidR="00E16979">
        <w:t>Reporting</w:t>
      </w:r>
      <w:r>
        <w:t xml:space="preserve"> Presentations</w:t>
      </w:r>
      <w:bookmarkEnd w:id="42"/>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3" w:name="_Toc5186410"/>
      <w:r>
        <w:t>Publishing</w:t>
      </w:r>
      <w:r w:rsidR="00EA3836">
        <w:t xml:space="preserve"> Results Presentation</w:t>
      </w:r>
      <w:bookmarkEnd w:id="43"/>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4" w:name="_Ref518313088"/>
      <w:bookmarkStart w:id="45" w:name="_Ref519087411"/>
      <w:bookmarkStart w:id="46" w:name="_Toc5186411"/>
      <w:r>
        <w:lastRenderedPageBreak/>
        <w:t>Pre Computation Checks</w:t>
      </w:r>
      <w:bookmarkEnd w:id="11"/>
      <w:r w:rsidR="00334256">
        <w:t xml:space="preserve"> and </w:t>
      </w:r>
      <w:r w:rsidR="009F27CD">
        <w:t xml:space="preserve">Dataset or Computation </w:t>
      </w:r>
      <w:r w:rsidR="00334256">
        <w:t>Flag Definitions</w:t>
      </w:r>
      <w:bookmarkEnd w:id="44"/>
      <w:bookmarkEnd w:id="45"/>
      <w:bookmarkEnd w:id="46"/>
    </w:p>
    <w:p w:rsidR="003E52B3" w:rsidRDefault="00276737">
      <w:bookmarkStart w:id="47" w:name="1044519"/>
      <w:bookmarkEnd w:id="47"/>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8" w:name="FLGACCEPTKELCRIT"/>
            <w:r w:rsidRPr="005253A6">
              <w:rPr>
                <w:b/>
                <w:bCs w:val="0"/>
                <w:sz w:val="18"/>
              </w:rPr>
              <w:t>FLGACCEPTKELCRIT</w:t>
            </w:r>
            <w:bookmarkEnd w:id="48"/>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9" w:name="FLGACCEPTKEL"/>
            <w:r w:rsidRPr="005253A6">
              <w:rPr>
                <w:b/>
                <w:bCs w:val="0"/>
                <w:sz w:val="18"/>
              </w:rPr>
              <w:t>FLGACCEPTKEL</w:t>
            </w:r>
            <w:bookmarkEnd w:id="49"/>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0" w:name="FLGEMESIS"/>
            <w:r w:rsidRPr="00CB7291">
              <w:rPr>
                <w:b/>
                <w:bCs w:val="0"/>
                <w:sz w:val="18"/>
              </w:rPr>
              <w:t>FLGEMESIS</w:t>
            </w:r>
            <w:bookmarkEnd w:id="50"/>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1" w:name="FLGACCEPTTMAX"/>
            <w:r w:rsidRPr="00815919">
              <w:rPr>
                <w:b/>
                <w:bCs w:val="0"/>
                <w:sz w:val="18"/>
              </w:rPr>
              <w:t>FLGACCEPTTMAX</w:t>
            </w:r>
            <w:bookmarkEnd w:id="51"/>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2" w:name="FLGACCEPTPREDOSECRIT"/>
            <w:r>
              <w:rPr>
                <w:b/>
                <w:bCs w:val="0"/>
                <w:sz w:val="18"/>
              </w:rPr>
              <w:t>FLG</w:t>
            </w:r>
            <w:r w:rsidR="00815919">
              <w:rPr>
                <w:b/>
                <w:bCs w:val="0"/>
                <w:sz w:val="18"/>
              </w:rPr>
              <w:t>ACCEPT</w:t>
            </w:r>
            <w:r>
              <w:rPr>
                <w:b/>
                <w:bCs w:val="0"/>
                <w:sz w:val="18"/>
              </w:rPr>
              <w:t>PREDOSE</w:t>
            </w:r>
            <w:r w:rsidR="00C922D2">
              <w:rPr>
                <w:b/>
                <w:bCs w:val="0"/>
                <w:sz w:val="18"/>
              </w:rPr>
              <w:t>CRIT</w:t>
            </w:r>
            <w:bookmarkEnd w:id="52"/>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3" w:name="FLGACCEPTPREDOSE"/>
            <w:r w:rsidRPr="00815919">
              <w:rPr>
                <w:b/>
                <w:bCs w:val="0"/>
                <w:sz w:val="18"/>
              </w:rPr>
              <w:t>FLG</w:t>
            </w:r>
            <w:r w:rsidR="00B508F8">
              <w:rPr>
                <w:b/>
                <w:bCs w:val="0"/>
                <w:sz w:val="18"/>
              </w:rPr>
              <w:t>ACCEPT</w:t>
            </w:r>
            <w:r w:rsidRPr="00815919">
              <w:rPr>
                <w:b/>
                <w:bCs w:val="0"/>
                <w:sz w:val="18"/>
              </w:rPr>
              <w:t>PREDOSE</w:t>
            </w:r>
            <w:bookmarkEnd w:id="53"/>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4" w:name="LASTTIMEACCEPTCRIT"/>
            <w:r w:rsidRPr="00FB204F">
              <w:rPr>
                <w:rFonts w:cs="Arial"/>
                <w:b/>
                <w:sz w:val="18"/>
              </w:rPr>
              <w:t>LASTTIMEACCEPT</w:t>
            </w:r>
            <w:r w:rsidR="00833027" w:rsidRPr="00FB204F">
              <w:rPr>
                <w:rFonts w:cs="Arial"/>
                <w:b/>
                <w:sz w:val="18"/>
              </w:rPr>
              <w:t>CRIT</w:t>
            </w:r>
            <w:bookmarkEnd w:id="54"/>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5" w:name="FLGACCEPTTAU"/>
            <w:r>
              <w:rPr>
                <w:b/>
                <w:bCs w:val="0"/>
                <w:sz w:val="18"/>
              </w:rPr>
              <w:t>FL</w:t>
            </w:r>
            <w:r w:rsidR="007172B3">
              <w:rPr>
                <w:b/>
                <w:bCs w:val="0"/>
                <w:sz w:val="18"/>
              </w:rPr>
              <w:t>GACCEPTTAU</w:t>
            </w:r>
            <w:bookmarkEnd w:id="55"/>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6" w:name="SPANRATIOCRIT"/>
            <w:r>
              <w:rPr>
                <w:b/>
                <w:bCs w:val="0"/>
                <w:sz w:val="18"/>
              </w:rPr>
              <w:t>SPANRATIOCRIT</w:t>
            </w:r>
            <w:bookmarkEnd w:id="56"/>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7" w:name="FLGNOCMAX"/>
            <w:r>
              <w:rPr>
                <w:rFonts w:cs="Arial"/>
                <w:b/>
              </w:rPr>
              <w:t>FLGNOCMAX</w:t>
            </w:r>
            <w:bookmarkEnd w:id="57"/>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8" w:name="OPTIMIZEKEL"/>
            <w:r w:rsidRPr="00846DB7">
              <w:rPr>
                <w:rFonts w:cs="Arial"/>
                <w:b/>
              </w:rPr>
              <w:t xml:space="preserve">Set KEL </w:t>
            </w:r>
            <w:r w:rsidR="00CE24B9">
              <w:rPr>
                <w:rFonts w:cs="Arial"/>
                <w:b/>
              </w:rPr>
              <w:t>optimal data selection</w:t>
            </w:r>
            <w:bookmarkEnd w:id="58"/>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59" w:name="FLGSMPLPOSTDOSE"/>
            <w:r>
              <w:rPr>
                <w:b/>
                <w:bCs w:val="0"/>
                <w:sz w:val="18"/>
              </w:rPr>
              <w:t>FLGSMPLPOSTDOSE</w:t>
            </w:r>
            <w:bookmarkEnd w:id="59"/>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0" w:name="FLGMERGE"/>
            <w:r w:rsidRPr="00C4643B">
              <w:rPr>
                <w:b/>
                <w:bCs w:val="0"/>
                <w:sz w:val="18"/>
              </w:rPr>
              <w:t>FLGMERGE</w:t>
            </w:r>
            <w:bookmarkEnd w:id="60"/>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1" w:name="1044520"/>
            <w:bookmarkStart w:id="62" w:name="1044571"/>
            <w:bookmarkStart w:id="63" w:name="_Toc5186412"/>
            <w:bookmarkStart w:id="64" w:name="_Ref132101013"/>
            <w:bookmarkStart w:id="65" w:name="_Ref132101044"/>
            <w:bookmarkEnd w:id="61"/>
            <w:bookmarkEnd w:id="62"/>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6" w:name="FLGTIME"/>
            <w:r>
              <w:rPr>
                <w:rFonts w:cs="Arial"/>
                <w:color w:val="000000"/>
                <w:sz w:val="18"/>
                <w:szCs w:val="18"/>
              </w:rPr>
              <w:t>FLGTIME</w:t>
            </w:r>
            <w:bookmarkEnd w:id="66"/>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3"/>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7" w:name="NORMBS"/>
            <w:r>
              <w:rPr>
                <w:b/>
                <w:bCs w:val="0"/>
                <w:sz w:val="18"/>
              </w:rPr>
              <w:t>NORMBS</w:t>
            </w:r>
            <w:bookmarkEnd w:id="67"/>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U"/>
            <w:r>
              <w:rPr>
                <w:b/>
                <w:bCs w:val="0"/>
                <w:sz w:val="18"/>
              </w:rPr>
              <w:t>NORMBSU</w:t>
            </w:r>
            <w:bookmarkEnd w:id="68"/>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9" w:name="_Ref5114445"/>
      <w:bookmarkStart w:id="70" w:name="_Toc5186413"/>
      <w:r>
        <w:t>FLAGS Dataset</w:t>
      </w:r>
      <w:bookmarkEnd w:id="69"/>
      <w:bookmarkEnd w:id="70"/>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1" w:name="_Toc5186414"/>
      <w:r>
        <w:lastRenderedPageBreak/>
        <w:t>Example FLAGS Dataset</w:t>
      </w:r>
      <w:bookmarkEnd w:id="71"/>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5186415"/>
      <w:r w:rsidRPr="00055C1F">
        <w:t>Primary Parameter Calculations</w:t>
      </w:r>
      <w:bookmarkEnd w:id="72"/>
      <w:bookmarkEnd w:id="73"/>
      <w:r w:rsidRPr="00055C1F">
        <w:t xml:space="preserve"> </w:t>
      </w:r>
      <w:bookmarkEnd w:id="64"/>
      <w:bookmarkEnd w:id="65"/>
    </w:p>
    <w:p w:rsidR="003E52B3" w:rsidRDefault="003E52B3">
      <w:pPr>
        <w:pStyle w:val="Heading2"/>
      </w:pPr>
      <w:bookmarkStart w:id="74" w:name="_Toc5186416"/>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8" w:name="_Toc5186417"/>
      <w:r>
        <w:t>Matrix D</w:t>
      </w:r>
      <w:r w:rsidR="003E52B3">
        <w:t xml:space="preserve">ependent </w:t>
      </w:r>
      <w:r>
        <w:t>P</w:t>
      </w:r>
      <w:r w:rsidR="003E52B3">
        <w:t>arameters</w:t>
      </w:r>
      <w:bookmarkEnd w:id="78"/>
    </w:p>
    <w:p w:rsidR="000930D5" w:rsidRPr="000930D5" w:rsidRDefault="000930D5" w:rsidP="0014390B">
      <w:pPr>
        <w:pStyle w:val="StyleHeading3Before1lineAfter1line5"/>
      </w:pPr>
      <w:bookmarkStart w:id="79" w:name="_Toc5186418"/>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r>
              <w:rPr>
                <w:b/>
                <w:sz w:val="18"/>
                <w:szCs w:val="18"/>
              </w:rPr>
              <w:t>CENDINF</w:t>
            </w:r>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CENDINF</w:t>
            </w:r>
            <w:r w:rsidR="002F7D86">
              <w:rPr>
                <w:b/>
                <w:sz w:val="18"/>
                <w:szCs w:val="18"/>
              </w:rPr>
              <w:t>DN</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TENDINF</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TTTTT</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2" w:name="CEST"/>
            <w:r>
              <w:rPr>
                <w:b/>
                <w:sz w:val="18"/>
                <w:szCs w:val="18"/>
              </w:rPr>
              <w:t>CEST</w:t>
            </w:r>
            <w:bookmarkEnd w:id="82"/>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65pt" o:ole="">
                  <v:imagedata r:id="rId18" o:title=""/>
                </v:shape>
                <o:OLEObject Type="Embed" ProgID="Equation.3" ShapeID="_x0000_i1025" DrawAspect="Content" ObjectID="_1633874319"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3" w:name="CLAST"/>
            <w:r w:rsidRPr="00C466A3">
              <w:rPr>
                <w:b/>
                <w:sz w:val="18"/>
                <w:szCs w:val="18"/>
              </w:rPr>
              <w:t>CLAST</w:t>
            </w:r>
            <w:bookmarkEnd w:id="83"/>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lastRenderedPageBreak/>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lastRenderedPageBreak/>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4" w:name="CLASTi"/>
            <w:r w:rsidRPr="00252B00">
              <w:rPr>
                <w:b/>
                <w:sz w:val="18"/>
                <w:szCs w:val="18"/>
              </w:rPr>
              <w:t>CLAST</w:t>
            </w:r>
            <w:r w:rsidR="00515CB0" w:rsidRPr="00252B00">
              <w:rPr>
                <w:b/>
                <w:sz w:val="18"/>
                <w:szCs w:val="18"/>
              </w:rPr>
              <w:t>i</w:t>
            </w:r>
            <w:bookmarkEnd w:id="84"/>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t>1.0</w:t>
            </w:r>
          </w:p>
        </w:tc>
        <w:tc>
          <w:tcPr>
            <w:tcW w:w="1375" w:type="dxa"/>
          </w:tcPr>
          <w:p w:rsidR="007D09C5" w:rsidRPr="00252B00" w:rsidRDefault="007D09C5" w:rsidP="006C308F">
            <w:pPr>
              <w:pStyle w:val="TableContent"/>
              <w:rPr>
                <w:b/>
                <w:sz w:val="18"/>
                <w:szCs w:val="18"/>
              </w:rPr>
            </w:pPr>
            <w:bookmarkStart w:id="85" w:name="CMIN"/>
            <w:r w:rsidRPr="00252B00">
              <w:rPr>
                <w:b/>
                <w:sz w:val="18"/>
                <w:szCs w:val="18"/>
              </w:rPr>
              <w:t>CMIN</w:t>
            </w:r>
            <w:bookmarkEnd w:id="85"/>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lastRenderedPageBreak/>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lastRenderedPageBreak/>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6" w:name="CMINi"/>
            <w:r w:rsidRPr="00252B00">
              <w:rPr>
                <w:b/>
                <w:sz w:val="18"/>
                <w:szCs w:val="18"/>
              </w:rPr>
              <w:t>CMIN</w:t>
            </w:r>
            <w:r w:rsidRPr="00252B00">
              <w:rPr>
                <w:b/>
                <w:i/>
                <w:iCs/>
                <w:sz w:val="18"/>
                <w:szCs w:val="18"/>
              </w:rPr>
              <w:t>i</w:t>
            </w:r>
            <w:bookmarkEnd w:id="86"/>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t>1.0</w:t>
            </w:r>
          </w:p>
        </w:tc>
        <w:tc>
          <w:tcPr>
            <w:tcW w:w="1375" w:type="dxa"/>
          </w:tcPr>
          <w:p w:rsidR="000B5933" w:rsidRPr="00252B00" w:rsidRDefault="000B5933" w:rsidP="000B5933">
            <w:pPr>
              <w:pStyle w:val="TableContent"/>
              <w:rPr>
                <w:b/>
                <w:iCs/>
                <w:sz w:val="18"/>
                <w:szCs w:val="18"/>
              </w:rPr>
            </w:pPr>
            <w:bookmarkStart w:id="87" w:name="TMAX"/>
            <w:r w:rsidRPr="00252B00">
              <w:rPr>
                <w:b/>
                <w:iCs/>
                <w:sz w:val="18"/>
                <w:szCs w:val="18"/>
              </w:rPr>
              <w:t>TMAX</w:t>
            </w:r>
            <w:bookmarkEnd w:id="87"/>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lastRenderedPageBreak/>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88" w:name="TMAXi"/>
            <w:r w:rsidRPr="00252B00">
              <w:rPr>
                <w:b/>
                <w:iCs/>
                <w:sz w:val="18"/>
                <w:szCs w:val="18"/>
              </w:rPr>
              <w:t>TMAX</w:t>
            </w:r>
            <w:r w:rsidRPr="00252B00">
              <w:rPr>
                <w:b/>
                <w:i/>
                <w:sz w:val="18"/>
                <w:szCs w:val="18"/>
              </w:rPr>
              <w:t>i</w:t>
            </w:r>
            <w:bookmarkEnd w:id="88"/>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89" w:name="TLAST"/>
            <w:r w:rsidRPr="00252B00">
              <w:rPr>
                <w:b/>
                <w:sz w:val="18"/>
                <w:szCs w:val="18"/>
              </w:rPr>
              <w:t>TLAST</w:t>
            </w:r>
            <w:bookmarkEnd w:id="89"/>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0" w:name="TLASTi"/>
            <w:r w:rsidRPr="00252B00">
              <w:rPr>
                <w:b/>
                <w:sz w:val="18"/>
                <w:szCs w:val="18"/>
              </w:rPr>
              <w:t>TLAST</w:t>
            </w:r>
            <w:r w:rsidR="003E74CE" w:rsidRPr="00252B00">
              <w:rPr>
                <w:b/>
                <w:sz w:val="18"/>
                <w:szCs w:val="18"/>
              </w:rPr>
              <w:t>i</w:t>
            </w:r>
            <w:bookmarkEnd w:id="90"/>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lastRenderedPageBreak/>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1" w:name="LASTTIME"/>
            <w:r w:rsidRPr="00252B00">
              <w:rPr>
                <w:b/>
                <w:iCs/>
                <w:sz w:val="18"/>
                <w:szCs w:val="18"/>
              </w:rPr>
              <w:t>LASTTIME</w:t>
            </w:r>
            <w:bookmarkEnd w:id="91"/>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2" w:name="LASTTIMEi"/>
            <w:r w:rsidRPr="00252B00">
              <w:rPr>
                <w:b/>
                <w:iCs/>
                <w:sz w:val="18"/>
                <w:szCs w:val="18"/>
              </w:rPr>
              <w:t>LASTTIMEi</w:t>
            </w:r>
            <w:bookmarkEnd w:id="92"/>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3" w:name="TMIN"/>
            <w:r w:rsidRPr="00252B00">
              <w:rPr>
                <w:b/>
                <w:iCs/>
                <w:sz w:val="18"/>
                <w:szCs w:val="18"/>
              </w:rPr>
              <w:t>TMIN</w:t>
            </w:r>
            <w:bookmarkEnd w:id="93"/>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4" w:name="TMINi"/>
            <w:r w:rsidRPr="00252B00">
              <w:rPr>
                <w:b/>
                <w:iCs/>
                <w:sz w:val="18"/>
                <w:szCs w:val="18"/>
              </w:rPr>
              <w:t>TMIN</w:t>
            </w:r>
            <w:r w:rsidRPr="00252B00">
              <w:rPr>
                <w:b/>
                <w:i/>
                <w:sz w:val="18"/>
                <w:szCs w:val="18"/>
              </w:rPr>
              <w:t>i</w:t>
            </w:r>
            <w:bookmarkEnd w:id="94"/>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5" w:name="TLAG"/>
            <w:r w:rsidRPr="00252B00">
              <w:rPr>
                <w:b/>
                <w:sz w:val="18"/>
                <w:szCs w:val="18"/>
              </w:rPr>
              <w:t>TLAG</w:t>
            </w:r>
            <w:bookmarkEnd w:id="95"/>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6" w:name="KEL"/>
            <w:r w:rsidRPr="00252B00">
              <w:rPr>
                <w:b/>
                <w:iCs/>
                <w:sz w:val="18"/>
                <w:szCs w:val="18"/>
              </w:rPr>
              <w:t>KEL</w:t>
            </w:r>
            <w:bookmarkEnd w:id="96"/>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85pt;height:65.95pt" o:ole="">
                  <v:imagedata r:id="rId20" o:title=""/>
                </v:shape>
                <o:OLEObject Type="Embed" ProgID="Equation.3" ShapeID="_x0000_i1026" DrawAspect="Content" ObjectID="_1633874320"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85pt;height:47.85pt" o:ole="">
                  <v:imagedata r:id="rId22" o:title=""/>
                </v:shape>
                <o:OLEObject Type="Embed" ProgID="Equation.3" ShapeID="_x0000_i1027" DrawAspect="Content" ObjectID="_1633874321"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85pt" o:ole="">
                  <v:imagedata r:id="rId24" o:title=""/>
                </v:shape>
                <o:OLEObject Type="Embed" ProgID="Equation.3" ShapeID="_x0000_i1028" DrawAspect="Content" ObjectID="_1633874322"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95pt" o:ole="">
                  <v:imagedata r:id="rId26" o:title=""/>
                </v:shape>
                <o:OLEObject Type="Embed" ProgID="Equation.3" ShapeID="_x0000_i1029" DrawAspect="Content" ObjectID="_1633874323"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pt;height:13.6pt" o:ole="">
                  <v:imagedata r:id="rId29" o:title=""/>
                </v:shape>
                <o:OLEObject Type="Embed" ProgID="Equation.3" ShapeID="_x0000_i1030" DrawAspect="Content" ObjectID="_1633874324"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 xml:space="preserve">Exclude this C with </w:t>
                  </w:r>
                  <w:r w:rsidRPr="00433F2C">
                    <w:rPr>
                      <w:iCs/>
                      <w:sz w:val="18"/>
                      <w:szCs w:val="18"/>
                    </w:rPr>
                    <w:lastRenderedPageBreak/>
                    <w:t>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7" w:name="KELC0"/>
            <w:r w:rsidRPr="00252B00">
              <w:rPr>
                <w:rFonts w:cs="Arial"/>
                <w:b/>
                <w:sz w:val="18"/>
                <w:szCs w:val="18"/>
              </w:rPr>
              <w:t>KELC0</w:t>
            </w:r>
            <w:bookmarkEnd w:id="97"/>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8" w:name="KELTMLO"/>
            <w:r w:rsidRPr="00252B00">
              <w:rPr>
                <w:rFonts w:cs="Arial"/>
                <w:b/>
                <w:sz w:val="18"/>
                <w:szCs w:val="18"/>
              </w:rPr>
              <w:t>KELTMLO</w:t>
            </w:r>
            <w:bookmarkEnd w:id="98"/>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TMHI"/>
            <w:r w:rsidRPr="00252B00">
              <w:rPr>
                <w:rFonts w:cs="Arial"/>
                <w:b/>
                <w:sz w:val="18"/>
                <w:szCs w:val="18"/>
              </w:rPr>
              <w:t>KELTMHI</w:t>
            </w:r>
            <w:bookmarkEnd w:id="99"/>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NOPT"/>
            <w:r w:rsidRPr="00252B00">
              <w:rPr>
                <w:rFonts w:cs="Arial"/>
                <w:b/>
                <w:sz w:val="18"/>
                <w:szCs w:val="18"/>
              </w:rPr>
              <w:t>KELNOPT</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1" w:name="KELRSQ"/>
            <w:r w:rsidRPr="00252B00">
              <w:rPr>
                <w:rFonts w:cs="Arial"/>
                <w:b/>
                <w:sz w:val="18"/>
                <w:szCs w:val="18"/>
              </w:rPr>
              <w:t>KELRSQ</w:t>
            </w:r>
            <w:bookmarkEnd w:id="101"/>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5pt;height:33.25pt" o:ole="">
                  <v:imagedata r:id="rId31" o:title=""/>
                </v:shape>
                <o:OLEObject Type="Embed" ProgID="Equation.3" ShapeID="_x0000_i1031" DrawAspect="Content" ObjectID="_1633874325"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45pt;height:33.25pt" o:ole="">
                  <v:imagedata r:id="rId33" o:title=""/>
                </v:shape>
                <o:OLEObject Type="Embed" ProgID="Equation.3" ShapeID="_x0000_i1032" DrawAspect="Content" ObjectID="_1633874326"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75pt" o:ole="">
                  <v:imagedata r:id="rId35" o:title=""/>
                </v:shape>
                <o:OLEObject Type="Embed" ProgID="Equation.3" ShapeID="_x0000_i1033" DrawAspect="Content" ObjectID="_1633874327"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65pt;height:36.75pt" o:ole="">
                  <v:imagedata r:id="rId37" o:title=""/>
                </v:shape>
                <o:OLEObject Type="Embed" ProgID="Equation.3" ShapeID="_x0000_i1034" DrawAspect="Content" ObjectID="_1633874328"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2" w:name="KELRSQA"/>
            <w:r w:rsidRPr="00252B00">
              <w:rPr>
                <w:b/>
                <w:iCs/>
                <w:sz w:val="18"/>
                <w:szCs w:val="18"/>
              </w:rPr>
              <w:t>KELRSQA</w:t>
            </w:r>
            <w:bookmarkEnd w:id="102"/>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9" o:title=""/>
                </v:shape>
                <o:OLEObject Type="Embed" ProgID="Equation.3" ShapeID="_x0000_i1035" DrawAspect="Content" ObjectID="_1633874329"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t>2.0</w:t>
            </w:r>
          </w:p>
        </w:tc>
        <w:tc>
          <w:tcPr>
            <w:tcW w:w="1375" w:type="dxa"/>
          </w:tcPr>
          <w:p w:rsidR="00BB5F2E" w:rsidRPr="00252B00" w:rsidRDefault="00BB5F2E">
            <w:pPr>
              <w:pStyle w:val="TableContent"/>
              <w:rPr>
                <w:b/>
                <w:iCs/>
                <w:sz w:val="18"/>
                <w:szCs w:val="18"/>
              </w:rPr>
            </w:pPr>
            <w:bookmarkStart w:id="103" w:name="KELR"/>
            <w:r>
              <w:rPr>
                <w:b/>
                <w:iCs/>
                <w:sz w:val="18"/>
                <w:szCs w:val="18"/>
              </w:rPr>
              <w:t>KELR</w:t>
            </w:r>
            <w:bookmarkEnd w:id="103"/>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4" w:name="THALF"/>
            <w:r w:rsidRPr="00252B00">
              <w:rPr>
                <w:b/>
                <w:iCs/>
                <w:sz w:val="18"/>
                <w:szCs w:val="18"/>
              </w:rPr>
              <w:t>THALF</w:t>
            </w:r>
            <w:bookmarkEnd w:id="104"/>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05pt;height:31.7pt" o:ole="">
                  <v:imagedata r:id="rId41" o:title=""/>
                </v:shape>
                <o:OLEObject Type="Embed" ProgID="Equation.3" ShapeID="_x0000_i1036" DrawAspect="Content" ObjectID="_1633874330"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2.0</w:t>
            </w:r>
          </w:p>
        </w:tc>
        <w:tc>
          <w:tcPr>
            <w:tcW w:w="1375" w:type="dxa"/>
          </w:tcPr>
          <w:p w:rsidR="00433F2C" w:rsidRPr="00252B00" w:rsidRDefault="00433F2C">
            <w:pPr>
              <w:pStyle w:val="TableContent"/>
              <w:rPr>
                <w:b/>
                <w:iCs/>
                <w:sz w:val="18"/>
                <w:szCs w:val="18"/>
              </w:rPr>
            </w:pPr>
            <w:bookmarkStart w:id="105" w:name="THALFF"/>
            <w:r w:rsidRPr="00252B00">
              <w:rPr>
                <w:b/>
                <w:iCs/>
                <w:sz w:val="18"/>
                <w:szCs w:val="18"/>
              </w:rPr>
              <w:t>THALFF</w:t>
            </w:r>
            <w:bookmarkEnd w:id="105"/>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AUCT"/>
            <w:r w:rsidRPr="00252B00">
              <w:rPr>
                <w:b/>
                <w:iCs/>
                <w:sz w:val="18"/>
                <w:szCs w:val="18"/>
              </w:rPr>
              <w:t>AUCT</w:t>
            </w:r>
            <w:bookmarkEnd w:id="106"/>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7" w:name="AUCT1_T2"/>
            <w:r w:rsidRPr="00252B00">
              <w:rPr>
                <w:b/>
                <w:iCs/>
                <w:sz w:val="18"/>
                <w:szCs w:val="18"/>
              </w:rPr>
              <w:t>AUCT1_T2</w:t>
            </w:r>
            <w:bookmarkEnd w:id="107"/>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AUCALL"/>
            <w:r w:rsidRPr="00252B00">
              <w:rPr>
                <w:b/>
                <w:iCs/>
                <w:sz w:val="18"/>
                <w:szCs w:val="18"/>
              </w:rPr>
              <w:t>AUCALL</w:t>
            </w:r>
            <w:bookmarkEnd w:id="108"/>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0130F9B3" wp14:editId="4EE7EE64">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09" w:name="AUCLAST"/>
            <w:r w:rsidRPr="00252B00">
              <w:rPr>
                <w:b/>
                <w:iCs/>
                <w:sz w:val="18"/>
                <w:szCs w:val="18"/>
              </w:rPr>
              <w:t>AUCLAST</w:t>
            </w:r>
            <w:bookmarkEnd w:id="109"/>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LASTi"/>
            <w:r w:rsidRPr="00252B00">
              <w:rPr>
                <w:b/>
                <w:iCs/>
                <w:sz w:val="18"/>
                <w:szCs w:val="18"/>
              </w:rPr>
              <w:t>AUCLAST</w:t>
            </w:r>
            <w:r w:rsidR="00B922E8" w:rsidRPr="00252B00">
              <w:rPr>
                <w:b/>
                <w:iCs/>
                <w:sz w:val="18"/>
                <w:szCs w:val="18"/>
              </w:rPr>
              <w:t>i</w:t>
            </w:r>
            <w:bookmarkEnd w:id="110"/>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1" w:name="AUCINFO"/>
            <w:r w:rsidRPr="00252B00">
              <w:rPr>
                <w:b/>
                <w:iCs/>
                <w:sz w:val="18"/>
                <w:szCs w:val="18"/>
              </w:rPr>
              <w:t>AUCINFO</w:t>
            </w:r>
            <w:bookmarkEnd w:id="111"/>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916D8A"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INFOi"/>
            <w:r w:rsidRPr="00252B00">
              <w:rPr>
                <w:b/>
                <w:iCs/>
                <w:sz w:val="18"/>
                <w:szCs w:val="18"/>
              </w:rPr>
              <w:t>AUCINFO</w:t>
            </w:r>
            <w:r w:rsidR="007B589D" w:rsidRPr="00252B00">
              <w:rPr>
                <w:b/>
                <w:iCs/>
                <w:sz w:val="18"/>
                <w:szCs w:val="18"/>
              </w:rPr>
              <w:t>i</w:t>
            </w:r>
            <w:bookmarkEnd w:id="112"/>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7pt" o:ole="">
                  <v:imagedata r:id="rId44" o:title=""/>
                </v:shape>
                <o:OLEObject Type="Embed" ProgID="Equation.3" ShapeID="_x0000_i1037" DrawAspect="Content" ObjectID="_1633874331"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8pt;height:18.65pt" o:ole="">
                  <v:imagedata r:id="rId46" o:title=""/>
                </v:shape>
                <o:OLEObject Type="Embed" ProgID="Equation.3" ShapeID="_x0000_i1038" DrawAspect="Content" ObjectID="_1633874332"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3" w:name="OLE_LINK5"/>
                  <w:r w:rsidRPr="00433F2C">
                    <w:rPr>
                      <w:iCs/>
                      <w:sz w:val="18"/>
                      <w:szCs w:val="18"/>
                    </w:rPr>
                    <w:t>Return “NA”</w:t>
                  </w:r>
                  <w:bookmarkEnd w:id="113"/>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4" w:name="AUCINFP"/>
            <w:r w:rsidRPr="00252B00">
              <w:rPr>
                <w:b/>
                <w:iCs/>
                <w:sz w:val="18"/>
                <w:szCs w:val="18"/>
              </w:rPr>
              <w:t>AUCINFP</w:t>
            </w:r>
            <w:bookmarkEnd w:id="114"/>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65pt" o:ole="">
                  <v:imagedata r:id="rId18" o:title=""/>
                </v:shape>
                <o:OLEObject Type="Embed" ProgID="Equation.3" ShapeID="_x0000_i1039" DrawAspect="Content" ObjectID="_1633874333"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7pt;height:31.7pt" o:ole="">
                  <v:imagedata r:id="rId49" o:title=""/>
                </v:shape>
                <o:OLEObject Type="Embed" ProgID="Equation.3" ShapeID="_x0000_i1040" DrawAspect="Content" ObjectID="_1633874334"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4pt;height:18.65pt" o:ole="">
                  <v:imagedata r:id="rId51" o:title=""/>
                </v:shape>
                <o:OLEObject Type="Embed" ProgID="Equation.3" ShapeID="_x0000_i1041" DrawAspect="Content" ObjectID="_1633874335"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5" w:name="AUCINFPi"/>
            <w:r w:rsidRPr="006D7C35">
              <w:rPr>
                <w:b/>
                <w:iCs/>
                <w:sz w:val="18"/>
                <w:szCs w:val="18"/>
              </w:rPr>
              <w:t>AUCINFP</w:t>
            </w:r>
            <w:r w:rsidR="00B922E8" w:rsidRPr="006D7C35">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6.45pt;height:18.65pt" o:ole="">
                  <v:imagedata r:id="rId18" o:title=""/>
                </v:shape>
                <o:OLEObject Type="Embed" ProgID="Equation.3" ShapeID="_x0000_i1042" DrawAspect="Content" ObjectID="_1633874336"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7pt;height:31.7pt" o:ole="">
                  <v:imagedata r:id="rId49" o:title=""/>
                </v:shape>
                <o:OLEObject Type="Embed" ProgID="Equation.3" ShapeID="_x0000_i1043" DrawAspect="Content" ObjectID="_1633874337"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4pt;height:18.65pt" o:ole="">
                  <v:imagedata r:id="rId51" o:title=""/>
                </v:shape>
                <o:OLEObject Type="Embed" ProgID="Equation.3" ShapeID="_x0000_i1044" DrawAspect="Content" ObjectID="_1633874338"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6" w:name="AUCXPCTO"/>
            <w:r w:rsidRPr="00252B00">
              <w:rPr>
                <w:rFonts w:cs="Arial"/>
                <w:b/>
                <w:sz w:val="18"/>
                <w:szCs w:val="18"/>
              </w:rPr>
              <w:t>AUCXPCTO</w:t>
            </w:r>
            <w:bookmarkEnd w:id="116"/>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25pt" o:ole="">
                  <v:imagedata r:id="rId56" o:title=""/>
                </v:shape>
                <o:OLEObject Type="Embed" ProgID="Equation.3" ShapeID="_x0000_i1045" DrawAspect="Content" ObjectID="_1633874339"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17" w:name="AUCXPCTOi"/>
            <w:r w:rsidRPr="00252B00">
              <w:rPr>
                <w:rFonts w:cs="Arial"/>
                <w:b/>
                <w:sz w:val="18"/>
                <w:szCs w:val="18"/>
              </w:rPr>
              <w:t>AUCXPCTO</w:t>
            </w:r>
            <w:r w:rsidR="00E92C2F" w:rsidRPr="00252B00">
              <w:rPr>
                <w:rFonts w:cs="Arial"/>
                <w:b/>
                <w:sz w:val="18"/>
                <w:szCs w:val="18"/>
              </w:rPr>
              <w:t>i</w:t>
            </w:r>
            <w:bookmarkEnd w:id="117"/>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916D8A">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18" w:name="AUCXPCTP"/>
            <w:r w:rsidRPr="00252B00">
              <w:rPr>
                <w:rFonts w:cs="Arial"/>
                <w:b/>
                <w:sz w:val="18"/>
                <w:szCs w:val="18"/>
              </w:rPr>
              <w:t>AUCXPCTP</w:t>
            </w:r>
            <w:bookmarkEnd w:id="118"/>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25pt" o:ole="">
                  <v:imagedata r:id="rId58" o:title=""/>
                </v:shape>
                <o:OLEObject Type="Embed" ProgID="Equation.3" ShapeID="_x0000_i1046" DrawAspect="Content" ObjectID="_1633874340"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19" w:name="AUCXPCTPi"/>
            <w:r w:rsidRPr="00252B00">
              <w:rPr>
                <w:rFonts w:cs="Arial"/>
                <w:b/>
                <w:sz w:val="18"/>
                <w:szCs w:val="18"/>
              </w:rPr>
              <w:t>AUCXPCTP</w:t>
            </w:r>
            <w:r w:rsidR="00E92C2F" w:rsidRPr="00252B00">
              <w:rPr>
                <w:rFonts w:cs="Arial"/>
                <w:b/>
                <w:sz w:val="18"/>
                <w:szCs w:val="18"/>
              </w:rPr>
              <w:t>i</w:t>
            </w:r>
            <w:bookmarkEnd w:id="11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916D8A"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0" w:name="AUCTAUi"/>
            <w:r w:rsidRPr="00252B00">
              <w:rPr>
                <w:b/>
                <w:iCs/>
                <w:sz w:val="18"/>
                <w:szCs w:val="18"/>
              </w:rPr>
              <w:t>AUCTAU</w:t>
            </w:r>
            <w:r w:rsidRPr="00252B00">
              <w:rPr>
                <w:b/>
                <w:i/>
                <w:sz w:val="18"/>
                <w:szCs w:val="18"/>
              </w:rPr>
              <w:t>i</w:t>
            </w:r>
            <w:bookmarkEnd w:id="120"/>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1" w:name="AUMCLAST"/>
            <w:r w:rsidRPr="00252B00">
              <w:rPr>
                <w:b/>
                <w:iCs/>
                <w:sz w:val="18"/>
                <w:szCs w:val="18"/>
              </w:rPr>
              <w:t>AUMCLAST</w:t>
            </w:r>
            <w:bookmarkEnd w:id="121"/>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2" w:name="AUMCLASTi"/>
            <w:r w:rsidRPr="00252B00">
              <w:rPr>
                <w:b/>
                <w:iCs/>
                <w:sz w:val="18"/>
                <w:szCs w:val="18"/>
              </w:rPr>
              <w:t>AUMCLAST</w:t>
            </w:r>
            <w:r>
              <w:rPr>
                <w:b/>
                <w:iCs/>
                <w:sz w:val="18"/>
                <w:szCs w:val="18"/>
              </w:rPr>
              <w:t>i</w:t>
            </w:r>
            <w:bookmarkEnd w:id="122"/>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 xml:space="preserve">Calculate AUMC for each time observed interval </w:t>
            </w:r>
            <w:r w:rsidRPr="00433F2C">
              <w:rPr>
                <w:iCs/>
                <w:sz w:val="18"/>
                <w:szCs w:val="18"/>
              </w:rPr>
              <w:lastRenderedPageBreak/>
              <w:t>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3" w:name="AUMCINFO"/>
            <w:r w:rsidRPr="00252B00">
              <w:rPr>
                <w:b/>
                <w:iCs/>
                <w:sz w:val="18"/>
                <w:szCs w:val="18"/>
              </w:rPr>
              <w:t>AUMCINFO</w:t>
            </w:r>
            <w:bookmarkEnd w:id="123"/>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8pt;height:33.25pt" o:ole="">
                  <v:imagedata r:id="rId60" o:title=""/>
                </v:shape>
                <o:OLEObject Type="Embed" ProgID="Equation.3" ShapeID="_x0000_i1047" DrawAspect="Content" ObjectID="_1633874341"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8.65pt" o:ole="">
                  <v:imagedata r:id="rId62" o:title=""/>
                </v:shape>
                <o:OLEObject Type="Embed" ProgID="Equation.3" ShapeID="_x0000_i1048" DrawAspect="Content" ObjectID="_1633874342"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4" w:name="AUMCINFOi"/>
            <w:r w:rsidRPr="00FC0CD4">
              <w:rPr>
                <w:b/>
                <w:iCs/>
                <w:sz w:val="18"/>
                <w:szCs w:val="18"/>
              </w:rPr>
              <w:t>AUMCINFO</w:t>
            </w:r>
            <w:r w:rsidR="00B92DEE" w:rsidRPr="00FC0CD4">
              <w:rPr>
                <w:b/>
                <w:iCs/>
                <w:sz w:val="18"/>
                <w:szCs w:val="18"/>
              </w:rPr>
              <w:t>i</w:t>
            </w:r>
            <w:bookmarkEnd w:id="124"/>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8pt;height:33.25pt" o:ole="">
                  <v:imagedata r:id="rId60" o:title=""/>
                </v:shape>
                <o:OLEObject Type="Embed" ProgID="Equation.3" ShapeID="_x0000_i1049" DrawAspect="Content" ObjectID="_1633874343"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8.65pt" o:ole="">
                  <v:imagedata r:id="rId62" o:title=""/>
                </v:shape>
                <o:OLEObject Type="Embed" ProgID="Equation.3" ShapeID="_x0000_i1050" DrawAspect="Content" ObjectID="_1633874344"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5" w:name="AUMCINFP"/>
            <w:r w:rsidRPr="00252B00">
              <w:rPr>
                <w:b/>
                <w:iCs/>
                <w:sz w:val="18"/>
                <w:szCs w:val="18"/>
              </w:rPr>
              <w:t>AUMCINFP</w:t>
            </w:r>
            <w:bookmarkEnd w:id="125"/>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pt;height:18.65pt" o:ole="">
                  <v:imagedata r:id="rId66" o:title=""/>
                </v:shape>
                <o:OLEObject Type="Embed" ProgID="Equation.3" ShapeID="_x0000_i1051" DrawAspect="Content" ObjectID="_1633874345"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25pt;height:33.25pt" o:ole="">
                  <v:imagedata r:id="rId68" o:title=""/>
                </v:shape>
                <o:OLEObject Type="Embed" ProgID="Equation.3" ShapeID="_x0000_i1052" DrawAspect="Content" ObjectID="_1633874346"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8.65pt" o:ole="">
                  <v:imagedata r:id="rId70" o:title=""/>
                </v:shape>
                <o:OLEObject Type="Embed" ProgID="Equation.3" ShapeID="_x0000_i1053" DrawAspect="Content" ObjectID="_1633874347"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6" w:name="AUMCINFPi"/>
            <w:r w:rsidRPr="00FC0CD4">
              <w:rPr>
                <w:b/>
                <w:iCs/>
                <w:sz w:val="18"/>
                <w:szCs w:val="18"/>
              </w:rPr>
              <w:t>AUMCINFP</w:t>
            </w:r>
            <w:r w:rsidR="00B92DEE" w:rsidRPr="00FC0CD4">
              <w:rPr>
                <w:b/>
                <w:iCs/>
                <w:sz w:val="18"/>
                <w:szCs w:val="18"/>
              </w:rPr>
              <w:t>i</w:t>
            </w:r>
            <w:bookmarkEnd w:id="126"/>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pt;height:18.65pt" o:ole="">
                  <v:imagedata r:id="rId66" o:title=""/>
                </v:shape>
                <o:OLEObject Type="Embed" ProgID="Equation.3" ShapeID="_x0000_i1054" DrawAspect="Content" ObjectID="_1633874348"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25pt;height:33.25pt" o:ole="">
                  <v:imagedata r:id="rId68" o:title=""/>
                </v:shape>
                <o:OLEObject Type="Embed" ProgID="Equation.3" ShapeID="_x0000_i1055" DrawAspect="Content" ObjectID="_1633874349"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8.65pt" o:ole="">
                  <v:imagedata r:id="rId70" o:title=""/>
                </v:shape>
                <o:OLEObject Type="Embed" ProgID="Equation.3" ShapeID="_x0000_i1056" DrawAspect="Content" ObjectID="_1633874350"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7" w:name="AUMCXPTO"/>
            <w:r w:rsidRPr="00252B00">
              <w:rPr>
                <w:rFonts w:cs="Arial"/>
                <w:b/>
                <w:sz w:val="18"/>
                <w:szCs w:val="18"/>
              </w:rPr>
              <w:t>AUMCXPTO</w:t>
            </w:r>
            <w:bookmarkEnd w:id="127"/>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3pt;height:33.25pt" o:ole="">
                  <v:imagedata r:id="rId75" o:title=""/>
                </v:shape>
                <o:OLEObject Type="Embed" ProgID="Equation.3" ShapeID="_x0000_i1057" DrawAspect="Content" ObjectID="_1633874351"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28" w:name="AUMCXPTOi"/>
            <w:r w:rsidRPr="00252B00">
              <w:rPr>
                <w:rFonts w:cs="Arial"/>
                <w:b/>
                <w:sz w:val="18"/>
                <w:szCs w:val="18"/>
              </w:rPr>
              <w:t>AUMCXPTOi</w:t>
            </w:r>
            <w:bookmarkEnd w:id="128"/>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3pt;height:33.25pt" o:ole="">
                  <v:imagedata r:id="rId75" o:title=""/>
                </v:shape>
                <o:OLEObject Type="Embed" ProgID="Equation.3" ShapeID="_x0000_i1058" DrawAspect="Content" ObjectID="_1633874352"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9" w:name="AUMCXPTP"/>
            <w:r w:rsidRPr="00252B00">
              <w:rPr>
                <w:rFonts w:cs="Arial"/>
                <w:b/>
                <w:sz w:val="18"/>
                <w:szCs w:val="18"/>
              </w:rPr>
              <w:t>AUMCXPTP</w:t>
            </w:r>
            <w:bookmarkEnd w:id="12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25pt" o:ole="">
                  <v:imagedata r:id="rId78" o:title=""/>
                </v:shape>
                <o:OLEObject Type="Embed" ProgID="Equation.3" ShapeID="_x0000_i1059" DrawAspect="Content" ObjectID="_1633874353"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0" w:name="AUMCXPTPi"/>
            <w:r w:rsidRPr="00252B00">
              <w:rPr>
                <w:rFonts w:cs="Arial"/>
                <w:b/>
                <w:sz w:val="18"/>
                <w:szCs w:val="18"/>
              </w:rPr>
              <w:t>AUMCXPTPi</w:t>
            </w:r>
            <w:bookmarkEnd w:id="130"/>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25pt" o:ole="">
                  <v:imagedata r:id="rId78" o:title=""/>
                </v:shape>
                <o:OLEObject Type="Embed" ProgID="Equation.3" ShapeID="_x0000_i1060" DrawAspect="Content" ObjectID="_1633874354"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1" w:name="AUMCTAUi"/>
            <w:r w:rsidRPr="00252B00">
              <w:rPr>
                <w:b/>
                <w:iCs/>
                <w:sz w:val="18"/>
                <w:szCs w:val="18"/>
              </w:rPr>
              <w:t>AUMCTAU</w:t>
            </w:r>
            <w:r w:rsidRPr="00252B00">
              <w:rPr>
                <w:b/>
                <w:i/>
                <w:sz w:val="18"/>
                <w:szCs w:val="18"/>
              </w:rPr>
              <w:t>i</w:t>
            </w:r>
            <w:bookmarkEnd w:id="131"/>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2"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2"/>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7pt" o:ole="">
                  <v:imagedata r:id="rId81" o:title=""/>
                </v:shape>
                <o:OLEObject Type="Embed" ProgID="Equation.3" ShapeID="_x0000_i1061" DrawAspect="Content" ObjectID="_1633874355"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7pt;height:31.7pt" o:ole="">
                  <v:imagedata r:id="rId83" o:title=""/>
                </v:shape>
                <o:OLEObject Type="Embed" ProgID="Equation.3" ShapeID="_x0000_i1062" DrawAspect="Content" ObjectID="_1633874356"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85pt;height:27.7pt" o:ole="">
                  <v:imagedata r:id="rId85" o:title=""/>
                </v:shape>
                <o:OLEObject Type="Embed" ProgID="Equation.3" ShapeID="_x0000_i1063" DrawAspect="Content" ObjectID="_1633874357"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85pt;height:24.65pt" o:ole="">
                  <v:imagedata r:id="rId87" o:title=""/>
                </v:shape>
                <o:OLEObject Type="Embed" ProgID="Equation.3" ShapeID="_x0000_i1064" DrawAspect="Content" ObjectID="_1633874358"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3"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3"/>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7pt" o:ole="">
                  <v:imagedata r:id="rId89" o:title=""/>
                </v:shape>
                <o:OLEObject Type="Embed" ProgID="Equation.3" ShapeID="_x0000_i1065" DrawAspect="Content" ObjectID="_1633874359"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7pt" o:ole="">
                  <v:imagedata r:id="rId91" o:title=""/>
                </v:shape>
                <o:OLEObject Type="Embed" ProgID="Equation.3" ShapeID="_x0000_i1066" DrawAspect="Content" ObjectID="_1633874360"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85pt;height:27.7pt" o:ole="">
                  <v:imagedata r:id="rId93" o:title=""/>
                </v:shape>
                <o:OLEObject Type="Embed" ProgID="Equation.3" ShapeID="_x0000_i1067" DrawAspect="Content" ObjectID="_1633874361"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3pt;height:21.65pt" o:ole="">
                  <v:imagedata r:id="rId95" o:title=""/>
                </v:shape>
                <o:OLEObject Type="Embed" ProgID="Equation.3" ShapeID="_x0000_i1068" DrawAspect="Content" ObjectID="_1633874362"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4"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4"/>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7pt" o:ole="">
                  <v:imagedata r:id="rId97" o:title=""/>
                </v:shape>
                <o:OLEObject Type="Embed" ProgID="Equation.3" ShapeID="_x0000_i1069" DrawAspect="Content" ObjectID="_1633874363"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pt;height:27.7pt" o:ole="">
                  <v:imagedata r:id="rId99" o:title=""/>
                </v:shape>
                <o:OLEObject Type="Embed" ProgID="Equation.3" ShapeID="_x0000_i1070" DrawAspect="Content" ObjectID="_1633874364"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5"/>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7pt" o:ole="">
                  <v:imagedata r:id="rId101" o:title=""/>
                </v:shape>
                <o:OLEObject Type="Embed" ProgID="Equation.3" ShapeID="_x0000_i1071" DrawAspect="Content" ObjectID="_1633874365"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3pt;height:27.7pt" o:ole="">
                  <v:imagedata r:id="rId103" o:title=""/>
                </v:shape>
                <o:OLEObject Type="Embed" ProgID="Equation.3" ShapeID="_x0000_i1072" DrawAspect="Content" ObjectID="_1633874366"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6" w:name="MRTLAST"/>
            <w:r w:rsidRPr="00252B00">
              <w:rPr>
                <w:b/>
                <w:iCs/>
                <w:sz w:val="18"/>
                <w:szCs w:val="18"/>
              </w:rPr>
              <w:t>MRTLAST</w:t>
            </w:r>
            <w:bookmarkEnd w:id="136"/>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3pt;height:38.75pt" o:ole="">
                  <v:imagedata r:id="rId105" o:title=""/>
                </v:shape>
                <o:OLEObject Type="Embed" ProgID="Equation.3" ShapeID="_x0000_i1073" DrawAspect="Content" ObjectID="_1633874367"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75pt" o:ole="">
                  <v:imagedata r:id="rId107" o:title=""/>
                </v:shape>
                <o:OLEObject Type="Embed" ProgID="Equation.3" ShapeID="_x0000_i1074" DrawAspect="Content" ObjectID="_1633874368"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7" w:name="MRTLASTi"/>
            <w:r w:rsidRPr="00252B00">
              <w:rPr>
                <w:b/>
                <w:iCs/>
                <w:sz w:val="18"/>
                <w:szCs w:val="18"/>
              </w:rPr>
              <w:t>MRTLAST</w:t>
            </w:r>
            <w:r>
              <w:rPr>
                <w:b/>
                <w:iCs/>
                <w:sz w:val="18"/>
                <w:szCs w:val="18"/>
              </w:rPr>
              <w:t>i</w:t>
            </w:r>
            <w:bookmarkEnd w:id="137"/>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lastRenderedPageBreak/>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8" w:name="CLFO"/>
            <w:r w:rsidRPr="00252B00">
              <w:rPr>
                <w:b/>
                <w:iCs/>
                <w:sz w:val="18"/>
                <w:szCs w:val="18"/>
              </w:rPr>
              <w:t>CLFO</w:t>
            </w:r>
            <w:bookmarkEnd w:id="138"/>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pt;height:35.25pt" o:ole="">
                  <v:imagedata r:id="rId109" o:title=""/>
                </v:shape>
                <o:OLEObject Type="Embed" ProgID="Equation.3" ShapeID="_x0000_i1075" DrawAspect="Content" ObjectID="_1633874369"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39" w:name="CLO"/>
            <w:r w:rsidRPr="00252B00">
              <w:rPr>
                <w:b/>
                <w:iCs/>
                <w:sz w:val="18"/>
                <w:szCs w:val="18"/>
              </w:rPr>
              <w:t>CLO</w:t>
            </w:r>
            <w:bookmarkEnd w:id="139"/>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3pt;height:35.25pt" o:ole="">
                  <v:imagedata r:id="rId111" o:title=""/>
                </v:shape>
                <o:OLEObject Type="Embed" ProgID="Equation.3" ShapeID="_x0000_i1076" DrawAspect="Content" ObjectID="_1633874370"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lastRenderedPageBreak/>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CLFP"/>
            <w:r w:rsidRPr="00252B00">
              <w:rPr>
                <w:b/>
                <w:iCs/>
                <w:sz w:val="18"/>
                <w:szCs w:val="18"/>
              </w:rPr>
              <w:t>CLFP</w:t>
            </w:r>
            <w:bookmarkEnd w:id="140"/>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7pt" o:ole="">
                  <v:imagedata r:id="rId113" o:title=""/>
                </v:shape>
                <o:OLEObject Type="Embed" ProgID="Equation.3" ShapeID="_x0000_i1077" DrawAspect="Content" ObjectID="_1633874371"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1"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1"/>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8pt;height:31.7pt" o:ole="">
                  <v:imagedata r:id="rId115" o:title=""/>
                </v:shape>
                <o:OLEObject Type="Embed" ProgID="Equation.3" ShapeID="_x0000_i1078" DrawAspect="Content" ObjectID="_1633874372"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2" w:name="CLP"/>
            <w:r w:rsidRPr="00252B00">
              <w:rPr>
                <w:b/>
                <w:iCs/>
                <w:sz w:val="18"/>
                <w:szCs w:val="18"/>
              </w:rPr>
              <w:t>CLP</w:t>
            </w:r>
            <w:bookmarkEnd w:id="142"/>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lastRenderedPageBreak/>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7pt" o:ole="">
                  <v:imagedata r:id="rId117" o:title=""/>
                </v:shape>
                <o:OLEObject Type="Embed" ProgID="Equation.3" ShapeID="_x0000_i1079" DrawAspect="Content" ObjectID="_1633874373"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3"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3"/>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75pt;height:31.7pt" o:ole="">
                  <v:imagedata r:id="rId119" o:title=""/>
                </v:shape>
                <o:OLEObject Type="Embed" ProgID="Equation.3" ShapeID="_x0000_i1080" DrawAspect="Content" ObjectID="_1633874374"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4" w:name="VZFO"/>
            <w:r w:rsidRPr="00252B00">
              <w:rPr>
                <w:b/>
                <w:iCs/>
                <w:sz w:val="18"/>
                <w:szCs w:val="18"/>
              </w:rPr>
              <w:t>VZFO</w:t>
            </w:r>
            <w:bookmarkEnd w:id="144"/>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25pt" o:ole="">
                  <v:imagedata r:id="rId121" o:title=""/>
                </v:shape>
                <o:OLEObject Type="Embed" ProgID="Equation.3" ShapeID="_x0000_i1081" DrawAspect="Content" ObjectID="_1633874375"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5" w:name="VZFP"/>
            <w:r w:rsidRPr="00E563A9">
              <w:rPr>
                <w:b/>
                <w:iCs/>
                <w:sz w:val="18"/>
                <w:szCs w:val="18"/>
              </w:rPr>
              <w:t>VZFP</w:t>
            </w:r>
            <w:bookmarkEnd w:id="145"/>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25pt" o:ole="">
                  <v:imagedata r:id="rId123" o:title=""/>
                </v:shape>
                <o:OLEObject Type="Embed" ProgID="Equation.3" ShapeID="_x0000_i1082" DrawAspect="Content" ObjectID="_1633874376"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6"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6"/>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lastRenderedPageBreak/>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7pt" o:ole="">
                  <v:imagedata r:id="rId125" o:title=""/>
                </v:shape>
                <o:OLEObject Type="Embed" ProgID="Equation.3" ShapeID="_x0000_i1083" DrawAspect="Content" ObjectID="_1633874377"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7" w:name="VZO"/>
            <w:r w:rsidRPr="00E563A9">
              <w:rPr>
                <w:b/>
                <w:iCs/>
                <w:sz w:val="18"/>
                <w:szCs w:val="18"/>
              </w:rPr>
              <w:t>VZO</w:t>
            </w:r>
            <w:bookmarkEnd w:id="147"/>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5pt;height:35.25pt" o:ole="">
                  <v:imagedata r:id="rId127" o:title=""/>
                </v:shape>
                <o:OLEObject Type="Embed" ProgID="Equation.3" ShapeID="_x0000_i1084" DrawAspect="Content" ObjectID="_1633874378"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48" w:name="VZP"/>
            <w:r w:rsidRPr="00F71A6D">
              <w:rPr>
                <w:b/>
                <w:iCs/>
                <w:sz w:val="18"/>
                <w:szCs w:val="18"/>
              </w:rPr>
              <w:t>VZP</w:t>
            </w:r>
            <w:bookmarkEnd w:id="148"/>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5pt;height:35.25pt" o:ole="">
                  <v:imagedata r:id="rId129" o:title=""/>
                </v:shape>
                <o:OLEObject Type="Embed" ProgID="Equation.3" ShapeID="_x0000_i1085" DrawAspect="Content" ObjectID="_1633874379"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lastRenderedPageBreak/>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49"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49"/>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7pt" o:ole="">
                  <v:imagedata r:id="rId131" o:title=""/>
                </v:shape>
                <o:OLEObject Type="Embed" ProgID="Equation.3" ShapeID="_x0000_i1086" DrawAspect="Content" ObjectID="_1633874380"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0" w:name="VSSO"/>
            <w:r w:rsidRPr="00F71A6D">
              <w:rPr>
                <w:b/>
                <w:iCs/>
                <w:sz w:val="18"/>
                <w:szCs w:val="18"/>
              </w:rPr>
              <w:t>VSSO</w:t>
            </w:r>
            <w:bookmarkEnd w:id="150"/>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1" w:name="VSSOi"/>
            <w:r w:rsidRPr="00F71A6D">
              <w:rPr>
                <w:b/>
                <w:iCs/>
                <w:sz w:val="18"/>
                <w:szCs w:val="18"/>
              </w:rPr>
              <w:t>VSSO</w:t>
            </w:r>
            <w:r w:rsidR="00F214ED">
              <w:rPr>
                <w:b/>
                <w:iCs/>
                <w:sz w:val="18"/>
                <w:szCs w:val="18"/>
              </w:rPr>
              <w:t>i</w:t>
            </w:r>
            <w:bookmarkEnd w:id="151"/>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916D8A"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SSP"/>
            <w:r w:rsidRPr="00F71A6D">
              <w:rPr>
                <w:b/>
                <w:iCs/>
                <w:sz w:val="18"/>
                <w:szCs w:val="18"/>
              </w:rPr>
              <w:t>VSS</w:t>
            </w:r>
            <w:r w:rsidR="00094A5A">
              <w:rPr>
                <w:b/>
                <w:iCs/>
                <w:sz w:val="18"/>
                <w:szCs w:val="18"/>
              </w:rPr>
              <w:t>P</w:t>
            </w:r>
            <w:bookmarkEnd w:id="152"/>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3" w:name="VSSPi"/>
            <w:r w:rsidRPr="00F71A6D">
              <w:rPr>
                <w:b/>
                <w:iCs/>
                <w:sz w:val="18"/>
                <w:szCs w:val="18"/>
              </w:rPr>
              <w:t>VSSPi</w:t>
            </w:r>
            <w:bookmarkEnd w:id="153"/>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916D8A"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lastRenderedPageBreak/>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4" w:name="PTRi"/>
            <w:r w:rsidRPr="00F71A6D">
              <w:rPr>
                <w:rFonts w:ascii="Arial" w:hAnsi="Arial" w:cs="Arial"/>
                <w:b/>
                <w:sz w:val="18"/>
                <w:szCs w:val="18"/>
              </w:rPr>
              <w:t>PTR</w:t>
            </w:r>
            <w:r w:rsidRPr="00F71A6D">
              <w:rPr>
                <w:rFonts w:ascii="Arial" w:hAnsi="Arial" w:cs="Arial"/>
                <w:b/>
                <w:i/>
                <w:iCs/>
                <w:sz w:val="18"/>
                <w:szCs w:val="18"/>
              </w:rPr>
              <w:t>i</w:t>
            </w:r>
            <w:bookmarkEnd w:id="154"/>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33874381" r:id="rId134"/>
              </w:object>
            </w:r>
            <w:r w:rsidRPr="00433F2C">
              <w:rPr>
                <w:position w:val="-24"/>
                <w:sz w:val="18"/>
                <w:szCs w:val="18"/>
              </w:rPr>
              <w:object w:dxaOrig="1600" w:dyaOrig="620">
                <v:shape id="_x0000_i1088" type="#_x0000_t75" style="width:81.05pt;height:31.7pt" o:ole="">
                  <v:imagedata r:id="rId135" o:title=""/>
                </v:shape>
                <o:OLEObject Type="Embed" ProgID="Equation.3" ShapeID="_x0000_i1088" DrawAspect="Content" ObjectID="_1633874382"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5"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5"/>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33874383" r:id="rId137"/>
              </w:object>
            </w:r>
            <w:r w:rsidRPr="00433F2C">
              <w:rPr>
                <w:position w:val="-24"/>
                <w:sz w:val="18"/>
                <w:szCs w:val="18"/>
              </w:rPr>
              <w:object w:dxaOrig="2900" w:dyaOrig="620">
                <v:shape id="_x0000_i1090" type="#_x0000_t75" style="width:144.5pt;height:31.7pt" o:ole="">
                  <v:imagedata r:id="rId138" o:title=""/>
                </v:shape>
                <o:OLEObject Type="Embed" ProgID="Equation.3" ShapeID="_x0000_i1090" DrawAspect="Content" ObjectID="_1633874384"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6"/>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33874385" r:id="rId140"/>
              </w:object>
            </w:r>
            <w:r w:rsidRPr="00433F2C">
              <w:rPr>
                <w:position w:val="-24"/>
                <w:sz w:val="18"/>
                <w:szCs w:val="18"/>
              </w:rPr>
              <w:object w:dxaOrig="3860" w:dyaOrig="620">
                <v:shape id="_x0000_i1092" type="#_x0000_t75" style="width:194.35pt;height:31.7pt" o:ole="">
                  <v:imagedata r:id="rId141" o:title=""/>
                </v:shape>
                <o:OLEObject Type="Embed" ProgID="Equation.3" ShapeID="_x0000_i1092" DrawAspect="Content" ObjectID="_1633874386"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Fi"/>
            <w:r w:rsidRPr="00F71A6D">
              <w:rPr>
                <w:rFonts w:ascii="Arial" w:hAnsi="Arial" w:cs="Arial"/>
                <w:b/>
                <w:sz w:val="18"/>
                <w:szCs w:val="18"/>
              </w:rPr>
              <w:t>PTF</w:t>
            </w:r>
            <w:r w:rsidRPr="00F71A6D">
              <w:rPr>
                <w:rFonts w:ascii="Arial" w:hAnsi="Arial" w:cs="Arial"/>
                <w:b/>
                <w:i/>
                <w:iCs/>
                <w:sz w:val="18"/>
                <w:szCs w:val="18"/>
              </w:rPr>
              <w:t>i</w:t>
            </w:r>
            <w:bookmarkEnd w:id="157"/>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35pt;height:31.7pt" o:ole="">
                  <v:imagedata r:id="rId143" o:title=""/>
                </v:shape>
                <o:OLEObject Type="Embed" ProgID="Equation.3" ShapeID="_x0000_i1093" DrawAspect="Content" ObjectID="_1633874387"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58"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58"/>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7pt" o:ole="">
                  <v:imagedata r:id="rId145" o:title=""/>
                </v:shape>
                <o:OLEObject Type="Embed" ProgID="Equation.3" ShapeID="_x0000_i1094" DrawAspect="Content" ObjectID="_1633874388"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59" w:name="CTROUGHi"/>
            <w:r w:rsidRPr="00F71A6D">
              <w:rPr>
                <w:b/>
                <w:sz w:val="18"/>
                <w:szCs w:val="18"/>
              </w:rPr>
              <w:t>CTROUGH</w:t>
            </w:r>
            <w:r w:rsidRPr="00F71A6D">
              <w:rPr>
                <w:b/>
                <w:i/>
                <w:iCs/>
                <w:sz w:val="18"/>
                <w:szCs w:val="18"/>
              </w:rPr>
              <w:t>i</w:t>
            </w:r>
            <w:bookmarkEnd w:id="159"/>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0"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0"/>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1" w:name="C0"/>
            <w:r w:rsidRPr="00F71A6D">
              <w:rPr>
                <w:b/>
                <w:sz w:val="18"/>
                <w:szCs w:val="18"/>
              </w:rPr>
              <w:t>C0</w:t>
            </w:r>
            <w:bookmarkEnd w:id="161"/>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7pt" o:ole="">
                  <v:imagedata r:id="rId147" o:title=""/>
                </v:shape>
                <o:OLEObject Type="Embed" ProgID="Equation.3" ShapeID="_x0000_i1095" DrawAspect="Content" ObjectID="_1633874389"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8.65pt" o:ole="">
                  <v:imagedata r:id="rId149" o:title=""/>
                </v:shape>
                <o:OLEObject Type="Embed" ProgID="Equation.3" ShapeID="_x0000_i1096" DrawAspect="Content" ObjectID="_1633874390"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2"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2"/>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25pt;height:13.6pt" o:ole="">
                  <v:imagedata r:id="rId151" o:title=""/>
                </v:shape>
                <o:OLEObject Type="Embed" ProgID="Equation.3" ShapeID="_x0000_i1097" DrawAspect="Content" ObjectID="_1633874391"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7pt;height:33.25pt" o:ole="">
                  <v:imagedata r:id="rId153" o:title=""/>
                </v:shape>
                <o:OLEObject Type="Embed" ProgID="Equation.3" ShapeID="_x0000_i1098" DrawAspect="Content" ObjectID="_1633874392"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3"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3"/>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pt;height:13.6pt" o:ole="">
                  <v:imagedata r:id="rId155" o:title=""/>
                </v:shape>
                <o:OLEObject Type="Embed" ProgID="Equation.3" ShapeID="_x0000_i1099" DrawAspect="Content" ObjectID="_1633874393"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15pt;height:33.25pt" o:ole="">
                  <v:imagedata r:id="rId157" o:title=""/>
                </v:shape>
                <o:OLEObject Type="Embed" ProgID="Equation.3" ShapeID="_x0000_i1100" DrawAspect="Content" ObjectID="_1633874394"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4" w:name="V0"/>
            <w:r w:rsidRPr="00433F2C">
              <w:rPr>
                <w:rFonts w:cs="Arial"/>
                <w:b/>
                <w:bCs/>
                <w:sz w:val="18"/>
                <w:szCs w:val="18"/>
              </w:rPr>
              <w:t>V0</w:t>
            </w:r>
            <w:bookmarkEnd w:id="164"/>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7pt" o:ole="">
                  <v:imagedata r:id="rId159" o:title=""/>
                </v:shape>
                <o:OLEObject Type="Embed" ProgID="Equation.3" ShapeID="_x0000_i1101" DrawAspect="Content" ObjectID="_1633874395"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5" w:name="CMAXC"/>
            <w:r>
              <w:rPr>
                <w:rFonts w:cs="Arial"/>
                <w:b/>
                <w:bCs/>
                <w:sz w:val="18"/>
                <w:szCs w:val="18"/>
              </w:rPr>
              <w:t>CMAXC</w:t>
            </w:r>
            <w:bookmarkEnd w:id="165"/>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6" w:name="CMAXCi"/>
            <w:r>
              <w:rPr>
                <w:rFonts w:cs="Arial"/>
                <w:b/>
                <w:bCs/>
                <w:sz w:val="18"/>
                <w:szCs w:val="18"/>
              </w:rPr>
              <w:t>CMAXCi</w:t>
            </w:r>
            <w:bookmarkEnd w:id="166"/>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25pt;height:15.6pt" o:ole="">
                  <v:imagedata r:id="rId161" o:title=""/>
                </v:shape>
                <o:OLEObject Type="Embed" ProgID="Equation.3" ShapeID="_x0000_i1102" DrawAspect="Content" ObjectID="_1633874396"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7" w:name="AUCINFOC"/>
            <w:r>
              <w:rPr>
                <w:rFonts w:cs="Arial"/>
                <w:b/>
                <w:bCs/>
                <w:sz w:val="18"/>
                <w:szCs w:val="18"/>
              </w:rPr>
              <w:t>AUCINFOC</w:t>
            </w:r>
            <w:bookmarkEnd w:id="167"/>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65pt;height:31.7pt" o:ole="">
                  <v:imagedata r:id="rId163" o:title=""/>
                </v:shape>
                <o:OLEObject Type="Embed" ProgID="Equation.3" ShapeID="_x0000_i1103" DrawAspect="Content" ObjectID="_1633874397"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8" w:name="AUCINFPC"/>
            <w:r>
              <w:rPr>
                <w:rFonts w:cs="Arial"/>
                <w:b/>
                <w:bCs/>
                <w:sz w:val="18"/>
                <w:szCs w:val="18"/>
              </w:rPr>
              <w:t>AUCINFPC</w:t>
            </w:r>
            <w:bookmarkEnd w:id="168"/>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5pt;height:31.7pt" o:ole="">
                  <v:imagedata r:id="rId165" o:title=""/>
                </v:shape>
                <o:OLEObject Type="Embed" ProgID="Equation.3" ShapeID="_x0000_i1104" DrawAspect="Content" ObjectID="_1633874398"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69" w:name="AUCLASTC"/>
            <w:r>
              <w:rPr>
                <w:rFonts w:cs="Arial"/>
                <w:b/>
                <w:bCs/>
                <w:sz w:val="18"/>
                <w:szCs w:val="18"/>
              </w:rPr>
              <w:t>AUCLASTC</w:t>
            </w:r>
            <w:bookmarkEnd w:id="169"/>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5pt;height:31.7pt" o:ole="">
                  <v:imagedata r:id="rId167" o:title=""/>
                </v:shape>
                <o:OLEObject Type="Embed" ProgID="Equation.3" ShapeID="_x0000_i1105" DrawAspect="Content" ObjectID="_1633874399"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55pt;height:18.65pt" o:ole="">
                  <v:imagedata r:id="rId169" o:title=""/>
                </v:shape>
                <o:OLEObject Type="Embed" ProgID="Equation.3" ShapeID="_x0000_i1106" DrawAspect="Content" ObjectID="_1633874400"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0" w:name="AUCLASTCi"/>
            <w:r>
              <w:rPr>
                <w:rFonts w:cs="Arial"/>
                <w:b/>
                <w:bCs/>
                <w:sz w:val="18"/>
                <w:szCs w:val="18"/>
              </w:rPr>
              <w:t>AUCLASTCi</w:t>
            </w:r>
            <w:bookmarkEnd w:id="170"/>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5pt;height:31.7pt" o:ole="">
                  <v:imagedata r:id="rId167" o:title=""/>
                </v:shape>
                <o:OLEObject Type="Embed" ProgID="Equation.3" ShapeID="_x0000_i1107" DrawAspect="Content" ObjectID="_1633874401"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55pt;height:18.65pt" o:ole="">
                  <v:imagedata r:id="rId169" o:title=""/>
                </v:shape>
                <o:OLEObject Type="Embed" ProgID="Equation.3" ShapeID="_x0000_i1108" DrawAspect="Content" ObjectID="_1633874402"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1" w:name="_Toc5186419"/>
      <w:r>
        <w:lastRenderedPageBreak/>
        <w:t>U</w:t>
      </w:r>
      <w:r w:rsidR="000930D5">
        <w:t>rine</w:t>
      </w:r>
      <w:bookmarkEnd w:id="171"/>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2" w:name="AT"/>
            <w:r w:rsidRPr="00F71A6D">
              <w:rPr>
                <w:b/>
                <w:iCs/>
                <w:sz w:val="18"/>
                <w:szCs w:val="18"/>
              </w:rPr>
              <w:t>AT</w:t>
            </w:r>
            <w:bookmarkEnd w:id="172"/>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9pt;height:13.6pt" o:ole="">
                  <v:imagedata r:id="rId173" o:title=""/>
                </v:shape>
                <o:OLEObject Type="Embed" ProgID="Equation.3" ShapeID="_x0000_i1109" DrawAspect="Content" ObjectID="_1633874403"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3" w:name="AET"/>
            <w:r w:rsidRPr="00F71A6D">
              <w:rPr>
                <w:b/>
                <w:iCs/>
                <w:sz w:val="18"/>
                <w:szCs w:val="18"/>
              </w:rPr>
              <w:t>AE</w:t>
            </w:r>
            <w:r w:rsidRPr="006D7C35">
              <w:rPr>
                <w:b/>
                <w:sz w:val="18"/>
                <w:szCs w:val="18"/>
              </w:rPr>
              <w:t>T</w:t>
            </w:r>
            <w:bookmarkEnd w:id="173"/>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4" w:name="AE"/>
            <w:r w:rsidRPr="00F71A6D">
              <w:rPr>
                <w:b/>
                <w:iCs/>
                <w:sz w:val="18"/>
                <w:szCs w:val="18"/>
              </w:rPr>
              <w:t>AE</w:t>
            </w:r>
            <w:bookmarkEnd w:id="174"/>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5" w:name="AETAUi"/>
            <w:r w:rsidRPr="00F71A6D">
              <w:rPr>
                <w:rFonts w:cs="Arial"/>
                <w:b/>
                <w:sz w:val="18"/>
                <w:szCs w:val="18"/>
              </w:rPr>
              <w:t>AETAUi</w:t>
            </w:r>
            <w:bookmarkEnd w:id="175"/>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76"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76"/>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4pt;height:33.25pt" o:ole="">
                  <v:imagedata r:id="rId175" o:title=""/>
                </v:shape>
                <o:OLEObject Type="Embed" ProgID="Equation.3" ShapeID="_x0000_i1110" DrawAspect="Content" ObjectID="_1633874404"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7" w:name="AEPCT"/>
            <w:r w:rsidRPr="00F71A6D">
              <w:rPr>
                <w:b/>
                <w:iCs/>
                <w:sz w:val="18"/>
                <w:szCs w:val="18"/>
              </w:rPr>
              <w:t>AE</w:t>
            </w:r>
            <w:r w:rsidR="001154E8" w:rsidRPr="00F71A6D">
              <w:rPr>
                <w:b/>
                <w:iCs/>
                <w:sz w:val="18"/>
                <w:szCs w:val="18"/>
              </w:rPr>
              <w:t>PCT</w:t>
            </w:r>
            <w:bookmarkEnd w:id="177"/>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25pt" o:ole="">
                  <v:imagedata r:id="rId177" o:title=""/>
                </v:shape>
                <o:OLEObject Type="Embed" ProgID="Equation.3" ShapeID="_x0000_i1111" DrawAspect="Content" ObjectID="_1633874405"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8" w:name="AETAUPTi"/>
            <w:r w:rsidRPr="00F71A6D">
              <w:rPr>
                <w:b/>
                <w:iCs/>
                <w:sz w:val="18"/>
                <w:szCs w:val="18"/>
              </w:rPr>
              <w:t>AETAU</w:t>
            </w:r>
            <w:r w:rsidR="00873259">
              <w:rPr>
                <w:b/>
                <w:i/>
                <w:sz w:val="18"/>
                <w:szCs w:val="18"/>
              </w:rPr>
              <w:t>PTi</w:t>
            </w:r>
            <w:bookmarkEnd w:id="178"/>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25pt" o:ole="">
                  <v:imagedata r:id="rId179" o:title=""/>
                </v:shape>
                <o:OLEObject Type="Embed" ProgID="Equation.3" ShapeID="_x0000_i1112" DrawAspect="Content" ObjectID="_1633874406"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79" w:name="VOLSUM"/>
            <w:r w:rsidRPr="00F71A6D">
              <w:rPr>
                <w:rFonts w:cs="Arial"/>
                <w:b/>
                <w:sz w:val="18"/>
                <w:szCs w:val="18"/>
              </w:rPr>
              <w:t>VOLSUM</w:t>
            </w:r>
            <w:bookmarkEnd w:id="179"/>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0" w:name="TMAXRATE"/>
            <w:r w:rsidRPr="00F71A6D">
              <w:rPr>
                <w:rFonts w:cs="Arial"/>
                <w:b/>
                <w:sz w:val="18"/>
                <w:szCs w:val="18"/>
              </w:rPr>
              <w:t>TMAXRATE</w:t>
            </w:r>
            <w:bookmarkEnd w:id="180"/>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1" w:name="TMAXRATEi"/>
            <w:r w:rsidRPr="00F71A6D">
              <w:rPr>
                <w:rFonts w:cs="Arial"/>
                <w:b/>
                <w:sz w:val="18"/>
                <w:szCs w:val="18"/>
              </w:rPr>
              <w:t>TMAXRATEi</w:t>
            </w:r>
            <w:bookmarkEnd w:id="181"/>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2" w:name="MAXRATE"/>
            <w:r w:rsidRPr="00F71A6D">
              <w:rPr>
                <w:rFonts w:cs="Arial"/>
                <w:b/>
                <w:sz w:val="18"/>
                <w:szCs w:val="18"/>
              </w:rPr>
              <w:t>MAXRATE</w:t>
            </w:r>
            <w:bookmarkEnd w:id="182"/>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3" w:name="MAXRATEi"/>
            <w:r w:rsidRPr="00F71A6D">
              <w:rPr>
                <w:rFonts w:cs="Arial"/>
                <w:b/>
                <w:sz w:val="18"/>
                <w:szCs w:val="18"/>
              </w:rPr>
              <w:t>MAXRATEi</w:t>
            </w:r>
            <w:bookmarkEnd w:id="183"/>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4" w:name="MIDPTLAST"/>
            <w:r w:rsidRPr="00F71A6D">
              <w:rPr>
                <w:rFonts w:cs="Arial"/>
                <w:b/>
                <w:sz w:val="18"/>
                <w:szCs w:val="18"/>
              </w:rPr>
              <w:t>MIDPTLAST</w:t>
            </w:r>
            <w:bookmarkEnd w:id="184"/>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5" w:name="MIDPTLASTi"/>
            <w:r w:rsidRPr="00F71A6D">
              <w:rPr>
                <w:rFonts w:cs="Arial"/>
                <w:b/>
                <w:sz w:val="18"/>
                <w:szCs w:val="18"/>
              </w:rPr>
              <w:t>MIDPTLASTi</w:t>
            </w:r>
            <w:bookmarkEnd w:id="185"/>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6" w:name="RATELASTi"/>
            <w:r w:rsidRPr="00F71A6D">
              <w:rPr>
                <w:rFonts w:cs="Arial"/>
                <w:b/>
                <w:sz w:val="18"/>
                <w:szCs w:val="18"/>
              </w:rPr>
              <w:t>RATELASTi</w:t>
            </w:r>
            <w:bookmarkEnd w:id="186"/>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AURCLAST"/>
            <w:r w:rsidRPr="00F71A6D">
              <w:rPr>
                <w:rFonts w:cs="Arial"/>
                <w:b/>
                <w:sz w:val="18"/>
                <w:szCs w:val="18"/>
              </w:rPr>
              <w:t>AURCLAST</w:t>
            </w:r>
            <w:bookmarkEnd w:id="18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AURCALL"/>
            <w:r w:rsidRPr="00F71A6D">
              <w:rPr>
                <w:rFonts w:cs="Arial"/>
                <w:b/>
                <w:sz w:val="18"/>
                <w:szCs w:val="18"/>
              </w:rPr>
              <w:t>AURCALL</w:t>
            </w:r>
            <w:bookmarkEnd w:id="188"/>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AURCINFO"/>
            <w:r w:rsidRPr="00F71A6D">
              <w:rPr>
                <w:rFonts w:cs="Arial"/>
                <w:b/>
                <w:sz w:val="18"/>
                <w:szCs w:val="18"/>
              </w:rPr>
              <w:t>AURCINFO</w:t>
            </w:r>
            <w:bookmarkEnd w:id="189"/>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0" w:name="AURCT1_T2"/>
            <w:r w:rsidRPr="00F71A6D">
              <w:rPr>
                <w:b/>
                <w:iCs/>
                <w:sz w:val="18"/>
                <w:szCs w:val="18"/>
              </w:rPr>
              <w:t>AURCT1_T2</w:t>
            </w:r>
            <w:bookmarkEnd w:id="190"/>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XPCTO"/>
            <w:r w:rsidRPr="00F71A6D">
              <w:rPr>
                <w:rFonts w:cs="Arial"/>
                <w:b/>
                <w:sz w:val="18"/>
                <w:szCs w:val="18"/>
              </w:rPr>
              <w:t>AURCXPCTO</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INFP"/>
            <w:r w:rsidRPr="00F71A6D">
              <w:rPr>
                <w:rFonts w:cs="Arial"/>
                <w:b/>
                <w:sz w:val="18"/>
                <w:szCs w:val="18"/>
              </w:rPr>
              <w:t>AURCINFP</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XPCTP"/>
            <w:r w:rsidRPr="00F71A6D">
              <w:rPr>
                <w:rFonts w:cs="Arial"/>
                <w:b/>
                <w:sz w:val="18"/>
                <w:szCs w:val="18"/>
              </w:rPr>
              <w:t>AURCXPCTP</w:t>
            </w:r>
            <w:bookmarkEnd w:id="193"/>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4"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4"/>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5"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5"/>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196"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196"/>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197"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197"/>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198" w:name="_Toc5186420"/>
      <w:r>
        <w:t xml:space="preserve">Derived PK Parameters </w:t>
      </w:r>
      <w:r w:rsidR="00752C1E" w:rsidRPr="00D809F3">
        <w:rPr>
          <w:rFonts w:eastAsia="Times New Roman"/>
        </w:rPr>
        <w:t>with</w:t>
      </w:r>
      <w:r w:rsidR="003F17FC">
        <w:t xml:space="preserve"> urine and plasma</w:t>
      </w:r>
      <w:bookmarkEnd w:id="198"/>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199" w:name="CLR"/>
            <w:r w:rsidRPr="00D84378">
              <w:rPr>
                <w:rFonts w:eastAsia="SimSun" w:cs="Arial" w:hint="eastAsia"/>
                <w:b/>
                <w:sz w:val="18"/>
                <w:szCs w:val="18"/>
                <w:lang w:eastAsia="zh-CN"/>
              </w:rPr>
              <w:t>CLR</w:t>
            </w:r>
            <w:bookmarkEnd w:id="199"/>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65pt;height:31.7pt" o:ole="">
                  <v:imagedata r:id="rId181" o:title=""/>
                </v:shape>
                <o:OLEObject Type="Embed" ProgID="Equation.3" ShapeID="_x0000_i1113" DrawAspect="Content" ObjectID="_1633874407"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0" w:name="CLRT"/>
            <w:r w:rsidRPr="00D84378">
              <w:rPr>
                <w:rFonts w:eastAsia="SimSun" w:cs="Arial"/>
                <w:b/>
                <w:sz w:val="18"/>
                <w:szCs w:val="18"/>
                <w:lang w:eastAsia="zh-CN"/>
              </w:rPr>
              <w:t>CLRT</w:t>
            </w:r>
            <w:bookmarkEnd w:id="200"/>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7pt" o:ole="">
                  <v:imagedata r:id="rId183" o:title=""/>
                </v:shape>
                <o:OLEObject Type="Embed" ProgID="Equation.3" ShapeID="_x0000_i1114" DrawAspect="Content" ObjectID="_1633874408"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1"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1"/>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8pt;height:31.7pt" o:ole="">
                  <v:imagedata r:id="rId185" o:title=""/>
                </v:shape>
                <o:OLEObject Type="Embed" ProgID="Equation.3" ShapeID="_x0000_i1115" DrawAspect="Content" ObjectID="_1633874409"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2" w:name="_Toc5186421"/>
      <w:r>
        <w:t xml:space="preserve">Derived PK Parameters </w:t>
      </w:r>
      <w:r w:rsidR="0093224E">
        <w:t xml:space="preserve">for </w:t>
      </w:r>
      <w:r>
        <w:t>Metabolite</w:t>
      </w:r>
      <w:r w:rsidR="0093224E">
        <w:t>s</w:t>
      </w:r>
      <w:bookmarkEnd w:id="202"/>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3"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3"/>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4" w:name="MRAUCLAST"/>
            <w:r w:rsidRPr="00D84378">
              <w:rPr>
                <w:rFonts w:cs="Arial"/>
                <w:b/>
                <w:sz w:val="18"/>
                <w:szCs w:val="18"/>
              </w:rPr>
              <w:t>MRAUC</w:t>
            </w:r>
            <w:r w:rsidR="001C11EC" w:rsidRPr="00D84378">
              <w:rPr>
                <w:rFonts w:cs="Arial"/>
                <w:b/>
                <w:sz w:val="18"/>
                <w:szCs w:val="18"/>
              </w:rPr>
              <w:t>LAST</w:t>
            </w:r>
            <w:bookmarkEnd w:id="204"/>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5" w:name="MRAUCTAUi"/>
            <w:r w:rsidRPr="00D84378">
              <w:rPr>
                <w:rFonts w:cs="Arial"/>
                <w:b/>
                <w:sz w:val="18"/>
                <w:szCs w:val="18"/>
              </w:rPr>
              <w:t>MRAUC</w:t>
            </w:r>
            <w:r w:rsidR="001C11EC" w:rsidRPr="00D84378">
              <w:rPr>
                <w:rFonts w:cs="Arial"/>
                <w:b/>
                <w:sz w:val="18"/>
                <w:szCs w:val="18"/>
              </w:rPr>
              <w:t>TAUi</w:t>
            </w:r>
            <w:bookmarkEnd w:id="205"/>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06" w:name="MRCMAX"/>
            <w:r w:rsidRPr="00D84378">
              <w:rPr>
                <w:rFonts w:cs="Arial"/>
                <w:b/>
                <w:sz w:val="18"/>
                <w:szCs w:val="18"/>
              </w:rPr>
              <w:t>MRCMAX</w:t>
            </w:r>
            <w:bookmarkEnd w:id="206"/>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7"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07"/>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08" w:name="_Toc5186422"/>
      <w:r w:rsidRPr="00A36E90">
        <w:t xml:space="preserve">Derived PK Parameters </w:t>
      </w:r>
      <w:r>
        <w:t>– Dose Normalization</w:t>
      </w:r>
      <w:bookmarkEnd w:id="208"/>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09"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09"/>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6pt;height:31.7pt" o:ole="">
                  <v:imagedata r:id="rId187" o:title=""/>
                </v:shape>
                <o:OLEObject Type="Embed" ProgID="Equation.3" ShapeID="_x0000_i1116" DrawAspect="Content" ObjectID="_1633874410"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0" w:name="AUCTDN"/>
            <w:r w:rsidRPr="00D84378">
              <w:rPr>
                <w:b/>
                <w:iCs/>
                <w:sz w:val="18"/>
                <w:szCs w:val="18"/>
              </w:rPr>
              <w:t>AUCT</w:t>
            </w:r>
            <w:r w:rsidR="00ED7C61" w:rsidRPr="00D84378">
              <w:rPr>
                <w:b/>
                <w:iCs/>
                <w:sz w:val="18"/>
                <w:szCs w:val="18"/>
              </w:rPr>
              <w:t>D</w:t>
            </w:r>
            <w:r w:rsidRPr="00D84378">
              <w:rPr>
                <w:b/>
                <w:iCs/>
                <w:sz w:val="18"/>
                <w:szCs w:val="18"/>
              </w:rPr>
              <w:t>N</w:t>
            </w:r>
            <w:bookmarkEnd w:id="210"/>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pt;height:31.7pt" o:ole="">
                  <v:imagedata r:id="rId189" o:title=""/>
                </v:shape>
                <o:OLEObject Type="Embed" ProgID="Equation.3" ShapeID="_x0000_i1117" DrawAspect="Content" ObjectID="_1633874411"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1" w:name="AUCALLDN"/>
            <w:r>
              <w:rPr>
                <w:rFonts w:cs="Arial"/>
                <w:b/>
                <w:sz w:val="18"/>
                <w:szCs w:val="18"/>
              </w:rPr>
              <w:t>AUCALL</w:t>
            </w:r>
            <w:r w:rsidRPr="00D84378">
              <w:rPr>
                <w:rFonts w:cs="Arial"/>
                <w:b/>
                <w:sz w:val="18"/>
                <w:szCs w:val="18"/>
              </w:rPr>
              <w:t>DN</w:t>
            </w:r>
            <w:bookmarkEnd w:id="211"/>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2"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2"/>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3"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4" w:name="AUCLASTDN"/>
            <w:r w:rsidRPr="00D84378">
              <w:rPr>
                <w:b/>
                <w:iCs/>
                <w:sz w:val="18"/>
                <w:szCs w:val="18"/>
              </w:rPr>
              <w:t>AUCLASTDN</w:t>
            </w:r>
            <w:bookmarkEnd w:id="214"/>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5"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5"/>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6"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17" w:name="CMAXDN"/>
            <w:r w:rsidRPr="00D84378">
              <w:rPr>
                <w:rFonts w:cs="Arial"/>
                <w:b/>
                <w:sz w:val="18"/>
                <w:szCs w:val="18"/>
              </w:rPr>
              <w:t>CMAXDN</w:t>
            </w:r>
            <w:bookmarkEnd w:id="217"/>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18"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18"/>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916D8A"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19" w:name="_Toc5186423"/>
      <w:r w:rsidRPr="00A36E90">
        <w:t xml:space="preserve">Derived PK Parameters </w:t>
      </w:r>
      <w:r w:rsidR="0093224E">
        <w:t>- B</w:t>
      </w:r>
      <w:r w:rsidRPr="00A36E90">
        <w:rPr>
          <w:rFonts w:hint="eastAsia"/>
        </w:rPr>
        <w:t xml:space="preserve">ody </w:t>
      </w:r>
      <w:r w:rsidR="0093224E">
        <w:t>Size Normalization</w:t>
      </w:r>
      <w:bookmarkEnd w:id="219"/>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0" w:name="VSSPW"/>
            <w:r w:rsidRPr="007074B7">
              <w:rPr>
                <w:rFonts w:eastAsia="SimSun" w:cs="Arial"/>
                <w:b/>
                <w:sz w:val="18"/>
                <w:szCs w:val="18"/>
                <w:lang w:eastAsia="zh-CN"/>
              </w:rPr>
              <w:t>VSSPW</w:t>
            </w:r>
            <w:bookmarkEnd w:id="220"/>
          </w:p>
          <w:p w:rsidR="00752C1E" w:rsidRPr="00D84378" w:rsidRDefault="00752C1E" w:rsidP="00FB0143">
            <w:pPr>
              <w:pStyle w:val="TableContent"/>
              <w:tabs>
                <w:tab w:val="left" w:pos="960"/>
              </w:tabs>
              <w:rPr>
                <w:rFonts w:eastAsia="SimSun" w:cs="Arial"/>
                <w:b/>
                <w:sz w:val="18"/>
                <w:szCs w:val="18"/>
                <w:lang w:eastAsia="zh-CN"/>
              </w:rPr>
            </w:pPr>
            <w:bookmarkStart w:id="221"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1"/>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916D8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2" w:name="VSSOW"/>
            <w:r w:rsidRPr="00D84378">
              <w:rPr>
                <w:rFonts w:eastAsia="SimSun" w:cs="Arial" w:hint="eastAsia"/>
                <w:b/>
                <w:sz w:val="18"/>
                <w:szCs w:val="18"/>
                <w:lang w:eastAsia="zh-CN"/>
              </w:rPr>
              <w:t>VSSOW</w:t>
            </w:r>
            <w:bookmarkEnd w:id="222"/>
          </w:p>
          <w:p w:rsidR="00E32FCA" w:rsidRPr="00D84378" w:rsidRDefault="00E32FCA" w:rsidP="00FB0143">
            <w:pPr>
              <w:pStyle w:val="TableContent"/>
              <w:tabs>
                <w:tab w:val="left" w:pos="960"/>
              </w:tabs>
              <w:rPr>
                <w:rFonts w:eastAsia="SimSun" w:cs="Arial"/>
                <w:b/>
                <w:sz w:val="18"/>
                <w:szCs w:val="18"/>
                <w:lang w:eastAsia="zh-CN"/>
              </w:rPr>
            </w:pPr>
            <w:bookmarkStart w:id="223" w:name="VSSOWi"/>
            <w:r>
              <w:rPr>
                <w:rFonts w:eastAsia="SimSun" w:cs="Arial"/>
                <w:b/>
                <w:sz w:val="18"/>
                <w:szCs w:val="18"/>
                <w:lang w:eastAsia="zh-CN"/>
              </w:rPr>
              <w:t>VSSOWi</w:t>
            </w:r>
            <w:bookmarkEnd w:id="223"/>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916D8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4" w:name="CLPW"/>
            <w:r w:rsidRPr="00D84378">
              <w:rPr>
                <w:rFonts w:eastAsia="SimSun" w:cs="Arial" w:hint="eastAsia"/>
                <w:b/>
                <w:sz w:val="18"/>
                <w:szCs w:val="18"/>
                <w:lang w:eastAsia="zh-CN"/>
              </w:rPr>
              <w:t>CLPW</w:t>
            </w:r>
            <w:bookmarkEnd w:id="224"/>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7pt" o:ole="">
                  <v:imagedata r:id="rId191" o:title=""/>
                </v:shape>
                <o:OLEObject Type="Embed" ProgID="Equation.3" ShapeID="_x0000_i1118" DrawAspect="Content" ObjectID="_1633874412"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5" w:name="CLOW"/>
            <w:r w:rsidRPr="00D84378">
              <w:rPr>
                <w:rFonts w:eastAsia="SimSun" w:cs="Arial" w:hint="eastAsia"/>
                <w:b/>
                <w:sz w:val="18"/>
                <w:szCs w:val="18"/>
                <w:lang w:eastAsia="zh-CN"/>
              </w:rPr>
              <w:t>CLOW</w:t>
            </w:r>
            <w:bookmarkEnd w:id="225"/>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7pt" o:ole="">
                  <v:imagedata r:id="rId193" o:title=""/>
                </v:shape>
                <o:OLEObject Type="Embed" ProgID="Equation.3" ShapeID="_x0000_i1119" DrawAspect="Content" ObjectID="_1633874413"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6"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3pt;height:31.7pt" o:ole="">
                  <v:imagedata r:id="rId195" o:title=""/>
                </v:shape>
                <o:OLEObject Type="Embed" ProgID="Equation.3" ShapeID="_x0000_i1120" DrawAspect="Content" ObjectID="_1633874414"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7" w:name="CLFPW"/>
            <w:r w:rsidRPr="00D84378">
              <w:rPr>
                <w:rFonts w:eastAsia="SimSun" w:cs="Arial" w:hint="eastAsia"/>
                <w:b/>
                <w:sz w:val="18"/>
                <w:szCs w:val="18"/>
                <w:lang w:eastAsia="zh-CN"/>
              </w:rPr>
              <w:t>CLFPW</w:t>
            </w:r>
            <w:bookmarkEnd w:id="227"/>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75pt;height:31.7pt" o:ole="">
                  <v:imagedata r:id="rId197" o:title=""/>
                </v:shape>
                <o:OLEObject Type="Embed" ProgID="Equation.3" ShapeID="_x0000_i1121" DrawAspect="Content" ObjectID="_1633874415"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FOW"/>
            <w:r w:rsidRPr="00D84378">
              <w:rPr>
                <w:rFonts w:eastAsia="SimSun" w:cs="Arial" w:hint="eastAsia"/>
                <w:b/>
                <w:sz w:val="18"/>
                <w:szCs w:val="18"/>
                <w:lang w:eastAsia="zh-CN"/>
              </w:rPr>
              <w:t>CLFOW</w:t>
            </w:r>
            <w:bookmarkEnd w:id="228"/>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25pt;height:31.7pt" o:ole="">
                  <v:imagedata r:id="rId199" o:title=""/>
                </v:shape>
                <o:OLEObject Type="Embed" ProgID="Equation.3" ShapeID="_x0000_i1122" DrawAspect="Content" ObjectID="_1633874416"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29"/>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35pt;height:31.7pt" o:ole="">
                  <v:imagedata r:id="rId201" o:title=""/>
                </v:shape>
                <o:OLEObject Type="Embed" ProgID="Equation.3" ShapeID="_x0000_i1123" DrawAspect="Content" ObjectID="_1633874417"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VZPW"/>
            <w:r w:rsidRPr="00D84378">
              <w:rPr>
                <w:rFonts w:eastAsia="SimSun" w:cs="Arial" w:hint="eastAsia"/>
                <w:b/>
                <w:sz w:val="18"/>
                <w:szCs w:val="18"/>
                <w:lang w:eastAsia="zh-CN"/>
              </w:rPr>
              <w:t>VZPW</w:t>
            </w:r>
            <w:bookmarkEnd w:id="230"/>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7pt;height:31.7pt" o:ole="">
                  <v:imagedata r:id="rId203" o:title=""/>
                </v:shape>
                <o:OLEObject Type="Embed" ProgID="Equation.3" ShapeID="_x0000_i1124" DrawAspect="Content" ObjectID="_1633874418"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VZOW"/>
            <w:r w:rsidRPr="00D84378">
              <w:rPr>
                <w:rFonts w:eastAsia="SimSun" w:cs="Arial" w:hint="eastAsia"/>
                <w:b/>
                <w:sz w:val="18"/>
                <w:szCs w:val="18"/>
                <w:lang w:eastAsia="zh-CN"/>
              </w:rPr>
              <w:t>VZOW</w:t>
            </w:r>
            <w:bookmarkEnd w:id="231"/>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7pt" o:ole="">
                  <v:imagedata r:id="rId205" o:title=""/>
                </v:shape>
                <o:OLEObject Type="Embed" ProgID="Equation.3" ShapeID="_x0000_i1125" DrawAspect="Content" ObjectID="_1633874419"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2"/>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pt;height:31.7pt" o:ole="">
                  <v:imagedata r:id="rId207" o:title=""/>
                </v:shape>
                <o:OLEObject Type="Embed" ProgID="Equation.3" ShapeID="_x0000_i1126" DrawAspect="Content" ObjectID="_1633874420"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VZFPW"/>
            <w:r w:rsidRPr="00D84378">
              <w:rPr>
                <w:rFonts w:eastAsia="SimSun" w:cs="Arial" w:hint="eastAsia"/>
                <w:b/>
                <w:sz w:val="18"/>
                <w:szCs w:val="18"/>
                <w:lang w:eastAsia="zh-CN"/>
              </w:rPr>
              <w:t>VZFPW</w:t>
            </w:r>
            <w:bookmarkEnd w:id="233"/>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25pt;height:31.7pt" o:ole="">
                  <v:imagedata r:id="rId209" o:title=""/>
                </v:shape>
                <o:OLEObject Type="Embed" ProgID="Equation.3" ShapeID="_x0000_i1127" DrawAspect="Content" ObjectID="_1633874421"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4" w:name="VZFOW"/>
            <w:r w:rsidRPr="00F91039">
              <w:rPr>
                <w:rFonts w:eastAsia="SimSun" w:cs="Arial" w:hint="eastAsia"/>
                <w:b/>
                <w:sz w:val="18"/>
                <w:szCs w:val="18"/>
                <w:lang w:eastAsia="zh-CN"/>
              </w:rPr>
              <w:t>VZFOW</w:t>
            </w:r>
            <w:bookmarkEnd w:id="234"/>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5pt;height:31.7pt" o:ole="">
                  <v:imagedata r:id="rId211" o:title=""/>
                </v:shape>
                <o:OLEObject Type="Embed" ProgID="Equation.3" ShapeID="_x0000_i1128" DrawAspect="Content" ObjectID="_1633874422"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5"/>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85pt;height:31.7pt" o:ole="">
                  <v:imagedata r:id="rId213" o:title=""/>
                </v:shape>
                <o:OLEObject Type="Embed" ProgID="Equation.3" ShapeID="_x0000_i1129" DrawAspect="Content" ObjectID="_1633874423"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36" w:name="_Toc5186424"/>
      <w:r w:rsidR="007C002F" w:rsidRPr="00A36E90">
        <w:t xml:space="preserve">Derived PK Parameters </w:t>
      </w:r>
      <w:r w:rsidR="007C002F">
        <w:t xml:space="preserve">for </w:t>
      </w:r>
      <w:r>
        <w:t>Absolute and Relative Bioavailability</w:t>
      </w:r>
      <w:bookmarkEnd w:id="236"/>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7" w:name="F"/>
            <w:r w:rsidRPr="00D84378">
              <w:rPr>
                <w:rFonts w:cs="Arial"/>
                <w:b/>
                <w:sz w:val="18"/>
                <w:szCs w:val="18"/>
              </w:rPr>
              <w:t>F</w:t>
            </w:r>
            <w:bookmarkEnd w:id="237"/>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8" w:name="FREL"/>
            <w:r w:rsidRPr="00D84378">
              <w:rPr>
                <w:rFonts w:cs="Arial"/>
                <w:b/>
                <w:sz w:val="18"/>
                <w:szCs w:val="18"/>
              </w:rPr>
              <w:t>F</w:t>
            </w:r>
            <w:r w:rsidR="00DC57C4" w:rsidRPr="00D84378">
              <w:rPr>
                <w:rFonts w:cs="Arial"/>
                <w:b/>
                <w:sz w:val="18"/>
                <w:szCs w:val="18"/>
              </w:rPr>
              <w:t>REL</w:t>
            </w:r>
            <w:bookmarkEnd w:id="238"/>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39" w:name="FRELLASTi"/>
            <w:r w:rsidRPr="00D84378">
              <w:rPr>
                <w:rFonts w:cs="Arial"/>
                <w:b/>
                <w:sz w:val="18"/>
                <w:szCs w:val="18"/>
              </w:rPr>
              <w:t>FRELLAST</w:t>
            </w:r>
            <w:r w:rsidR="005B1E02" w:rsidRPr="00D84378">
              <w:rPr>
                <w:rFonts w:cs="Arial"/>
                <w:b/>
                <w:sz w:val="18"/>
                <w:szCs w:val="18"/>
              </w:rPr>
              <w:t>i</w:t>
            </w:r>
            <w:bookmarkEnd w:id="239"/>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0" w:name="FA"/>
            <w:r w:rsidRPr="00D84378">
              <w:rPr>
                <w:rFonts w:cs="Arial"/>
                <w:b/>
                <w:sz w:val="18"/>
                <w:szCs w:val="18"/>
              </w:rPr>
              <w:t>F</w:t>
            </w:r>
            <w:r w:rsidR="004C4FFF" w:rsidRPr="00D84378">
              <w:rPr>
                <w:rFonts w:cs="Arial"/>
                <w:b/>
                <w:sz w:val="18"/>
                <w:szCs w:val="18"/>
              </w:rPr>
              <w:t>A</w:t>
            </w:r>
            <w:bookmarkEnd w:id="240"/>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1" w:name="FTAUi"/>
            <w:r w:rsidRPr="00D84378">
              <w:rPr>
                <w:rFonts w:cs="Arial"/>
                <w:b/>
                <w:sz w:val="18"/>
                <w:szCs w:val="18"/>
              </w:rPr>
              <w:t>F</w:t>
            </w:r>
            <w:r w:rsidR="00285EA5" w:rsidRPr="00D84378">
              <w:rPr>
                <w:rFonts w:cs="Arial"/>
                <w:b/>
                <w:sz w:val="18"/>
                <w:szCs w:val="18"/>
              </w:rPr>
              <w:t>TAUi</w:t>
            </w:r>
            <w:bookmarkEnd w:id="241"/>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2" w:name="_Toc5186425"/>
      <w:r>
        <w:t>Computation Engine User Interface</w:t>
      </w:r>
      <w:r w:rsidR="0043204D">
        <w:t xml:space="preserve"> Considerations</w:t>
      </w:r>
      <w:bookmarkEnd w:id="242"/>
    </w:p>
    <w:p w:rsidR="00347A0C" w:rsidRDefault="00347A0C" w:rsidP="00347A0C">
      <w:pPr>
        <w:pStyle w:val="Heading2"/>
      </w:pPr>
      <w:bookmarkStart w:id="243" w:name="_Toc5186426"/>
      <w:r w:rsidRPr="0050395C">
        <w:t>User</w:t>
      </w:r>
      <w:r w:rsidR="0093461A">
        <w:t>/Application</w:t>
      </w:r>
      <w:r w:rsidRPr="0050395C">
        <w:t xml:space="preserve"> Interface</w:t>
      </w:r>
      <w:bookmarkEnd w:id="243"/>
      <w:r w:rsidRPr="0050395C">
        <w:t xml:space="preserve"> </w:t>
      </w:r>
    </w:p>
    <w:p w:rsidR="000411F1" w:rsidRPr="000411F1" w:rsidRDefault="000411F1" w:rsidP="00B92DEE"/>
    <w:p w:rsidR="003E55DF" w:rsidRDefault="003E55DF" w:rsidP="003E55DF">
      <w:pPr>
        <w:pStyle w:val="Heading2"/>
      </w:pPr>
      <w:bookmarkStart w:id="244" w:name="_Toc507192793"/>
      <w:bookmarkStart w:id="245" w:name="_Toc507192794"/>
      <w:bookmarkStart w:id="246" w:name="_Toc507192795"/>
      <w:bookmarkStart w:id="247" w:name="_Toc5186428"/>
      <w:bookmarkEnd w:id="244"/>
      <w:bookmarkEnd w:id="245"/>
      <w:bookmarkEnd w:id="246"/>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pt;height:21.65pt" o:ole="">
            <v:imagedata r:id="rId215" o:title=""/>
          </v:shape>
          <o:OLEObject Type="Embed" ProgID="Equation.3" ShapeID="_x0000_i1130" DrawAspect="Content" ObjectID="_1633874424"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47"/>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48" w:name="_Ref510453990"/>
      <w:bookmarkStart w:id="249" w:name="_Toc5186429"/>
      <w:r>
        <w:t>References</w:t>
      </w:r>
      <w:bookmarkEnd w:id="248"/>
      <w:bookmarkEnd w:id="249"/>
    </w:p>
    <w:p w:rsidR="003E52B3" w:rsidRDefault="003E52B3" w:rsidP="00150E35">
      <w:pPr>
        <w:pStyle w:val="Heading2"/>
      </w:pPr>
      <w:bookmarkStart w:id="250" w:name="_Toc5186430"/>
      <w:r>
        <w:t>Project References</w:t>
      </w:r>
      <w:bookmarkEnd w:id="250"/>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916D8A">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1" w:name="_Toc5186431"/>
      <w:r>
        <w:t xml:space="preserve">Technical </w:t>
      </w:r>
      <w:r w:rsidR="003E52B3">
        <w:t>References</w:t>
      </w:r>
      <w:bookmarkEnd w:id="251"/>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2" w:name="R"/>
            <w:r w:rsidRPr="00EB144D">
              <w:rPr>
                <w:rFonts w:cs="Arial"/>
                <w:szCs w:val="20"/>
                <w:lang w:eastAsia="en-US"/>
              </w:rPr>
              <w:t>R</w:t>
            </w:r>
            <w:bookmarkEnd w:id="252"/>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3" w:name="_Toc5186432"/>
      <w:bookmarkStart w:id="254" w:name="_Ref126398678"/>
      <w:r>
        <w:lastRenderedPageBreak/>
        <w:t>Appendices</w:t>
      </w:r>
      <w:bookmarkEnd w:id="253"/>
    </w:p>
    <w:p w:rsidR="00D7547A" w:rsidRDefault="00D7547A" w:rsidP="00D7547A">
      <w:pPr>
        <w:pStyle w:val="Heading2"/>
      </w:pPr>
      <w:bookmarkStart w:id="255" w:name="_Ref125781280"/>
      <w:bookmarkStart w:id="256" w:name="_Ref125781338"/>
      <w:bookmarkStart w:id="257" w:name="_Ref506784987"/>
      <w:bookmarkStart w:id="258" w:name="_Toc5186433"/>
      <w:r>
        <w:t>Calculating AUC, AUMC</w:t>
      </w:r>
      <w:bookmarkEnd w:id="255"/>
      <w:bookmarkEnd w:id="256"/>
      <w:r>
        <w:t>, and AURC</w:t>
      </w:r>
      <w:bookmarkEnd w:id="257"/>
      <w:bookmarkEnd w:id="258"/>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59" w:name="_Toc5186434"/>
      <w:r w:rsidRPr="0014390B">
        <w:t>Background</w:t>
      </w:r>
      <w:bookmarkEnd w:id="259"/>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7AAED25" wp14:editId="63585F2F">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048777F" wp14:editId="071D32C9">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85pt;height:31.7pt" o:ole="">
                  <v:imagedata r:id="rId221" o:title=""/>
                </v:shape>
                <o:OLEObject Type="Embed" ProgID="Equation.3" ShapeID="_x0000_i1131" DrawAspect="Content" ObjectID="_1633874425"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7pt" o:ole="">
                  <v:imagedata r:id="rId223" o:title=""/>
                </v:shape>
                <o:OLEObject Type="Embed" ProgID="Equation.3" ShapeID="_x0000_i1132" DrawAspect="Content" ObjectID="_1633874426"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85pt;height:53.35pt" o:ole="">
                  <v:imagedata r:id="rId225" o:title=""/>
                </v:shape>
                <o:OLEObject Type="Embed" ProgID="Equation.3" ShapeID="_x0000_i1133" DrawAspect="Content" ObjectID="_1633874427"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8pt;height:58.4pt" o:ole="">
                  <v:imagedata r:id="rId227" o:title=""/>
                </v:shape>
                <o:OLEObject Type="Embed" ProgID="Equation.3" ShapeID="_x0000_i1134" DrawAspect="Content" ObjectID="_1633874428"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0631EEDD" wp14:editId="44A53D59">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0" w:name="_Toc5186435"/>
      <w:r>
        <w:t>Options</w:t>
      </w:r>
      <w:bookmarkEnd w:id="260"/>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1" w:name="_Ref5399839"/>
      <w:r w:rsidRPr="0014390B">
        <w:t>Interpolation</w:t>
      </w:r>
      <w:r>
        <w:t xml:space="preserve"> of Missing Data for AUC and AUMC Calculations</w:t>
      </w:r>
      <w:bookmarkEnd w:id="261"/>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75pt" o:ole="">
                  <v:imagedata r:id="rId230" o:title=""/>
                </v:shape>
                <o:OLEObject Type="Embed" ProgID="Equation.3" ShapeID="_x0000_i1135" DrawAspect="Content" ObjectID="_1633874429"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75pt" o:ole="">
                  <v:imagedata r:id="rId232" o:title=""/>
                </v:shape>
                <o:OLEObject Type="Embed" ProgID="Equation.3" ShapeID="_x0000_i1136" DrawAspect="Content" ObjectID="_1633874430"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2" w:name="_Toc5186436"/>
      <w:r>
        <w:t xml:space="preserve">NCA Computations: General Issues with Data Handling Rules for </w:t>
      </w:r>
      <w:r w:rsidR="00AB382F">
        <w:t>Partial</w:t>
      </w:r>
      <w:r>
        <w:t xml:space="preserve"> Areas</w:t>
      </w:r>
      <w:bookmarkEnd w:id="262"/>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22F477E" wp14:editId="3AD65D2E">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CC16E39" wp14:editId="33AE699C">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5164489" wp14:editId="025024D3">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57A15917" wp14:editId="63E3A82A">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3" w:name="_Toc507192806"/>
      <w:bookmarkStart w:id="264" w:name="_Toc507192807"/>
      <w:bookmarkStart w:id="265" w:name="_Toc507192822"/>
      <w:bookmarkStart w:id="266" w:name="_Toc507192823"/>
      <w:bookmarkStart w:id="267" w:name="_Toc507192824"/>
      <w:bookmarkStart w:id="268" w:name="_Toc507192826"/>
      <w:bookmarkStart w:id="269" w:name="_Ref506785910"/>
      <w:bookmarkStart w:id="270" w:name="_Toc5186437"/>
      <w:bookmarkEnd w:id="263"/>
      <w:bookmarkEnd w:id="264"/>
      <w:bookmarkEnd w:id="265"/>
      <w:bookmarkEnd w:id="266"/>
      <w:bookmarkEnd w:id="267"/>
      <w:bookmarkEnd w:id="268"/>
      <w:r>
        <w:t xml:space="preserve">Significant Figures </w:t>
      </w:r>
      <w:r w:rsidR="00D3240D">
        <w:t>Definition</w:t>
      </w:r>
      <w:bookmarkEnd w:id="269"/>
      <w:bookmarkEnd w:id="270"/>
    </w:p>
    <w:p w:rsidR="00B42A44" w:rsidRDefault="00B42A44" w:rsidP="0014390B">
      <w:pPr>
        <w:pStyle w:val="StyleHeading3Before1lineAfter1line4"/>
      </w:pPr>
      <w:bookmarkStart w:id="271" w:name="_Toc5186438"/>
      <w:r>
        <w:t>Definition</w:t>
      </w:r>
      <w:bookmarkEnd w:id="271"/>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2" w:name="_Toc5186439"/>
      <w:r>
        <w:t>Multiplication and Division</w:t>
      </w:r>
      <w:bookmarkEnd w:id="272"/>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3" w:name="_Toc5186440"/>
      <w:r>
        <w:lastRenderedPageBreak/>
        <w:t>Addition and Subtraction</w:t>
      </w:r>
      <w:bookmarkEnd w:id="273"/>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4" w:name="_Ref506784923"/>
      <w:bookmarkStart w:id="275" w:name="_Ref506785084"/>
      <w:bookmarkStart w:id="276" w:name="_Ref506785138"/>
      <w:bookmarkStart w:id="277" w:name="_Ref506785160"/>
      <w:bookmarkStart w:id="278" w:name="_Toc5186441"/>
      <w:r>
        <w:t>Missing Data</w:t>
      </w:r>
      <w:bookmarkEnd w:id="274"/>
      <w:bookmarkEnd w:id="275"/>
      <w:bookmarkEnd w:id="276"/>
      <w:bookmarkEnd w:id="277"/>
      <w:bookmarkEnd w:id="278"/>
    </w:p>
    <w:p w:rsidR="00F96653" w:rsidRDefault="00F96653" w:rsidP="0014390B">
      <w:pPr>
        <w:pStyle w:val="StyleHeading3Before1lineAfter1line4"/>
      </w:pPr>
      <w:bookmarkStart w:id="279" w:name="_Ref125960332"/>
      <w:bookmarkStart w:id="280" w:name="_Ref125960336"/>
      <w:bookmarkStart w:id="281" w:name="_Toc5186442"/>
      <w:r>
        <w:t>Missing Data at Time of Dose</w:t>
      </w:r>
      <w:bookmarkEnd w:id="279"/>
      <w:bookmarkEnd w:id="280"/>
      <w:bookmarkEnd w:id="281"/>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2FB737D0" wp14:editId="22E4F743">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2" w:name="_Ref125781163"/>
      <w:bookmarkStart w:id="283" w:name="_Ref125781229"/>
      <w:bookmarkStart w:id="284" w:name="_Ref125781237"/>
      <w:bookmarkStart w:id="285" w:name="_Toc5186443"/>
      <w:r>
        <w:t>AUC Calculations and Missing Data</w:t>
      </w:r>
      <w:bookmarkEnd w:id="282"/>
      <w:bookmarkEnd w:id="283"/>
      <w:bookmarkEnd w:id="284"/>
      <w:bookmarkEnd w:id="285"/>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EE90DE" wp14:editId="0F387216">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37D7CE1" wp14:editId="002C70C6">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86" w:name="_Ref506786211"/>
      <w:bookmarkStart w:id="287" w:name="_Toc5186444"/>
      <w:r>
        <w:t>Study Design Elements (SDE)</w:t>
      </w:r>
      <w:bookmarkEnd w:id="286"/>
      <w:r w:rsidR="00602D09">
        <w:t>/Profile Identifier</w:t>
      </w:r>
      <w:bookmarkEnd w:id="287"/>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88" w:name="_Ref509581096"/>
      <w:bookmarkStart w:id="289" w:name="_Toc5186445"/>
      <w:r>
        <w:t>Analysis Ready Dataset (ARD)</w:t>
      </w:r>
      <w:bookmarkEnd w:id="288"/>
      <w:bookmarkEnd w:id="289"/>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916D8A"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916D8A"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916D8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916D8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916D8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916D8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0" w:name="_Toc5186446"/>
      <w:r>
        <w:t xml:space="preserve">Other </w:t>
      </w:r>
      <w:r w:rsidR="00345981">
        <w:t xml:space="preserve">Key </w:t>
      </w:r>
      <w:r>
        <w:t>Assumptions</w:t>
      </w:r>
      <w:bookmarkEnd w:id="290"/>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1" w:name="_Toc5186447"/>
      <w:r>
        <w:t>Footnoting for PK Parameter Estimates</w:t>
      </w:r>
      <w:bookmarkEnd w:id="291"/>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2" w:name="_Ref507327434"/>
      <w:bookmarkStart w:id="293" w:name="_Toc5186448"/>
      <w:r>
        <w:t xml:space="preserve">Examples of Profiles and Dosing Intervals in </w:t>
      </w:r>
      <w:r w:rsidR="003C5335">
        <w:t>open</w:t>
      </w:r>
      <w:r>
        <w:t>NCA</w:t>
      </w:r>
      <w:bookmarkEnd w:id="254"/>
      <w:bookmarkEnd w:id="292"/>
      <w:bookmarkEnd w:id="293"/>
    </w:p>
    <w:p w:rsidR="003E52B3" w:rsidRDefault="003E52B3" w:rsidP="003E7CE7">
      <w:pPr>
        <w:pStyle w:val="Heading3"/>
      </w:pPr>
      <w:bookmarkStart w:id="294" w:name="_Toc5186449"/>
      <w:r>
        <w:t>Example 1</w:t>
      </w:r>
      <w:r w:rsidR="00FF57D2">
        <w:t>:</w:t>
      </w:r>
      <w:r>
        <w:t xml:space="preserve">  Single-Dose Profiles</w:t>
      </w:r>
      <w:bookmarkEnd w:id="294"/>
    </w:p>
    <w:p w:rsidR="003E52B3" w:rsidRDefault="006F214C">
      <w:r>
        <w:rPr>
          <w:noProof/>
          <w:lang w:eastAsia="en-US"/>
        </w:rPr>
        <w:drawing>
          <wp:inline distT="0" distB="0" distL="0" distR="0" wp14:anchorId="43EF15C6" wp14:editId="46232F76">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EE0A49F" wp14:editId="1B18510A">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5" w:name="_Toc5186450"/>
      <w:r>
        <w:t>Example 2:</w:t>
      </w:r>
      <w:r w:rsidR="003E52B3">
        <w:t xml:space="preserve">  Multiple-Dose Profile</w:t>
      </w:r>
      <w:bookmarkEnd w:id="295"/>
    </w:p>
    <w:p w:rsidR="003E52B3" w:rsidRDefault="003E52B3"/>
    <w:p w:rsidR="003E52B3" w:rsidRDefault="006F214C">
      <w:r>
        <w:rPr>
          <w:noProof/>
          <w:lang w:eastAsia="en-US"/>
        </w:rPr>
        <w:lastRenderedPageBreak/>
        <w:drawing>
          <wp:inline distT="0" distB="0" distL="0" distR="0" wp14:anchorId="0EE9A7FB" wp14:editId="34DDF644">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423D5D61" wp14:editId="4734217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296" w:name="_Toc5186451"/>
      <w:r>
        <w:lastRenderedPageBreak/>
        <w:t>Example 3</w:t>
      </w:r>
      <w:r w:rsidR="00FF57D2">
        <w:t>:</w:t>
      </w:r>
      <w:r>
        <w:t xml:space="preserve">  Multiple-Dose Profile Including 2 Doses</w:t>
      </w:r>
      <w:bookmarkEnd w:id="296"/>
    </w:p>
    <w:p w:rsidR="003E52B3" w:rsidRDefault="006F214C">
      <w:r>
        <w:rPr>
          <w:noProof/>
          <w:lang w:eastAsia="en-US"/>
        </w:rPr>
        <w:drawing>
          <wp:inline distT="0" distB="0" distL="0" distR="0" wp14:anchorId="35F39F4D" wp14:editId="5E33301A">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6CC93B32" wp14:editId="7EF0E0A0">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297"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297"/>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298" w:name="_Toc5186452"/>
      <w:r>
        <w:lastRenderedPageBreak/>
        <w:t>Example 4:  Multiple-Dose Profile Including 3 Doses</w:t>
      </w:r>
      <w:bookmarkEnd w:id="298"/>
    </w:p>
    <w:p w:rsidR="003C5AD9" w:rsidRDefault="003C5AD9">
      <w:pPr>
        <w:pStyle w:val="BodyText"/>
      </w:pPr>
    </w:p>
    <w:p w:rsidR="00F17045" w:rsidRDefault="00F17045">
      <w:pPr>
        <w:pStyle w:val="BodyText"/>
      </w:pPr>
      <w:r>
        <w:rPr>
          <w:noProof/>
          <w:lang w:eastAsia="en-US"/>
        </w:rPr>
        <w:drawing>
          <wp:inline distT="0" distB="0" distL="0" distR="0" wp14:anchorId="79E656E1" wp14:editId="149FE037">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546955CD" wp14:editId="680D7FAC">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299" w:name="_Ref507164346"/>
      <w:bookmarkStart w:id="300" w:name="_Toc5186453"/>
      <w:r>
        <w:t xml:space="preserve">Data </w:t>
      </w:r>
      <w:r w:rsidR="00046DF7">
        <w:t xml:space="preserve">Exclusion </w:t>
      </w:r>
      <w:r>
        <w:t>Flag</w:t>
      </w:r>
      <w:r w:rsidR="00046DF7">
        <w:t xml:space="preserve"> Fields</w:t>
      </w:r>
      <w:bookmarkEnd w:id="299"/>
      <w:bookmarkEnd w:id="300"/>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1"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1"/>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2"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3" w:name="FLGEXSDE"/>
            <w:r w:rsidRPr="005273BF">
              <w:rPr>
                <w:rFonts w:eastAsia="Times New Roman" w:cs="Arial"/>
                <w:b/>
                <w:szCs w:val="20"/>
                <w:lang w:eastAsia="en-US"/>
              </w:rPr>
              <w:t>FLGEX</w:t>
            </w:r>
            <w:r>
              <w:rPr>
                <w:rFonts w:eastAsia="Times New Roman" w:cs="Arial"/>
                <w:b/>
                <w:szCs w:val="20"/>
                <w:lang w:eastAsia="en-US"/>
              </w:rPr>
              <w:t>SDE</w:t>
            </w:r>
            <w:bookmarkEnd w:id="303"/>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4" w:name="FLGEXST"/>
            <w:r w:rsidRPr="002C7ABD">
              <w:rPr>
                <w:rFonts w:eastAsia="Times New Roman" w:cs="Arial"/>
                <w:b/>
                <w:szCs w:val="20"/>
                <w:lang w:eastAsia="en-US"/>
              </w:rPr>
              <w:t>FLG</w:t>
            </w:r>
            <w:r>
              <w:rPr>
                <w:rFonts w:eastAsia="Times New Roman" w:cs="Arial"/>
                <w:b/>
                <w:szCs w:val="20"/>
                <w:lang w:eastAsia="en-US"/>
              </w:rPr>
              <w:t>EXST</w:t>
            </w:r>
            <w:bookmarkEnd w:id="304"/>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5" w:name="FLGCZERO"/>
            <w:r>
              <w:rPr>
                <w:rFonts w:eastAsia="Times New Roman" w:cs="Arial"/>
                <w:b/>
                <w:szCs w:val="20"/>
                <w:lang w:eastAsia="en-US"/>
              </w:rPr>
              <w:lastRenderedPageBreak/>
              <w:t>FLGCZERO</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06"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06"/>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07" w:name="_Toc507192843"/>
      <w:bookmarkEnd w:id="307"/>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08" w:name="_Ref507327453"/>
      <w:bookmarkStart w:id="309" w:name="_Toc5186454"/>
    </w:p>
    <w:p w:rsidR="004D4096" w:rsidRPr="002320FF" w:rsidRDefault="004D4096" w:rsidP="00CD1F9F">
      <w:pPr>
        <w:pStyle w:val="Heading2"/>
      </w:pPr>
      <w:r w:rsidRPr="002320FF">
        <w:lastRenderedPageBreak/>
        <w:t>Multiple Dosing Interval and TAU handling</w:t>
      </w:r>
      <w:bookmarkEnd w:id="308"/>
      <w:bookmarkEnd w:id="309"/>
    </w:p>
    <w:p w:rsidR="002320FF" w:rsidRPr="002320FF" w:rsidRDefault="002320FF" w:rsidP="0014390B">
      <w:pPr>
        <w:pStyle w:val="StyleHeading3Before1lineAfter1line8"/>
      </w:pPr>
      <w:bookmarkStart w:id="310" w:name="_Toc5186455"/>
      <w:r w:rsidRPr="002320FF">
        <w:t>Variables</w:t>
      </w:r>
      <w:bookmarkEnd w:id="3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1" w:name="DIi"/>
            <w:r w:rsidRPr="000A1106">
              <w:rPr>
                <w:b/>
                <w:bCs w:val="0"/>
                <w:sz w:val="18"/>
              </w:rPr>
              <w:t>DIi</w:t>
            </w:r>
            <w:bookmarkEnd w:id="311"/>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2" w:name="TAUi"/>
            <w:r w:rsidRPr="00717DEE">
              <w:rPr>
                <w:b/>
                <w:bCs w:val="0"/>
                <w:sz w:val="18"/>
              </w:rPr>
              <w:t>TAU</w:t>
            </w:r>
            <w:r w:rsidRPr="00717DEE">
              <w:rPr>
                <w:b/>
                <w:bCs w:val="0"/>
                <w:i/>
                <w:sz w:val="18"/>
              </w:rPr>
              <w:t>i</w:t>
            </w:r>
            <w:bookmarkEnd w:id="312"/>
          </w:p>
          <w:p w:rsidR="002B6022" w:rsidRPr="00717DEE" w:rsidRDefault="002B6022" w:rsidP="00784295">
            <w:pPr>
              <w:pStyle w:val="TableContent"/>
              <w:rPr>
                <w:b/>
                <w:bCs w:val="0"/>
                <w:sz w:val="18"/>
              </w:rPr>
            </w:pPr>
            <w:bookmarkStart w:id="313" w:name="TAU"/>
            <w:r w:rsidRPr="00717DEE">
              <w:rPr>
                <w:b/>
                <w:bCs w:val="0"/>
                <w:sz w:val="18"/>
              </w:rPr>
              <w:t>TAU</w:t>
            </w:r>
            <w:bookmarkEnd w:id="313"/>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4" w:name="TAUiU"/>
            <w:r w:rsidRPr="000A1106">
              <w:rPr>
                <w:b/>
                <w:bCs w:val="0"/>
                <w:sz w:val="18"/>
              </w:rPr>
              <w:lastRenderedPageBreak/>
              <w:t>TAU</w:t>
            </w:r>
            <w:r w:rsidRPr="000A1106">
              <w:rPr>
                <w:b/>
                <w:bCs w:val="0"/>
                <w:i/>
                <w:sz w:val="18"/>
              </w:rPr>
              <w:t>i</w:t>
            </w:r>
            <w:r w:rsidRPr="000A1106">
              <w:rPr>
                <w:b/>
                <w:bCs w:val="0"/>
                <w:sz w:val="18"/>
              </w:rPr>
              <w:t>U</w:t>
            </w:r>
            <w:bookmarkEnd w:id="314"/>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5" w:name="TOLD"/>
            <w:bookmarkStart w:id="316" w:name="TOLDi"/>
            <w:r w:rsidRPr="00717DEE">
              <w:rPr>
                <w:b/>
                <w:bCs w:val="0"/>
                <w:sz w:val="18"/>
              </w:rPr>
              <w:t>TOLD</w:t>
            </w:r>
            <w:bookmarkEnd w:id="315"/>
            <w:r w:rsidR="000221CA">
              <w:rPr>
                <w:b/>
                <w:bCs w:val="0"/>
                <w:sz w:val="18"/>
              </w:rPr>
              <w:t>i</w:t>
            </w:r>
            <w:bookmarkEnd w:id="316"/>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17" w:name="_Toc5186456"/>
      <w:r w:rsidRPr="00EF2D99">
        <w:lastRenderedPageBreak/>
        <w:t>Example Datase</w:t>
      </w:r>
      <w:r w:rsidR="002320FF">
        <w:t>t</w:t>
      </w:r>
      <w:r w:rsidR="000A5C02">
        <w:t xml:space="preserve"> illustrating Dosing Intervals, TAUi and TOLDi values</w:t>
      </w:r>
      <w:bookmarkEnd w:id="317"/>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18" w:name="_Toc5186457"/>
      <w:r>
        <w:t>Flow</w:t>
      </w:r>
      <w:bookmarkEnd w:id="318"/>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19" w:name="_Toc5186458"/>
      <w:r>
        <w:t xml:space="preserve">Important </w:t>
      </w:r>
      <w:r w:rsidR="00F17C3E" w:rsidRPr="00F17C3E">
        <w:t>assumpti</w:t>
      </w:r>
      <w:r w:rsidR="002320FF">
        <w:t>ons</w:t>
      </w:r>
      <w:bookmarkEnd w:id="319"/>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0" w:name="_Ref507945116"/>
      <w:bookmarkStart w:id="321" w:name="_Toc5186459"/>
      <w:bookmarkStart w:id="322" w:name="_Ref507221300"/>
      <w:bookmarkStart w:id="323" w:name="_Ref507221480"/>
      <w:bookmarkStart w:id="324" w:name="_Ref507327366"/>
      <w:bookmarkStart w:id="325"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0"/>
      <w:bookmarkEnd w:id="321"/>
      <w:r w:rsidR="006C6456">
        <w:t xml:space="preserve"> </w:t>
      </w:r>
      <w:bookmarkEnd w:id="322"/>
      <w:bookmarkEnd w:id="323"/>
      <w:bookmarkEnd w:id="324"/>
      <w:bookmarkEnd w:id="325"/>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CENDINFDN</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F0652E" w:rsidP="00995B04">
            <w:pPr>
              <w:rPr>
                <w:rFonts w:eastAsia="Times New Roman" w:cs="Arial"/>
                <w:sz w:val="18"/>
                <w:szCs w:val="18"/>
                <w:lang w:eastAsia="en-US"/>
              </w:rPr>
            </w:pPr>
            <w:r>
              <w:rPr>
                <w:rFonts w:eastAsia="Times New Roman" w:cs="Arial"/>
                <w:sz w:val="18"/>
                <w:szCs w:val="18"/>
                <w:lang w:eastAsia="en-US"/>
              </w:rPr>
              <w:t>TENDINF</w:t>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6140B0" w:rsidP="009C7172">
            <w:pPr>
              <w:rPr>
                <w:rFonts w:eastAsia="Times New Roman" w:cs="Arial"/>
                <w:sz w:val="18"/>
                <w:szCs w:val="18"/>
                <w:lang w:eastAsia="en-US"/>
              </w:rPr>
            </w:pPr>
            <w:r>
              <w:rPr>
                <w:rFonts w:eastAsia="Times New Roman" w:cs="Arial"/>
                <w:sz w:val="18"/>
                <w:szCs w:val="18"/>
                <w:lang w:eastAsia="en-US"/>
              </w:rPr>
              <w:t>TMAX</w:t>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bookmarkStart w:id="326" w:name="_GoBack"/>
            <w:bookmarkEnd w:id="326"/>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27" w:name="_Ref507324033"/>
    <w:bookmarkStart w:id="328" w:name="_Toc5186460"/>
    <w:p w:rsidR="0046020B" w:rsidRDefault="00AB6178" w:rsidP="00EE2758">
      <w:pPr>
        <w:pStyle w:val="Heading2"/>
      </w:pPr>
      <w:r>
        <w:lastRenderedPageBreak/>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27"/>
      <w:bookmarkEnd w:id="328"/>
    </w:p>
    <w:p w:rsidR="009107E9" w:rsidRDefault="009107E9" w:rsidP="00707156">
      <w:pPr>
        <w:pStyle w:val="Heading3"/>
      </w:pPr>
      <w:bookmarkStart w:id="329" w:name="_Toc5186461"/>
      <w:r>
        <w:t>Example Data</w:t>
      </w:r>
      <w:bookmarkEnd w:id="329"/>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2E968738" wp14:editId="5FCE2D9C">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0" w:name="_Toc5186462"/>
      <w:r>
        <w:t>Estimate C0</w:t>
      </w:r>
      <w:bookmarkEnd w:id="330"/>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1" w:name="_Ref518056718"/>
      <w:bookmarkStart w:id="332" w:name="_Toc5186463"/>
      <w:r>
        <w:t xml:space="preserve">Estimate </w:t>
      </w:r>
      <w:r w:rsidR="008B1C44">
        <w:t xml:space="preserve">AUCXBPCTO </w:t>
      </w:r>
      <w:r w:rsidRPr="009107E9">
        <w:t>(observed)</w:t>
      </w:r>
      <w:bookmarkEnd w:id="331"/>
      <w:bookmarkEnd w:id="332"/>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3" w:name="_Ref518636614"/>
      <w:bookmarkStart w:id="334" w:name="_Ref518648704"/>
      <w:bookmarkStart w:id="335" w:name="_Toc5186464"/>
      <w:r>
        <w:t xml:space="preserve">Estimate </w:t>
      </w:r>
      <w:r w:rsidRPr="009107E9">
        <w:t>AUC</w:t>
      </w:r>
      <w:r w:rsidR="008B1C44">
        <w:t>XBPCTP</w:t>
      </w:r>
      <w:r w:rsidRPr="009107E9">
        <w:t xml:space="preserve"> (</w:t>
      </w:r>
      <w:r>
        <w:t>predicted</w:t>
      </w:r>
      <w:r w:rsidRPr="009107E9">
        <w:t>)</w:t>
      </w:r>
      <w:bookmarkEnd w:id="333"/>
      <w:bookmarkEnd w:id="334"/>
      <w:bookmarkEnd w:id="335"/>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6" w:name="_Toc165687219"/>
      <w:bookmarkStart w:id="337" w:name="_Ref507323841"/>
      <w:bookmarkStart w:id="338" w:name="_Ref507323867"/>
      <w:bookmarkStart w:id="339" w:name="_Toc5186465"/>
      <w:r w:rsidRPr="00E3122C">
        <w:t xml:space="preserve">Volume/Weight </w:t>
      </w:r>
      <w:r w:rsidRPr="009D4CB4">
        <w:t>conversion for Urine data</w:t>
      </w:r>
      <w:bookmarkEnd w:id="336"/>
      <w:bookmarkEnd w:id="337"/>
      <w:bookmarkEnd w:id="338"/>
      <w:bookmarkEnd w:id="339"/>
    </w:p>
    <w:p w:rsidR="009202EF" w:rsidRPr="009202EF" w:rsidRDefault="009202EF" w:rsidP="00707156">
      <w:pPr>
        <w:pStyle w:val="Heading3"/>
      </w:pPr>
      <w:bookmarkStart w:id="340" w:name="_Toc5186466"/>
      <w:r>
        <w:t>Calculation</w:t>
      </w:r>
      <w:bookmarkEnd w:id="340"/>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05pt;height:31.7pt" o:ole="">
            <v:imagedata r:id="rId250" o:title=""/>
          </v:shape>
          <o:OLEObject Type="Embed" ProgID="Equation.3" ShapeID="_x0000_i1137" DrawAspect="Content" ObjectID="_1633874431"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lastRenderedPageBreak/>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1" w:name="_Toc5186467"/>
      <w:r>
        <w:t>NCA Dataset correction</w:t>
      </w:r>
      <w:r w:rsidR="000411F1">
        <w:t xml:space="preserve"> for PKAMT</w:t>
      </w:r>
      <w:bookmarkEnd w:id="341"/>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2" w:name="_Toc165687234"/>
      <w:bookmarkStart w:id="343" w:name="_Ref507322560"/>
      <w:bookmarkStart w:id="344" w:name="_Toc5186468"/>
      <w:r w:rsidRPr="00253268">
        <w:t>Derivations</w:t>
      </w:r>
      <w:bookmarkEnd w:id="342"/>
      <w:r w:rsidRPr="00253268">
        <w:t xml:space="preserve"> for </w:t>
      </w:r>
      <w:r w:rsidR="001D1F13">
        <w:t>P</w:t>
      </w:r>
      <w:r w:rsidRPr="00253268">
        <w:t>arameter calculations</w:t>
      </w:r>
      <w:bookmarkEnd w:id="343"/>
      <w:bookmarkEnd w:id="344"/>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5" w:name="MIDPTA"/>
            <w:r w:rsidRPr="000A1106">
              <w:rPr>
                <w:b/>
                <w:sz w:val="18"/>
              </w:rPr>
              <w:t>MIDPTA</w:t>
            </w:r>
            <w:bookmarkEnd w:id="345"/>
          </w:p>
          <w:p w:rsidR="001D1F13" w:rsidRPr="000A1106" w:rsidRDefault="001D1F13" w:rsidP="009C1808">
            <w:pPr>
              <w:pStyle w:val="TableText"/>
              <w:rPr>
                <w:b/>
                <w:sz w:val="18"/>
              </w:rPr>
            </w:pPr>
            <w:bookmarkStart w:id="346" w:name="MIDPTAU"/>
            <w:r w:rsidRPr="000A1106">
              <w:rPr>
                <w:b/>
                <w:sz w:val="18"/>
              </w:rPr>
              <w:t>MIDPTAU</w:t>
            </w:r>
            <w:bookmarkEnd w:id="346"/>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15pt;height:33.25pt" o:ole="">
                  <v:imagedata r:id="rId252" o:title=""/>
                </v:shape>
                <o:OLEObject Type="Embed" ProgID="Equation.3" ShapeID="_x0000_i1138" DrawAspect="Content" ObjectID="_1633874432"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7" w:name="MIDPTN"/>
            <w:r w:rsidRPr="000A1106">
              <w:rPr>
                <w:b/>
                <w:sz w:val="18"/>
              </w:rPr>
              <w:t>MIDPTN</w:t>
            </w:r>
            <w:bookmarkEnd w:id="347"/>
          </w:p>
          <w:p w:rsidR="001D1F13" w:rsidRPr="000A1106" w:rsidRDefault="001D1F13" w:rsidP="009C1808">
            <w:pPr>
              <w:pStyle w:val="TableText"/>
              <w:rPr>
                <w:b/>
                <w:sz w:val="18"/>
              </w:rPr>
            </w:pPr>
            <w:bookmarkStart w:id="348" w:name="MIDPTNU"/>
            <w:r w:rsidRPr="000A1106">
              <w:rPr>
                <w:b/>
                <w:sz w:val="18"/>
              </w:rPr>
              <w:t>MIDPTNU</w:t>
            </w:r>
            <w:bookmarkEnd w:id="348"/>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65pt;height:33.25pt" o:ole="">
                  <v:imagedata r:id="rId254" o:title=""/>
                </v:shape>
                <o:OLEObject Type="Embed" ProgID="Equation.3" ShapeID="_x0000_i1139" DrawAspect="Content" ObjectID="_1633874433"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9" w:name="RATEA"/>
            <w:r w:rsidRPr="000A1106">
              <w:rPr>
                <w:b/>
                <w:sz w:val="18"/>
              </w:rPr>
              <w:t>RATEA</w:t>
            </w:r>
            <w:bookmarkEnd w:id="349"/>
          </w:p>
          <w:p w:rsidR="001D1F13" w:rsidRPr="000A1106" w:rsidRDefault="001D1F13" w:rsidP="009C1808">
            <w:pPr>
              <w:pStyle w:val="TableText"/>
              <w:rPr>
                <w:rFonts w:cs="Arial"/>
                <w:b/>
                <w:sz w:val="18"/>
                <w:highlight w:val="yellow"/>
              </w:rPr>
            </w:pPr>
            <w:bookmarkStart w:id="350" w:name="RATEAU"/>
            <w:r w:rsidRPr="000A1106">
              <w:rPr>
                <w:b/>
                <w:sz w:val="18"/>
              </w:rPr>
              <w:t>RATEAU</w:t>
            </w:r>
            <w:bookmarkEnd w:id="350"/>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7pt" o:ole="">
                  <v:imagedata r:id="rId256" o:title=""/>
                </v:shape>
                <o:OLEObject Type="Embed" ProgID="Equation.3" ShapeID="_x0000_i1140" DrawAspect="Content" ObjectID="_1633874434"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lastRenderedPageBreak/>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RATEN"/>
            <w:r w:rsidRPr="000A1106">
              <w:rPr>
                <w:b/>
                <w:sz w:val="18"/>
              </w:rPr>
              <w:t>RATEN</w:t>
            </w:r>
            <w:bookmarkEnd w:id="351"/>
          </w:p>
          <w:p w:rsidR="001D1F13" w:rsidRPr="000A1106" w:rsidRDefault="001D1F13" w:rsidP="009C1808">
            <w:pPr>
              <w:pStyle w:val="TableText"/>
              <w:rPr>
                <w:b/>
                <w:sz w:val="18"/>
              </w:rPr>
            </w:pPr>
            <w:bookmarkStart w:id="352" w:name="RATENU"/>
            <w:r w:rsidRPr="000A1106">
              <w:rPr>
                <w:b/>
                <w:sz w:val="18"/>
              </w:rPr>
              <w:t>RATENU</w:t>
            </w:r>
            <w:bookmarkEnd w:id="352"/>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7pt" o:ole="">
                  <v:imagedata r:id="rId258" o:title=""/>
                </v:shape>
                <o:OLEObject Type="Embed" ProgID="Equation.3" ShapeID="_x0000_i1141" DrawAspect="Content" ObjectID="_1633874435"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 xml:space="preserve">Values for RATEN/RATENU are recorded with the data </w:t>
            </w:r>
            <w:r>
              <w:rPr>
                <w:sz w:val="18"/>
              </w:rPr>
              <w:lastRenderedPageBreak/>
              <w:t>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U"/>
            <w:r w:rsidRPr="000A1106">
              <w:rPr>
                <w:b/>
                <w:sz w:val="18"/>
              </w:rPr>
              <w:t>RATEU</w:t>
            </w:r>
            <w:bookmarkEnd w:id="353"/>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4" w:name="DOFi"/>
            <w:r w:rsidRPr="000A1106">
              <w:rPr>
                <w:rFonts w:cs="Arial"/>
                <w:b/>
                <w:iCs/>
                <w:sz w:val="18"/>
                <w:szCs w:val="18"/>
              </w:rPr>
              <w:t>DOFi</w:t>
            </w:r>
            <w:bookmarkEnd w:id="354"/>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the 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lastRenderedPageBreak/>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5" w:name="NDOSE"/>
            <w:r w:rsidRPr="000A1106">
              <w:rPr>
                <w:rFonts w:cs="Arial"/>
                <w:b/>
                <w:iCs/>
                <w:sz w:val="18"/>
                <w:szCs w:val="18"/>
              </w:rPr>
              <w:t>NDOSE</w:t>
            </w:r>
            <w:bookmarkEnd w:id="35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6" w:name="_Toc5186469"/>
      <w:r>
        <w:t>Calling Sequences for openNCA Computation Engine R Package</w:t>
      </w:r>
      <w:bookmarkEnd w:id="356"/>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lastRenderedPageBreak/>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Tensfeldt, Thomas G" w:date="2019-10-28T22:37:00Z" w:initials="TTG">
    <w:p w:rsidR="00916D8A" w:rsidRDefault="00916D8A">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D8A" w:rsidRDefault="00916D8A">
      <w:r>
        <w:separator/>
      </w:r>
    </w:p>
  </w:endnote>
  <w:endnote w:type="continuationSeparator" w:id="0">
    <w:p w:rsidR="00916D8A" w:rsidRDefault="00916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D8A" w:rsidRDefault="00916D8A"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43311F">
      <w:rPr>
        <w:noProof/>
        <w:sz w:val="18"/>
        <w:szCs w:val="18"/>
      </w:rPr>
      <w:t>156</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43311F">
      <w:rPr>
        <w:noProof/>
        <w:sz w:val="18"/>
        <w:szCs w:val="18"/>
      </w:rPr>
      <w:t>156</w:t>
    </w:r>
    <w:r>
      <w:rPr>
        <w:sz w:val="18"/>
        <w:szCs w:val="18"/>
      </w:rPr>
      <w:fldChar w:fldCharType="end"/>
    </w:r>
    <w:r>
      <w:rPr>
        <w:sz w:val="18"/>
        <w:szCs w:val="18"/>
      </w:rPr>
      <w:tab/>
      <w:t>28 Oct 2019</w:t>
    </w:r>
  </w:p>
  <w:p w:rsidR="00916D8A" w:rsidRDefault="00916D8A"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D8A" w:rsidRDefault="00916D8A">
      <w:r>
        <w:separator/>
      </w:r>
    </w:p>
  </w:footnote>
  <w:footnote w:type="continuationSeparator" w:id="0">
    <w:p w:rsidR="00916D8A" w:rsidRDefault="00916D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9456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5004A1"/>
    <w:rsid w:val="0050066E"/>
    <w:rsid w:val="00500737"/>
    <w:rsid w:val="0050395C"/>
    <w:rsid w:val="0050438F"/>
    <w:rsid w:val="00504F64"/>
    <w:rsid w:val="0050517C"/>
    <w:rsid w:val="00510278"/>
    <w:rsid w:val="005105CA"/>
    <w:rsid w:val="0051229E"/>
    <w:rsid w:val="00512E47"/>
    <w:rsid w:val="00515CB0"/>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4B7"/>
    <w:rsid w:val="00CE24B9"/>
    <w:rsid w:val="00CE2DDA"/>
    <w:rsid w:val="00CE374F"/>
    <w:rsid w:val="00CE4777"/>
    <w:rsid w:val="00CE48C7"/>
    <w:rsid w:val="00CE7080"/>
    <w:rsid w:val="00CE7942"/>
    <w:rsid w:val="00CF0561"/>
    <w:rsid w:val="00CF0607"/>
    <w:rsid w:val="00CF0E3B"/>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14684672"/>
        <c:axId val="714707712"/>
      </c:scatterChart>
      <c:valAx>
        <c:axId val="714684672"/>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14707712"/>
        <c:crosses val="autoZero"/>
        <c:crossBetween val="midCat"/>
        <c:majorUnit val="12"/>
      </c:valAx>
      <c:valAx>
        <c:axId val="714707712"/>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14684672"/>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B1825893-D242-423E-A0D9-A6EF1E2DC1F8}">
  <ds:schemaRefs>
    <ds:schemaRef ds:uri="http://www.simcyp.com/"/>
  </ds:schemaRefs>
</ds:datastoreItem>
</file>

<file path=customXml/itemProps4.xml><?xml version="1.0" encoding="utf-8"?>
<ds:datastoreItem xmlns:ds="http://schemas.openxmlformats.org/officeDocument/2006/customXml" ds:itemID="{12184B8E-B88B-4F61-8486-0EBFE947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156</Pages>
  <Words>35110</Words>
  <Characters>204914</Characters>
  <Application>Microsoft Office Word</Application>
  <DocSecurity>0</DocSecurity>
  <Lines>1707</Lines>
  <Paragraphs>479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239545</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Sachin Sanduja and Kevin McConnell</dc:creator>
  <cp:lastModifiedBy>Tensfeldt, Thomas G</cp:lastModifiedBy>
  <cp:revision>5</cp:revision>
  <cp:lastPrinted>2007-04-29T14:42:00Z</cp:lastPrinted>
  <dcterms:created xsi:type="dcterms:W3CDTF">2019-10-29T02:37:00Z</dcterms:created>
  <dcterms:modified xsi:type="dcterms:W3CDTF">2019-10-29T21:10:00Z</dcterms:modified>
</cp:coreProperties>
</file>